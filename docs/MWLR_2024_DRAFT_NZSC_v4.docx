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2.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91270" w14:textId="77777777" w:rsidR="00174C4D" w:rsidRDefault="008F760C">
      <w:pPr>
        <w:spacing w:after="0" w:line="259" w:lineRule="auto"/>
        <w:ind w:left="-3" w:hanging="10"/>
        <w:jc w:val="left"/>
      </w:pPr>
      <w:r>
        <w:rPr>
          <w:sz w:val="48"/>
        </w:rPr>
        <w:t>NEW ZEALAND</w:t>
      </w:r>
    </w:p>
    <w:p w14:paraId="0BE91271" w14:textId="77777777" w:rsidR="00174C4D" w:rsidRDefault="008F760C">
      <w:pPr>
        <w:spacing w:after="0" w:line="259" w:lineRule="auto"/>
        <w:ind w:left="-3" w:hanging="10"/>
        <w:jc w:val="left"/>
      </w:pPr>
      <w:r>
        <w:rPr>
          <w:sz w:val="48"/>
        </w:rPr>
        <w:t xml:space="preserve">SOIL </w:t>
      </w:r>
    </w:p>
    <w:p w14:paraId="0BE91272" w14:textId="77777777" w:rsidR="00174C4D" w:rsidRDefault="008F760C">
      <w:pPr>
        <w:spacing w:after="680" w:line="259" w:lineRule="auto"/>
        <w:ind w:left="-3" w:hanging="10"/>
        <w:jc w:val="left"/>
      </w:pPr>
      <w:r>
        <w:rPr>
          <w:sz w:val="48"/>
        </w:rPr>
        <w:t>CLASSIFICATION</w:t>
      </w:r>
    </w:p>
    <w:p w14:paraId="0BE91273" w14:textId="77777777" w:rsidR="00174C4D" w:rsidRDefault="008F760C">
      <w:pPr>
        <w:spacing w:after="319" w:line="265" w:lineRule="auto"/>
        <w:ind w:left="-3" w:hanging="10"/>
        <w:jc w:val="left"/>
      </w:pPr>
      <w:r>
        <w:rPr>
          <w:sz w:val="28"/>
        </w:rPr>
        <w:t>A.E. Hewitt</w:t>
      </w:r>
    </w:p>
    <w:p w14:paraId="0BE91274" w14:textId="77777777" w:rsidR="00174C4D" w:rsidRDefault="008F760C">
      <w:pPr>
        <w:spacing w:after="899" w:line="265" w:lineRule="auto"/>
        <w:ind w:left="-3" w:hanging="10"/>
        <w:jc w:val="left"/>
      </w:pPr>
      <w:r>
        <w:rPr>
          <w:sz w:val="28"/>
        </w:rPr>
        <w:t>Manaaki Whenua — Landcare Research New Zealand Ltd</w:t>
      </w:r>
    </w:p>
    <w:p w14:paraId="0BE91275" w14:textId="59A6C9C7" w:rsidR="00174C4D" w:rsidRDefault="754C78C2">
      <w:pPr>
        <w:spacing w:after="2181" w:line="249" w:lineRule="auto"/>
        <w:ind w:left="-3" w:hanging="10"/>
      </w:pPr>
      <w:r w:rsidRPr="2DFBA46F">
        <w:rPr>
          <w:i/>
          <w:iCs/>
        </w:rPr>
        <w:t>4th</w:t>
      </w:r>
      <w:r w:rsidR="5B3C88DD" w:rsidRPr="2DFBA46F">
        <w:rPr>
          <w:i/>
          <w:iCs/>
        </w:rPr>
        <w:t xml:space="preserve"> edition</w:t>
      </w:r>
    </w:p>
    <w:p w14:paraId="0BE91276" w14:textId="77777777" w:rsidR="00174C4D" w:rsidRDefault="008F760C">
      <w:pPr>
        <w:spacing w:after="2142" w:line="265" w:lineRule="auto"/>
        <w:ind w:left="-3" w:hanging="10"/>
        <w:jc w:val="left"/>
      </w:pPr>
      <w:r>
        <w:rPr>
          <w:sz w:val="32"/>
        </w:rPr>
        <w:t>Landcare Research Science Series No. 1</w:t>
      </w:r>
    </w:p>
    <w:p w14:paraId="0BE91277" w14:textId="77777777" w:rsidR="00174C4D" w:rsidRDefault="008F760C">
      <w:pPr>
        <w:spacing w:after="0" w:line="259" w:lineRule="auto"/>
        <w:ind w:left="3"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1D9" wp14:editId="0BE921DA">
                <wp:extent cx="1281109" cy="947750"/>
                <wp:effectExtent l="0" t="0" r="0" b="0"/>
                <wp:docPr id="93566" name="Group 93566"/>
                <wp:cNvGraphicFramePr/>
                <a:graphic xmlns:a="http://schemas.openxmlformats.org/drawingml/2006/main">
                  <a:graphicData uri="http://schemas.microsoft.com/office/word/2010/wordprocessingGroup">
                    <wpg:wgp>
                      <wpg:cNvGrpSpPr/>
                      <wpg:grpSpPr>
                        <a:xfrm>
                          <a:off x="0" y="0"/>
                          <a:ext cx="1281109" cy="947750"/>
                          <a:chOff x="0" y="0"/>
                          <a:chExt cx="1281109" cy="947750"/>
                        </a:xfrm>
                      </wpg:grpSpPr>
                      <wps:wsp>
                        <wps:cNvPr id="17" name="Shape 17"/>
                        <wps:cNvSpPr/>
                        <wps:spPr>
                          <a:xfrm>
                            <a:off x="838754" y="275853"/>
                            <a:ext cx="324879" cy="544894"/>
                          </a:xfrm>
                          <a:custGeom>
                            <a:avLst/>
                            <a:gdLst/>
                            <a:ahLst/>
                            <a:cxnLst/>
                            <a:rect l="0" t="0" r="0" b="0"/>
                            <a:pathLst>
                              <a:path w="324879" h="544894">
                                <a:moveTo>
                                  <a:pt x="228600" y="0"/>
                                </a:moveTo>
                                <a:cubicBezTo>
                                  <a:pt x="320116" y="111493"/>
                                  <a:pt x="324879" y="268656"/>
                                  <a:pt x="285750" y="371475"/>
                                </a:cubicBezTo>
                                <a:cubicBezTo>
                                  <a:pt x="249530" y="466636"/>
                                  <a:pt x="172352" y="537870"/>
                                  <a:pt x="88900" y="542937"/>
                                </a:cubicBezTo>
                                <a:cubicBezTo>
                                  <a:pt x="56591" y="544894"/>
                                  <a:pt x="24841" y="538531"/>
                                  <a:pt x="0" y="517525"/>
                                </a:cubicBezTo>
                                <a:cubicBezTo>
                                  <a:pt x="40716" y="526174"/>
                                  <a:pt x="79185" y="513169"/>
                                  <a:pt x="98425" y="476250"/>
                                </a:cubicBezTo>
                                <a:cubicBezTo>
                                  <a:pt x="108979" y="455981"/>
                                  <a:pt x="115329" y="421056"/>
                                  <a:pt x="104775" y="387350"/>
                                </a:cubicBezTo>
                                <a:cubicBezTo>
                                  <a:pt x="151587" y="342354"/>
                                  <a:pt x="173723" y="310172"/>
                                  <a:pt x="200025" y="250825"/>
                                </a:cubicBezTo>
                                <a:cubicBezTo>
                                  <a:pt x="215341" y="216268"/>
                                  <a:pt x="239154" y="97206"/>
                                  <a:pt x="228600" y="0"/>
                                </a:cubicBezTo>
                                <a:close/>
                              </a:path>
                            </a:pathLst>
                          </a:custGeom>
                          <a:ln w="0" cap="flat">
                            <a:miter lim="127000"/>
                          </a:ln>
                        </wps:spPr>
                        <wps:style>
                          <a:lnRef idx="0">
                            <a:srgbClr val="000000">
                              <a:alpha val="0"/>
                            </a:srgbClr>
                          </a:lnRef>
                          <a:fillRef idx="1">
                            <a:srgbClr val="8E8F8F"/>
                          </a:fillRef>
                          <a:effectRef idx="0">
                            <a:scrgbClr r="0" g="0" b="0"/>
                          </a:effectRef>
                          <a:fontRef idx="none"/>
                        </wps:style>
                        <wps:bodyPr/>
                      </wps:wsp>
                      <wps:wsp>
                        <wps:cNvPr id="18" name="Shape 18"/>
                        <wps:cNvSpPr/>
                        <wps:spPr>
                          <a:xfrm>
                            <a:off x="838754" y="275853"/>
                            <a:ext cx="324879" cy="544894"/>
                          </a:xfrm>
                          <a:custGeom>
                            <a:avLst/>
                            <a:gdLst/>
                            <a:ahLst/>
                            <a:cxnLst/>
                            <a:rect l="0" t="0" r="0" b="0"/>
                            <a:pathLst>
                              <a:path w="324879" h="544894">
                                <a:moveTo>
                                  <a:pt x="104775" y="387350"/>
                                </a:moveTo>
                                <a:cubicBezTo>
                                  <a:pt x="151587" y="342354"/>
                                  <a:pt x="173723" y="310172"/>
                                  <a:pt x="200025" y="250825"/>
                                </a:cubicBezTo>
                                <a:cubicBezTo>
                                  <a:pt x="215341" y="216268"/>
                                  <a:pt x="239154" y="97206"/>
                                  <a:pt x="228600" y="0"/>
                                </a:cubicBezTo>
                                <a:cubicBezTo>
                                  <a:pt x="320116" y="111493"/>
                                  <a:pt x="324879" y="268656"/>
                                  <a:pt x="285750" y="371475"/>
                                </a:cubicBezTo>
                                <a:cubicBezTo>
                                  <a:pt x="249530" y="466636"/>
                                  <a:pt x="172352" y="537870"/>
                                  <a:pt x="88900" y="542937"/>
                                </a:cubicBezTo>
                                <a:cubicBezTo>
                                  <a:pt x="56591" y="544894"/>
                                  <a:pt x="24841" y="538531"/>
                                  <a:pt x="0" y="517525"/>
                                </a:cubicBezTo>
                                <a:cubicBezTo>
                                  <a:pt x="40716" y="526174"/>
                                  <a:pt x="79185" y="513169"/>
                                  <a:pt x="98425" y="476250"/>
                                </a:cubicBezTo>
                                <a:cubicBezTo>
                                  <a:pt x="108979" y="455981"/>
                                  <a:pt x="115329" y="421056"/>
                                  <a:pt x="104775" y="387350"/>
                                </a:cubicBezTo>
                                <a:close/>
                              </a:path>
                            </a:pathLst>
                          </a:custGeom>
                          <a:ln w="3175" cap="flat">
                            <a:miter lim="100000"/>
                          </a:ln>
                        </wps:spPr>
                        <wps:style>
                          <a:lnRef idx="1">
                            <a:srgbClr val="8E8F8F"/>
                          </a:lnRef>
                          <a:fillRef idx="0">
                            <a:srgbClr val="000000">
                              <a:alpha val="0"/>
                            </a:srgbClr>
                          </a:fillRef>
                          <a:effectRef idx="0">
                            <a:scrgbClr r="0" g="0" b="0"/>
                          </a:effectRef>
                          <a:fontRef idx="none"/>
                        </wps:style>
                        <wps:bodyPr/>
                      </wps:wsp>
                      <wps:wsp>
                        <wps:cNvPr id="19" name="Shape 19"/>
                        <wps:cNvSpPr/>
                        <wps:spPr>
                          <a:xfrm>
                            <a:off x="129141" y="376354"/>
                            <a:ext cx="601663" cy="358656"/>
                          </a:xfrm>
                          <a:custGeom>
                            <a:avLst/>
                            <a:gdLst/>
                            <a:ahLst/>
                            <a:cxnLst/>
                            <a:rect l="0" t="0" r="0" b="0"/>
                            <a:pathLst>
                              <a:path w="601663" h="358656">
                                <a:moveTo>
                                  <a:pt x="407387" y="13246"/>
                                </a:moveTo>
                                <a:cubicBezTo>
                                  <a:pt x="454231" y="17662"/>
                                  <a:pt x="498370" y="32168"/>
                                  <a:pt x="536575" y="59838"/>
                                </a:cubicBezTo>
                                <a:cubicBezTo>
                                  <a:pt x="567779" y="82431"/>
                                  <a:pt x="601116" y="115769"/>
                                  <a:pt x="601663" y="159851"/>
                                </a:cubicBezTo>
                                <a:cubicBezTo>
                                  <a:pt x="547141" y="72906"/>
                                  <a:pt x="455066" y="111006"/>
                                  <a:pt x="438150" y="183663"/>
                                </a:cubicBezTo>
                                <a:cubicBezTo>
                                  <a:pt x="426872" y="232152"/>
                                  <a:pt x="472529" y="306269"/>
                                  <a:pt x="534988" y="317013"/>
                                </a:cubicBezTo>
                                <a:cubicBezTo>
                                  <a:pt x="500418" y="331339"/>
                                  <a:pt x="480238" y="341232"/>
                                  <a:pt x="442913" y="344001"/>
                                </a:cubicBezTo>
                                <a:cubicBezTo>
                                  <a:pt x="245516" y="358656"/>
                                  <a:pt x="137566" y="284044"/>
                                  <a:pt x="0" y="163026"/>
                                </a:cubicBezTo>
                                <a:cubicBezTo>
                                  <a:pt x="101984" y="77577"/>
                                  <a:pt x="266855" y="0"/>
                                  <a:pt x="407387" y="13246"/>
                                </a:cubicBezTo>
                                <a:close/>
                              </a:path>
                            </a:pathLst>
                          </a:custGeom>
                          <a:ln w="0" cap="flat">
                            <a:miter lim="100000"/>
                          </a:ln>
                        </wps:spPr>
                        <wps:style>
                          <a:lnRef idx="0">
                            <a:srgbClr val="000000">
                              <a:alpha val="0"/>
                            </a:srgbClr>
                          </a:lnRef>
                          <a:fillRef idx="1">
                            <a:srgbClr val="8E8F8F"/>
                          </a:fillRef>
                          <a:effectRef idx="0">
                            <a:scrgbClr r="0" g="0" b="0"/>
                          </a:effectRef>
                          <a:fontRef idx="none"/>
                        </wps:style>
                        <wps:bodyPr/>
                      </wps:wsp>
                      <wps:wsp>
                        <wps:cNvPr id="20" name="Shape 20"/>
                        <wps:cNvSpPr/>
                        <wps:spPr>
                          <a:xfrm>
                            <a:off x="129141" y="325511"/>
                            <a:ext cx="601663" cy="409499"/>
                          </a:xfrm>
                          <a:custGeom>
                            <a:avLst/>
                            <a:gdLst/>
                            <a:ahLst/>
                            <a:cxnLst/>
                            <a:rect l="0" t="0" r="0" b="0"/>
                            <a:pathLst>
                              <a:path w="601663" h="409499">
                                <a:moveTo>
                                  <a:pt x="601663" y="210693"/>
                                </a:moveTo>
                                <a:cubicBezTo>
                                  <a:pt x="601116" y="166612"/>
                                  <a:pt x="567779" y="133274"/>
                                  <a:pt x="536575" y="110681"/>
                                </a:cubicBezTo>
                                <a:cubicBezTo>
                                  <a:pt x="383756" y="0"/>
                                  <a:pt x="135979" y="99937"/>
                                  <a:pt x="0" y="213868"/>
                                </a:cubicBezTo>
                                <a:cubicBezTo>
                                  <a:pt x="137566" y="334887"/>
                                  <a:pt x="245516" y="409499"/>
                                  <a:pt x="442913" y="394843"/>
                                </a:cubicBezTo>
                                <a:cubicBezTo>
                                  <a:pt x="480238" y="392075"/>
                                  <a:pt x="500418" y="382181"/>
                                  <a:pt x="534988" y="367856"/>
                                </a:cubicBezTo>
                                <a:cubicBezTo>
                                  <a:pt x="472529" y="357112"/>
                                  <a:pt x="426872" y="282994"/>
                                  <a:pt x="438150" y="234506"/>
                                </a:cubicBezTo>
                                <a:cubicBezTo>
                                  <a:pt x="455066" y="161849"/>
                                  <a:pt x="547141" y="123749"/>
                                  <a:pt x="601663" y="210693"/>
                                </a:cubicBezTo>
                                <a:close/>
                              </a:path>
                            </a:pathLst>
                          </a:custGeom>
                          <a:ln w="3175" cap="flat">
                            <a:miter lim="100000"/>
                          </a:ln>
                        </wps:spPr>
                        <wps:style>
                          <a:lnRef idx="1">
                            <a:srgbClr val="8E8F8F"/>
                          </a:lnRef>
                          <a:fillRef idx="0">
                            <a:srgbClr val="000000">
                              <a:alpha val="0"/>
                            </a:srgbClr>
                          </a:fillRef>
                          <a:effectRef idx="0">
                            <a:scrgbClr r="0" g="0" b="0"/>
                          </a:effectRef>
                          <a:fontRef idx="none"/>
                        </wps:style>
                        <wps:bodyPr/>
                      </wps:wsp>
                      <wps:wsp>
                        <wps:cNvPr id="21" name="Shape 21"/>
                        <wps:cNvSpPr/>
                        <wps:spPr>
                          <a:xfrm>
                            <a:off x="722866" y="17090"/>
                            <a:ext cx="238493" cy="560388"/>
                          </a:xfrm>
                          <a:custGeom>
                            <a:avLst/>
                            <a:gdLst/>
                            <a:ahLst/>
                            <a:cxnLst/>
                            <a:rect l="0" t="0" r="0" b="0"/>
                            <a:pathLst>
                              <a:path w="238493" h="560388">
                                <a:moveTo>
                                  <a:pt x="66675" y="0"/>
                                </a:moveTo>
                                <a:cubicBezTo>
                                  <a:pt x="140729" y="78156"/>
                                  <a:pt x="196291" y="152768"/>
                                  <a:pt x="217488" y="269875"/>
                                </a:cubicBezTo>
                                <a:cubicBezTo>
                                  <a:pt x="238493" y="385953"/>
                                  <a:pt x="212166" y="473443"/>
                                  <a:pt x="133350" y="560388"/>
                                </a:cubicBezTo>
                                <a:cubicBezTo>
                                  <a:pt x="139802" y="497929"/>
                                  <a:pt x="130721" y="457073"/>
                                  <a:pt x="98425" y="403225"/>
                                </a:cubicBezTo>
                                <a:cubicBezTo>
                                  <a:pt x="71171" y="357784"/>
                                  <a:pt x="46749" y="334531"/>
                                  <a:pt x="0" y="309563"/>
                                </a:cubicBezTo>
                                <a:cubicBezTo>
                                  <a:pt x="39078" y="284391"/>
                                  <a:pt x="58776" y="262331"/>
                                  <a:pt x="79375" y="220663"/>
                                </a:cubicBezTo>
                                <a:cubicBezTo>
                                  <a:pt x="117589" y="143383"/>
                                  <a:pt x="93104" y="74981"/>
                                  <a:pt x="66675" y="0"/>
                                </a:cubicBezTo>
                                <a:close/>
                              </a:path>
                            </a:pathLst>
                          </a:custGeom>
                          <a:ln w="0" cap="flat">
                            <a:miter lim="100000"/>
                          </a:ln>
                        </wps:spPr>
                        <wps:style>
                          <a:lnRef idx="0">
                            <a:srgbClr val="000000">
                              <a:alpha val="0"/>
                            </a:srgbClr>
                          </a:lnRef>
                          <a:fillRef idx="1">
                            <a:srgbClr val="8E8F8F"/>
                          </a:fillRef>
                          <a:effectRef idx="0">
                            <a:scrgbClr r="0" g="0" b="0"/>
                          </a:effectRef>
                          <a:fontRef idx="none"/>
                        </wps:style>
                        <wps:bodyPr/>
                      </wps:wsp>
                      <wps:wsp>
                        <wps:cNvPr id="22" name="Shape 22"/>
                        <wps:cNvSpPr/>
                        <wps:spPr>
                          <a:xfrm>
                            <a:off x="722866" y="17090"/>
                            <a:ext cx="238493" cy="560388"/>
                          </a:xfrm>
                          <a:custGeom>
                            <a:avLst/>
                            <a:gdLst/>
                            <a:ahLst/>
                            <a:cxnLst/>
                            <a:rect l="0" t="0" r="0" b="0"/>
                            <a:pathLst>
                              <a:path w="238493" h="560388">
                                <a:moveTo>
                                  <a:pt x="133350" y="560388"/>
                                </a:moveTo>
                                <a:cubicBezTo>
                                  <a:pt x="139802" y="497929"/>
                                  <a:pt x="130721" y="457073"/>
                                  <a:pt x="98425" y="403225"/>
                                </a:cubicBezTo>
                                <a:cubicBezTo>
                                  <a:pt x="71171" y="357784"/>
                                  <a:pt x="46749" y="334531"/>
                                  <a:pt x="0" y="309563"/>
                                </a:cubicBezTo>
                                <a:cubicBezTo>
                                  <a:pt x="39078" y="284391"/>
                                  <a:pt x="58776" y="262331"/>
                                  <a:pt x="79375" y="220663"/>
                                </a:cubicBezTo>
                                <a:cubicBezTo>
                                  <a:pt x="117589" y="143383"/>
                                  <a:pt x="93104" y="74981"/>
                                  <a:pt x="66675" y="0"/>
                                </a:cubicBezTo>
                                <a:cubicBezTo>
                                  <a:pt x="140729" y="78156"/>
                                  <a:pt x="196291" y="152768"/>
                                  <a:pt x="217488" y="269875"/>
                                </a:cubicBezTo>
                                <a:cubicBezTo>
                                  <a:pt x="238493" y="385953"/>
                                  <a:pt x="212166" y="473443"/>
                                  <a:pt x="133350" y="560388"/>
                                </a:cubicBezTo>
                                <a:close/>
                              </a:path>
                            </a:pathLst>
                          </a:custGeom>
                          <a:ln w="3175" cap="flat">
                            <a:miter lim="100000"/>
                          </a:ln>
                        </wps:spPr>
                        <wps:style>
                          <a:lnRef idx="1">
                            <a:srgbClr val="8E8F8F"/>
                          </a:lnRef>
                          <a:fillRef idx="0">
                            <a:srgbClr val="000000">
                              <a:alpha val="0"/>
                            </a:srgbClr>
                          </a:fillRef>
                          <a:effectRef idx="0">
                            <a:scrgbClr r="0" g="0" b="0"/>
                          </a:effectRef>
                          <a:fontRef idx="none"/>
                        </wps:style>
                        <wps:bodyPr/>
                      </wps:wsp>
                      <wps:wsp>
                        <wps:cNvPr id="23" name="Shape 23"/>
                        <wps:cNvSpPr/>
                        <wps:spPr>
                          <a:xfrm>
                            <a:off x="0" y="292866"/>
                            <a:ext cx="865333" cy="538425"/>
                          </a:xfrm>
                          <a:custGeom>
                            <a:avLst/>
                            <a:gdLst/>
                            <a:ahLst/>
                            <a:cxnLst/>
                            <a:rect l="0" t="0" r="0" b="0"/>
                            <a:pathLst>
                              <a:path w="865333" h="538425">
                                <a:moveTo>
                                  <a:pt x="479463" y="4895"/>
                                </a:moveTo>
                                <a:cubicBezTo>
                                  <a:pt x="691792" y="0"/>
                                  <a:pt x="865333" y="111586"/>
                                  <a:pt x="816534" y="298903"/>
                                </a:cubicBezTo>
                                <a:cubicBezTo>
                                  <a:pt x="789838" y="301519"/>
                                  <a:pt x="774167" y="306878"/>
                                  <a:pt x="751446" y="321128"/>
                                </a:cubicBezTo>
                                <a:cubicBezTo>
                                  <a:pt x="731037" y="333929"/>
                                  <a:pt x="720522" y="344064"/>
                                  <a:pt x="706996" y="363990"/>
                                </a:cubicBezTo>
                                <a:cubicBezTo>
                                  <a:pt x="660400" y="380233"/>
                                  <a:pt x="600951" y="344965"/>
                                  <a:pt x="601663" y="296096"/>
                                </a:cubicBezTo>
                                <a:cubicBezTo>
                                  <a:pt x="602171" y="261424"/>
                                  <a:pt x="621843" y="221140"/>
                                  <a:pt x="656196" y="225878"/>
                                </a:cubicBezTo>
                                <a:cubicBezTo>
                                  <a:pt x="687019" y="230119"/>
                                  <a:pt x="708038" y="264879"/>
                                  <a:pt x="697471" y="294140"/>
                                </a:cubicBezTo>
                                <a:cubicBezTo>
                                  <a:pt x="721805" y="297328"/>
                                  <a:pt x="746773" y="301595"/>
                                  <a:pt x="758838" y="280221"/>
                                </a:cubicBezTo>
                                <a:cubicBezTo>
                                  <a:pt x="793750" y="218308"/>
                                  <a:pt x="711949" y="131593"/>
                                  <a:pt x="688251" y="115692"/>
                                </a:cubicBezTo>
                                <a:cubicBezTo>
                                  <a:pt x="523735" y="5266"/>
                                  <a:pt x="242888" y="91308"/>
                                  <a:pt x="110630" y="218639"/>
                                </a:cubicBezTo>
                                <a:lnTo>
                                  <a:pt x="83109" y="246883"/>
                                </a:lnTo>
                                <a:lnTo>
                                  <a:pt x="112382" y="280767"/>
                                </a:lnTo>
                                <a:cubicBezTo>
                                  <a:pt x="260350" y="410396"/>
                                  <a:pt x="375768" y="474455"/>
                                  <a:pt x="587426" y="459887"/>
                                </a:cubicBezTo>
                                <a:cubicBezTo>
                                  <a:pt x="624319" y="457347"/>
                                  <a:pt x="645503" y="448876"/>
                                  <a:pt x="677672" y="436393"/>
                                </a:cubicBezTo>
                                <a:lnTo>
                                  <a:pt x="704152" y="500438"/>
                                </a:lnTo>
                                <a:cubicBezTo>
                                  <a:pt x="668541" y="512897"/>
                                  <a:pt x="645109" y="521343"/>
                                  <a:pt x="604279" y="523883"/>
                                </a:cubicBezTo>
                                <a:cubicBezTo>
                                  <a:pt x="370065" y="538425"/>
                                  <a:pt x="149225" y="454846"/>
                                  <a:pt x="0" y="246883"/>
                                </a:cubicBezTo>
                                <a:cubicBezTo>
                                  <a:pt x="125710" y="82974"/>
                                  <a:pt x="314319" y="8703"/>
                                  <a:pt x="479463" y="4895"/>
                                </a:cubicBezTo>
                                <a:close/>
                              </a:path>
                            </a:pathLst>
                          </a:custGeom>
                          <a:ln w="0" cap="flat">
                            <a:miter lim="100000"/>
                          </a:ln>
                        </wps:spPr>
                        <wps:style>
                          <a:lnRef idx="0">
                            <a:srgbClr val="000000">
                              <a:alpha val="0"/>
                            </a:srgbClr>
                          </a:lnRef>
                          <a:fillRef idx="1">
                            <a:srgbClr val="999A9A"/>
                          </a:fillRef>
                          <a:effectRef idx="0">
                            <a:scrgbClr r="0" g="0" b="0"/>
                          </a:effectRef>
                          <a:fontRef idx="none"/>
                        </wps:style>
                        <wps:bodyPr/>
                      </wps:wsp>
                      <wps:wsp>
                        <wps:cNvPr id="24" name="Shape 24"/>
                        <wps:cNvSpPr/>
                        <wps:spPr>
                          <a:xfrm>
                            <a:off x="0" y="165099"/>
                            <a:ext cx="903288" cy="666191"/>
                          </a:xfrm>
                          <a:custGeom>
                            <a:avLst/>
                            <a:gdLst/>
                            <a:ahLst/>
                            <a:cxnLst/>
                            <a:rect l="0" t="0" r="0" b="0"/>
                            <a:pathLst>
                              <a:path w="903288" h="666191">
                                <a:moveTo>
                                  <a:pt x="688251" y="243459"/>
                                </a:moveTo>
                                <a:cubicBezTo>
                                  <a:pt x="523735" y="133032"/>
                                  <a:pt x="242888" y="219075"/>
                                  <a:pt x="110630" y="346405"/>
                                </a:cubicBezTo>
                                <a:lnTo>
                                  <a:pt x="83109" y="374650"/>
                                </a:lnTo>
                                <a:lnTo>
                                  <a:pt x="112382" y="408533"/>
                                </a:lnTo>
                                <a:cubicBezTo>
                                  <a:pt x="260350" y="538163"/>
                                  <a:pt x="375768" y="602221"/>
                                  <a:pt x="587426" y="587654"/>
                                </a:cubicBezTo>
                                <a:cubicBezTo>
                                  <a:pt x="624319" y="585114"/>
                                  <a:pt x="645503" y="576643"/>
                                  <a:pt x="677672" y="564159"/>
                                </a:cubicBezTo>
                                <a:lnTo>
                                  <a:pt x="704152" y="628205"/>
                                </a:lnTo>
                                <a:cubicBezTo>
                                  <a:pt x="668541" y="640664"/>
                                  <a:pt x="645109" y="649109"/>
                                  <a:pt x="604279" y="651649"/>
                                </a:cubicBezTo>
                                <a:cubicBezTo>
                                  <a:pt x="370065" y="666191"/>
                                  <a:pt x="149225" y="582613"/>
                                  <a:pt x="0" y="374650"/>
                                </a:cubicBezTo>
                                <a:cubicBezTo>
                                  <a:pt x="287338" y="0"/>
                                  <a:pt x="903288" y="93663"/>
                                  <a:pt x="816534" y="426669"/>
                                </a:cubicBezTo>
                                <a:cubicBezTo>
                                  <a:pt x="789838" y="429285"/>
                                  <a:pt x="774167" y="434645"/>
                                  <a:pt x="751446" y="448894"/>
                                </a:cubicBezTo>
                                <a:cubicBezTo>
                                  <a:pt x="731037" y="461696"/>
                                  <a:pt x="720522" y="471830"/>
                                  <a:pt x="706996" y="491757"/>
                                </a:cubicBezTo>
                                <a:cubicBezTo>
                                  <a:pt x="660400" y="508000"/>
                                  <a:pt x="600951" y="472732"/>
                                  <a:pt x="601663" y="423863"/>
                                </a:cubicBezTo>
                                <a:cubicBezTo>
                                  <a:pt x="602171" y="389191"/>
                                  <a:pt x="621843" y="348907"/>
                                  <a:pt x="656196" y="353644"/>
                                </a:cubicBezTo>
                                <a:cubicBezTo>
                                  <a:pt x="687019" y="357886"/>
                                  <a:pt x="708038" y="392646"/>
                                  <a:pt x="697471" y="421907"/>
                                </a:cubicBezTo>
                                <a:cubicBezTo>
                                  <a:pt x="721805" y="425094"/>
                                  <a:pt x="746773" y="429361"/>
                                  <a:pt x="758838" y="407988"/>
                                </a:cubicBezTo>
                                <a:cubicBezTo>
                                  <a:pt x="793750" y="346075"/>
                                  <a:pt x="711949" y="259359"/>
                                  <a:pt x="688251" y="243459"/>
                                </a:cubicBezTo>
                                <a:close/>
                              </a:path>
                            </a:pathLst>
                          </a:custGeom>
                          <a:ln w="3175" cap="flat">
                            <a:miter lim="100000"/>
                          </a:ln>
                        </wps:spPr>
                        <wps:style>
                          <a:lnRef idx="1">
                            <a:srgbClr val="999A9A"/>
                          </a:lnRef>
                          <a:fillRef idx="0">
                            <a:srgbClr val="000000">
                              <a:alpha val="0"/>
                            </a:srgbClr>
                          </a:fillRef>
                          <a:effectRef idx="0">
                            <a:scrgbClr r="0" g="0" b="0"/>
                          </a:effectRef>
                          <a:fontRef idx="none"/>
                        </wps:style>
                        <wps:bodyPr/>
                      </wps:wsp>
                      <wps:wsp>
                        <wps:cNvPr id="25" name="Shape 25"/>
                        <wps:cNvSpPr/>
                        <wps:spPr>
                          <a:xfrm>
                            <a:off x="695334" y="0"/>
                            <a:ext cx="585775" cy="947750"/>
                          </a:xfrm>
                          <a:custGeom>
                            <a:avLst/>
                            <a:gdLst/>
                            <a:ahLst/>
                            <a:cxnLst/>
                            <a:rect l="0" t="0" r="0" b="0"/>
                            <a:pathLst>
                              <a:path w="585775" h="947750">
                                <a:moveTo>
                                  <a:pt x="125400" y="0"/>
                                </a:moveTo>
                                <a:cubicBezTo>
                                  <a:pt x="384162" y="88900"/>
                                  <a:pt x="585775" y="314325"/>
                                  <a:pt x="551409" y="560019"/>
                                </a:cubicBezTo>
                                <a:cubicBezTo>
                                  <a:pt x="523672" y="758254"/>
                                  <a:pt x="384162" y="947750"/>
                                  <a:pt x="165087" y="906475"/>
                                </a:cubicBezTo>
                                <a:cubicBezTo>
                                  <a:pt x="47879" y="884365"/>
                                  <a:pt x="0" y="782638"/>
                                  <a:pt x="30709" y="688607"/>
                                </a:cubicBezTo>
                                <a:cubicBezTo>
                                  <a:pt x="64999" y="583641"/>
                                  <a:pt x="230175" y="614363"/>
                                  <a:pt x="214859" y="710832"/>
                                </a:cubicBezTo>
                                <a:cubicBezTo>
                                  <a:pt x="209271" y="746087"/>
                                  <a:pt x="161239" y="778726"/>
                                  <a:pt x="133896" y="755282"/>
                                </a:cubicBezTo>
                                <a:cubicBezTo>
                                  <a:pt x="111341" y="735927"/>
                                  <a:pt x="122225" y="706438"/>
                                  <a:pt x="135484" y="679082"/>
                                </a:cubicBezTo>
                                <a:cubicBezTo>
                                  <a:pt x="101587" y="692150"/>
                                  <a:pt x="89764" y="723456"/>
                                  <a:pt x="87859" y="760044"/>
                                </a:cubicBezTo>
                                <a:cubicBezTo>
                                  <a:pt x="84138" y="831558"/>
                                  <a:pt x="185725" y="849325"/>
                                  <a:pt x="249225" y="847737"/>
                                </a:cubicBezTo>
                                <a:cubicBezTo>
                                  <a:pt x="332676" y="842670"/>
                                  <a:pt x="426110" y="761721"/>
                                  <a:pt x="462318" y="666559"/>
                                </a:cubicBezTo>
                                <a:cubicBezTo>
                                  <a:pt x="501459" y="563740"/>
                                  <a:pt x="531800" y="336550"/>
                                  <a:pt x="307962" y="171450"/>
                                </a:cubicBezTo>
                                <a:cubicBezTo>
                                  <a:pt x="347650" y="277813"/>
                                  <a:pt x="347650" y="376238"/>
                                  <a:pt x="339712" y="420688"/>
                                </a:cubicBezTo>
                                <a:cubicBezTo>
                                  <a:pt x="326644" y="493941"/>
                                  <a:pt x="293675" y="590550"/>
                                  <a:pt x="233350" y="625475"/>
                                </a:cubicBezTo>
                                <a:lnTo>
                                  <a:pt x="186284" y="599707"/>
                                </a:lnTo>
                                <a:cubicBezTo>
                                  <a:pt x="249618" y="526149"/>
                                  <a:pt x="279794" y="468046"/>
                                  <a:pt x="284709" y="371107"/>
                                </a:cubicBezTo>
                                <a:cubicBezTo>
                                  <a:pt x="292087" y="225425"/>
                                  <a:pt x="215341" y="111493"/>
                                  <a:pt x="125400"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6" name="Shape 26"/>
                        <wps:cNvSpPr/>
                        <wps:spPr>
                          <a:xfrm>
                            <a:off x="695334" y="0"/>
                            <a:ext cx="585775" cy="947750"/>
                          </a:xfrm>
                          <a:custGeom>
                            <a:avLst/>
                            <a:gdLst/>
                            <a:ahLst/>
                            <a:cxnLst/>
                            <a:rect l="0" t="0" r="0" b="0"/>
                            <a:pathLst>
                              <a:path w="585775" h="947750">
                                <a:moveTo>
                                  <a:pt x="233350" y="625475"/>
                                </a:moveTo>
                                <a:cubicBezTo>
                                  <a:pt x="293675" y="590550"/>
                                  <a:pt x="326644" y="493941"/>
                                  <a:pt x="339712" y="420688"/>
                                </a:cubicBezTo>
                                <a:cubicBezTo>
                                  <a:pt x="347650" y="376238"/>
                                  <a:pt x="347650" y="277813"/>
                                  <a:pt x="307962" y="171450"/>
                                </a:cubicBezTo>
                                <a:cubicBezTo>
                                  <a:pt x="531800" y="336550"/>
                                  <a:pt x="501459" y="563740"/>
                                  <a:pt x="462318" y="666559"/>
                                </a:cubicBezTo>
                                <a:cubicBezTo>
                                  <a:pt x="426110" y="761721"/>
                                  <a:pt x="332676" y="842670"/>
                                  <a:pt x="249225" y="847737"/>
                                </a:cubicBezTo>
                                <a:cubicBezTo>
                                  <a:pt x="185725" y="849325"/>
                                  <a:pt x="84138" y="831558"/>
                                  <a:pt x="87859" y="760044"/>
                                </a:cubicBezTo>
                                <a:cubicBezTo>
                                  <a:pt x="89764" y="723456"/>
                                  <a:pt x="101587" y="692150"/>
                                  <a:pt x="135484" y="679082"/>
                                </a:cubicBezTo>
                                <a:cubicBezTo>
                                  <a:pt x="122225" y="706438"/>
                                  <a:pt x="111341" y="735927"/>
                                  <a:pt x="133896" y="755282"/>
                                </a:cubicBezTo>
                                <a:cubicBezTo>
                                  <a:pt x="161239" y="778726"/>
                                  <a:pt x="209271" y="746087"/>
                                  <a:pt x="214859" y="710832"/>
                                </a:cubicBezTo>
                                <a:cubicBezTo>
                                  <a:pt x="230175" y="614363"/>
                                  <a:pt x="64999" y="583641"/>
                                  <a:pt x="30709" y="688607"/>
                                </a:cubicBezTo>
                                <a:cubicBezTo>
                                  <a:pt x="0" y="782638"/>
                                  <a:pt x="47879" y="884365"/>
                                  <a:pt x="165087" y="906475"/>
                                </a:cubicBezTo>
                                <a:cubicBezTo>
                                  <a:pt x="384162" y="947750"/>
                                  <a:pt x="523672" y="758254"/>
                                  <a:pt x="551409" y="560019"/>
                                </a:cubicBezTo>
                                <a:cubicBezTo>
                                  <a:pt x="585775" y="314325"/>
                                  <a:pt x="384162" y="88900"/>
                                  <a:pt x="125400" y="0"/>
                                </a:cubicBezTo>
                                <a:cubicBezTo>
                                  <a:pt x="215341" y="111493"/>
                                  <a:pt x="292087" y="225425"/>
                                  <a:pt x="284709" y="371107"/>
                                </a:cubicBezTo>
                                <a:cubicBezTo>
                                  <a:pt x="279794" y="468046"/>
                                  <a:pt x="249618" y="526149"/>
                                  <a:pt x="186284" y="599707"/>
                                </a:cubicBezTo>
                                <a:lnTo>
                                  <a:pt x="233350" y="625475"/>
                                </a:lnTo>
                                <a:close/>
                              </a:path>
                            </a:pathLst>
                          </a:custGeom>
                          <a:ln w="3175" cap="flat">
                            <a:miter lim="100000"/>
                          </a:ln>
                        </wps:spPr>
                        <wps:style>
                          <a:lnRef idx="1">
                            <a:srgbClr val="999A9A"/>
                          </a:lnRef>
                          <a:fillRef idx="0">
                            <a:srgbClr val="000000">
                              <a:alpha val="0"/>
                            </a:srgbClr>
                          </a:fillRef>
                          <a:effectRef idx="0">
                            <a:scrgbClr r="0" g="0" b="0"/>
                          </a:effectRef>
                          <a:fontRef idx="none"/>
                        </wps:style>
                        <wps:bodyPr/>
                      </wps:wsp>
                    </wpg:wgp>
                  </a:graphicData>
                </a:graphic>
              </wp:inline>
            </w:drawing>
          </mc:Choice>
          <mc:Fallback>
            <w:pict>
              <v:group w14:anchorId="7781440E" id="Group 93566" o:spid="_x0000_s1026" style="width:100.85pt;height:74.65pt;mso-position-horizontal-relative:char;mso-position-vertical-relative:line" coordsize="12811,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">
                <v:shape id="Shape 17" o:spid="_x0000_s1027" style="position:absolute;left:8387;top:2758;width:3249;height:5449;visibility:visible;mso-wrap-style:square;v-text-anchor:top" coordsize="324879,54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" path="m228600,v91516,111493,96279,268656,57150,371475c249530,466636,172352,537870,88900,542937,56591,544894,24841,538531,,517525v40716,8649,79185,-4356,98425,-41275c108979,455981,115329,421056,104775,387350v46812,-44996,68948,-77178,95250,-136525c215341,216268,239154,97206,228600,xe" fillcolor="#8e8f8f" stroked="f" strokeweight="0">
                  <v:stroke miterlimit="83231f" joinstyle="miter"/>
                  <v:path arrowok="t" textboxrect="0,0,324879,544894"/>
                </v:shape>
                <v:shape id="Shape 18" o:spid="_x0000_s1028" style="position:absolute;left:8387;top:2758;width:3249;height:5449;visibility:visible;mso-wrap-style:square;v-text-anchor:top" coordsize="324879,54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" path="m104775,387350v46812,-44996,68948,-77178,95250,-136525c215341,216268,239154,97206,228600,v91516,111493,96279,268656,57150,371475c249530,466636,172352,537870,88900,542937,56591,544894,24841,538531,,517525v40716,8649,79185,-4356,98425,-41275c108979,455981,115329,421056,104775,387350xe" filled="f" strokecolor="#8e8f8f" strokeweight=".25pt">
                  <v:stroke miterlimit="1" joinstyle="miter"/>
                  <v:path arrowok="t" textboxrect="0,0,324879,544894"/>
                </v:shape>
                <v:shape id="Shape 19" o:spid="_x0000_s1029" style="position:absolute;left:1291;top:3763;width:6017;height:3587;visibility:visible;mso-wrap-style:square;v-text-anchor:top" coordsize="601663,35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" path="m407387,13246v46844,4416,90983,18922,129188,46592c567779,82431,601116,115769,601663,159851,547141,72906,455066,111006,438150,183663v-11278,48489,34379,122606,96838,133350c500418,331339,480238,341232,442913,344001,245516,358656,137566,284044,,163026,101984,77577,266855,,407387,13246xe" fillcolor="#8e8f8f" stroked="f" strokeweight="0">
                  <v:stroke miterlimit="1" joinstyle="miter"/>
                  <v:path arrowok="t" textboxrect="0,0,601663,358656"/>
                </v:shape>
                <v:shape id="Shape 20" o:spid="_x0000_s1030" style="position:absolute;left:1291;top:3255;width:6017;height:4095;visibility:visible;mso-wrap-style:square;v-text-anchor:top" coordsize="601663,40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" path="m601663,210693v-547,-44081,-33884,-77419,-65088,-100012c383756,,135979,99937,,213868,137566,334887,245516,409499,442913,394843v37325,-2768,57505,-12662,92075,-26987c472529,357112,426872,282994,438150,234506,455066,161849,547141,123749,601663,210693xe" filled="f" strokecolor="#8e8f8f" strokeweight=".25pt">
                  <v:stroke miterlimit="1" joinstyle="miter"/>
                  <v:path arrowok="t" textboxrect="0,0,601663,409499"/>
                </v:shape>
                <v:shape id="Shape 21" o:spid="_x0000_s1031" style="position:absolute;left:7228;top:170;width:2385;height:5604;visibility:visible;mso-wrap-style:square;v-text-anchor:top" coordsize="238493,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" path="m66675,v74054,78156,129616,152768,150813,269875c238493,385953,212166,473443,133350,560388,139802,497929,130721,457073,98425,403225,71171,357784,46749,334531,,309563,39078,284391,58776,262331,79375,220663,117589,143383,93104,74981,66675,xe" fillcolor="#8e8f8f" stroked="f" strokeweight="0">
                  <v:stroke miterlimit="1" joinstyle="miter"/>
                  <v:path arrowok="t" textboxrect="0,0,238493,560388"/>
                </v:shape>
                <v:shape id="Shape 22" o:spid="_x0000_s1032" style="position:absolute;left:7228;top:170;width:2385;height:5604;visibility:visible;mso-wrap-style:square;v-text-anchor:top" coordsize="238493,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" path="m133350,560388c139802,497929,130721,457073,98425,403225,71171,357784,46749,334531,,309563,39078,284391,58776,262331,79375,220663,117589,143383,93104,74981,66675,v74054,78156,129616,152768,150813,269875c238493,385953,212166,473443,133350,560388xe" filled="f" strokecolor="#8e8f8f" strokeweight=".25pt">
                  <v:stroke miterlimit="1" joinstyle="miter"/>
                  <v:path arrowok="t" textboxrect="0,0,238493,560388"/>
                </v:shape>
                <v:shape id="Shape 23" o:spid="_x0000_s1033" style="position:absolute;top:2928;width:8653;height:5384;visibility:visible;mso-wrap-style:square;v-text-anchor:top" coordsize="865333,53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" path="m479463,4895c691792,,865333,111586,816534,298903v-26696,2616,-42367,7975,-65088,22225c731037,333929,720522,344064,706996,363990,660400,380233,600951,344965,601663,296096v508,-34672,20180,-74956,54533,-70218c687019,230119,708038,264879,697471,294140v24334,3188,49302,7455,61367,-13919c793750,218308,711949,131593,688251,115692,523735,5266,242888,91308,110630,218639l83109,246883r29273,33884c260350,410396,375768,474455,587426,459887v36893,-2540,58077,-11011,90246,-23494l704152,500438v-35611,12459,-59043,20905,-99873,23445c370065,538425,149225,454846,,246883,125710,82974,314319,8703,479463,4895xe" fillcolor="#999a9a" stroked="f" strokeweight="0">
                  <v:stroke miterlimit="1" joinstyle="miter"/>
                  <v:path arrowok="t" textboxrect="0,0,865333,538425"/>
                </v:shape>
                <v:shape id="Shape 24" o:spid="_x0000_s1034" style="position:absolute;top:1650;width:9032;height:6662;visibility:visible;mso-wrap-style:square;v-text-anchor:top" coordsize="903288,6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" path="m688251,243459c523735,133032,242888,219075,110630,346405l83109,374650r29273,33883c260350,538163,375768,602221,587426,587654v36893,-2540,58077,-11011,90246,-23495l704152,628205v-35611,12459,-59043,20904,-99873,23444c370065,666191,149225,582613,,374650,287338,,903288,93663,816534,426669v-26696,2616,-42367,7976,-65088,22225c731037,461696,720522,471830,706996,491757,660400,508000,600951,472732,601663,423863v508,-34672,20180,-74956,54533,-70219c687019,357886,708038,392646,697471,421907v24334,3187,49302,7454,61367,-13919c793750,346075,711949,259359,688251,243459xe" filled="f" strokecolor="#999a9a" strokeweight=".25pt">
                  <v:stroke miterlimit="1" joinstyle="miter"/>
                  <v:path arrowok="t" textboxrect="0,0,903288,666191"/>
                </v:shape>
                <v:shape id="Shape 25" o:spid="_x0000_s1035" style="position:absolute;left:6953;width:5858;height:9477;visibility:visible;mso-wrap-style:square;v-text-anchor:top" coordsize="585775,9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" path="m125400,c384162,88900,585775,314325,551409,560019,523672,758254,384162,947750,165087,906475,47879,884365,,782638,30709,688607,64999,583641,230175,614363,214859,710832v-5588,35255,-53620,67894,-80963,44450c111341,735927,122225,706438,135484,679082v-33897,13068,-45720,44374,-47625,80962c84138,831558,185725,849325,249225,847737v83451,-5067,176885,-86016,213093,-181178c501459,563740,531800,336550,307962,171450v39688,106363,39688,204788,31750,249238c326644,493941,293675,590550,233350,625475l186284,599707v63334,-73558,93510,-131661,98425,-228600c292087,225425,215341,111493,125400,xe" fillcolor="#999a9a" stroked="f" strokeweight="0">
                  <v:stroke miterlimit="83231f" joinstyle="miter"/>
                  <v:path arrowok="t" textboxrect="0,0,585775,947750"/>
                </v:shape>
                <v:shape id="Shape 26" o:spid="_x0000_s1036" style="position:absolute;left:6953;width:5858;height:9477;visibility:visible;mso-wrap-style:square;v-text-anchor:top" coordsize="585775,9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" path="m233350,625475c293675,590550,326644,493941,339712,420688v7938,-44450,7938,-142875,-31750,-249238c531800,336550,501459,563740,462318,666559,426110,761721,332676,842670,249225,847737,185725,849325,84138,831558,87859,760044v1905,-36588,13728,-67894,47625,-80962c122225,706438,111341,735927,133896,755282v27343,23444,75375,-9195,80963,-44450c230175,614363,64999,583641,30709,688607,,782638,47879,884365,165087,906475,384162,947750,523672,758254,551409,560019,585775,314325,384162,88900,125400,v89941,111493,166687,225425,159309,371107c279794,468046,249618,526149,186284,599707r47066,25768xe" filled="f" strokecolor="#999a9a" strokeweight=".25pt">
                  <v:stroke miterlimit="1" joinstyle="miter"/>
                  <v:path arrowok="t" textboxrect="0,0,585775,947750"/>
                </v:shape>
                <w10:anchorlock/>
              </v:group>
            </w:pict>
          </mc:Fallback>
        </mc:AlternateContent>
      </w:r>
    </w:p>
    <w:p w14:paraId="0BE91278" w14:textId="77777777" w:rsidR="00174C4D" w:rsidRDefault="008F760C">
      <w:pPr>
        <w:spacing w:after="0" w:line="259" w:lineRule="auto"/>
        <w:ind w:left="67" w:firstLine="0"/>
        <w:jc w:val="left"/>
      </w:pPr>
      <w:r>
        <w:rPr>
          <w:sz w:val="40"/>
        </w:rPr>
        <w:t>Manaaki</w:t>
      </w:r>
    </w:p>
    <w:p w14:paraId="0BE91279" w14:textId="77777777" w:rsidR="00174C4D" w:rsidRDefault="008F760C">
      <w:pPr>
        <w:spacing w:after="0" w:line="265" w:lineRule="auto"/>
        <w:ind w:left="101" w:hanging="10"/>
        <w:jc w:val="left"/>
      </w:pPr>
      <w:r>
        <w:rPr>
          <w:sz w:val="32"/>
        </w:rPr>
        <w:t>Whenua</w:t>
      </w:r>
    </w:p>
    <w:p w14:paraId="0BE9127A" w14:textId="77777777" w:rsidR="00174C4D" w:rsidRDefault="008F760C">
      <w:pPr>
        <w:spacing w:after="274" w:line="259" w:lineRule="auto"/>
        <w:ind w:left="119" w:firstLine="0"/>
        <w:jc w:val="left"/>
      </w:pPr>
      <w:r>
        <w:rPr>
          <w:sz w:val="24"/>
        </w:rPr>
        <w:t xml:space="preserve">P R E S </w:t>
      </w:r>
      <w:proofErr w:type="spellStart"/>
      <w:r>
        <w:rPr>
          <w:sz w:val="24"/>
        </w:rPr>
        <w:t>S</w:t>
      </w:r>
      <w:proofErr w:type="spellEnd"/>
    </w:p>
    <w:p w14:paraId="0BE9127B" w14:textId="2B345572" w:rsidR="00174C4D" w:rsidRDefault="5B3C88DD">
      <w:pPr>
        <w:ind w:left="-4" w:right="58"/>
      </w:pPr>
      <w:r>
        <w:t>20</w:t>
      </w:r>
      <w:ins w:id="0" w:author="Andre Eger" w:date="2023-08-15T04:11:00Z">
        <w:r w:rsidR="68A3B6A9">
          <w:t>24</w:t>
        </w:r>
      </w:ins>
      <w:del w:id="1" w:author="Andre Eger" w:date="2023-08-15T04:11:00Z">
        <w:r w:rsidR="008F760C" w:rsidDel="5B3C88DD">
          <w:delText>10</w:delText>
        </w:r>
      </w:del>
      <w:r>
        <w:t xml:space="preserve"> Lincoln, Canterbury, New Zealand</w:t>
      </w:r>
    </w:p>
    <w:p w14:paraId="0BE9127C" w14:textId="77777777" w:rsidR="00C74B5C" w:rsidRDefault="00C74B5C">
      <w:pPr>
        <w:spacing w:after="160" w:line="259" w:lineRule="auto"/>
        <w:ind w:left="0" w:firstLine="0"/>
        <w:jc w:val="left"/>
        <w:rPr>
          <w:sz w:val="22"/>
        </w:rPr>
      </w:pPr>
      <w:r>
        <w:rPr>
          <w:sz w:val="22"/>
        </w:rPr>
        <w:br w:type="page"/>
      </w:r>
    </w:p>
    <w:p w14:paraId="0BE9127D" w14:textId="172D57C6" w:rsidR="00174C4D" w:rsidRDefault="008F760C">
      <w:pPr>
        <w:spacing w:after="259" w:line="254" w:lineRule="auto"/>
        <w:ind w:left="-5" w:right="1318" w:hanging="10"/>
        <w:jc w:val="left"/>
      </w:pPr>
      <w:proofErr w:type="gramStart"/>
      <w:r>
        <w:rPr>
          <w:sz w:val="22"/>
        </w:rPr>
        <w:lastRenderedPageBreak/>
        <w:t xml:space="preserve">©  </w:t>
      </w:r>
      <w:r>
        <w:rPr>
          <w:i/>
          <w:sz w:val="22"/>
        </w:rPr>
        <w:t>Landcare</w:t>
      </w:r>
      <w:proofErr w:type="gramEnd"/>
      <w:r>
        <w:rPr>
          <w:i/>
          <w:sz w:val="22"/>
        </w:rPr>
        <w:t xml:space="preserve"> Research New Zealand Ltd  20</w:t>
      </w:r>
      <w:ins w:id="2" w:author="Lauren OBrien" w:date="2024-09-14T18:52:00Z" w16du:dateUtc="2024-09-14T06:52:00Z">
        <w:r w:rsidR="000E71C3">
          <w:rPr>
            <w:i/>
            <w:sz w:val="22"/>
          </w:rPr>
          <w:t>24</w:t>
        </w:r>
      </w:ins>
      <w:del w:id="3" w:author="Lauren OBrien" w:date="2024-09-14T18:52:00Z" w16du:dateUtc="2024-09-14T06:52:00Z">
        <w:r w:rsidDel="000E71C3">
          <w:rPr>
            <w:i/>
            <w:sz w:val="22"/>
          </w:rPr>
          <w:delText>10</w:delText>
        </w:r>
      </w:del>
    </w:p>
    <w:p w14:paraId="0BE9127E" w14:textId="77777777" w:rsidR="00174C4D" w:rsidRDefault="008F760C">
      <w:pPr>
        <w:spacing w:after="255" w:line="260" w:lineRule="auto"/>
        <w:ind w:left="-5" w:hanging="10"/>
      </w:pPr>
      <w:r>
        <w:rPr>
          <w:sz w:val="22"/>
        </w:rPr>
        <w:t>No part of this work covered by copyright may be reproduced or copied in any form or by any means (graphic, electronic or mechanical, including photocopying, recording, taping, information retrieval systems, or otherwise) without the written permission of the publisher.</w:t>
      </w:r>
    </w:p>
    <w:p w14:paraId="0BE9127F" w14:textId="77777777" w:rsidR="00174C4D" w:rsidRDefault="008F760C">
      <w:pPr>
        <w:spacing w:after="256" w:line="259" w:lineRule="auto"/>
        <w:ind w:left="12" w:hanging="10"/>
        <w:jc w:val="left"/>
      </w:pPr>
      <w:r>
        <w:rPr>
          <w:sz w:val="22"/>
        </w:rPr>
        <w:t>Cataloguing in publication:</w:t>
      </w:r>
    </w:p>
    <w:p w14:paraId="0BE91280" w14:textId="77777777" w:rsidR="00174C4D" w:rsidRDefault="008F760C" w:rsidP="00C74B5C">
      <w:pPr>
        <w:tabs>
          <w:tab w:val="left" w:pos="567"/>
          <w:tab w:val="center" w:pos="1251"/>
        </w:tabs>
        <w:spacing w:after="3" w:line="260" w:lineRule="auto"/>
        <w:ind w:left="-15" w:firstLine="0"/>
        <w:jc w:val="left"/>
      </w:pPr>
      <w:r>
        <w:rPr>
          <w:sz w:val="22"/>
        </w:rPr>
        <w:t xml:space="preserve"> </w:t>
      </w:r>
      <w:r>
        <w:rPr>
          <w:sz w:val="22"/>
        </w:rPr>
        <w:tab/>
        <w:t>HEWITT, A.E.</w:t>
      </w:r>
    </w:p>
    <w:p w14:paraId="0BE91281" w14:textId="77777777" w:rsidR="00174C4D" w:rsidRDefault="008F760C" w:rsidP="00C74B5C">
      <w:pPr>
        <w:tabs>
          <w:tab w:val="left" w:pos="567"/>
          <w:tab w:val="center" w:pos="4245"/>
        </w:tabs>
        <w:spacing w:after="3" w:line="260" w:lineRule="auto"/>
        <w:ind w:left="-15" w:firstLine="0"/>
        <w:jc w:val="left"/>
      </w:pPr>
      <w:r>
        <w:rPr>
          <w:sz w:val="22"/>
        </w:rPr>
        <w:t xml:space="preserve"> </w:t>
      </w:r>
      <w:r>
        <w:tab/>
      </w:r>
      <w:r>
        <w:rPr>
          <w:sz w:val="22"/>
        </w:rPr>
        <w:t>New Zealand soil classification / A.E. Hewitt. – 3rd edition – Lincoln, N.Z.</w:t>
      </w:r>
      <w:del w:id="4" w:author="Balin Robertson" w:date="2024-09-17T21:53:00Z">
        <w:r>
          <w:rPr>
            <w:sz w:val="22"/>
          </w:rPr>
          <w:delText xml:space="preserve"> </w:delText>
        </w:r>
      </w:del>
      <w:r>
        <w:rPr>
          <w:sz w:val="22"/>
        </w:rPr>
        <w:t xml:space="preserve">:  </w:t>
      </w:r>
    </w:p>
    <w:p w14:paraId="0BE91282" w14:textId="77777777" w:rsidR="00174C4D" w:rsidRDefault="008F760C" w:rsidP="00C74B5C">
      <w:pPr>
        <w:tabs>
          <w:tab w:val="left" w:pos="567"/>
          <w:tab w:val="center" w:pos="1982"/>
        </w:tabs>
        <w:spacing w:after="3" w:line="260" w:lineRule="auto"/>
        <w:ind w:left="-15" w:firstLine="0"/>
        <w:jc w:val="left"/>
      </w:pPr>
      <w:r>
        <w:rPr>
          <w:sz w:val="22"/>
        </w:rPr>
        <w:t xml:space="preserve"> </w:t>
      </w:r>
      <w:r>
        <w:rPr>
          <w:sz w:val="22"/>
        </w:rPr>
        <w:tab/>
        <w:t>Manaaki Whenua Press 2010.</w:t>
      </w:r>
    </w:p>
    <w:p w14:paraId="0BE91283" w14:textId="77777777" w:rsidR="00174C4D" w:rsidRDefault="008F760C" w:rsidP="00C74B5C">
      <w:pPr>
        <w:tabs>
          <w:tab w:val="left" w:pos="567"/>
        </w:tabs>
        <w:spacing w:after="254" w:line="260" w:lineRule="auto"/>
        <w:ind w:left="-5" w:right="1906" w:hanging="10"/>
      </w:pPr>
      <w:r>
        <w:rPr>
          <w:sz w:val="22"/>
        </w:rPr>
        <w:t xml:space="preserve"> </w:t>
      </w:r>
      <w:r>
        <w:rPr>
          <w:sz w:val="22"/>
        </w:rPr>
        <w:tab/>
        <w:t>(Landcare Research science series, ISSN 1172-269</w:t>
      </w:r>
      <w:proofErr w:type="gramStart"/>
      <w:r>
        <w:rPr>
          <w:sz w:val="22"/>
        </w:rPr>
        <w:t>X ;</w:t>
      </w:r>
      <w:proofErr w:type="gramEnd"/>
      <w:r>
        <w:rPr>
          <w:sz w:val="22"/>
        </w:rPr>
        <w:t xml:space="preserve"> no.1)  </w:t>
      </w:r>
      <w:r>
        <w:rPr>
          <w:sz w:val="22"/>
        </w:rPr>
        <w:tab/>
      </w:r>
      <w:r w:rsidR="00C74B5C">
        <w:rPr>
          <w:sz w:val="22"/>
        </w:rPr>
        <w:tab/>
      </w:r>
      <w:r>
        <w:rPr>
          <w:sz w:val="22"/>
        </w:rPr>
        <w:t>ISBN 978-0-478-34710-4</w:t>
      </w:r>
    </w:p>
    <w:p w14:paraId="0BE91284" w14:textId="77777777" w:rsidR="00174C4D" w:rsidRDefault="008F760C" w:rsidP="00C74B5C">
      <w:pPr>
        <w:tabs>
          <w:tab w:val="left" w:pos="567"/>
          <w:tab w:val="center" w:pos="2526"/>
        </w:tabs>
        <w:spacing w:after="3" w:line="260" w:lineRule="auto"/>
        <w:ind w:left="-15" w:firstLine="0"/>
        <w:jc w:val="left"/>
      </w:pPr>
      <w:r>
        <w:rPr>
          <w:sz w:val="22"/>
        </w:rPr>
        <w:t xml:space="preserve"> </w:t>
      </w:r>
      <w:r>
        <w:rPr>
          <w:sz w:val="22"/>
        </w:rPr>
        <w:tab/>
        <w:t xml:space="preserve">1 Soils – New Zealand – Classification. I.  </w:t>
      </w:r>
    </w:p>
    <w:p w14:paraId="0BE91285" w14:textId="77777777" w:rsidR="00174C4D" w:rsidRDefault="008F760C" w:rsidP="00C74B5C">
      <w:pPr>
        <w:tabs>
          <w:tab w:val="left" w:pos="567"/>
          <w:tab w:val="center" w:pos="4269"/>
        </w:tabs>
        <w:spacing w:after="252" w:line="260" w:lineRule="auto"/>
        <w:ind w:left="-15" w:firstLine="0"/>
        <w:jc w:val="left"/>
      </w:pPr>
      <w:r>
        <w:rPr>
          <w:sz w:val="22"/>
        </w:rPr>
        <w:t xml:space="preserve"> </w:t>
      </w:r>
      <w:r>
        <w:rPr>
          <w:sz w:val="22"/>
        </w:rPr>
        <w:tab/>
        <w:t>Manaaki Whenua – Landcare Research New Zealand Ltd. II. Title. III. Series.</w:t>
      </w:r>
    </w:p>
    <w:p w14:paraId="0BE91286" w14:textId="77777777" w:rsidR="00174C4D" w:rsidRDefault="008F760C" w:rsidP="00C74B5C">
      <w:pPr>
        <w:tabs>
          <w:tab w:val="left" w:pos="567"/>
          <w:tab w:val="center" w:pos="1404"/>
        </w:tabs>
        <w:spacing w:after="1481" w:line="260" w:lineRule="auto"/>
        <w:ind w:left="-15" w:firstLine="0"/>
        <w:jc w:val="left"/>
      </w:pPr>
      <w:r>
        <w:rPr>
          <w:sz w:val="22"/>
        </w:rPr>
        <w:t xml:space="preserve"> </w:t>
      </w:r>
      <w:r>
        <w:rPr>
          <w:sz w:val="22"/>
        </w:rPr>
        <w:tab/>
        <w:t>UDC 631.44 (931)</w:t>
      </w:r>
    </w:p>
    <w:p w14:paraId="0BE91287" w14:textId="384D924E" w:rsidR="00174C4D" w:rsidRDefault="008F760C">
      <w:pPr>
        <w:spacing w:after="254" w:line="260" w:lineRule="auto"/>
        <w:ind w:left="-5" w:right="2500" w:hanging="10"/>
      </w:pPr>
      <w:r>
        <w:rPr>
          <w:sz w:val="22"/>
        </w:rPr>
        <w:t xml:space="preserve">Published by Manaaki Whenua Press, </w:t>
      </w:r>
      <w:del w:id="5" w:author="Andre Eger" w:date="2024-07-26T11:52:00Z" w16du:dateUtc="2024-07-25T23:52:00Z">
        <w:r w:rsidDel="00D46B35">
          <w:rPr>
            <w:sz w:val="22"/>
          </w:rPr>
          <w:delText xml:space="preserve"> </w:delText>
        </w:r>
      </w:del>
      <w:r>
        <w:rPr>
          <w:sz w:val="22"/>
        </w:rPr>
        <w:t xml:space="preserve">Landcare </w:t>
      </w:r>
      <w:proofErr w:type="gramStart"/>
      <w:r>
        <w:rPr>
          <w:sz w:val="22"/>
        </w:rPr>
        <w:t>Research  PO</w:t>
      </w:r>
      <w:proofErr w:type="gramEnd"/>
      <w:r>
        <w:rPr>
          <w:sz w:val="22"/>
        </w:rPr>
        <w:t xml:space="preserve"> Box 40, Lincoln, New Zealand.</w:t>
      </w:r>
    </w:p>
    <w:p w14:paraId="0BE91288" w14:textId="77777777" w:rsidR="00174C4D" w:rsidRDefault="008F760C">
      <w:pPr>
        <w:spacing w:after="5" w:line="254" w:lineRule="auto"/>
        <w:ind w:left="-5" w:right="1318" w:hanging="10"/>
        <w:jc w:val="left"/>
      </w:pPr>
      <w:r>
        <w:rPr>
          <w:i/>
          <w:sz w:val="22"/>
        </w:rPr>
        <w:t>First published as DSIR Land Resources Scientific Report No.19</w:t>
      </w:r>
    </w:p>
    <w:p w14:paraId="0BE91289" w14:textId="77777777" w:rsidR="00174C4D" w:rsidRDefault="008F760C">
      <w:pPr>
        <w:spacing w:after="787" w:line="254" w:lineRule="auto"/>
        <w:ind w:left="-5" w:right="1318" w:hanging="10"/>
        <w:jc w:val="left"/>
      </w:pPr>
      <w:r>
        <w:rPr>
          <w:i/>
          <w:sz w:val="22"/>
        </w:rPr>
        <w:t>Reprinted with corrections as Landcare Research Science Series No. 1, 1998. This 3rd edition includes updates and corrections.</w:t>
      </w:r>
    </w:p>
    <w:p w14:paraId="0BE9128A" w14:textId="77777777" w:rsidR="00174C4D" w:rsidRDefault="008F760C">
      <w:pPr>
        <w:spacing w:after="3" w:line="260" w:lineRule="auto"/>
        <w:ind w:left="-5" w:hanging="10"/>
      </w:pPr>
      <w:r>
        <w:rPr>
          <w:sz w:val="22"/>
        </w:rPr>
        <w:t>Editing and desktop publishing originally by A.D. Pritchard</w:t>
      </w:r>
    </w:p>
    <w:p w14:paraId="0BE9128B" w14:textId="77777777" w:rsidR="00174C4D" w:rsidRDefault="008F760C">
      <w:pPr>
        <w:spacing w:after="3" w:line="260" w:lineRule="auto"/>
        <w:ind w:left="-5" w:hanging="10"/>
        <w:rPr>
          <w:sz w:val="22"/>
        </w:rPr>
      </w:pPr>
      <w:r>
        <w:rPr>
          <w:sz w:val="22"/>
        </w:rPr>
        <w:t>Printed by The Caxton Press</w:t>
      </w:r>
    </w:p>
    <w:p w14:paraId="0BE9128C" w14:textId="77777777" w:rsidR="00C74B5C" w:rsidRDefault="00C74B5C">
      <w:pPr>
        <w:spacing w:after="160" w:line="259" w:lineRule="auto"/>
        <w:ind w:left="0" w:firstLine="0"/>
        <w:jc w:val="left"/>
        <w:rPr>
          <w:sz w:val="22"/>
        </w:rPr>
      </w:pPr>
      <w:r>
        <w:rPr>
          <w:sz w:val="22"/>
        </w:rPr>
        <w:br w:type="page"/>
      </w:r>
    </w:p>
    <w:bookmarkStart w:id="6" w:name="_Toc182384769" w:displacedByCustomXml="next"/>
    <w:sdt>
      <w:sdtPr>
        <w:rPr>
          <w:b w:val="0"/>
          <w:color w:val="2B579A"/>
          <w:sz w:val="26"/>
          <w:szCs w:val="26"/>
          <w:shd w:val="clear" w:color="auto" w:fill="E6E6E6"/>
        </w:rPr>
        <w:id w:val="-547606264"/>
        <w:docPartObj>
          <w:docPartGallery w:val="Table of Contents"/>
        </w:docPartObj>
      </w:sdtPr>
      <w:sdtEndPr/>
      <w:sdtContent>
        <w:p w14:paraId="0BE9128D" w14:textId="77777777" w:rsidR="00174C4D" w:rsidRDefault="008F760C" w:rsidP="00FF3C22">
          <w:pPr>
            <w:pStyle w:val="Heading1"/>
          </w:pPr>
          <w:r>
            <w:t>CONTENTS</w:t>
          </w:r>
          <w:bookmarkEnd w:id="6"/>
        </w:p>
        <w:p w14:paraId="0BE9128E" w14:textId="77777777" w:rsidR="00174C4D" w:rsidRDefault="008F760C">
          <w:pPr>
            <w:spacing w:after="0" w:line="259" w:lineRule="auto"/>
            <w:ind w:left="0" w:right="2" w:firstLine="0"/>
            <w:jc w:val="right"/>
          </w:pPr>
          <w:r>
            <w:rPr>
              <w:i/>
              <w:sz w:val="30"/>
            </w:rPr>
            <w:t xml:space="preserve"> </w:t>
          </w:r>
        </w:p>
        <w:p w14:paraId="0BE9128F" w14:textId="77777777" w:rsidR="00174C4D" w:rsidRDefault="008F760C">
          <w:pPr>
            <w:spacing w:after="0" w:line="259" w:lineRule="auto"/>
            <w:ind w:left="0" w:right="2" w:firstLine="0"/>
            <w:jc w:val="right"/>
          </w:pPr>
          <w:r>
            <w:rPr>
              <w:i/>
              <w:sz w:val="24"/>
            </w:rPr>
            <w:t>Page</w:t>
          </w:r>
        </w:p>
        <w:p w14:paraId="0BE91290" w14:textId="5D64F1B1" w:rsidR="00174C4D" w:rsidRDefault="008F760C">
          <w:pPr>
            <w:pStyle w:val="TOC1"/>
            <w:tabs>
              <w:tab w:val="right" w:pos="8505"/>
            </w:tabs>
            <w:rPr>
              <w:noProof/>
            </w:rPr>
          </w:pPr>
          <w:r>
            <w:rPr>
              <w:color w:val="2B579A"/>
              <w:shd w:val="clear" w:color="auto" w:fill="E6E6E6"/>
            </w:rPr>
            <w:fldChar w:fldCharType="begin"/>
          </w:r>
          <w:r>
            <w:instrText xml:space="preserve"> TOC \o "1-1" \h \z \u </w:instrText>
          </w:r>
          <w:r>
            <w:rPr>
              <w:color w:val="2B579A"/>
              <w:shd w:val="clear" w:color="auto" w:fill="E6E6E6"/>
            </w:rPr>
            <w:fldChar w:fldCharType="separate"/>
          </w:r>
          <w:r>
            <w:rPr>
              <w:rFonts w:ascii="Times New Roman" w:eastAsia="Times New Roman" w:hAnsi="Times New Roman" w:cs="Times New Roman"/>
              <w:noProof/>
              <w:color w:val="181717"/>
              <w:sz w:val="26"/>
            </w:rPr>
            <w:t xml:space="preserve">  Foreword</w:t>
          </w:r>
          <w:r>
            <w:rPr>
              <w:noProof/>
            </w:rPr>
            <w:tab/>
          </w:r>
          <w:r>
            <w:rPr>
              <w:rFonts w:ascii="Times New Roman" w:eastAsia="Times New Roman" w:hAnsi="Times New Roman" w:cs="Times New Roman"/>
              <w:noProof/>
              <w:color w:val="181717"/>
              <w:sz w:val="26"/>
            </w:rPr>
            <w:t>4</w:t>
          </w:r>
        </w:p>
        <w:p w14:paraId="0BE91291" w14:textId="0AD5C782"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Introduction</w:t>
          </w:r>
          <w:r>
            <w:rPr>
              <w:noProof/>
            </w:rPr>
            <w:tab/>
          </w:r>
          <w:r>
            <w:rPr>
              <w:rFonts w:ascii="Times New Roman" w:eastAsia="Times New Roman" w:hAnsi="Times New Roman" w:cs="Times New Roman"/>
              <w:noProof/>
              <w:color w:val="181717"/>
              <w:sz w:val="26"/>
            </w:rPr>
            <w:t>5</w:t>
          </w:r>
        </w:p>
        <w:p w14:paraId="0BE91292" w14:textId="11C3116E"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Diagnostic Horizons and Other Differentiae</w:t>
          </w:r>
          <w:r>
            <w:rPr>
              <w:noProof/>
            </w:rPr>
            <w:tab/>
          </w:r>
          <w:r>
            <w:rPr>
              <w:rFonts w:ascii="Times New Roman" w:eastAsia="Times New Roman" w:hAnsi="Times New Roman" w:cs="Times New Roman"/>
              <w:noProof/>
              <w:color w:val="181717"/>
              <w:sz w:val="26"/>
            </w:rPr>
            <w:t>15</w:t>
          </w:r>
        </w:p>
        <w:p w14:paraId="0BE91293" w14:textId="18F548FD"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Key to Soil Orders</w:t>
          </w:r>
          <w:r>
            <w:rPr>
              <w:noProof/>
            </w:rPr>
            <w:tab/>
          </w:r>
          <w:r>
            <w:rPr>
              <w:rFonts w:ascii="Times New Roman" w:eastAsia="Times New Roman" w:hAnsi="Times New Roman" w:cs="Times New Roman"/>
              <w:noProof/>
              <w:color w:val="181717"/>
              <w:sz w:val="26"/>
            </w:rPr>
            <w:t>35</w:t>
          </w:r>
        </w:p>
        <w:p w14:paraId="0BE91294" w14:textId="08B8D41D"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Allophanic Soils</w:t>
          </w:r>
          <w:r>
            <w:rPr>
              <w:noProof/>
            </w:rPr>
            <w:tab/>
          </w:r>
          <w:r>
            <w:rPr>
              <w:rFonts w:ascii="Times New Roman" w:eastAsia="Times New Roman" w:hAnsi="Times New Roman" w:cs="Times New Roman"/>
              <w:noProof/>
              <w:color w:val="181717"/>
              <w:sz w:val="26"/>
            </w:rPr>
            <w:t>41</w:t>
          </w:r>
        </w:p>
        <w:p w14:paraId="0BE91295" w14:textId="2391A924"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Anthropic Soils</w:t>
          </w:r>
          <w:r>
            <w:rPr>
              <w:noProof/>
            </w:rPr>
            <w:tab/>
          </w:r>
          <w:r>
            <w:rPr>
              <w:rFonts w:ascii="Times New Roman" w:eastAsia="Times New Roman" w:hAnsi="Times New Roman" w:cs="Times New Roman"/>
              <w:noProof/>
              <w:color w:val="181717"/>
              <w:sz w:val="26"/>
            </w:rPr>
            <w:t>47</w:t>
          </w:r>
        </w:p>
        <w:p w14:paraId="0BE91296" w14:textId="1EB52489"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Brown Soils</w:t>
          </w:r>
          <w:r>
            <w:rPr>
              <w:noProof/>
            </w:rPr>
            <w:tab/>
          </w:r>
          <w:r>
            <w:rPr>
              <w:rFonts w:ascii="Times New Roman" w:eastAsia="Times New Roman" w:hAnsi="Times New Roman" w:cs="Times New Roman"/>
              <w:noProof/>
              <w:color w:val="181717"/>
              <w:sz w:val="26"/>
            </w:rPr>
            <w:t>51</w:t>
          </w:r>
        </w:p>
        <w:p w14:paraId="0BE91297" w14:textId="73D35DF0"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Gley Soils</w:t>
          </w:r>
          <w:r>
            <w:rPr>
              <w:noProof/>
            </w:rPr>
            <w:tab/>
          </w:r>
          <w:r>
            <w:rPr>
              <w:rFonts w:ascii="Times New Roman" w:eastAsia="Times New Roman" w:hAnsi="Times New Roman" w:cs="Times New Roman"/>
              <w:noProof/>
              <w:color w:val="181717"/>
              <w:sz w:val="26"/>
            </w:rPr>
            <w:t>63</w:t>
          </w:r>
        </w:p>
        <w:p w14:paraId="0BE91298" w14:textId="0DB18AEA"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Granular Soils</w:t>
          </w:r>
          <w:r>
            <w:rPr>
              <w:noProof/>
            </w:rPr>
            <w:tab/>
          </w:r>
          <w:r>
            <w:rPr>
              <w:rFonts w:ascii="Times New Roman" w:eastAsia="Times New Roman" w:hAnsi="Times New Roman" w:cs="Times New Roman"/>
              <w:noProof/>
              <w:color w:val="181717"/>
              <w:sz w:val="26"/>
            </w:rPr>
            <w:t>71</w:t>
          </w:r>
        </w:p>
        <w:p w14:paraId="0BE91299" w14:textId="7B1262C8"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Melanic Soils</w:t>
          </w:r>
          <w:r>
            <w:rPr>
              <w:noProof/>
            </w:rPr>
            <w:tab/>
          </w:r>
          <w:r>
            <w:rPr>
              <w:rFonts w:ascii="Times New Roman" w:eastAsia="Times New Roman" w:hAnsi="Times New Roman" w:cs="Times New Roman"/>
              <w:noProof/>
              <w:color w:val="181717"/>
              <w:sz w:val="26"/>
            </w:rPr>
            <w:t>76</w:t>
          </w:r>
        </w:p>
        <w:p w14:paraId="0BE9129A" w14:textId="5C5F0957"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Organic Soils</w:t>
          </w:r>
          <w:r>
            <w:rPr>
              <w:noProof/>
            </w:rPr>
            <w:tab/>
          </w:r>
          <w:r>
            <w:rPr>
              <w:rFonts w:ascii="Times New Roman" w:eastAsia="Times New Roman" w:hAnsi="Times New Roman" w:cs="Times New Roman"/>
              <w:noProof/>
              <w:color w:val="181717"/>
              <w:sz w:val="26"/>
            </w:rPr>
            <w:t>82</w:t>
          </w:r>
        </w:p>
        <w:p w14:paraId="0BE9129B" w14:textId="7B8A4517"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Oxidic Soils</w:t>
          </w:r>
          <w:r>
            <w:rPr>
              <w:noProof/>
            </w:rPr>
            <w:tab/>
          </w:r>
          <w:r>
            <w:rPr>
              <w:rFonts w:ascii="Times New Roman" w:eastAsia="Times New Roman" w:hAnsi="Times New Roman" w:cs="Times New Roman"/>
              <w:noProof/>
              <w:color w:val="181717"/>
              <w:sz w:val="26"/>
            </w:rPr>
            <w:t>87</w:t>
          </w:r>
        </w:p>
        <w:p w14:paraId="0BE9129C" w14:textId="56AF74DD"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Pallic Soils</w:t>
          </w:r>
          <w:r>
            <w:rPr>
              <w:noProof/>
            </w:rPr>
            <w:tab/>
          </w:r>
          <w:r>
            <w:rPr>
              <w:rFonts w:ascii="Times New Roman" w:eastAsia="Times New Roman" w:hAnsi="Times New Roman" w:cs="Times New Roman"/>
              <w:noProof/>
              <w:color w:val="181717"/>
              <w:sz w:val="26"/>
            </w:rPr>
            <w:t>91</w:t>
          </w:r>
        </w:p>
        <w:p w14:paraId="0BE9129D" w14:textId="06A8B4BD"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Podzols</w:t>
          </w:r>
          <w:r>
            <w:rPr>
              <w:noProof/>
            </w:rPr>
            <w:tab/>
          </w:r>
          <w:r>
            <w:rPr>
              <w:rFonts w:ascii="Times New Roman" w:eastAsia="Times New Roman" w:hAnsi="Times New Roman" w:cs="Times New Roman"/>
              <w:noProof/>
              <w:color w:val="181717"/>
              <w:sz w:val="26"/>
            </w:rPr>
            <w:t>99</w:t>
          </w:r>
        </w:p>
        <w:p w14:paraId="0BE9129E" w14:textId="76E587F2"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Pumice Soils</w:t>
          </w:r>
          <w:r>
            <w:rPr>
              <w:noProof/>
            </w:rPr>
            <w:tab/>
          </w:r>
          <w:r>
            <w:rPr>
              <w:rFonts w:ascii="Times New Roman" w:eastAsia="Times New Roman" w:hAnsi="Times New Roman" w:cs="Times New Roman"/>
              <w:noProof/>
              <w:color w:val="181717"/>
              <w:sz w:val="26"/>
            </w:rPr>
            <w:t>105</w:t>
          </w:r>
        </w:p>
        <w:p w14:paraId="0BE9129F" w14:textId="47D8D128"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Raw Soils</w:t>
          </w:r>
          <w:r>
            <w:rPr>
              <w:noProof/>
            </w:rPr>
            <w:tab/>
          </w:r>
          <w:r>
            <w:rPr>
              <w:rFonts w:ascii="Times New Roman" w:eastAsia="Times New Roman" w:hAnsi="Times New Roman" w:cs="Times New Roman"/>
              <w:noProof/>
              <w:color w:val="181717"/>
              <w:sz w:val="26"/>
            </w:rPr>
            <w:t>109</w:t>
          </w:r>
        </w:p>
        <w:p w14:paraId="0BE912A0" w14:textId="0136E4E8"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Recent Soils</w:t>
          </w:r>
          <w:r>
            <w:rPr>
              <w:noProof/>
            </w:rPr>
            <w:tab/>
          </w:r>
          <w:r>
            <w:rPr>
              <w:rFonts w:ascii="Times New Roman" w:eastAsia="Times New Roman" w:hAnsi="Times New Roman" w:cs="Times New Roman"/>
              <w:noProof/>
              <w:color w:val="181717"/>
              <w:sz w:val="26"/>
            </w:rPr>
            <w:t>114</w:t>
          </w:r>
        </w:p>
        <w:p w14:paraId="0BE912A1" w14:textId="7D252E87"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Semiarid Soils</w:t>
          </w:r>
          <w:r>
            <w:rPr>
              <w:noProof/>
            </w:rPr>
            <w:tab/>
          </w:r>
          <w:r>
            <w:rPr>
              <w:rFonts w:ascii="Times New Roman" w:eastAsia="Times New Roman" w:hAnsi="Times New Roman" w:cs="Times New Roman"/>
              <w:noProof/>
              <w:color w:val="181717"/>
              <w:sz w:val="26"/>
            </w:rPr>
            <w:t>121</w:t>
          </w:r>
        </w:p>
        <w:p w14:paraId="0BE912A2" w14:textId="52547AED"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Ultic Soils</w:t>
          </w:r>
          <w:r>
            <w:rPr>
              <w:noProof/>
            </w:rPr>
            <w:tab/>
          </w:r>
          <w:r>
            <w:rPr>
              <w:rFonts w:ascii="Times New Roman" w:eastAsia="Times New Roman" w:hAnsi="Times New Roman" w:cs="Times New Roman"/>
              <w:noProof/>
              <w:color w:val="181717"/>
              <w:sz w:val="26"/>
            </w:rPr>
            <w:t>126</w:t>
          </w:r>
        </w:p>
        <w:p w14:paraId="0BE912A3" w14:textId="7FF02BE1"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Acknowledgments</w:t>
          </w:r>
          <w:r>
            <w:rPr>
              <w:noProof/>
            </w:rPr>
            <w:tab/>
          </w:r>
          <w:r>
            <w:rPr>
              <w:rFonts w:ascii="Times New Roman" w:eastAsia="Times New Roman" w:hAnsi="Times New Roman" w:cs="Times New Roman"/>
              <w:noProof/>
              <w:color w:val="181717"/>
              <w:sz w:val="26"/>
            </w:rPr>
            <w:t>131</w:t>
          </w:r>
        </w:p>
        <w:p w14:paraId="0BE912A4" w14:textId="1767A1CA" w:rsidR="00174C4D" w:rsidRDefault="008F760C">
          <w:pPr>
            <w:pStyle w:val="TOC1"/>
            <w:tabs>
              <w:tab w:val="right" w:pos="8505"/>
            </w:tabs>
            <w:rPr>
              <w:noProof/>
            </w:rPr>
          </w:pPr>
          <w:r>
            <w:rPr>
              <w:rFonts w:ascii="Times New Roman" w:eastAsia="Times New Roman" w:hAnsi="Times New Roman" w:cs="Times New Roman"/>
              <w:noProof/>
              <w:color w:val="181717"/>
              <w:sz w:val="26"/>
            </w:rPr>
            <w:t xml:space="preserve">  References</w:t>
          </w:r>
          <w:r>
            <w:rPr>
              <w:noProof/>
            </w:rPr>
            <w:tab/>
          </w:r>
          <w:r>
            <w:rPr>
              <w:rFonts w:ascii="Times New Roman" w:eastAsia="Times New Roman" w:hAnsi="Times New Roman" w:cs="Times New Roman"/>
              <w:noProof/>
              <w:color w:val="181717"/>
              <w:sz w:val="26"/>
            </w:rPr>
            <w:t>132</w:t>
          </w:r>
        </w:p>
        <w:p w14:paraId="0BE912A5" w14:textId="77777777" w:rsidR="00174C4D" w:rsidRDefault="008F760C">
          <w:r>
            <w:rPr>
              <w:color w:val="2B579A"/>
              <w:shd w:val="clear" w:color="auto" w:fill="E6E6E6"/>
            </w:rPr>
            <w:fldChar w:fldCharType="end"/>
          </w:r>
        </w:p>
      </w:sdtContent>
    </w:sdt>
    <w:p w14:paraId="0BE912A6" w14:textId="77777777" w:rsidR="00174C4D" w:rsidRDefault="00C74B5C">
      <w:pPr>
        <w:tabs>
          <w:tab w:val="center" w:pos="2919"/>
          <w:tab w:val="right" w:pos="8505"/>
        </w:tabs>
        <w:spacing w:after="160" w:line="259" w:lineRule="auto"/>
        <w:ind w:left="0" w:firstLine="0"/>
        <w:jc w:val="left"/>
      </w:pPr>
      <w:r>
        <w:t xml:space="preserve"> </w:t>
      </w:r>
      <w:r w:rsidR="008F760C">
        <w:t xml:space="preserve">Appendix: Key to Code Letters </w:t>
      </w:r>
      <w:r w:rsidR="008F760C">
        <w:tab/>
        <w:t>135</w:t>
      </w:r>
    </w:p>
    <w:p w14:paraId="0BE912A7" w14:textId="77777777" w:rsidR="00174C4D" w:rsidRDefault="00174C4D" w:rsidP="00C74B5C">
      <w:pPr>
        <w:ind w:left="0" w:firstLine="0"/>
        <w:sectPr w:rsidR="00174C4D">
          <w:headerReference w:type="even" r:id="rId13"/>
          <w:headerReference w:type="default" r:id="rId14"/>
          <w:footerReference w:type="even" r:id="rId15"/>
          <w:footerReference w:type="default" r:id="rId16"/>
          <w:headerReference w:type="first" r:id="rId17"/>
          <w:footerReference w:type="first" r:id="rId18"/>
          <w:pgSz w:w="12746" w:h="17678"/>
          <w:pgMar w:top="1952" w:right="2119" w:bottom="2191" w:left="2121" w:header="0" w:footer="720" w:gutter="0"/>
          <w:cols w:space="720"/>
          <w:titlePg/>
        </w:sectPr>
      </w:pPr>
    </w:p>
    <w:p w14:paraId="0BE912A8" w14:textId="77777777" w:rsidR="00174C4D" w:rsidRDefault="005E77A2" w:rsidP="00DE2E04">
      <w:pPr>
        <w:pStyle w:val="Heading2"/>
      </w:pPr>
      <w:r>
        <w:rPr>
          <w:rFonts w:ascii="Calibri" w:eastAsia="Calibri" w:hAnsi="Calibri" w:cs="Calibri"/>
          <w:noProof/>
          <w:color w:val="000000"/>
          <w:sz w:val="22"/>
          <w:shd w:val="clear" w:color="auto" w:fill="E6E6E6"/>
        </w:rPr>
        <w:lastRenderedPageBreak/>
        <mc:AlternateContent>
          <mc:Choice Requires="wpg">
            <w:drawing>
              <wp:anchor distT="0" distB="0" distL="114300" distR="114300" simplePos="0" relativeHeight="251646976" behindDoc="0" locked="0" layoutInCell="1" allowOverlap="1" wp14:anchorId="0BE921DB" wp14:editId="76776BDE">
                <wp:simplePos x="0" y="0"/>
                <wp:positionH relativeFrom="page">
                  <wp:posOffset>1347145</wp:posOffset>
                </wp:positionH>
                <wp:positionV relativeFrom="page">
                  <wp:posOffset>998365</wp:posOffset>
                </wp:positionV>
                <wp:extent cx="5400040" cy="12700"/>
                <wp:effectExtent l="0" t="0" r="0" b="0"/>
                <wp:wrapSquare wrapText="bothSides"/>
                <wp:docPr id="131566" name="Group 131566"/>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1567" name="Shape 131567"/>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01634A4D" id="Group 131566" o:spid="_x0000_s1026" style="position:absolute;margin-left:106.05pt;margin-top:78.6pt;width:425.2pt;height:1pt;z-index:251646976;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">
                <v:shape id="Shape 13156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" path="m,l5400040,e" filled="f" strokecolor="#181717" strokeweight="1pt">
                  <v:stroke miterlimit="83231f" joinstyle="miter"/>
                  <v:path arrowok="t" textboxrect="0,0,540004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0048" behindDoc="0" locked="0" layoutInCell="1" allowOverlap="1" wp14:anchorId="0BE921DD" wp14:editId="5E7218C3">
                <wp:simplePos x="0" y="0"/>
                <wp:positionH relativeFrom="page">
                  <wp:posOffset>1347145</wp:posOffset>
                </wp:positionH>
                <wp:positionV relativeFrom="page">
                  <wp:posOffset>1669560</wp:posOffset>
                </wp:positionV>
                <wp:extent cx="5400040" cy="12700"/>
                <wp:effectExtent l="0" t="0" r="0" b="0"/>
                <wp:wrapSquare wrapText="bothSides"/>
                <wp:docPr id="131568" name="Group 131568"/>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1569" name="Shape 131569"/>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5F4E0BF7" id="Group 131568" o:spid="_x0000_s1026" style="position:absolute;margin-left:106.05pt;margin-top:131.45pt;width:425.2pt;height:1pt;z-index:251650048;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">
                <v:shape id="Shape 131569"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" path="m,l5400040,e" filled="f" strokecolor="#181717" strokeweight="1pt">
                  <v:stroke miterlimit="83231f" joinstyle="miter"/>
                  <v:path arrowok="t" textboxrect="0,0,540004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3120" behindDoc="0" locked="0" layoutInCell="1" allowOverlap="1" wp14:anchorId="0BE921DF" wp14:editId="5A2CC715">
                <wp:simplePos x="0" y="0"/>
                <wp:positionH relativeFrom="page">
                  <wp:posOffset>7826705</wp:posOffset>
                </wp:positionH>
                <wp:positionV relativeFrom="page">
                  <wp:posOffset>3</wp:posOffset>
                </wp:positionV>
                <wp:extent cx="266700" cy="266700"/>
                <wp:effectExtent l="0" t="0" r="0" b="0"/>
                <wp:wrapSquare wrapText="bothSides"/>
                <wp:docPr id="131570" name="Group 13157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571" name="Shape 13157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72" name="Shape 13157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7F0017" id="Group 131570" o:spid="_x0000_s1026" style="position:absolute;margin-left:616.3pt;margin-top:0;width:21pt;height:21pt;z-index:25165312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RmpwIAAM0IAAAOAAAAZHJzL2Uyb0RvYy54bWzsVk1v2zAMvQ/YfxB8X+ykSLIa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hZhEZqcCAADNCAAADgAAAAAAAAAAAAAA&#10;AAAuAgAAZHJzL2Uyb0RvYy54bWxQSwECLQAUAAYACAAAACEAhOQPr94AAAAJAQAADwAAAAAAAAAA&#10;AAAAAAABBQAAZHJzL2Rvd25yZXYueG1sUEsFBgAAAAAEAAQA8wAAAAwGAAAAAA==&#10;">
                <v:shape id="Shape 13157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" path="m190500,l,e" filled="f" strokeweight=".25pt">
                  <v:stroke miterlimit="83231f" joinstyle="miter"/>
                  <v:path arrowok="t" textboxrect="0,0,190500,0"/>
                </v:shape>
                <v:shape id="Shape 13157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5168" behindDoc="0" locked="0" layoutInCell="1" allowOverlap="1" wp14:anchorId="0BE921E1" wp14:editId="02DE4D18">
                <wp:simplePos x="0" y="0"/>
                <wp:positionH relativeFrom="page">
                  <wp:posOffset>0</wp:posOffset>
                </wp:positionH>
                <wp:positionV relativeFrom="page">
                  <wp:posOffset>3</wp:posOffset>
                </wp:positionV>
                <wp:extent cx="266700" cy="266700"/>
                <wp:effectExtent l="0" t="0" r="0" b="0"/>
                <wp:wrapSquare wrapText="bothSides"/>
                <wp:docPr id="131573" name="Group 13157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574" name="Shape 13157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75" name="Shape 13157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B90191" id="Group 131573" o:spid="_x0000_s1026" style="position:absolute;margin-left:0;margin-top:0;width:21pt;height:21pt;z-index:25165516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jIQqQpQIAAM4IAAAOAAAAAAAAAAAAAAAAAC4CAABk&#10;cnMvZTJvRG9jLnhtbFBLAQItABQABgAIAAAAIQAwnJJK2QAAAAMBAAAPAAAAAAAAAAAAAAAAAP8E&#10;AABkcnMvZG93bnJldi54bWxQSwUGAAAAAAQABADzAAAABQYAAAAA&#10;">
                <v:shape id="Shape 13157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" path="m190500,l,e" filled="f" strokeweight=".25pt">
                  <v:stroke miterlimit="83231f" joinstyle="miter"/>
                  <v:path arrowok="t" textboxrect="0,0,190500,0"/>
                </v:shape>
                <v:shape id="Shape 13157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sidR="00565913">
        <w:tab/>
      </w:r>
      <w:r w:rsidR="00565913" w:rsidRPr="00565913">
        <w:t>FOREWORD</w:t>
      </w:r>
    </w:p>
    <w:p w14:paraId="0BE912A9" w14:textId="77777777" w:rsidR="00565913" w:rsidRDefault="00565913" w:rsidP="00565913">
      <w:pPr>
        <w:tabs>
          <w:tab w:val="left" w:pos="0"/>
        </w:tabs>
        <w:spacing w:after="0" w:line="259" w:lineRule="auto"/>
        <w:ind w:left="-2121" w:right="10626" w:firstLine="0"/>
        <w:jc w:val="left"/>
      </w:pPr>
    </w:p>
    <w:p w14:paraId="0BE912AA" w14:textId="77777777" w:rsidR="00565913" w:rsidRDefault="00565913" w:rsidP="00565913">
      <w:pPr>
        <w:tabs>
          <w:tab w:val="left" w:pos="0"/>
        </w:tabs>
        <w:spacing w:after="0" w:line="259" w:lineRule="auto"/>
        <w:ind w:left="-2121" w:right="10626" w:firstLine="0"/>
        <w:jc w:val="left"/>
      </w:pPr>
    </w:p>
    <w:p w14:paraId="0BE912AB" w14:textId="67EA7414" w:rsidR="00174C4D" w:rsidRDefault="008F760C" w:rsidP="00565913">
      <w:pPr>
        <w:tabs>
          <w:tab w:val="left" w:pos="0"/>
        </w:tabs>
        <w:spacing w:after="259"/>
        <w:ind w:left="-4" w:right="58"/>
      </w:pPr>
      <w:r>
        <w:t>Many technical terms are used throughout this report in the keys and definitions. These technical terms, printed here in italics, are defined in this book in the section “Diagnostic Horizons and other Differentiae”</w:t>
      </w:r>
      <w:ins w:id="7" w:author="Kirstin Deuss" w:date="2024-09-17T11:11:00Z" w16du:dateUtc="2024-09-16T23:11:00Z">
        <w:r w:rsidR="00B3126E" w:rsidRPr="00B3126E">
          <w:t xml:space="preserve"> </w:t>
        </w:r>
        <w:r w:rsidR="00B3126E">
          <w:t>and the glossary</w:t>
        </w:r>
      </w:ins>
      <w:ins w:id="8" w:author="Kirstin Deuss" w:date="2024-09-17T09:30:00Z" w16du:dateUtc="2024-09-16T21:30:00Z">
        <w:r w:rsidR="000B1DE5">
          <w:t>.</w:t>
        </w:r>
      </w:ins>
    </w:p>
    <w:p w14:paraId="0BE912AC" w14:textId="263B5CB9" w:rsidR="00174C4D" w:rsidRDefault="00FE771D" w:rsidP="00565913">
      <w:pPr>
        <w:tabs>
          <w:tab w:val="left" w:pos="0"/>
        </w:tabs>
        <w:spacing w:after="261"/>
        <w:ind w:left="-4" w:right="58"/>
      </w:pPr>
      <w:ins w:id="9" w:author="Andre Eger" w:date="2024-09-27T12:43:00Z">
        <w:r w:rsidRPr="00FE771D">
          <w:t>Further details and technical terms are defined in other resources:</w:t>
        </w:r>
      </w:ins>
    </w:p>
    <w:p w14:paraId="0BE912AD" w14:textId="7240469C" w:rsidR="00174C4D" w:rsidRDefault="008F760C">
      <w:pPr>
        <w:numPr>
          <w:ilvl w:val="0"/>
          <w:numId w:val="2"/>
        </w:numPr>
        <w:spacing w:after="262"/>
        <w:ind w:right="58" w:hanging="396"/>
      </w:pPr>
      <w:r w:rsidRPr="65A7F5D9">
        <w:rPr>
          <w:i/>
          <w:iCs/>
        </w:rPr>
        <w:t>Horizon notations</w:t>
      </w:r>
      <w:r>
        <w:t xml:space="preserve"> </w:t>
      </w:r>
      <w:ins w:id="10" w:author="Andre Eger" w:date="2024-09-27T12:45:00Z">
        <w:r w:rsidR="00FE771D">
          <w:t>were orig</w:t>
        </w:r>
      </w:ins>
      <w:ins w:id="11" w:author="Balin Robertson" w:date="2024-11-07T21:46:00Z">
        <w:r w:rsidR="3DA6355E">
          <w:t>i</w:t>
        </w:r>
      </w:ins>
      <w:ins w:id="12" w:author="Andre Eger" w:date="2024-09-27T12:45:00Z">
        <w:r w:rsidR="00FE771D">
          <w:t>nally</w:t>
        </w:r>
      </w:ins>
      <w:del w:id="13" w:author="Andre Eger" w:date="2024-09-27T12:45:00Z">
        <w:r w:rsidDel="00FE771D">
          <w:delText>are</w:delText>
        </w:r>
      </w:del>
      <w:r>
        <w:t xml:space="preserve"> </w:t>
      </w:r>
      <w:del w:id="14" w:author="Andre Eger" w:date="2024-09-27T12:45:00Z">
        <w:r w:rsidDel="008F760C">
          <w:delText xml:space="preserve">defined </w:delText>
        </w:r>
      </w:del>
      <w:ins w:id="15" w:author="Andre Eger" w:date="2024-09-27T12:45:00Z">
        <w:r w:rsidR="00FE771D">
          <w:t xml:space="preserve">based on </w:t>
        </w:r>
      </w:ins>
      <w:del w:id="16" w:author="Andre Eger" w:date="2024-09-27T12:45:00Z">
        <w:r w:rsidDel="008F760C">
          <w:delText xml:space="preserve">by </w:delText>
        </w:r>
      </w:del>
      <w:r>
        <w:t>Clayden and Hewitt (</w:t>
      </w:r>
      <w:del w:id="17" w:author="Andre Eger" w:date="2024-07-26T13:11:00Z">
        <w:r w:rsidDel="008F760C">
          <w:delText>1989</w:delText>
        </w:r>
      </w:del>
      <w:ins w:id="18" w:author="Andre Eger" w:date="2024-07-26T13:11:00Z">
        <w:r w:rsidR="00EF4945">
          <w:t>2015</w:t>
        </w:r>
      </w:ins>
      <w:r>
        <w:t>)</w:t>
      </w:r>
      <w:ins w:id="19" w:author="Andre Eger [2]" w:date="2024-11-13T10:12:00Z" w16du:dateUtc="2024-11-12T21:12:00Z">
        <w:r w:rsidR="007F27F3">
          <w:t xml:space="preserve"> and previous versions</w:t>
        </w:r>
      </w:ins>
      <w:ins w:id="20" w:author="Andre Eger" w:date="2024-09-27T12:46:00Z">
        <w:r w:rsidR="00FE771D">
          <w:t xml:space="preserve">, </w:t>
        </w:r>
      </w:ins>
      <w:ins w:id="21" w:author="Andre Eger [2]" w:date="2024-11-13T10:12:00Z" w16du:dateUtc="2024-11-12T21:12:00Z">
        <w:r w:rsidR="007F27F3">
          <w:t xml:space="preserve">also </w:t>
        </w:r>
      </w:ins>
      <w:ins w:id="22" w:author="Andre Eger" w:date="2024-09-27T12:46:00Z">
        <w:r w:rsidR="00FE771D">
          <w:t>recently</w:t>
        </w:r>
      </w:ins>
      <w:ins w:id="23" w:author="Andre Eger" w:date="2024-09-27T12:45:00Z">
        <w:r w:rsidR="00FE771D">
          <w:t xml:space="preserve"> update</w:t>
        </w:r>
      </w:ins>
      <w:ins w:id="24" w:author="Andre Eger" w:date="2024-09-27T12:46:00Z">
        <w:r w:rsidR="00FE771D">
          <w:t>d in</w:t>
        </w:r>
      </w:ins>
      <w:ins w:id="25" w:author="Andre Eger" w:date="2024-07-26T13:23:00Z">
        <w:r w:rsidR="007D0600">
          <w:t xml:space="preserve"> </w:t>
        </w:r>
      </w:ins>
      <w:commentRangeStart w:id="26"/>
      <w:ins w:id="27" w:author="Andre Eger [2]" w:date="2024-11-13T10:08:00Z" w16du:dateUtc="2024-11-12T21:08:00Z">
        <w:r w:rsidR="007F27F3">
          <w:t xml:space="preserve">Milne </w:t>
        </w:r>
        <w:r w:rsidR="007F27F3">
          <w:rPr>
            <w:i/>
          </w:rPr>
          <w:t>et al.</w:t>
        </w:r>
        <w:r w:rsidR="007F27F3">
          <w:t xml:space="preserve"> (1995)</w:t>
        </w:r>
      </w:ins>
      <w:r>
        <w:t>.</w:t>
      </w:r>
      <w:commentRangeEnd w:id="26"/>
      <w:r w:rsidR="007F27F3">
        <w:rPr>
          <w:rStyle w:val="CommentReference"/>
        </w:rPr>
        <w:commentReference w:id="26"/>
      </w:r>
    </w:p>
    <w:p w14:paraId="0BE912AE" w14:textId="7066671F" w:rsidR="00174C4D" w:rsidRDefault="008F760C">
      <w:pPr>
        <w:numPr>
          <w:ilvl w:val="0"/>
          <w:numId w:val="2"/>
        </w:numPr>
        <w:spacing w:after="262"/>
        <w:ind w:right="58" w:hanging="396"/>
      </w:pPr>
      <w:r>
        <w:rPr>
          <w:i/>
        </w:rPr>
        <w:t>Soil morphology</w:t>
      </w:r>
      <w:r>
        <w:t xml:space="preserve"> terms are defined by </w:t>
      </w:r>
      <w:commentRangeStart w:id="28"/>
      <w:r>
        <w:t xml:space="preserve">Milne </w:t>
      </w:r>
      <w:r>
        <w:rPr>
          <w:i/>
        </w:rPr>
        <w:t>et al.</w:t>
      </w:r>
      <w:r>
        <w:t xml:space="preserve"> (19</w:t>
      </w:r>
      <w:del w:id="29" w:author="Lauren OBrien" w:date="2024-09-14T18:52:00Z" w16du:dateUtc="2024-09-14T06:52:00Z">
        <w:r w:rsidDel="00A21558">
          <w:delText>91</w:delText>
        </w:r>
      </w:del>
      <w:ins w:id="30" w:author="Lauren OBrien" w:date="2024-09-14T18:52:00Z" w16du:dateUtc="2024-09-14T06:52:00Z">
        <w:r w:rsidR="00A21558">
          <w:t>95</w:t>
        </w:r>
      </w:ins>
      <w:r>
        <w:t>).</w:t>
      </w:r>
      <w:commentRangeEnd w:id="28"/>
      <w:r w:rsidR="00D46B35">
        <w:rPr>
          <w:rStyle w:val="CommentReference"/>
        </w:rPr>
        <w:commentReference w:id="28"/>
      </w:r>
    </w:p>
    <w:p w14:paraId="0BE912AF" w14:textId="1E5D3128" w:rsidR="00174C4D" w:rsidRDefault="008F760C">
      <w:pPr>
        <w:numPr>
          <w:ilvl w:val="0"/>
          <w:numId w:val="2"/>
        </w:numPr>
        <w:spacing w:after="263"/>
        <w:ind w:right="58" w:hanging="396"/>
      </w:pPr>
      <w:r>
        <w:t>C</w:t>
      </w:r>
      <w:r>
        <w:rPr>
          <w:i/>
        </w:rPr>
        <w:t>lasses of the US Soil Taxonomy</w:t>
      </w:r>
      <w:r>
        <w:t xml:space="preserve"> are defined by Soil Survey Staff </w:t>
      </w:r>
      <w:r w:rsidR="00B31FC1" w:rsidRPr="00BC13B0">
        <w:rPr>
          <w:shd w:val="clear" w:color="auto" w:fill="B4C6E7" w:themeFill="accent1" w:themeFillTint="66"/>
        </w:rPr>
        <w:t>(</w:t>
      </w:r>
      <w:commentRangeStart w:id="31"/>
      <w:commentRangeStart w:id="32"/>
      <w:commentRangeStart w:id="33"/>
      <w:commentRangeStart w:id="34"/>
      <w:r w:rsidR="00B31FC1" w:rsidRPr="00BC13B0">
        <w:rPr>
          <w:shd w:val="clear" w:color="auto" w:fill="B4C6E7" w:themeFill="accent1" w:themeFillTint="66"/>
        </w:rPr>
        <w:t>1999</w:t>
      </w:r>
      <w:commentRangeEnd w:id="31"/>
      <w:ins w:id="35" w:author="Andre Eger [2]" w:date="2024-11-13T10:10:00Z" w16du:dateUtc="2024-11-12T21:10:00Z">
        <w:r w:rsidR="007F27F3">
          <w:rPr>
            <w:shd w:val="clear" w:color="auto" w:fill="B4C6E7" w:themeFill="accent1" w:themeFillTint="66"/>
          </w:rPr>
          <w:t>, 2022</w:t>
        </w:r>
      </w:ins>
      <w:del w:id="36" w:author="Andre Eger [2]" w:date="2024-11-13T10:10:00Z" w16du:dateUtc="2024-11-12T21:10:00Z">
        <w:r w:rsidR="00B31FC1" w:rsidRPr="00BC13B0" w:rsidDel="007F27F3">
          <w:rPr>
            <w:rStyle w:val="CommentReference"/>
            <w:shd w:val="clear" w:color="auto" w:fill="B4C6E7" w:themeFill="accent1" w:themeFillTint="66"/>
          </w:rPr>
          <w:commentReference w:id="31"/>
        </w:r>
        <w:commentRangeEnd w:id="32"/>
        <w:r w:rsidR="00B31FC1" w:rsidRPr="00BC13B0" w:rsidDel="007F27F3">
          <w:rPr>
            <w:rStyle w:val="CommentReference"/>
            <w:shd w:val="clear" w:color="auto" w:fill="B4C6E7" w:themeFill="accent1" w:themeFillTint="66"/>
          </w:rPr>
          <w:commentReference w:id="32"/>
        </w:r>
        <w:commentRangeEnd w:id="33"/>
        <w:r w:rsidR="00B31FC1" w:rsidRPr="00BC13B0" w:rsidDel="007F27F3">
          <w:rPr>
            <w:rStyle w:val="CommentReference"/>
            <w:shd w:val="clear" w:color="auto" w:fill="B4C6E7" w:themeFill="accent1" w:themeFillTint="66"/>
          </w:rPr>
          <w:commentReference w:id="33"/>
        </w:r>
        <w:commentRangeEnd w:id="34"/>
        <w:r w:rsidR="00FE771D" w:rsidDel="007F27F3">
          <w:rPr>
            <w:rStyle w:val="CommentReference"/>
          </w:rPr>
          <w:commentReference w:id="34"/>
        </w:r>
        <w:r w:rsidR="00B31FC1" w:rsidRPr="00BC13B0" w:rsidDel="007F27F3">
          <w:rPr>
            <w:shd w:val="clear" w:color="auto" w:fill="B4C6E7" w:themeFill="accent1" w:themeFillTint="66"/>
          </w:rPr>
          <w:delText>)</w:delText>
        </w:r>
      </w:del>
      <w:r w:rsidR="00B31FC1" w:rsidRPr="00BC13B0">
        <w:rPr>
          <w:shd w:val="clear" w:color="auto" w:fill="B4C6E7" w:themeFill="accent1" w:themeFillTint="66"/>
        </w:rPr>
        <w:t>.</w:t>
      </w:r>
      <w:del w:id="37" w:author="Balin Robertson" w:date="2024-09-17T21:56:00Z">
        <w:r>
          <w:delText>.</w:delText>
        </w:r>
      </w:del>
    </w:p>
    <w:p w14:paraId="0BE912B0" w14:textId="680DB6BE" w:rsidR="00174C4D" w:rsidRDefault="008F760C">
      <w:pPr>
        <w:numPr>
          <w:ilvl w:val="0"/>
          <w:numId w:val="2"/>
        </w:numPr>
        <w:spacing w:after="262"/>
        <w:ind w:right="58" w:hanging="396"/>
      </w:pPr>
      <w:r>
        <w:t>S</w:t>
      </w:r>
      <w:r>
        <w:rPr>
          <w:i/>
        </w:rPr>
        <w:t>oil colours</w:t>
      </w:r>
      <w:r>
        <w:t xml:space="preserve"> are defined by </w:t>
      </w:r>
      <w:commentRangeStart w:id="38"/>
      <w:commentRangeStart w:id="39"/>
      <w:del w:id="40" w:author="Lauren OBrien" w:date="2024-09-14T19:00:00Z" w16du:dateUtc="2024-09-14T07:00:00Z">
        <w:r w:rsidDel="00457378">
          <w:delText>Munsell Color Company (1975)</w:delText>
        </w:r>
      </w:del>
      <w:ins w:id="41" w:author="Lauren OBrien" w:date="2024-09-14T19:00:00Z" w16du:dateUtc="2024-09-14T07:00:00Z">
        <w:r w:rsidR="00457378">
          <w:t xml:space="preserve"> Pantone </w:t>
        </w:r>
      </w:ins>
      <w:ins w:id="42" w:author="Lauren OBrien" w:date="2024-09-14T19:01:00Z" w16du:dateUtc="2024-09-14T07:01:00Z">
        <w:r w:rsidR="00457378">
          <w:t>(2017)</w:t>
        </w:r>
        <w:r w:rsidR="002640C6">
          <w:t xml:space="preserve"> (see also Bigham and Ciolkosz, 1993)</w:t>
        </w:r>
      </w:ins>
      <w:r>
        <w:t>.</w:t>
      </w:r>
      <w:commentRangeEnd w:id="38"/>
      <w:r w:rsidR="00EF4945">
        <w:rPr>
          <w:rStyle w:val="CommentReference"/>
        </w:rPr>
        <w:commentReference w:id="38"/>
      </w:r>
      <w:commentRangeEnd w:id="39"/>
      <w:r w:rsidR="005E6D0C">
        <w:rPr>
          <w:rStyle w:val="CommentReference"/>
        </w:rPr>
        <w:commentReference w:id="39"/>
      </w:r>
    </w:p>
    <w:p w14:paraId="0BE912B1" w14:textId="733BA70C" w:rsidR="00174C4D" w:rsidRDefault="008F760C">
      <w:pPr>
        <w:numPr>
          <w:ilvl w:val="0"/>
          <w:numId w:val="2"/>
        </w:numPr>
        <w:spacing w:after="266"/>
        <w:ind w:right="58" w:hanging="396"/>
      </w:pPr>
      <w:commentRangeStart w:id="43"/>
      <w:commentRangeStart w:id="44"/>
      <w:commentRangeStart w:id="45"/>
      <w:commentRangeStart w:id="46"/>
      <w:r>
        <w:t>S</w:t>
      </w:r>
      <w:r w:rsidRPr="6050D61C">
        <w:rPr>
          <w:i/>
          <w:iCs/>
        </w:rPr>
        <w:t>oil mineralogy classes</w:t>
      </w:r>
      <w:r>
        <w:t xml:space="preserve"> are defined by Whitton and Childs (1989) or Childs and Whitton (1990). Note that the soil mineralogy class names given here are based on the following control section: 25 cm to 100 cm or to a lithic or </w:t>
      </w:r>
      <w:proofErr w:type="spellStart"/>
      <w:r>
        <w:t>paralithic</w:t>
      </w:r>
      <w:proofErr w:type="spellEnd"/>
      <w:r>
        <w:t xml:space="preserve"> contact if shallower.</w:t>
      </w:r>
      <w:commentRangeEnd w:id="43"/>
      <w:r>
        <w:rPr>
          <w:rStyle w:val="CommentReference"/>
        </w:rPr>
        <w:commentReference w:id="43"/>
      </w:r>
      <w:commentRangeEnd w:id="44"/>
      <w:r>
        <w:rPr>
          <w:rStyle w:val="CommentReference"/>
        </w:rPr>
        <w:commentReference w:id="44"/>
      </w:r>
      <w:commentRangeEnd w:id="45"/>
      <w:r>
        <w:rPr>
          <w:rStyle w:val="CommentReference"/>
        </w:rPr>
        <w:commentReference w:id="45"/>
      </w:r>
      <w:commentRangeEnd w:id="46"/>
      <w:r>
        <w:rPr>
          <w:rStyle w:val="CommentReference"/>
        </w:rPr>
        <w:commentReference w:id="46"/>
      </w:r>
    </w:p>
    <w:p w14:paraId="0BE912B2" w14:textId="77777777" w:rsidR="00174C4D" w:rsidRDefault="008F760C">
      <w:pPr>
        <w:numPr>
          <w:ilvl w:val="0"/>
          <w:numId w:val="2"/>
        </w:numPr>
        <w:spacing w:after="265"/>
        <w:ind w:right="58" w:hanging="396"/>
      </w:pPr>
      <w:r>
        <w:t>S</w:t>
      </w:r>
      <w:r>
        <w:rPr>
          <w:i/>
        </w:rPr>
        <w:t>oil chemical terms</w:t>
      </w:r>
      <w:r>
        <w:t xml:space="preserve"> are </w:t>
      </w:r>
      <w:proofErr w:type="gramStart"/>
      <w:r>
        <w:t>explained</w:t>
      </w:r>
      <w:proofErr w:type="gramEnd"/>
      <w:r>
        <w:t xml:space="preserve"> and the analytical methods are described by Blakemore </w:t>
      </w:r>
      <w:r>
        <w:rPr>
          <w:i/>
        </w:rPr>
        <w:t xml:space="preserve">et al. </w:t>
      </w:r>
      <w:r>
        <w:t>(1987). Note that soil pH measurements are made in water with a ratio of 1 part of soil to 2.5 parts of water, by weight.</w:t>
      </w:r>
    </w:p>
    <w:p w14:paraId="0BE912B3" w14:textId="7D8E72BE" w:rsidR="00174C4D" w:rsidRDefault="008F760C">
      <w:pPr>
        <w:numPr>
          <w:ilvl w:val="0"/>
          <w:numId w:val="2"/>
        </w:numPr>
        <w:spacing w:after="261"/>
        <w:ind w:right="58" w:hanging="396"/>
        <w:rPr>
          <w:ins w:id="47" w:author="Andre Eger" w:date="2024-07-26T13:26:00Z" w16du:dateUtc="2024-07-26T01:26:00Z"/>
        </w:rPr>
      </w:pPr>
      <w:r>
        <w:t>S</w:t>
      </w:r>
      <w:r>
        <w:rPr>
          <w:i/>
        </w:rPr>
        <w:t>oil physical terms</w:t>
      </w:r>
      <w:r>
        <w:t xml:space="preserve"> are </w:t>
      </w:r>
      <w:proofErr w:type="gramStart"/>
      <w:r>
        <w:t>explained</w:t>
      </w:r>
      <w:proofErr w:type="gramEnd"/>
      <w:r>
        <w:t xml:space="preserve"> and the analytical methods are described by Gradwell and Birrell (1979)</w:t>
      </w:r>
      <w:ins w:id="48" w:author="Andre Eger" w:date="2024-07-26T13:13:00Z" w16du:dateUtc="2024-07-26T01:13:00Z">
        <w:r w:rsidR="00EF4945">
          <w:t xml:space="preserve"> and McQueen</w:t>
        </w:r>
      </w:ins>
      <w:ins w:id="49" w:author="Andre Eger" w:date="2024-07-26T13:15:00Z" w16du:dateUtc="2024-07-26T01:15:00Z">
        <w:r w:rsidR="00EF4945">
          <w:t xml:space="preserve"> (19</w:t>
        </w:r>
        <w:del w:id="50" w:author="Lauren OBrien" w:date="2024-09-14T19:05:00Z" w16du:dateUtc="2024-09-14T07:05:00Z">
          <w:r w:rsidR="00EF4945" w:rsidDel="005E7EBD">
            <w:delText>88</w:delText>
          </w:r>
        </w:del>
      </w:ins>
      <w:ins w:id="51" w:author="Lauren OBrien" w:date="2024-09-14T19:05:00Z" w16du:dateUtc="2024-09-14T07:05:00Z">
        <w:r w:rsidR="005E7EBD">
          <w:t>93</w:t>
        </w:r>
      </w:ins>
      <w:ins w:id="52" w:author="Andre Eger" w:date="2024-07-26T13:15:00Z" w16du:dateUtc="2024-07-26T01:15:00Z">
        <w:r w:rsidR="00EF4945">
          <w:t>)</w:t>
        </w:r>
      </w:ins>
      <w:r>
        <w:t>.</w:t>
      </w:r>
    </w:p>
    <w:p w14:paraId="7B40F8F0" w14:textId="79F6DF4C" w:rsidR="007D0600" w:rsidRDefault="007D0600">
      <w:pPr>
        <w:numPr>
          <w:ilvl w:val="0"/>
          <w:numId w:val="2"/>
        </w:numPr>
        <w:spacing w:after="261"/>
        <w:ind w:right="58" w:hanging="396"/>
      </w:pPr>
      <w:ins w:id="53" w:author="Andre Eger" w:date="2024-07-26T13:27:00Z" w16du:dateUtc="2024-07-26T01:27:00Z">
        <w:r>
          <w:t xml:space="preserve">A comprehensive overview of </w:t>
        </w:r>
      </w:ins>
      <w:ins w:id="54" w:author="Andre Eger" w:date="2024-07-26T13:28:00Z" w16du:dateUtc="2024-07-26T01:28:00Z">
        <w:r>
          <w:t>the diversity of soils</w:t>
        </w:r>
      </w:ins>
      <w:ins w:id="55" w:author="Andre Eger" w:date="2024-07-26T13:31:00Z" w16du:dateUtc="2024-07-26T01:31:00Z">
        <w:r w:rsidR="003C5BA5">
          <w:t xml:space="preserve"> and landscapes</w:t>
        </w:r>
      </w:ins>
      <w:ins w:id="56" w:author="Andre Eger" w:date="2024-07-26T13:28:00Z" w16du:dateUtc="2024-07-26T01:28:00Z">
        <w:r>
          <w:t xml:space="preserve"> in </w:t>
        </w:r>
      </w:ins>
      <w:ins w:id="57" w:author="Andre Eger" w:date="2024-07-26T13:27:00Z" w16du:dateUtc="2024-07-26T01:27:00Z">
        <w:r>
          <w:t>Aotearoa</w:t>
        </w:r>
      </w:ins>
      <w:ins w:id="58" w:author="Andre Eger [2]" w:date="2024-11-13T10:14:00Z" w16du:dateUtc="2024-11-12T21:14:00Z">
        <w:r w:rsidR="007F27F3">
          <w:t xml:space="preserve"> </w:t>
        </w:r>
      </w:ins>
      <w:ins w:id="59" w:author="Andre Eger" w:date="2024-07-26T13:27:00Z" w16du:dateUtc="2024-07-26T01:27:00Z">
        <w:r>
          <w:t>New Zealand is given by He</w:t>
        </w:r>
      </w:ins>
      <w:ins w:id="60" w:author="Andre Eger" w:date="2024-07-26T13:28:00Z" w16du:dateUtc="2024-07-26T01:28:00Z">
        <w:r>
          <w:t>witt et al. (2021).</w:t>
        </w:r>
      </w:ins>
    </w:p>
    <w:p w14:paraId="0BE912B4" w14:textId="77777777" w:rsidR="00174C4D" w:rsidRDefault="008F760C">
      <w:pPr>
        <w:numPr>
          <w:ilvl w:val="0"/>
          <w:numId w:val="2"/>
        </w:numPr>
        <w:spacing w:after="325" w:line="239" w:lineRule="auto"/>
        <w:ind w:right="58" w:hanging="396"/>
      </w:pPr>
      <w:r>
        <w:t>Many other soil science concepts and technical terms are explained, in a New Zealand context, by McLaren and Cameron (1990).</w:t>
      </w:r>
    </w:p>
    <w:p w14:paraId="0BE912B8" w14:textId="08E2BF93" w:rsidR="00174C4D" w:rsidRDefault="00174C4D" w:rsidP="005E77A2">
      <w:pPr>
        <w:tabs>
          <w:tab w:val="left" w:pos="1276"/>
        </w:tabs>
        <w:spacing w:after="2699"/>
        <w:ind w:left="-4" w:right="58"/>
        <w:jc w:val="left"/>
      </w:pPr>
    </w:p>
    <w:p w14:paraId="0BE912B9" w14:textId="77777777" w:rsidR="00174C4D" w:rsidRPr="00565913" w:rsidRDefault="00565913" w:rsidP="00DE2E04">
      <w:pPr>
        <w:pStyle w:val="Heading2"/>
      </w:pPr>
      <w:r w:rsidRPr="00565913">
        <w:rPr>
          <w:rFonts w:ascii="Calibri" w:eastAsia="Calibri" w:hAnsi="Calibri" w:cs="Calibri"/>
          <w:noProof/>
          <w:color w:val="000000"/>
          <w:sz w:val="22"/>
          <w:shd w:val="clear" w:color="auto" w:fill="E6E6E6"/>
        </w:rPr>
        <w:lastRenderedPageBreak/>
        <mc:AlternateContent>
          <mc:Choice Requires="wpg">
            <w:drawing>
              <wp:anchor distT="0" distB="0" distL="114300" distR="114300" simplePos="0" relativeHeight="251658240" behindDoc="0" locked="0" layoutInCell="1" allowOverlap="1" wp14:anchorId="0BE921E3" wp14:editId="25404ABE">
                <wp:simplePos x="0" y="0"/>
                <wp:positionH relativeFrom="page">
                  <wp:posOffset>1347145</wp:posOffset>
                </wp:positionH>
                <wp:positionV relativeFrom="page">
                  <wp:posOffset>998365</wp:posOffset>
                </wp:positionV>
                <wp:extent cx="5400040" cy="12700"/>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2" name="Shape 131567"/>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BC63C3D" id="Group 1" o:spid="_x0000_s1026" style="position:absolute;margin-left:106.05pt;margin-top:78.6pt;width:425.2pt;height:1pt;z-index:251658240;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">
                <v:shape id="Shape 13156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" path="m,l5400040,e" filled="f" strokecolor="#181717" strokeweight="1pt">
                  <v:stroke miterlimit="83231f" joinstyle="miter"/>
                  <v:path arrowok="t" textboxrect="0,0,5400040,0"/>
                </v:shape>
                <w10:wrap type="square" anchorx="page" anchory="page"/>
              </v:group>
            </w:pict>
          </mc:Fallback>
        </mc:AlternateContent>
      </w:r>
      <w:r w:rsidRPr="00565913">
        <w:rPr>
          <w:rFonts w:ascii="Calibri" w:eastAsia="Calibri" w:hAnsi="Calibri" w:cs="Calibri"/>
          <w:noProof/>
          <w:color w:val="000000"/>
          <w:sz w:val="22"/>
          <w:shd w:val="clear" w:color="auto" w:fill="E6E6E6"/>
        </w:rPr>
        <mc:AlternateContent>
          <mc:Choice Requires="wpg">
            <w:drawing>
              <wp:anchor distT="0" distB="0" distL="114300" distR="114300" simplePos="0" relativeHeight="251661312" behindDoc="0" locked="0" layoutInCell="1" allowOverlap="1" wp14:anchorId="0BE921E5" wp14:editId="2E801745">
                <wp:simplePos x="0" y="0"/>
                <wp:positionH relativeFrom="page">
                  <wp:posOffset>1347145</wp:posOffset>
                </wp:positionH>
                <wp:positionV relativeFrom="page">
                  <wp:posOffset>1669560</wp:posOffset>
                </wp:positionV>
                <wp:extent cx="5400040" cy="1270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4" name="Shape 131569"/>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5DB732D9" id="Group 3" o:spid="_x0000_s1026" style="position:absolute;margin-left:106.05pt;margin-top:131.45pt;width:425.2pt;height:1pt;z-index:251661312;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">
                <v:shape id="Shape 131569"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" path="m,l5400040,e" filled="f" strokecolor="#181717" strokeweight="1pt">
                  <v:stroke miterlimit="83231f" joinstyle="miter"/>
                  <v:path arrowok="t" textboxrect="0,0,5400040,0"/>
                </v:shape>
                <w10:wrap type="square" anchorx="page" anchory="page"/>
              </v:group>
            </w:pict>
          </mc:Fallback>
        </mc:AlternateContent>
      </w:r>
      <w:r w:rsidRPr="00565913">
        <w:rPr>
          <w:rFonts w:ascii="Calibri" w:eastAsia="Calibri" w:hAnsi="Calibri" w:cs="Calibri"/>
          <w:noProof/>
          <w:color w:val="000000"/>
          <w:sz w:val="22"/>
          <w:shd w:val="clear" w:color="auto" w:fill="E6E6E6"/>
        </w:rPr>
        <mc:AlternateContent>
          <mc:Choice Requires="wpg">
            <w:drawing>
              <wp:anchor distT="0" distB="0" distL="114300" distR="114300" simplePos="0" relativeHeight="251664384" behindDoc="0" locked="0" layoutInCell="1" allowOverlap="1" wp14:anchorId="0BE921E7" wp14:editId="03097E0C">
                <wp:simplePos x="0" y="0"/>
                <wp:positionH relativeFrom="page">
                  <wp:posOffset>7826705</wp:posOffset>
                </wp:positionH>
                <wp:positionV relativeFrom="page">
                  <wp:posOffset>3</wp:posOffset>
                </wp:positionV>
                <wp:extent cx="266700" cy="26670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6" name="Shape 13157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7" name="Shape 13157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F631F9" id="Group 5" o:spid="_x0000_s1026" style="position:absolute;margin-left:616.3pt;margin-top:0;width:21pt;height:21pt;z-index:25166438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">
                <v:shape id="Shape 13157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" path="m190500,l,e" filled="f" strokeweight=".25pt">
                  <v:stroke miterlimit="83231f" joinstyle="miter"/>
                  <v:path arrowok="t" textboxrect="0,0,190500,0"/>
                </v:shape>
                <v:shape id="Shape 13157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" path="m,190500l,e" filled="f" strokeweight=".25pt">
                  <v:stroke miterlimit="83231f" joinstyle="miter"/>
                  <v:path arrowok="t" textboxrect="0,0,0,190500"/>
                </v:shape>
                <w10:wrap type="square" anchorx="page" anchory="page"/>
              </v:group>
            </w:pict>
          </mc:Fallback>
        </mc:AlternateContent>
      </w:r>
      <w:r w:rsidRPr="00565913">
        <w:rPr>
          <w:rFonts w:ascii="Calibri" w:eastAsia="Calibri" w:hAnsi="Calibri" w:cs="Calibri"/>
          <w:noProof/>
          <w:color w:val="000000"/>
          <w:sz w:val="22"/>
          <w:shd w:val="clear" w:color="auto" w:fill="E6E6E6"/>
        </w:rPr>
        <mc:AlternateContent>
          <mc:Choice Requires="wpg">
            <w:drawing>
              <wp:anchor distT="0" distB="0" distL="114300" distR="114300" simplePos="0" relativeHeight="251667456" behindDoc="0" locked="0" layoutInCell="1" allowOverlap="1" wp14:anchorId="0BE921E9" wp14:editId="1E354CE1">
                <wp:simplePos x="0" y="0"/>
                <wp:positionH relativeFrom="page">
                  <wp:posOffset>0</wp:posOffset>
                </wp:positionH>
                <wp:positionV relativeFrom="page">
                  <wp:posOffset>3</wp:posOffset>
                </wp:positionV>
                <wp:extent cx="266700" cy="2667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9" name="Shape 13157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0" name="Shape 13157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9E405A" id="Group 8" o:spid="_x0000_s1026" style="position:absolute;margin-left:0;margin-top:0;width:21pt;height:21pt;z-index:25166745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">
                <v:shape id="Shape 13157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" path="m190500,l,e" filled="f" strokeweight=".25pt">
                  <v:stroke miterlimit="83231f" joinstyle="miter"/>
                  <v:path arrowok="t" textboxrect="0,0,190500,0"/>
                </v:shape>
                <v:shape id="Shape 13157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sidR="008F760C" w:rsidRPr="00565913">
        <w:t>INTRODUCTION</w:t>
      </w:r>
    </w:p>
    <w:p w14:paraId="0BE912BA" w14:textId="77777777" w:rsidR="00565913" w:rsidRDefault="00565913">
      <w:pPr>
        <w:ind w:left="-4" w:right="58"/>
      </w:pPr>
    </w:p>
    <w:p w14:paraId="0BE912BB" w14:textId="07AB728D" w:rsidR="00174C4D" w:rsidRDefault="008F760C">
      <w:pPr>
        <w:ind w:left="-4" w:right="58"/>
      </w:pPr>
      <w:commentRangeStart w:id="61"/>
      <w:commentRangeStart w:id="62"/>
      <w:r>
        <w:t xml:space="preserve">Version </w:t>
      </w:r>
      <w:ins w:id="63" w:author="Andre Eger" w:date="2024-09-27T13:00:00Z" w16du:dateUtc="2024-09-27T01:00:00Z">
        <w:r w:rsidR="007854BE">
          <w:t>4</w:t>
        </w:r>
      </w:ins>
      <w:del w:id="64" w:author="Andre Eger" w:date="2024-09-27T13:00:00Z" w16du:dateUtc="2024-09-27T01:00:00Z">
        <w:r w:rsidDel="007854BE">
          <w:delText>3</w:delText>
        </w:r>
      </w:del>
      <w:r>
        <w:t>.0 of the Zealand Soil Classification is the culmination of a period of development from its initiation in 1983 to wide circulation of versions 1.0</w:t>
      </w:r>
      <w:ins w:id="65" w:author="Andre Eger" w:date="2024-09-27T13:00:00Z" w16du:dateUtc="2024-09-27T01:00:00Z">
        <w:r w:rsidR="007854BE">
          <w:t xml:space="preserve"> through</w:t>
        </w:r>
      </w:ins>
      <w:r>
        <w:t xml:space="preserve"> </w:t>
      </w:r>
      <w:ins w:id="66" w:author="Andre Eger" w:date="2024-09-27T13:00:00Z" w16du:dateUtc="2024-09-27T01:00:00Z">
        <w:r w:rsidR="007854BE">
          <w:t>to 3.0</w:t>
        </w:r>
      </w:ins>
      <w:del w:id="67" w:author="Andre Eger" w:date="2024-09-27T13:00:00Z" w16du:dateUtc="2024-09-27T01:00:00Z">
        <w:r w:rsidDel="007854BE">
          <w:delText>and 2.0 (Hewitt 19</w:delText>
        </w:r>
        <w:r w:rsidR="00C62A37" w:rsidDel="007854BE">
          <w:delText>89</w:delText>
        </w:r>
        <w:r w:rsidDel="007854BE">
          <w:delText>)</w:delText>
        </w:r>
      </w:del>
      <w:r>
        <w:t xml:space="preserve"> for comment and testing. It represents the best attempt, given the current state of knowledge, to classify New Zealand soils. As the knowledge and understanding of New Zealand soils grows, further revisions will be necessary. </w:t>
      </w:r>
      <w:del w:id="68" w:author="Andre Eger" w:date="2024-09-27T13:01:00Z" w16du:dateUtc="2024-09-27T01:01:00Z">
        <w:r w:rsidDel="007854BE">
          <w:delText>Accounts of the methods used in developing the soil classification and the rationale for the classes and differentia used are in preparation.</w:delText>
        </w:r>
        <w:commentRangeEnd w:id="61"/>
        <w:r w:rsidDel="007854BE">
          <w:rPr>
            <w:rStyle w:val="CommentReference"/>
          </w:rPr>
          <w:commentReference w:id="61"/>
        </w:r>
      </w:del>
      <w:commentRangeEnd w:id="62"/>
      <w:r w:rsidR="00DF19CA">
        <w:rPr>
          <w:rStyle w:val="CommentReference"/>
        </w:rPr>
        <w:commentReference w:id="62"/>
      </w:r>
    </w:p>
    <w:p w14:paraId="0BE912BC" w14:textId="77777777" w:rsidR="00174C4D" w:rsidRDefault="008F760C">
      <w:pPr>
        <w:spacing w:after="831"/>
        <w:ind w:left="-4" w:right="58"/>
      </w:pPr>
      <w:r>
        <w:t xml:space="preserve">The New Zealand Soil Classification is a national soil classification intended to replace the New Zealand Genetic Soil Classification (Taylor 1948; Taylor and Cox 1956; Taylor and Pohlen 1962). The New Zealand Genetic Soil Classification grew out of the need for reconnaissance mapping of the nation’s soil resources. It was successful as a unifying factor in New Zealand soil science, and it played a vital role in the development of pastoral agriculture. However, modern soil surveys and land evaluations required precise definition of classes and keys for their recognition. Furthermore, a new synthesis was needed of the large body of information collected since the 1950s. The present work has grown out of the New Zealand Genetic Soil Classification and, where possible, preserves successful parts of that classification. It has also been influenced by experience in testing the US Soil Taxonomy (Leamy </w:t>
      </w:r>
      <w:r>
        <w:rPr>
          <w:i/>
        </w:rPr>
        <w:t xml:space="preserve">et al. </w:t>
      </w:r>
      <w:r>
        <w:t>1983).</w:t>
      </w:r>
    </w:p>
    <w:p w14:paraId="0BE912BD" w14:textId="77777777" w:rsidR="00174C4D" w:rsidRDefault="008F760C">
      <w:pPr>
        <w:pStyle w:val="Heading3"/>
        <w:spacing w:after="235"/>
        <w:ind w:left="-2" w:right="58"/>
      </w:pPr>
      <w:r>
        <w:t>OBJECTIVES</w:t>
      </w:r>
    </w:p>
    <w:p w14:paraId="0BE912BE" w14:textId="77777777" w:rsidR="00174C4D" w:rsidRDefault="008F760C">
      <w:pPr>
        <w:spacing w:after="155"/>
        <w:ind w:left="-4" w:right="58"/>
      </w:pPr>
      <w:r>
        <w:t>The objectives of the New Zealand Soil Classification are:</w:t>
      </w:r>
    </w:p>
    <w:p w14:paraId="0BE912BF" w14:textId="77777777" w:rsidR="00174C4D" w:rsidRDefault="008F760C">
      <w:pPr>
        <w:numPr>
          <w:ilvl w:val="0"/>
          <w:numId w:val="3"/>
        </w:numPr>
        <w:spacing w:after="159"/>
        <w:ind w:right="58" w:hanging="567"/>
      </w:pPr>
      <w:r>
        <w:t xml:space="preserve">to provide a better means of communication about New Zealand soils and their </w:t>
      </w:r>
      <w:proofErr w:type="gramStart"/>
      <w:r>
        <w:t>utilisation;</w:t>
      </w:r>
      <w:proofErr w:type="gramEnd"/>
    </w:p>
    <w:p w14:paraId="0BE912C0" w14:textId="18EAE09E" w:rsidR="00174C4D" w:rsidRDefault="008F760C">
      <w:pPr>
        <w:numPr>
          <w:ilvl w:val="0"/>
          <w:numId w:val="3"/>
        </w:numPr>
        <w:spacing w:after="159"/>
        <w:ind w:right="58" w:hanging="567"/>
      </w:pPr>
      <w:r>
        <w:t>to provide an efficient vehicle for soil</w:t>
      </w:r>
      <w:ins w:id="69" w:author="Andre Eger" w:date="2024-09-27T13:04:00Z" w16du:dateUtc="2024-09-27T01:04:00Z">
        <w:r w:rsidR="00DF19CA">
          <w:t xml:space="preserve"> </w:t>
        </w:r>
      </w:ins>
      <w:ins w:id="70" w:author="Andre Eger" w:date="2024-09-27T13:13:00Z" w16du:dateUtc="2024-09-27T01:13:00Z">
        <w:r w:rsidR="00611DE4">
          <w:t>type</w:t>
        </w:r>
      </w:ins>
      <w:r>
        <w:t xml:space="preserve"> identification, </w:t>
      </w:r>
      <w:del w:id="71" w:author="Andre Eger" w:date="2024-09-27T13:03:00Z" w16du:dateUtc="2024-09-27T01:03:00Z">
        <w:r w:rsidDel="00DF19CA">
          <w:delText>soil series</w:delText>
        </w:r>
        <w:r w:rsidR="00B254CF" w:rsidDel="00DF19CA">
          <w:delText xml:space="preserve"> </w:delText>
        </w:r>
        <w:r w:rsidDel="00DF19CA">
          <w:delText>recognition</w:delText>
        </w:r>
      </w:del>
      <w:del w:id="72" w:author="Andre Eger" w:date="2024-09-27T13:04:00Z" w16du:dateUtc="2024-09-27T01:04:00Z">
        <w:r w:rsidDel="00DF19CA">
          <w:delText xml:space="preserve"> </w:delText>
        </w:r>
      </w:del>
      <w:r>
        <w:t xml:space="preserve">and correlation, and soil map legend establishment in soil </w:t>
      </w:r>
      <w:proofErr w:type="gramStart"/>
      <w:r>
        <w:t>surveys;</w:t>
      </w:r>
      <w:proofErr w:type="gramEnd"/>
    </w:p>
    <w:p w14:paraId="0BE912C1" w14:textId="77777777" w:rsidR="00174C4D" w:rsidRDefault="008F760C">
      <w:pPr>
        <w:numPr>
          <w:ilvl w:val="0"/>
          <w:numId w:val="3"/>
        </w:numPr>
        <w:spacing w:after="156"/>
        <w:ind w:right="58" w:hanging="567"/>
      </w:pPr>
      <w:r>
        <w:t xml:space="preserve">to enable an efficient stratification of soil database </w:t>
      </w:r>
      <w:proofErr w:type="gramStart"/>
      <w:r>
        <w:t>information;</w:t>
      </w:r>
      <w:proofErr w:type="gramEnd"/>
    </w:p>
    <w:p w14:paraId="0BE912C2" w14:textId="77777777" w:rsidR="00174C4D" w:rsidRDefault="008F760C">
      <w:pPr>
        <w:numPr>
          <w:ilvl w:val="0"/>
          <w:numId w:val="3"/>
        </w:numPr>
        <w:ind w:right="58" w:hanging="567"/>
      </w:pPr>
      <w:r>
        <w:t>to draw together knowledge of the properties of New Zealand soils and important similarities and differences among them.</w:t>
      </w:r>
    </w:p>
    <w:p w14:paraId="0BE912C3" w14:textId="77777777" w:rsidR="00174C4D" w:rsidRDefault="008F760C">
      <w:pPr>
        <w:spacing w:after="2099"/>
        <w:ind w:left="-4" w:right="58"/>
      </w:pPr>
      <w:r>
        <w:t>A discussion of these objectives is given by Hewitt (1984).</w:t>
      </w:r>
    </w:p>
    <w:p w14:paraId="0BE912C4" w14:textId="77777777" w:rsidR="00174C4D" w:rsidRDefault="008F760C">
      <w:pPr>
        <w:pStyle w:val="Heading3"/>
        <w:ind w:left="-2" w:right="58"/>
      </w:pPr>
      <w:r>
        <w:lastRenderedPageBreak/>
        <w:t>PRINCIPLES</w:t>
      </w:r>
    </w:p>
    <w:p w14:paraId="0BE912C5" w14:textId="77777777" w:rsidR="00174C4D" w:rsidRDefault="008F760C">
      <w:pPr>
        <w:ind w:left="-4" w:right="58"/>
      </w:pPr>
      <w:r>
        <w:t>To accomplish the objectives, the following principles have guided the development of this proposal. These are explained further by Hewitt (1984).</w:t>
      </w:r>
    </w:p>
    <w:p w14:paraId="0BE912C6" w14:textId="77777777" w:rsidR="00174C4D" w:rsidRDefault="008F760C">
      <w:pPr>
        <w:numPr>
          <w:ilvl w:val="0"/>
          <w:numId w:val="4"/>
        </w:numPr>
        <w:ind w:right="58" w:hanging="566"/>
      </w:pPr>
      <w:r>
        <w:t>The classification should be hierarchical, providing ascending levels of generalisation.</w:t>
      </w:r>
    </w:p>
    <w:p w14:paraId="0BE912C7" w14:textId="77777777" w:rsidR="00174C4D" w:rsidRDefault="008F760C">
      <w:pPr>
        <w:numPr>
          <w:ilvl w:val="0"/>
          <w:numId w:val="4"/>
        </w:numPr>
        <w:ind w:right="58" w:hanging="566"/>
      </w:pPr>
      <w:r>
        <w:t>The grouping of soils into classes should be based on similarity of measurable soil properties rather than presumed genesis.</w:t>
      </w:r>
    </w:p>
    <w:p w14:paraId="0BE912C8" w14:textId="77777777" w:rsidR="00174C4D" w:rsidRDefault="008F760C">
      <w:pPr>
        <w:numPr>
          <w:ilvl w:val="0"/>
          <w:numId w:val="4"/>
        </w:numPr>
        <w:ind w:right="58" w:hanging="566"/>
      </w:pPr>
      <w:r>
        <w:t>Classes must be designed to allow the greatest number and most precise accessory statements to be made about them consistent with their level in the hierarchy.</w:t>
      </w:r>
    </w:p>
    <w:p w14:paraId="0BE912C9" w14:textId="77777777" w:rsidR="00174C4D" w:rsidRDefault="008F760C">
      <w:pPr>
        <w:numPr>
          <w:ilvl w:val="0"/>
          <w:numId w:val="4"/>
        </w:numPr>
        <w:ind w:right="58" w:hanging="566"/>
      </w:pPr>
      <w:r>
        <w:t>Differentia should be based on soil properties that can be reproducibly and precisely measured or observed.</w:t>
      </w:r>
    </w:p>
    <w:p w14:paraId="0BE912CA" w14:textId="77777777" w:rsidR="00174C4D" w:rsidRDefault="008F760C">
      <w:pPr>
        <w:numPr>
          <w:ilvl w:val="0"/>
          <w:numId w:val="4"/>
        </w:numPr>
        <w:ind w:right="58" w:hanging="566"/>
      </w:pPr>
      <w:r>
        <w:t>Differentia should where possible allow field assignment of soils to classes, either directly, or by tested inferences.</w:t>
      </w:r>
    </w:p>
    <w:p w14:paraId="0BE912CB" w14:textId="77777777" w:rsidR="00174C4D" w:rsidRDefault="008F760C">
      <w:pPr>
        <w:numPr>
          <w:ilvl w:val="0"/>
          <w:numId w:val="4"/>
        </w:numPr>
        <w:ind w:right="58" w:hanging="566"/>
      </w:pPr>
      <w:r>
        <w:t>The nomenclature of higher categories should be based where possible on connotative English words chosen for their acceptability to nonspecialists.</w:t>
      </w:r>
    </w:p>
    <w:p w14:paraId="0BE912CC" w14:textId="77777777" w:rsidR="00174C4D" w:rsidRDefault="008F760C">
      <w:pPr>
        <w:numPr>
          <w:ilvl w:val="0"/>
          <w:numId w:val="4"/>
        </w:numPr>
        <w:ind w:right="58" w:hanging="566"/>
      </w:pPr>
      <w:r>
        <w:t>Where possible, continuity with successful parts of the New Zealand Genetic Classification should be maintained.</w:t>
      </w:r>
    </w:p>
    <w:p w14:paraId="0BE912CD" w14:textId="76C9FC52" w:rsidR="00174C4D" w:rsidRDefault="008F760C">
      <w:pPr>
        <w:numPr>
          <w:ilvl w:val="0"/>
          <w:numId w:val="4"/>
        </w:numPr>
        <w:spacing w:after="1011"/>
        <w:ind w:right="58" w:hanging="566"/>
      </w:pPr>
      <w:r>
        <w:t>The soil classification must be valid for the main islands of New Zealand. Classes must be correlated with Soil Taxonomy (Soil Survey Staff 199</w:t>
      </w:r>
      <w:r w:rsidR="00551A26">
        <w:t>9</w:t>
      </w:r>
      <w:r>
        <w:t>) to support international extension.</w:t>
      </w:r>
    </w:p>
    <w:p w14:paraId="0BE912CE" w14:textId="59D09616" w:rsidR="00174C4D" w:rsidRDefault="008F760C">
      <w:pPr>
        <w:pStyle w:val="Heading3"/>
        <w:ind w:left="-2" w:right="58"/>
      </w:pPr>
      <w:r>
        <w:t>THE SOIL INDIVIDUAL</w:t>
      </w:r>
    </w:p>
    <w:p w14:paraId="0BE912CF" w14:textId="77777777" w:rsidR="00174C4D" w:rsidRDefault="008F760C">
      <w:pPr>
        <w:ind w:left="-4" w:right="58"/>
      </w:pPr>
      <w:r>
        <w:t>The soil individual is the fundamental unit of soil which is assigned to classes. Cline (1949) defined an individual as “the smallest natural body that can be defined as a thing complete in itself”.</w:t>
      </w:r>
    </w:p>
    <w:p w14:paraId="0BE912D0" w14:textId="77777777" w:rsidR="00174C4D" w:rsidRDefault="008F760C" w:rsidP="00FC7147">
      <w:pPr>
        <w:spacing w:line="21" w:lineRule="atLeast"/>
        <w:ind w:left="-4" w:right="58" w:hanging="11"/>
      </w:pPr>
      <w:r>
        <w:t xml:space="preserve">Soil Taxonomy (Soil Survey Staff 1975) regards the </w:t>
      </w:r>
      <w:proofErr w:type="spellStart"/>
      <w:r>
        <w:t>polypedon</w:t>
      </w:r>
      <w:proofErr w:type="spellEnd"/>
      <w:r>
        <w:t xml:space="preserve"> as the soil individual. This is rejected here because, as discussed by Hewitt (1982), it does not fulfil Cline’s (1949) or Johnson’s (1963) requirements for a soil individual. </w:t>
      </w:r>
    </w:p>
    <w:p w14:paraId="0BE912D1" w14:textId="77777777" w:rsidR="00174C4D" w:rsidRDefault="00174C4D" w:rsidP="00FC7147">
      <w:pPr>
        <w:spacing w:line="21" w:lineRule="atLeast"/>
        <w:ind w:hanging="11"/>
        <w:sectPr w:rsidR="00174C4D">
          <w:headerReference w:type="even" r:id="rId23"/>
          <w:headerReference w:type="default" r:id="rId24"/>
          <w:footerReference w:type="even" r:id="rId25"/>
          <w:footerReference w:type="default" r:id="rId26"/>
          <w:footerReference w:type="first" r:id="rId27"/>
          <w:pgSz w:w="12746" w:h="17678"/>
          <w:pgMar w:top="1952" w:right="2119" w:bottom="627" w:left="2121" w:header="0" w:footer="720" w:gutter="0"/>
          <w:cols w:space="720"/>
          <w:titlePg/>
        </w:sectPr>
      </w:pPr>
    </w:p>
    <w:p w14:paraId="0BE912D2" w14:textId="44C227D6" w:rsidR="00174C4D" w:rsidRDefault="008F760C">
      <w:pPr>
        <w:spacing w:after="140"/>
        <w:ind w:left="-4" w:right="58"/>
      </w:pPr>
      <w:r>
        <w:lastRenderedPageBreak/>
        <w:t xml:space="preserve">In New Zealand, the soil individual has traditionally been the soil profile. Usually conceived as a two-dimensional section exposed by a soil pit, it is in fact a three-dimensional slice sufficiently thick to sample and examine hand specimens. </w:t>
      </w:r>
      <w:commentRangeStart w:id="73"/>
      <w:commentRangeStart w:id="74"/>
      <w:commentRangeStart w:id="75"/>
      <w:commentRangeStart w:id="76"/>
      <w:r>
        <w:t xml:space="preserve">It should therefore be termed a “soil profile slice”. With the realisation that soils should be examined in successive horizonal sections as well as the vertical profile, there is increasing acceptance that a volume of soil the size of the </w:t>
      </w:r>
      <w:proofErr w:type="spellStart"/>
      <w:r>
        <w:t>pedon</w:t>
      </w:r>
      <w:proofErr w:type="spellEnd"/>
      <w:r>
        <w:t xml:space="preserve"> (Soil Survey Staff 1975) represents a better soil individual than the soil profile slice.</w:t>
      </w:r>
      <w:commentRangeEnd w:id="73"/>
      <w:r w:rsidR="00966163">
        <w:rPr>
          <w:rStyle w:val="CommentReference"/>
        </w:rPr>
        <w:commentReference w:id="73"/>
      </w:r>
      <w:commentRangeEnd w:id="74"/>
      <w:r>
        <w:rPr>
          <w:rStyle w:val="CommentReference"/>
        </w:rPr>
        <w:commentReference w:id="74"/>
      </w:r>
      <w:commentRangeEnd w:id="75"/>
      <w:r w:rsidR="00001D95">
        <w:rPr>
          <w:rStyle w:val="CommentReference"/>
        </w:rPr>
        <w:commentReference w:id="75"/>
      </w:r>
      <w:commentRangeEnd w:id="76"/>
      <w:r w:rsidR="00EB39B0">
        <w:rPr>
          <w:rStyle w:val="CommentReference"/>
        </w:rPr>
        <w:commentReference w:id="76"/>
      </w:r>
    </w:p>
    <w:p w14:paraId="0BE912D3" w14:textId="77777777" w:rsidR="00174C4D" w:rsidRDefault="008F760C">
      <w:pPr>
        <w:spacing w:after="558"/>
        <w:ind w:left="-4" w:right="58"/>
      </w:pPr>
      <w:r>
        <w:t xml:space="preserve">Accordingly, the </w:t>
      </w:r>
      <w:proofErr w:type="spellStart"/>
      <w:r>
        <w:t>pedon</w:t>
      </w:r>
      <w:proofErr w:type="spellEnd"/>
      <w:r>
        <w:t xml:space="preserve"> as defined in Soil Taxonomy (Soil Survey Staff 1975) is recommended as the soil individual for the New Zealand Soil Classification. It is understood that assignments are often made from the examination of volumes of soil smaller than a complete </w:t>
      </w:r>
      <w:proofErr w:type="spellStart"/>
      <w:r>
        <w:t>pedon</w:t>
      </w:r>
      <w:proofErr w:type="spellEnd"/>
      <w:r>
        <w:t xml:space="preserve">, where they are assumed representative of the </w:t>
      </w:r>
      <w:proofErr w:type="spellStart"/>
      <w:r>
        <w:t>pedon</w:t>
      </w:r>
      <w:proofErr w:type="spellEnd"/>
      <w:r>
        <w:t>.</w:t>
      </w:r>
    </w:p>
    <w:p w14:paraId="0BE912D4" w14:textId="77777777" w:rsidR="00174C4D" w:rsidRDefault="008F760C">
      <w:pPr>
        <w:pStyle w:val="Heading3"/>
        <w:spacing w:after="156"/>
        <w:ind w:left="-2" w:right="58"/>
      </w:pPr>
      <w:r>
        <w:t>HOW TO ASSIGN A SOIL TO SUBGROUP LEVEL</w:t>
      </w:r>
    </w:p>
    <w:p w14:paraId="0BE912D5" w14:textId="77777777" w:rsidR="00174C4D" w:rsidRDefault="008F760C">
      <w:pPr>
        <w:spacing w:after="140"/>
        <w:ind w:left="-4" w:right="58"/>
      </w:pPr>
      <w:r>
        <w:t>Normally, a soil pit must be dug of sufficient size to expose the soil horizons to about 1 m depth, or to rock if shallower.</w:t>
      </w:r>
    </w:p>
    <w:p w14:paraId="0BE912D6" w14:textId="77777777" w:rsidR="00174C4D" w:rsidRDefault="008F760C">
      <w:pPr>
        <w:spacing w:after="103"/>
        <w:ind w:left="-4" w:right="58"/>
      </w:pPr>
      <w:r>
        <w:t xml:space="preserve">The soil horizons are </w:t>
      </w:r>
      <w:proofErr w:type="gramStart"/>
      <w:r>
        <w:t>examined</w:t>
      </w:r>
      <w:proofErr w:type="gramEnd"/>
      <w:r>
        <w:t xml:space="preserve"> and the assignment is then made by following the key, starting with the key to orders on </w:t>
      </w:r>
      <w:commentRangeStart w:id="77"/>
      <w:r>
        <w:t>page 35</w:t>
      </w:r>
      <w:commentRangeEnd w:id="77"/>
      <w:r w:rsidR="00A07184">
        <w:rPr>
          <w:rStyle w:val="CommentReference"/>
        </w:rPr>
        <w:commentReference w:id="77"/>
      </w:r>
      <w:r>
        <w:t xml:space="preserve">. The “Diagnostic Horizons and Other Differentiae” section is consulted as necessary to identify diagnostic horizons and other differentia. For some classes, pH or other chemical measurements must be made. These should be performed on samples taken between the specified </w:t>
      </w:r>
      <w:proofErr w:type="gramStart"/>
      <w:r>
        <w:t>depths, and</w:t>
      </w:r>
      <w:proofErr w:type="gramEnd"/>
      <w:r>
        <w:t xml:space="preserve"> bulked from at least four places in the pit. The characteristics of the soil are compared with the key statements of each soil order, starting with Organic Soils and passing down the key to the first </w:t>
      </w:r>
    </w:p>
    <w:p w14:paraId="0BE912D7" w14:textId="77777777" w:rsidR="00FC7147" w:rsidRDefault="00FC7147">
      <w:pPr>
        <w:spacing w:after="103"/>
        <w:ind w:left="-4" w:right="58"/>
      </w:pPr>
    </w:p>
    <w:p w14:paraId="0BE912D8" w14:textId="77777777" w:rsidR="00174C4D" w:rsidRDefault="008F760C">
      <w:pPr>
        <w:spacing w:after="124"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1EB" wp14:editId="0BE921EC">
                <wp:extent cx="5396860" cy="2131695"/>
                <wp:effectExtent l="0" t="0" r="0" b="0"/>
                <wp:docPr id="95702" name="Group 95702"/>
                <wp:cNvGraphicFramePr/>
                <a:graphic xmlns:a="http://schemas.openxmlformats.org/drawingml/2006/main">
                  <a:graphicData uri="http://schemas.microsoft.com/office/word/2010/wordprocessingGroup">
                    <wpg:wgp>
                      <wpg:cNvGrpSpPr/>
                      <wpg:grpSpPr>
                        <a:xfrm>
                          <a:off x="0" y="0"/>
                          <a:ext cx="5396860" cy="2131695"/>
                          <a:chOff x="0" y="0"/>
                          <a:chExt cx="5396860" cy="2131695"/>
                        </a:xfrm>
                      </wpg:grpSpPr>
                      <wps:wsp>
                        <wps:cNvPr id="481" name="Shape 481"/>
                        <wps:cNvSpPr/>
                        <wps:spPr>
                          <a:xfrm>
                            <a:off x="904235" y="0"/>
                            <a:ext cx="4492625" cy="332105"/>
                          </a:xfrm>
                          <a:custGeom>
                            <a:avLst/>
                            <a:gdLst/>
                            <a:ahLst/>
                            <a:cxnLst/>
                            <a:rect l="0" t="0" r="0" b="0"/>
                            <a:pathLst>
                              <a:path w="4492625" h="332105">
                                <a:moveTo>
                                  <a:pt x="0" y="332105"/>
                                </a:moveTo>
                                <a:lnTo>
                                  <a:pt x="4492625" y="332105"/>
                                </a:lnTo>
                                <a:lnTo>
                                  <a:pt x="4492625"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2" name="Shape 482"/>
                        <wps:cNvSpPr/>
                        <wps:spPr>
                          <a:xfrm>
                            <a:off x="3568060" y="698500"/>
                            <a:ext cx="1828800" cy="353695"/>
                          </a:xfrm>
                          <a:custGeom>
                            <a:avLst/>
                            <a:gdLst/>
                            <a:ahLst/>
                            <a:cxnLst/>
                            <a:rect l="0" t="0" r="0" b="0"/>
                            <a:pathLst>
                              <a:path w="1828800" h="353695">
                                <a:moveTo>
                                  <a:pt x="0" y="353695"/>
                                </a:moveTo>
                                <a:lnTo>
                                  <a:pt x="1828800" y="353695"/>
                                </a:lnTo>
                                <a:lnTo>
                                  <a:pt x="182880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3" name="Shape 483"/>
                        <wps:cNvSpPr/>
                        <wps:spPr>
                          <a:xfrm>
                            <a:off x="2200270" y="698500"/>
                            <a:ext cx="1253490" cy="353695"/>
                          </a:xfrm>
                          <a:custGeom>
                            <a:avLst/>
                            <a:gdLst/>
                            <a:ahLst/>
                            <a:cxnLst/>
                            <a:rect l="0" t="0" r="0" b="0"/>
                            <a:pathLst>
                              <a:path w="1253490" h="353695">
                                <a:moveTo>
                                  <a:pt x="0" y="353695"/>
                                </a:moveTo>
                                <a:lnTo>
                                  <a:pt x="1253490" y="353695"/>
                                </a:lnTo>
                                <a:lnTo>
                                  <a:pt x="125349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4" name="Shape 484"/>
                        <wps:cNvSpPr/>
                        <wps:spPr>
                          <a:xfrm>
                            <a:off x="2200270" y="1417955"/>
                            <a:ext cx="1253490" cy="713740"/>
                          </a:xfrm>
                          <a:custGeom>
                            <a:avLst/>
                            <a:gdLst/>
                            <a:ahLst/>
                            <a:cxnLst/>
                            <a:rect l="0" t="0" r="0" b="0"/>
                            <a:pathLst>
                              <a:path w="1253490" h="713740">
                                <a:moveTo>
                                  <a:pt x="0" y="713740"/>
                                </a:moveTo>
                                <a:lnTo>
                                  <a:pt x="1253490" y="713740"/>
                                </a:lnTo>
                                <a:lnTo>
                                  <a:pt x="125349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5" name="Shape 485"/>
                        <wps:cNvSpPr/>
                        <wps:spPr>
                          <a:xfrm>
                            <a:off x="902965" y="698500"/>
                            <a:ext cx="1188720" cy="353695"/>
                          </a:xfrm>
                          <a:custGeom>
                            <a:avLst/>
                            <a:gdLst/>
                            <a:ahLst/>
                            <a:cxnLst/>
                            <a:rect l="0" t="0" r="0" b="0"/>
                            <a:pathLst>
                              <a:path w="1188720" h="353695">
                                <a:moveTo>
                                  <a:pt x="0" y="353695"/>
                                </a:moveTo>
                                <a:lnTo>
                                  <a:pt x="1188720" y="353695"/>
                                </a:lnTo>
                                <a:lnTo>
                                  <a:pt x="118872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6" name="Shape 486"/>
                        <wps:cNvSpPr/>
                        <wps:spPr>
                          <a:xfrm>
                            <a:off x="1557650" y="1417955"/>
                            <a:ext cx="534035" cy="713740"/>
                          </a:xfrm>
                          <a:custGeom>
                            <a:avLst/>
                            <a:gdLst/>
                            <a:ahLst/>
                            <a:cxnLst/>
                            <a:rect l="0" t="0" r="0" b="0"/>
                            <a:pathLst>
                              <a:path w="534035" h="713740">
                                <a:moveTo>
                                  <a:pt x="0" y="713740"/>
                                </a:moveTo>
                                <a:lnTo>
                                  <a:pt x="534035" y="713740"/>
                                </a:lnTo>
                                <a:lnTo>
                                  <a:pt x="534035"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7" name="Shape 487"/>
                        <wps:cNvSpPr/>
                        <wps:spPr>
                          <a:xfrm>
                            <a:off x="902965" y="1417955"/>
                            <a:ext cx="541020" cy="713740"/>
                          </a:xfrm>
                          <a:custGeom>
                            <a:avLst/>
                            <a:gdLst/>
                            <a:ahLst/>
                            <a:cxnLst/>
                            <a:rect l="0" t="0" r="0" b="0"/>
                            <a:pathLst>
                              <a:path w="541020" h="713740">
                                <a:moveTo>
                                  <a:pt x="0" y="713740"/>
                                </a:moveTo>
                                <a:lnTo>
                                  <a:pt x="541020" y="713740"/>
                                </a:lnTo>
                                <a:lnTo>
                                  <a:pt x="54102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8" name="Shape 488"/>
                        <wps:cNvSpPr/>
                        <wps:spPr>
                          <a:xfrm>
                            <a:off x="3568060" y="1417955"/>
                            <a:ext cx="533400" cy="713740"/>
                          </a:xfrm>
                          <a:custGeom>
                            <a:avLst/>
                            <a:gdLst/>
                            <a:ahLst/>
                            <a:cxnLst/>
                            <a:rect l="0" t="0" r="0" b="0"/>
                            <a:pathLst>
                              <a:path w="533400" h="713740">
                                <a:moveTo>
                                  <a:pt x="0" y="713740"/>
                                </a:moveTo>
                                <a:lnTo>
                                  <a:pt x="533400" y="713740"/>
                                </a:lnTo>
                                <a:lnTo>
                                  <a:pt x="53340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9" name="Shape 489"/>
                        <wps:cNvSpPr/>
                        <wps:spPr>
                          <a:xfrm>
                            <a:off x="4215760" y="1417955"/>
                            <a:ext cx="533400" cy="713740"/>
                          </a:xfrm>
                          <a:custGeom>
                            <a:avLst/>
                            <a:gdLst/>
                            <a:ahLst/>
                            <a:cxnLst/>
                            <a:rect l="0" t="0" r="0" b="0"/>
                            <a:pathLst>
                              <a:path w="533400" h="713740">
                                <a:moveTo>
                                  <a:pt x="0" y="713740"/>
                                </a:moveTo>
                                <a:lnTo>
                                  <a:pt x="533400" y="713740"/>
                                </a:lnTo>
                                <a:lnTo>
                                  <a:pt x="53340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0" name="Shape 490"/>
                        <wps:cNvSpPr/>
                        <wps:spPr>
                          <a:xfrm>
                            <a:off x="4863460" y="1417955"/>
                            <a:ext cx="533400" cy="713740"/>
                          </a:xfrm>
                          <a:custGeom>
                            <a:avLst/>
                            <a:gdLst/>
                            <a:ahLst/>
                            <a:cxnLst/>
                            <a:rect l="0" t="0" r="0" b="0"/>
                            <a:pathLst>
                              <a:path w="533400" h="713740">
                                <a:moveTo>
                                  <a:pt x="0" y="713740"/>
                                </a:moveTo>
                                <a:lnTo>
                                  <a:pt x="533400" y="713740"/>
                                </a:lnTo>
                                <a:lnTo>
                                  <a:pt x="53340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1" name="Shape 491"/>
                        <wps:cNvSpPr/>
                        <wps:spPr>
                          <a:xfrm>
                            <a:off x="1821815" y="1055374"/>
                            <a:ext cx="0" cy="359410"/>
                          </a:xfrm>
                          <a:custGeom>
                            <a:avLst/>
                            <a:gdLst/>
                            <a:ahLst/>
                            <a:cxnLst/>
                            <a:rect l="0" t="0" r="0" b="0"/>
                            <a:pathLst>
                              <a:path h="359410">
                                <a:moveTo>
                                  <a:pt x="0" y="35941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2" name="Shape 492"/>
                        <wps:cNvSpPr/>
                        <wps:spPr>
                          <a:xfrm>
                            <a:off x="2830195" y="1055374"/>
                            <a:ext cx="0" cy="359410"/>
                          </a:xfrm>
                          <a:custGeom>
                            <a:avLst/>
                            <a:gdLst/>
                            <a:ahLst/>
                            <a:cxnLst/>
                            <a:rect l="0" t="0" r="0" b="0"/>
                            <a:pathLst>
                              <a:path h="359410">
                                <a:moveTo>
                                  <a:pt x="0" y="35941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3" name="Shape 493"/>
                        <wps:cNvSpPr/>
                        <wps:spPr>
                          <a:xfrm>
                            <a:off x="3837940" y="1055374"/>
                            <a:ext cx="0" cy="359410"/>
                          </a:xfrm>
                          <a:custGeom>
                            <a:avLst/>
                            <a:gdLst/>
                            <a:ahLst/>
                            <a:cxnLst/>
                            <a:rect l="0" t="0" r="0" b="0"/>
                            <a:pathLst>
                              <a:path h="359410">
                                <a:moveTo>
                                  <a:pt x="0" y="35941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4" name="Shape 494"/>
                        <wps:cNvSpPr/>
                        <wps:spPr>
                          <a:xfrm>
                            <a:off x="4486275" y="1055374"/>
                            <a:ext cx="0" cy="359410"/>
                          </a:xfrm>
                          <a:custGeom>
                            <a:avLst/>
                            <a:gdLst/>
                            <a:ahLst/>
                            <a:cxnLst/>
                            <a:rect l="0" t="0" r="0" b="0"/>
                            <a:pathLst>
                              <a:path h="359410">
                                <a:moveTo>
                                  <a:pt x="0" y="35941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5" name="Shape 495"/>
                        <wps:cNvSpPr/>
                        <wps:spPr>
                          <a:xfrm>
                            <a:off x="5133975" y="1055374"/>
                            <a:ext cx="0" cy="359410"/>
                          </a:xfrm>
                          <a:custGeom>
                            <a:avLst/>
                            <a:gdLst/>
                            <a:ahLst/>
                            <a:cxnLst/>
                            <a:rect l="0" t="0" r="0" b="0"/>
                            <a:pathLst>
                              <a:path h="359410">
                                <a:moveTo>
                                  <a:pt x="0" y="35941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6" name="Shape 496"/>
                        <wps:cNvSpPr/>
                        <wps:spPr>
                          <a:xfrm>
                            <a:off x="1494155" y="331473"/>
                            <a:ext cx="0" cy="363855"/>
                          </a:xfrm>
                          <a:custGeom>
                            <a:avLst/>
                            <a:gdLst/>
                            <a:ahLst/>
                            <a:cxnLst/>
                            <a:rect l="0" t="0" r="0" b="0"/>
                            <a:pathLst>
                              <a:path h="363855">
                                <a:moveTo>
                                  <a:pt x="0" y="3638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7" name="Shape 497"/>
                        <wps:cNvSpPr/>
                        <wps:spPr>
                          <a:xfrm>
                            <a:off x="2830195" y="327663"/>
                            <a:ext cx="0" cy="367665"/>
                          </a:xfrm>
                          <a:custGeom>
                            <a:avLst/>
                            <a:gdLst/>
                            <a:ahLst/>
                            <a:cxnLst/>
                            <a:rect l="0" t="0" r="0" b="0"/>
                            <a:pathLst>
                              <a:path h="367665">
                                <a:moveTo>
                                  <a:pt x="0" y="36766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8" name="Shape 498"/>
                        <wps:cNvSpPr/>
                        <wps:spPr>
                          <a:xfrm>
                            <a:off x="4486275" y="331473"/>
                            <a:ext cx="0" cy="363855"/>
                          </a:xfrm>
                          <a:custGeom>
                            <a:avLst/>
                            <a:gdLst/>
                            <a:ahLst/>
                            <a:cxnLst/>
                            <a:rect l="0" t="0" r="0" b="0"/>
                            <a:pathLst>
                              <a:path h="363855">
                                <a:moveTo>
                                  <a:pt x="0" y="3638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9" name="Rectangle 499"/>
                        <wps:cNvSpPr/>
                        <wps:spPr>
                          <a:xfrm>
                            <a:off x="0" y="73788"/>
                            <a:ext cx="518081" cy="202692"/>
                          </a:xfrm>
                          <a:prstGeom prst="rect">
                            <a:avLst/>
                          </a:prstGeom>
                          <a:ln>
                            <a:noFill/>
                          </a:ln>
                        </wps:spPr>
                        <wps:txbx>
                          <w:txbxContent>
                            <w:p w14:paraId="0BE9255A" w14:textId="77777777" w:rsidR="00216ADB" w:rsidRDefault="00216ADB">
                              <w:pPr>
                                <w:spacing w:after="160" w:line="259" w:lineRule="auto"/>
                                <w:ind w:left="0" w:firstLine="0"/>
                                <w:jc w:val="left"/>
                              </w:pPr>
                              <w:r>
                                <w:rPr>
                                  <w:rFonts w:ascii="Arial" w:eastAsia="Arial" w:hAnsi="Arial" w:cs="Arial"/>
                                  <w:sz w:val="24"/>
                                </w:rPr>
                                <w:t>Order</w:t>
                              </w:r>
                            </w:p>
                          </w:txbxContent>
                        </wps:txbx>
                        <wps:bodyPr horzOverflow="overflow" vert="horz" lIns="0" tIns="0" rIns="0" bIns="0" rtlCol="0">
                          <a:noAutofit/>
                        </wps:bodyPr>
                      </wps:wsp>
                      <wps:wsp>
                        <wps:cNvPr id="500" name="Rectangle 500"/>
                        <wps:cNvSpPr/>
                        <wps:spPr>
                          <a:xfrm>
                            <a:off x="0" y="781838"/>
                            <a:ext cx="563281" cy="202692"/>
                          </a:xfrm>
                          <a:prstGeom prst="rect">
                            <a:avLst/>
                          </a:prstGeom>
                          <a:ln>
                            <a:noFill/>
                          </a:ln>
                        </wps:spPr>
                        <wps:txbx>
                          <w:txbxContent>
                            <w:p w14:paraId="0BE9255B" w14:textId="77777777" w:rsidR="00216ADB" w:rsidRDefault="00216ADB">
                              <w:pPr>
                                <w:spacing w:after="160" w:line="259" w:lineRule="auto"/>
                                <w:ind w:left="0" w:firstLine="0"/>
                                <w:jc w:val="left"/>
                              </w:pPr>
                              <w:r>
                                <w:rPr>
                                  <w:rFonts w:ascii="Arial" w:eastAsia="Arial" w:hAnsi="Arial" w:cs="Arial"/>
                                  <w:sz w:val="24"/>
                                </w:rPr>
                                <w:t>Group</w:t>
                              </w:r>
                            </w:p>
                          </w:txbxContent>
                        </wps:txbx>
                        <wps:bodyPr horzOverflow="overflow" vert="horz" lIns="0" tIns="0" rIns="0" bIns="0" rtlCol="0">
                          <a:noAutofit/>
                        </wps:bodyPr>
                      </wps:wsp>
                      <wps:wsp>
                        <wps:cNvPr id="501" name="Rectangle 501"/>
                        <wps:cNvSpPr/>
                        <wps:spPr>
                          <a:xfrm>
                            <a:off x="0" y="1693647"/>
                            <a:ext cx="878873" cy="202692"/>
                          </a:xfrm>
                          <a:prstGeom prst="rect">
                            <a:avLst/>
                          </a:prstGeom>
                          <a:ln>
                            <a:noFill/>
                          </a:ln>
                        </wps:spPr>
                        <wps:txbx>
                          <w:txbxContent>
                            <w:p w14:paraId="0BE9255C" w14:textId="77777777" w:rsidR="00216ADB" w:rsidRDefault="00216ADB">
                              <w:pPr>
                                <w:spacing w:after="160" w:line="259" w:lineRule="auto"/>
                                <w:ind w:left="0" w:firstLine="0"/>
                                <w:jc w:val="left"/>
                              </w:pPr>
                              <w:r>
                                <w:rPr>
                                  <w:rFonts w:ascii="Arial" w:eastAsia="Arial" w:hAnsi="Arial" w:cs="Arial"/>
                                  <w:sz w:val="24"/>
                                </w:rPr>
                                <w:t>Subgroup</w:t>
                              </w:r>
                            </w:p>
                          </w:txbxContent>
                        </wps:txbx>
                        <wps:bodyPr horzOverflow="overflow" vert="horz" lIns="0" tIns="0" rIns="0" bIns="0" rtlCol="0">
                          <a:noAutofit/>
                        </wps:bodyPr>
                      </wps:wsp>
                      <wps:wsp>
                        <wps:cNvPr id="95441" name="Rectangle 95441"/>
                        <wps:cNvSpPr/>
                        <wps:spPr>
                          <a:xfrm>
                            <a:off x="2635453" y="100457"/>
                            <a:ext cx="1047512" cy="202692"/>
                          </a:xfrm>
                          <a:prstGeom prst="rect">
                            <a:avLst/>
                          </a:prstGeom>
                          <a:ln>
                            <a:noFill/>
                          </a:ln>
                        </wps:spPr>
                        <wps:txbx>
                          <w:txbxContent>
                            <w:p w14:paraId="0BE9255D" w14:textId="77777777" w:rsidR="00216ADB" w:rsidRDefault="00216ADB">
                              <w:pPr>
                                <w:spacing w:after="160" w:line="259" w:lineRule="auto"/>
                                <w:ind w:left="0" w:firstLine="0"/>
                                <w:jc w:val="left"/>
                              </w:pPr>
                              <w:r>
                                <w:rPr>
                                  <w:rFonts w:ascii="Arial" w:eastAsia="Arial" w:hAnsi="Arial" w:cs="Arial"/>
                                  <w:sz w:val="24"/>
                                </w:rPr>
                                <w:t>OXIDIC SO</w:t>
                              </w:r>
                            </w:p>
                          </w:txbxContent>
                        </wps:txbx>
                        <wps:bodyPr horzOverflow="overflow" vert="horz" lIns="0" tIns="0" rIns="0" bIns="0" rtlCol="0">
                          <a:noAutofit/>
                        </wps:bodyPr>
                      </wps:wsp>
                      <wps:wsp>
                        <wps:cNvPr id="95442" name="Rectangle 95442"/>
                        <wps:cNvSpPr/>
                        <wps:spPr>
                          <a:xfrm>
                            <a:off x="3423056" y="100457"/>
                            <a:ext cx="304241" cy="202692"/>
                          </a:xfrm>
                          <a:prstGeom prst="rect">
                            <a:avLst/>
                          </a:prstGeom>
                          <a:ln>
                            <a:noFill/>
                          </a:ln>
                        </wps:spPr>
                        <wps:txbx>
                          <w:txbxContent>
                            <w:p w14:paraId="0BE9255E" w14:textId="77777777" w:rsidR="00216ADB" w:rsidRDefault="00216ADB">
                              <w:pPr>
                                <w:spacing w:after="160" w:line="259" w:lineRule="auto"/>
                                <w:ind w:left="0" w:firstLine="0"/>
                                <w:jc w:val="left"/>
                              </w:pPr>
                              <w:r>
                                <w:rPr>
                                  <w:rFonts w:ascii="Arial" w:eastAsia="Arial" w:hAnsi="Arial" w:cs="Arial"/>
                                  <w:sz w:val="24"/>
                                </w:rPr>
                                <w:t>ILS</w:t>
                              </w:r>
                            </w:p>
                          </w:txbxContent>
                        </wps:txbx>
                        <wps:bodyPr horzOverflow="overflow" vert="horz" lIns="0" tIns="0" rIns="0" bIns="0" rtlCol="0">
                          <a:noAutofit/>
                        </wps:bodyPr>
                      </wps:wsp>
                      <wps:wsp>
                        <wps:cNvPr id="503" name="Rectangle 503"/>
                        <wps:cNvSpPr/>
                        <wps:spPr>
                          <a:xfrm>
                            <a:off x="1084651" y="812166"/>
                            <a:ext cx="1098084" cy="168910"/>
                          </a:xfrm>
                          <a:prstGeom prst="rect">
                            <a:avLst/>
                          </a:prstGeom>
                          <a:ln>
                            <a:noFill/>
                          </a:ln>
                        </wps:spPr>
                        <wps:txbx>
                          <w:txbxContent>
                            <w:p w14:paraId="0BE9255F" w14:textId="77777777" w:rsidR="00216ADB" w:rsidRDefault="00216ADB">
                              <w:pPr>
                                <w:spacing w:after="160" w:line="259" w:lineRule="auto"/>
                                <w:ind w:left="0" w:firstLine="0"/>
                                <w:jc w:val="left"/>
                              </w:pPr>
                              <w:r>
                                <w:rPr>
                                  <w:rFonts w:ascii="Arial" w:eastAsia="Arial" w:hAnsi="Arial" w:cs="Arial"/>
                                  <w:sz w:val="20"/>
                                </w:rPr>
                                <w:t>PERCH-GLEY</w:t>
                              </w:r>
                            </w:p>
                          </w:txbxContent>
                        </wps:txbx>
                        <wps:bodyPr horzOverflow="overflow" vert="horz" lIns="0" tIns="0" rIns="0" bIns="0" rtlCol="0">
                          <a:noAutofit/>
                        </wps:bodyPr>
                      </wps:wsp>
                      <wps:wsp>
                        <wps:cNvPr id="95233" name="Rectangle 95233"/>
                        <wps:cNvSpPr/>
                        <wps:spPr>
                          <a:xfrm>
                            <a:off x="2511115" y="811531"/>
                            <a:ext cx="375318" cy="168910"/>
                          </a:xfrm>
                          <a:prstGeom prst="rect">
                            <a:avLst/>
                          </a:prstGeom>
                          <a:ln>
                            <a:noFill/>
                          </a:ln>
                        </wps:spPr>
                        <wps:txbx>
                          <w:txbxContent>
                            <w:p w14:paraId="0BE92560" w14:textId="77777777" w:rsidR="00216ADB" w:rsidRDefault="00216ADB">
                              <w:pPr>
                                <w:spacing w:after="160" w:line="259" w:lineRule="auto"/>
                                <w:ind w:left="0" w:firstLine="0"/>
                                <w:jc w:val="left"/>
                              </w:pPr>
                              <w:r>
                                <w:rPr>
                                  <w:rFonts w:ascii="Arial" w:eastAsia="Arial" w:hAnsi="Arial" w:cs="Arial"/>
                                  <w:sz w:val="20"/>
                                </w:rPr>
                                <w:t>NOD</w:t>
                              </w:r>
                            </w:p>
                          </w:txbxContent>
                        </wps:txbx>
                        <wps:bodyPr horzOverflow="overflow" vert="horz" lIns="0" tIns="0" rIns="0" bIns="0" rtlCol="0">
                          <a:noAutofit/>
                        </wps:bodyPr>
                      </wps:wsp>
                      <wps:wsp>
                        <wps:cNvPr id="95234" name="Rectangle 95234"/>
                        <wps:cNvSpPr/>
                        <wps:spPr>
                          <a:xfrm>
                            <a:off x="2793309" y="811531"/>
                            <a:ext cx="450483" cy="168910"/>
                          </a:xfrm>
                          <a:prstGeom prst="rect">
                            <a:avLst/>
                          </a:prstGeom>
                          <a:ln>
                            <a:noFill/>
                          </a:ln>
                        </wps:spPr>
                        <wps:txbx>
                          <w:txbxContent>
                            <w:p w14:paraId="0BE92561" w14:textId="77777777" w:rsidR="00216ADB" w:rsidRDefault="00216ADB">
                              <w:pPr>
                                <w:spacing w:after="160" w:line="259" w:lineRule="auto"/>
                                <w:ind w:left="0" w:firstLine="0"/>
                                <w:jc w:val="left"/>
                              </w:pPr>
                              <w:r>
                                <w:rPr>
                                  <w:rFonts w:ascii="Arial" w:eastAsia="Arial" w:hAnsi="Arial" w:cs="Arial"/>
                                  <w:sz w:val="20"/>
                                </w:rPr>
                                <w:t>ULAR</w:t>
                              </w:r>
                            </w:p>
                          </w:txbxContent>
                        </wps:txbx>
                        <wps:bodyPr horzOverflow="overflow" vert="horz" lIns="0" tIns="0" rIns="0" bIns="0" rtlCol="0">
                          <a:noAutofit/>
                        </wps:bodyPr>
                      </wps:wsp>
                      <wps:wsp>
                        <wps:cNvPr id="95235" name="Rectangle 95235"/>
                        <wps:cNvSpPr/>
                        <wps:spPr>
                          <a:xfrm>
                            <a:off x="4237045" y="812802"/>
                            <a:ext cx="253365" cy="168910"/>
                          </a:xfrm>
                          <a:prstGeom prst="rect">
                            <a:avLst/>
                          </a:prstGeom>
                          <a:ln>
                            <a:noFill/>
                          </a:ln>
                        </wps:spPr>
                        <wps:txbx>
                          <w:txbxContent>
                            <w:p w14:paraId="0BE92562" w14:textId="77777777" w:rsidR="00216ADB" w:rsidRDefault="00216ADB">
                              <w:pPr>
                                <w:spacing w:after="160" w:line="259" w:lineRule="auto"/>
                                <w:ind w:left="0" w:firstLine="0"/>
                                <w:jc w:val="left"/>
                              </w:pPr>
                              <w:r>
                                <w:rPr>
                                  <w:rFonts w:ascii="Arial" w:eastAsia="Arial" w:hAnsi="Arial" w:cs="Arial"/>
                                  <w:sz w:val="20"/>
                                </w:rPr>
                                <w:t>OR</w:t>
                              </w:r>
                            </w:p>
                          </w:txbxContent>
                        </wps:txbx>
                        <wps:bodyPr horzOverflow="overflow" vert="horz" lIns="0" tIns="0" rIns="0" bIns="0" rtlCol="0">
                          <a:noAutofit/>
                        </wps:bodyPr>
                      </wps:wsp>
                      <wps:wsp>
                        <wps:cNvPr id="95236" name="Rectangle 95236"/>
                        <wps:cNvSpPr/>
                        <wps:spPr>
                          <a:xfrm>
                            <a:off x="4425259" y="812802"/>
                            <a:ext cx="394067" cy="168910"/>
                          </a:xfrm>
                          <a:prstGeom prst="rect">
                            <a:avLst/>
                          </a:prstGeom>
                          <a:ln>
                            <a:noFill/>
                          </a:ln>
                        </wps:spPr>
                        <wps:txbx>
                          <w:txbxContent>
                            <w:p w14:paraId="0BE92563" w14:textId="77777777" w:rsidR="00216ADB" w:rsidRDefault="00216ADB">
                              <w:pPr>
                                <w:spacing w:after="160" w:line="259" w:lineRule="auto"/>
                                <w:ind w:left="0" w:firstLine="0"/>
                                <w:jc w:val="left"/>
                              </w:pPr>
                              <w:r>
                                <w:rPr>
                                  <w:rFonts w:ascii="Arial" w:eastAsia="Arial" w:hAnsi="Arial" w:cs="Arial"/>
                                  <w:sz w:val="20"/>
                                </w:rPr>
                                <w:t>THIC</w:t>
                              </w:r>
                            </w:p>
                          </w:txbxContent>
                        </wps:txbx>
                        <wps:bodyPr horzOverflow="overflow" vert="horz" lIns="0" tIns="0" rIns="0" bIns="0" rtlCol="0">
                          <a:noAutofit/>
                        </wps:bodyPr>
                      </wps:wsp>
                      <wps:wsp>
                        <wps:cNvPr id="506" name="Shape 506"/>
                        <wps:cNvSpPr/>
                        <wps:spPr>
                          <a:xfrm>
                            <a:off x="1170305" y="1043944"/>
                            <a:ext cx="0" cy="360045"/>
                          </a:xfrm>
                          <a:custGeom>
                            <a:avLst/>
                            <a:gdLst/>
                            <a:ahLst/>
                            <a:cxnLst/>
                            <a:rect l="0" t="0" r="0" b="0"/>
                            <a:pathLst>
                              <a:path h="360045">
                                <a:moveTo>
                                  <a:pt x="0" y="36004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07" name="Rectangle 507"/>
                        <wps:cNvSpPr/>
                        <wps:spPr>
                          <a:xfrm rot="-5399999">
                            <a:off x="1653444" y="1653440"/>
                            <a:ext cx="397952" cy="135128"/>
                          </a:xfrm>
                          <a:prstGeom prst="rect">
                            <a:avLst/>
                          </a:prstGeom>
                          <a:ln>
                            <a:noFill/>
                          </a:ln>
                        </wps:spPr>
                        <wps:txbx>
                          <w:txbxContent>
                            <w:p w14:paraId="0BE92564" w14:textId="77777777" w:rsidR="00216ADB" w:rsidRDefault="00216ADB">
                              <w:pPr>
                                <w:spacing w:after="160" w:line="259" w:lineRule="auto"/>
                                <w:ind w:left="0" w:firstLine="0"/>
                                <w:jc w:val="left"/>
                              </w:pPr>
                              <w:r>
                                <w:rPr>
                                  <w:rFonts w:ascii="Arial" w:eastAsia="Arial" w:hAnsi="Arial" w:cs="Arial"/>
                                  <w:sz w:val="16"/>
                                </w:rPr>
                                <w:t>TYPIC</w:t>
                              </w:r>
                            </w:p>
                          </w:txbxContent>
                        </wps:txbx>
                        <wps:bodyPr horzOverflow="overflow" vert="horz" lIns="0" tIns="0" rIns="0" bIns="0" rtlCol="0">
                          <a:noAutofit/>
                        </wps:bodyPr>
                      </wps:wsp>
                      <wps:wsp>
                        <wps:cNvPr id="508" name="Rectangle 508"/>
                        <wps:cNvSpPr/>
                        <wps:spPr>
                          <a:xfrm rot="-5399999">
                            <a:off x="864849" y="1611402"/>
                            <a:ext cx="660641" cy="135128"/>
                          </a:xfrm>
                          <a:prstGeom prst="rect">
                            <a:avLst/>
                          </a:prstGeom>
                          <a:ln>
                            <a:noFill/>
                          </a:ln>
                        </wps:spPr>
                        <wps:txbx>
                          <w:txbxContent>
                            <w:p w14:paraId="0BE92565" w14:textId="77777777" w:rsidR="00216ADB" w:rsidRDefault="00216ADB">
                              <w:pPr>
                                <w:spacing w:after="160" w:line="259" w:lineRule="auto"/>
                                <w:ind w:left="0" w:firstLine="0"/>
                                <w:jc w:val="left"/>
                              </w:pPr>
                              <w:r>
                                <w:rPr>
                                  <w:rFonts w:ascii="Arial" w:eastAsia="Arial" w:hAnsi="Arial" w:cs="Arial"/>
                                  <w:sz w:val="16"/>
                                </w:rPr>
                                <w:t>NODULAR</w:t>
                              </w:r>
                            </w:p>
                          </w:txbxContent>
                        </wps:txbx>
                        <wps:bodyPr horzOverflow="overflow" vert="horz" lIns="0" tIns="0" rIns="0" bIns="0" rtlCol="0">
                          <a:noAutofit/>
                        </wps:bodyPr>
                      </wps:wsp>
                      <wps:wsp>
                        <wps:cNvPr id="509" name="Rectangle 509"/>
                        <wps:cNvSpPr/>
                        <wps:spPr>
                          <a:xfrm rot="-5399999">
                            <a:off x="2656744" y="1659841"/>
                            <a:ext cx="397953" cy="135128"/>
                          </a:xfrm>
                          <a:prstGeom prst="rect">
                            <a:avLst/>
                          </a:prstGeom>
                          <a:ln>
                            <a:noFill/>
                          </a:ln>
                        </wps:spPr>
                        <wps:txbx>
                          <w:txbxContent>
                            <w:p w14:paraId="0BE92566" w14:textId="77777777" w:rsidR="00216ADB" w:rsidRDefault="00216ADB">
                              <w:pPr>
                                <w:spacing w:after="160" w:line="259" w:lineRule="auto"/>
                                <w:ind w:left="0" w:firstLine="0"/>
                                <w:jc w:val="left"/>
                              </w:pPr>
                              <w:r>
                                <w:rPr>
                                  <w:rFonts w:ascii="Arial" w:eastAsia="Arial" w:hAnsi="Arial" w:cs="Arial"/>
                                  <w:sz w:val="16"/>
                                </w:rPr>
                                <w:t>TYPIC</w:t>
                              </w:r>
                            </w:p>
                          </w:txbxContent>
                        </wps:txbx>
                        <wps:bodyPr horzOverflow="overflow" vert="horz" lIns="0" tIns="0" rIns="0" bIns="0" rtlCol="0">
                          <a:noAutofit/>
                        </wps:bodyPr>
                      </wps:wsp>
                      <wps:wsp>
                        <wps:cNvPr id="510" name="Rectangle 510"/>
                        <wps:cNvSpPr/>
                        <wps:spPr>
                          <a:xfrm rot="-5399999">
                            <a:off x="3536199" y="1629163"/>
                            <a:ext cx="645642" cy="135128"/>
                          </a:xfrm>
                          <a:prstGeom prst="rect">
                            <a:avLst/>
                          </a:prstGeom>
                          <a:ln>
                            <a:noFill/>
                          </a:ln>
                        </wps:spPr>
                        <wps:txbx>
                          <w:txbxContent>
                            <w:p w14:paraId="0BE92567" w14:textId="77777777" w:rsidR="00216ADB" w:rsidRDefault="00216ADB">
                              <w:pPr>
                                <w:spacing w:after="160" w:line="259" w:lineRule="auto"/>
                                <w:ind w:left="0" w:firstLine="0"/>
                                <w:jc w:val="left"/>
                              </w:pPr>
                              <w:r>
                                <w:rPr>
                                  <w:rFonts w:ascii="Arial" w:eastAsia="Arial" w:hAnsi="Arial" w:cs="Arial"/>
                                  <w:sz w:val="16"/>
                                </w:rPr>
                                <w:t>MOTTLED</w:t>
                              </w:r>
                            </w:p>
                          </w:txbxContent>
                        </wps:txbx>
                        <wps:bodyPr horzOverflow="overflow" vert="horz" lIns="0" tIns="0" rIns="0" bIns="0" rtlCol="0">
                          <a:noAutofit/>
                        </wps:bodyPr>
                      </wps:wsp>
                      <wps:wsp>
                        <wps:cNvPr id="511" name="Rectangle 511"/>
                        <wps:cNvSpPr/>
                        <wps:spPr>
                          <a:xfrm rot="-5399999">
                            <a:off x="4247749" y="1645056"/>
                            <a:ext cx="517945" cy="135128"/>
                          </a:xfrm>
                          <a:prstGeom prst="rect">
                            <a:avLst/>
                          </a:prstGeom>
                          <a:ln>
                            <a:noFill/>
                          </a:ln>
                        </wps:spPr>
                        <wps:txbx>
                          <w:txbxContent>
                            <w:p w14:paraId="0BE92568" w14:textId="77777777" w:rsidR="00216ADB" w:rsidRDefault="00216ADB">
                              <w:pPr>
                                <w:spacing w:after="160" w:line="259" w:lineRule="auto"/>
                                <w:ind w:left="0" w:firstLine="0"/>
                                <w:jc w:val="left"/>
                              </w:pPr>
                              <w:r>
                                <w:rPr>
                                  <w:rFonts w:ascii="Arial" w:eastAsia="Arial" w:hAnsi="Arial" w:cs="Arial"/>
                                  <w:sz w:val="16"/>
                                </w:rPr>
                                <w:t>BROWN</w:t>
                              </w:r>
                            </w:p>
                          </w:txbxContent>
                        </wps:txbx>
                        <wps:bodyPr horzOverflow="overflow" vert="horz" lIns="0" tIns="0" rIns="0" bIns="0" rtlCol="0">
                          <a:noAutofit/>
                        </wps:bodyPr>
                      </wps:wsp>
                      <wps:wsp>
                        <wps:cNvPr id="512" name="Rectangle 512"/>
                        <wps:cNvSpPr/>
                        <wps:spPr>
                          <a:xfrm rot="-5399999">
                            <a:off x="4949043" y="1659943"/>
                            <a:ext cx="397951" cy="135129"/>
                          </a:xfrm>
                          <a:prstGeom prst="rect">
                            <a:avLst/>
                          </a:prstGeom>
                          <a:ln>
                            <a:noFill/>
                          </a:ln>
                        </wps:spPr>
                        <wps:txbx>
                          <w:txbxContent>
                            <w:p w14:paraId="0BE92569" w14:textId="77777777" w:rsidR="00216ADB" w:rsidRDefault="00216ADB">
                              <w:pPr>
                                <w:spacing w:after="160" w:line="259" w:lineRule="auto"/>
                                <w:ind w:left="0" w:firstLine="0"/>
                                <w:jc w:val="left"/>
                              </w:pPr>
                              <w:r>
                                <w:rPr>
                                  <w:rFonts w:ascii="Arial" w:eastAsia="Arial" w:hAnsi="Arial" w:cs="Arial"/>
                                  <w:sz w:val="16"/>
                                </w:rPr>
                                <w:t>TYPIC</w:t>
                              </w:r>
                            </w:p>
                          </w:txbxContent>
                        </wps:txbx>
                        <wps:bodyPr horzOverflow="overflow" vert="horz" lIns="0" tIns="0" rIns="0" bIns="0" rtlCol="0">
                          <a:noAutofit/>
                        </wps:bodyPr>
                      </wps:wsp>
                    </wpg:wgp>
                  </a:graphicData>
                </a:graphic>
              </wp:inline>
            </w:drawing>
          </mc:Choice>
          <mc:Fallback>
            <w:pict>
              <v:group w14:anchorId="0BE921EB" id="Group 95702" o:spid="_x0000_s1026" style="width:424.95pt;height:167.85pt;mso-position-horizontal-relative:char;mso-position-vertical-relative:line" coordsize="53968,2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">
                <v:shape id="Shape 481" o:spid="_x0000_s1027" style="position:absolute;left:9042;width:44926;height:3321;visibility:visible;mso-wrap-style:square;v-text-anchor:top" coordsize="4492625,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" path="m,332105r4492625,l4492625,,,,,332105xe" filled="f" strokecolor="#181717" strokeweight=".5pt">
                  <v:stroke miterlimit="1" joinstyle="miter"/>
                  <v:path arrowok="t" textboxrect="0,0,4492625,332105"/>
                </v:shape>
                <v:shape id="Shape 482" o:spid="_x0000_s1028" style="position:absolute;left:35680;top:6985;width:18288;height:3536;visibility:visible;mso-wrap-style:square;v-text-anchor:top" coordsize="182880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" path="m,353695r1828800,l1828800,,,,,353695xe" filled="f" strokecolor="#181717" strokeweight=".5pt">
                  <v:stroke miterlimit="1" joinstyle="miter"/>
                  <v:path arrowok="t" textboxrect="0,0,1828800,353695"/>
                </v:shape>
                <v:shape id="Shape 483" o:spid="_x0000_s1029" style="position:absolute;left:22002;top:6985;width:12535;height:3536;visibility:visible;mso-wrap-style:square;v-text-anchor:top" coordsize="125349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" path="m,353695r1253490,l1253490,,,,,353695xe" filled="f" strokecolor="#181717" strokeweight=".5pt">
                  <v:stroke miterlimit="1" joinstyle="miter"/>
                  <v:path arrowok="t" textboxrect="0,0,1253490,353695"/>
                </v:shape>
                <v:shape id="Shape 484" o:spid="_x0000_s1030" style="position:absolute;left:22002;top:14179;width:12535;height:7137;visibility:visible;mso-wrap-style:square;v-text-anchor:top" coordsize="125349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" path="m,713740r1253490,l1253490,,,,,713740xe" filled="f" strokecolor="#181717" strokeweight=".5pt">
                  <v:stroke miterlimit="1" joinstyle="miter"/>
                  <v:path arrowok="t" textboxrect="0,0,1253490,713740"/>
                </v:shape>
                <v:shape id="Shape 485" o:spid="_x0000_s1031" style="position:absolute;left:9029;top:6985;width:11887;height:3536;visibility:visible;mso-wrap-style:square;v-text-anchor:top" coordsize="118872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" path="m,353695r1188720,l1188720,,,,,353695xe" filled="f" strokecolor="#181717" strokeweight=".5pt">
                  <v:stroke miterlimit="1" joinstyle="miter"/>
                  <v:path arrowok="t" textboxrect="0,0,1188720,353695"/>
                </v:shape>
                <v:shape id="Shape 486" o:spid="_x0000_s1032" style="position:absolute;left:15576;top:14179;width:5340;height:7137;visibility:visible;mso-wrap-style:square;v-text-anchor:top" coordsize="53403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" path="m,713740r534035,l534035,,,,,713740xe" filled="f" strokecolor="#181717" strokeweight=".5pt">
                  <v:stroke miterlimit="1" joinstyle="miter"/>
                  <v:path arrowok="t" textboxrect="0,0,534035,713740"/>
                </v:shape>
                <v:shape id="Shape 487" o:spid="_x0000_s1033" style="position:absolute;left:9029;top:14179;width:5410;height:7137;visibility:visible;mso-wrap-style:square;v-text-anchor:top" coordsize="54102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" path="m,713740r541020,l541020,,,,,713740xe" filled="f" strokecolor="#181717" strokeweight=".5pt">
                  <v:stroke miterlimit="1" joinstyle="miter"/>
                  <v:path arrowok="t" textboxrect="0,0,541020,713740"/>
                </v:shape>
                <v:shape id="Shape 488" o:spid="_x0000_s1034" style="position:absolute;left:35680;top:14179;width:5334;height:7137;visibility:visible;mso-wrap-style:square;v-text-anchor:top" coordsize="53340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" path="m,713740r533400,l533400,,,,,713740xe" filled="f" strokecolor="#181717" strokeweight=".5pt">
                  <v:stroke miterlimit="1" joinstyle="miter"/>
                  <v:path arrowok="t" textboxrect="0,0,533400,713740"/>
                </v:shape>
                <v:shape id="Shape 489" o:spid="_x0000_s1035" style="position:absolute;left:42157;top:14179;width:5334;height:7137;visibility:visible;mso-wrap-style:square;v-text-anchor:top" coordsize="53340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" path="m,713740r533400,l533400,,,,,713740xe" filled="f" strokecolor="#181717" strokeweight=".5pt">
                  <v:stroke miterlimit="1" joinstyle="miter"/>
                  <v:path arrowok="t" textboxrect="0,0,533400,713740"/>
                </v:shape>
                <v:shape id="Shape 490" o:spid="_x0000_s1036" style="position:absolute;left:48634;top:14179;width:5334;height:7137;visibility:visible;mso-wrap-style:square;v-text-anchor:top" coordsize="53340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" path="m,713740r533400,l533400,,,,,713740xe" filled="f" strokecolor="#181717" strokeweight=".5pt">
                  <v:stroke miterlimit="1" joinstyle="miter"/>
                  <v:path arrowok="t" textboxrect="0,0,533400,713740"/>
                </v:shape>
                <v:shape id="Shape 491" o:spid="_x0000_s1037" style="position:absolute;left:18218;top:10553;width:0;height:3594;visibility:visible;mso-wrap-style:square;v-text-anchor:top" coordsize="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" path="m,359410l,e" filled="f" strokecolor="#181717" strokeweight=".5pt">
                  <v:stroke miterlimit="1" joinstyle="miter"/>
                  <v:path arrowok="t" textboxrect="0,0,0,359410"/>
                </v:shape>
                <v:shape id="Shape 492" o:spid="_x0000_s1038" style="position:absolute;left:28301;top:10553;width:0;height:3594;visibility:visible;mso-wrap-style:square;v-text-anchor:top" coordsize="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" path="m,359410l,e" filled="f" strokecolor="#181717" strokeweight=".5pt">
                  <v:stroke miterlimit="1" joinstyle="miter"/>
                  <v:path arrowok="t" textboxrect="0,0,0,359410"/>
                </v:shape>
                <v:shape id="Shape 493" o:spid="_x0000_s1039" style="position:absolute;left:38379;top:10553;width:0;height:3594;visibility:visible;mso-wrap-style:square;v-text-anchor:top" coordsize="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" path="m,359410l,e" filled="f" strokecolor="#181717" strokeweight=".5pt">
                  <v:stroke miterlimit="1" joinstyle="miter"/>
                  <v:path arrowok="t" textboxrect="0,0,0,359410"/>
                </v:shape>
                <v:shape id="Shape 494" o:spid="_x0000_s1040" style="position:absolute;left:44862;top:10553;width:0;height:3594;visibility:visible;mso-wrap-style:square;v-text-anchor:top" coordsize="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" path="m,359410l,e" filled="f" strokecolor="#181717" strokeweight=".5pt">
                  <v:stroke miterlimit="1" joinstyle="miter"/>
                  <v:path arrowok="t" textboxrect="0,0,0,359410"/>
                </v:shape>
                <v:shape id="Shape 495" o:spid="_x0000_s1041" style="position:absolute;left:51339;top:10553;width:0;height:3594;visibility:visible;mso-wrap-style:square;v-text-anchor:top" coordsize="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" path="m,359410l,e" filled="f" strokecolor="#181717" strokeweight=".5pt">
                  <v:stroke miterlimit="1" joinstyle="miter"/>
                  <v:path arrowok="t" textboxrect="0,0,0,359410"/>
                </v:shape>
                <v:shape id="Shape 496" o:spid="_x0000_s1042" style="position:absolute;left:14941;top:3314;width:0;height:3639;visibility:visible;mso-wrap-style:square;v-text-anchor:top" coordsize="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" path="m,363855l,e" filled="f" strokecolor="#181717" strokeweight=".5pt">
                  <v:stroke miterlimit="1" joinstyle="miter"/>
                  <v:path arrowok="t" textboxrect="0,0,0,363855"/>
                </v:shape>
                <v:shape id="Shape 497" o:spid="_x0000_s1043" style="position:absolute;left:28301;top:3276;width:0;height:3677;visibility:visible;mso-wrap-style:square;v-text-anchor:top" coordsize="0,36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" path="m,367665l,e" filled="f" strokecolor="#181717" strokeweight=".5pt">
                  <v:stroke miterlimit="1" joinstyle="miter"/>
                  <v:path arrowok="t" textboxrect="0,0,0,367665"/>
                </v:shape>
                <v:shape id="Shape 498" o:spid="_x0000_s1044" style="position:absolute;left:44862;top:3314;width:0;height:3639;visibility:visible;mso-wrap-style:square;v-text-anchor:top" coordsize="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" path="m,363855l,e" filled="f" strokecolor="#181717" strokeweight=".5pt">
                  <v:stroke miterlimit="1" joinstyle="miter"/>
                  <v:path arrowok="t" textboxrect="0,0,0,363855"/>
                </v:shape>
                <v:rect id="Rectangle 499" o:spid="_x0000_s1045" style="position:absolute;top:737;width:51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0BE9255A" w14:textId="77777777" w:rsidR="00216ADB" w:rsidRDefault="00216ADB">
                        <w:pPr>
                          <w:spacing w:after="160" w:line="259" w:lineRule="auto"/>
                          <w:ind w:left="0" w:firstLine="0"/>
                          <w:jc w:val="left"/>
                        </w:pPr>
                        <w:r>
                          <w:rPr>
                            <w:rFonts w:ascii="Arial" w:eastAsia="Arial" w:hAnsi="Arial" w:cs="Arial"/>
                            <w:sz w:val="24"/>
                          </w:rPr>
                          <w:t>Order</w:t>
                        </w:r>
                      </w:p>
                    </w:txbxContent>
                  </v:textbox>
                </v:rect>
                <v:rect id="Rectangle 500" o:spid="_x0000_s1046" style="position:absolute;top:7818;width:56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0BE9255B" w14:textId="77777777" w:rsidR="00216ADB" w:rsidRDefault="00216ADB">
                        <w:pPr>
                          <w:spacing w:after="160" w:line="259" w:lineRule="auto"/>
                          <w:ind w:left="0" w:firstLine="0"/>
                          <w:jc w:val="left"/>
                        </w:pPr>
                        <w:r>
                          <w:rPr>
                            <w:rFonts w:ascii="Arial" w:eastAsia="Arial" w:hAnsi="Arial" w:cs="Arial"/>
                            <w:sz w:val="24"/>
                          </w:rPr>
                          <w:t>Group</w:t>
                        </w:r>
                      </w:p>
                    </w:txbxContent>
                  </v:textbox>
                </v:rect>
                <v:rect id="Rectangle 501" o:spid="_x0000_s1047" style="position:absolute;top:16936;width:87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0BE9255C" w14:textId="77777777" w:rsidR="00216ADB" w:rsidRDefault="00216ADB">
                        <w:pPr>
                          <w:spacing w:after="160" w:line="259" w:lineRule="auto"/>
                          <w:ind w:left="0" w:firstLine="0"/>
                          <w:jc w:val="left"/>
                        </w:pPr>
                        <w:r>
                          <w:rPr>
                            <w:rFonts w:ascii="Arial" w:eastAsia="Arial" w:hAnsi="Arial" w:cs="Arial"/>
                            <w:sz w:val="24"/>
                          </w:rPr>
                          <w:t>Subgroup</w:t>
                        </w:r>
                      </w:p>
                    </w:txbxContent>
                  </v:textbox>
                </v:rect>
                <v:rect id="Rectangle 95441" o:spid="_x0000_s1048" style="position:absolute;left:26354;top:1004;width:1047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" filled="f" stroked="f">
                  <v:textbox inset="0,0,0,0">
                    <w:txbxContent>
                      <w:p w14:paraId="0BE9255D" w14:textId="77777777" w:rsidR="00216ADB" w:rsidRDefault="00216ADB">
                        <w:pPr>
                          <w:spacing w:after="160" w:line="259" w:lineRule="auto"/>
                          <w:ind w:left="0" w:firstLine="0"/>
                          <w:jc w:val="left"/>
                        </w:pPr>
                        <w:r>
                          <w:rPr>
                            <w:rFonts w:ascii="Arial" w:eastAsia="Arial" w:hAnsi="Arial" w:cs="Arial"/>
                            <w:sz w:val="24"/>
                          </w:rPr>
                          <w:t>OXIDIC SO</w:t>
                        </w:r>
                      </w:p>
                    </w:txbxContent>
                  </v:textbox>
                </v:rect>
                <v:rect id="Rectangle 95442" o:spid="_x0000_s1049" style="position:absolute;left:34230;top:1004;width:304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" filled="f" stroked="f">
                  <v:textbox inset="0,0,0,0">
                    <w:txbxContent>
                      <w:p w14:paraId="0BE9255E" w14:textId="77777777" w:rsidR="00216ADB" w:rsidRDefault="00216ADB">
                        <w:pPr>
                          <w:spacing w:after="160" w:line="259" w:lineRule="auto"/>
                          <w:ind w:left="0" w:firstLine="0"/>
                          <w:jc w:val="left"/>
                        </w:pPr>
                        <w:r>
                          <w:rPr>
                            <w:rFonts w:ascii="Arial" w:eastAsia="Arial" w:hAnsi="Arial" w:cs="Arial"/>
                            <w:sz w:val="24"/>
                          </w:rPr>
                          <w:t>ILS</w:t>
                        </w:r>
                      </w:p>
                    </w:txbxContent>
                  </v:textbox>
                </v:rect>
                <v:rect id="Rectangle 503" o:spid="_x0000_s1050" style="position:absolute;left:10846;top:8121;width:1098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0BE9255F" w14:textId="77777777" w:rsidR="00216ADB" w:rsidRDefault="00216ADB">
                        <w:pPr>
                          <w:spacing w:after="160" w:line="259" w:lineRule="auto"/>
                          <w:ind w:left="0" w:firstLine="0"/>
                          <w:jc w:val="left"/>
                        </w:pPr>
                        <w:r>
                          <w:rPr>
                            <w:rFonts w:ascii="Arial" w:eastAsia="Arial" w:hAnsi="Arial" w:cs="Arial"/>
                            <w:sz w:val="20"/>
                          </w:rPr>
                          <w:t>PERCH-GLEY</w:t>
                        </w:r>
                      </w:p>
                    </w:txbxContent>
                  </v:textbox>
                </v:rect>
                <v:rect id="Rectangle 95233" o:spid="_x0000_s1051" style="position:absolute;left:25111;top:8115;width:375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" filled="f" stroked="f">
                  <v:textbox inset="0,0,0,0">
                    <w:txbxContent>
                      <w:p w14:paraId="0BE92560" w14:textId="77777777" w:rsidR="00216ADB" w:rsidRDefault="00216ADB">
                        <w:pPr>
                          <w:spacing w:after="160" w:line="259" w:lineRule="auto"/>
                          <w:ind w:left="0" w:firstLine="0"/>
                          <w:jc w:val="left"/>
                        </w:pPr>
                        <w:r>
                          <w:rPr>
                            <w:rFonts w:ascii="Arial" w:eastAsia="Arial" w:hAnsi="Arial" w:cs="Arial"/>
                            <w:sz w:val="20"/>
                          </w:rPr>
                          <w:t>NOD</w:t>
                        </w:r>
                      </w:p>
                    </w:txbxContent>
                  </v:textbox>
                </v:rect>
                <v:rect id="Rectangle 95234" o:spid="_x0000_s1052" style="position:absolute;left:27933;top:8115;width:450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44y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" filled="f" stroked="f">
                  <v:textbox inset="0,0,0,0">
                    <w:txbxContent>
                      <w:p w14:paraId="0BE92561" w14:textId="77777777" w:rsidR="00216ADB" w:rsidRDefault="00216ADB">
                        <w:pPr>
                          <w:spacing w:after="160" w:line="259" w:lineRule="auto"/>
                          <w:ind w:left="0" w:firstLine="0"/>
                          <w:jc w:val="left"/>
                        </w:pPr>
                        <w:r>
                          <w:rPr>
                            <w:rFonts w:ascii="Arial" w:eastAsia="Arial" w:hAnsi="Arial" w:cs="Arial"/>
                            <w:sz w:val="20"/>
                          </w:rPr>
                          <w:t>ULAR</w:t>
                        </w:r>
                      </w:p>
                    </w:txbxContent>
                  </v:textbox>
                </v:rect>
                <v:rect id="Rectangle 95235" o:spid="_x0000_s1053" style="position:absolute;left:42370;top:8128;width:25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" filled="f" stroked="f">
                  <v:textbox inset="0,0,0,0">
                    <w:txbxContent>
                      <w:p w14:paraId="0BE92562" w14:textId="77777777" w:rsidR="00216ADB" w:rsidRDefault="00216ADB">
                        <w:pPr>
                          <w:spacing w:after="160" w:line="259" w:lineRule="auto"/>
                          <w:ind w:left="0" w:firstLine="0"/>
                          <w:jc w:val="left"/>
                        </w:pPr>
                        <w:r>
                          <w:rPr>
                            <w:rFonts w:ascii="Arial" w:eastAsia="Arial" w:hAnsi="Arial" w:cs="Arial"/>
                            <w:sz w:val="20"/>
                          </w:rPr>
                          <w:t>OR</w:t>
                        </w:r>
                      </w:p>
                    </w:txbxContent>
                  </v:textbox>
                </v:rect>
                <v:rect id="Rectangle 95236" o:spid="_x0000_s1054" style="position:absolute;left:44252;top:8128;width:394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" filled="f" stroked="f">
                  <v:textbox inset="0,0,0,0">
                    <w:txbxContent>
                      <w:p w14:paraId="0BE92563" w14:textId="77777777" w:rsidR="00216ADB" w:rsidRDefault="00216ADB">
                        <w:pPr>
                          <w:spacing w:after="160" w:line="259" w:lineRule="auto"/>
                          <w:ind w:left="0" w:firstLine="0"/>
                          <w:jc w:val="left"/>
                        </w:pPr>
                        <w:r>
                          <w:rPr>
                            <w:rFonts w:ascii="Arial" w:eastAsia="Arial" w:hAnsi="Arial" w:cs="Arial"/>
                            <w:sz w:val="20"/>
                          </w:rPr>
                          <w:t>THIC</w:t>
                        </w:r>
                      </w:p>
                    </w:txbxContent>
                  </v:textbox>
                </v:rect>
                <v:shape id="Shape 506" o:spid="_x0000_s1055" style="position:absolute;left:11703;top:10439;width:0;height:3600;visibility:visible;mso-wrap-style:square;v-text-anchor:top" coordsize="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" path="m,360045l,e" filled="f" strokecolor="#181717" strokeweight=".5pt">
                  <v:stroke miterlimit="1" joinstyle="miter"/>
                  <v:path arrowok="t" textboxrect="0,0,0,360045"/>
                </v:shape>
                <v:rect id="Rectangle 507" o:spid="_x0000_s1056" style="position:absolute;left:16534;top:16534;width:3979;height:13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" filled="f" stroked="f">
                  <v:textbox inset="0,0,0,0">
                    <w:txbxContent>
                      <w:p w14:paraId="0BE92564" w14:textId="77777777" w:rsidR="00216ADB" w:rsidRDefault="00216ADB">
                        <w:pPr>
                          <w:spacing w:after="160" w:line="259" w:lineRule="auto"/>
                          <w:ind w:left="0" w:firstLine="0"/>
                          <w:jc w:val="left"/>
                        </w:pPr>
                        <w:r>
                          <w:rPr>
                            <w:rFonts w:ascii="Arial" w:eastAsia="Arial" w:hAnsi="Arial" w:cs="Arial"/>
                            <w:sz w:val="16"/>
                          </w:rPr>
                          <w:t>TYPIC</w:t>
                        </w:r>
                      </w:p>
                    </w:txbxContent>
                  </v:textbox>
                </v:rect>
                <v:rect id="Rectangle 508" o:spid="_x0000_s1057" style="position:absolute;left:8649;top:16113;width:6606;height:13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" filled="f" stroked="f">
                  <v:textbox inset="0,0,0,0">
                    <w:txbxContent>
                      <w:p w14:paraId="0BE92565" w14:textId="77777777" w:rsidR="00216ADB" w:rsidRDefault="00216ADB">
                        <w:pPr>
                          <w:spacing w:after="160" w:line="259" w:lineRule="auto"/>
                          <w:ind w:left="0" w:firstLine="0"/>
                          <w:jc w:val="left"/>
                        </w:pPr>
                        <w:r>
                          <w:rPr>
                            <w:rFonts w:ascii="Arial" w:eastAsia="Arial" w:hAnsi="Arial" w:cs="Arial"/>
                            <w:sz w:val="16"/>
                          </w:rPr>
                          <w:t>NODULAR</w:t>
                        </w:r>
                      </w:p>
                    </w:txbxContent>
                  </v:textbox>
                </v:rect>
                <v:rect id="Rectangle 509" o:spid="_x0000_s1058" style="position:absolute;left:26567;top:16598;width:3979;height:13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" filled="f" stroked="f">
                  <v:textbox inset="0,0,0,0">
                    <w:txbxContent>
                      <w:p w14:paraId="0BE92566" w14:textId="77777777" w:rsidR="00216ADB" w:rsidRDefault="00216ADB">
                        <w:pPr>
                          <w:spacing w:after="160" w:line="259" w:lineRule="auto"/>
                          <w:ind w:left="0" w:firstLine="0"/>
                          <w:jc w:val="left"/>
                        </w:pPr>
                        <w:r>
                          <w:rPr>
                            <w:rFonts w:ascii="Arial" w:eastAsia="Arial" w:hAnsi="Arial" w:cs="Arial"/>
                            <w:sz w:val="16"/>
                          </w:rPr>
                          <w:t>TYPIC</w:t>
                        </w:r>
                      </w:p>
                    </w:txbxContent>
                  </v:textbox>
                </v:rect>
                <v:rect id="Rectangle 510" o:spid="_x0000_s1059" style="position:absolute;left:35362;top:16291;width:6456;height:13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" filled="f" stroked="f">
                  <v:textbox inset="0,0,0,0">
                    <w:txbxContent>
                      <w:p w14:paraId="0BE92567" w14:textId="77777777" w:rsidR="00216ADB" w:rsidRDefault="00216ADB">
                        <w:pPr>
                          <w:spacing w:after="160" w:line="259" w:lineRule="auto"/>
                          <w:ind w:left="0" w:firstLine="0"/>
                          <w:jc w:val="left"/>
                        </w:pPr>
                        <w:r>
                          <w:rPr>
                            <w:rFonts w:ascii="Arial" w:eastAsia="Arial" w:hAnsi="Arial" w:cs="Arial"/>
                            <w:sz w:val="16"/>
                          </w:rPr>
                          <w:t>MOTTLED</w:t>
                        </w:r>
                      </w:p>
                    </w:txbxContent>
                  </v:textbox>
                </v:rect>
                <v:rect id="Rectangle 511" o:spid="_x0000_s1060" style="position:absolute;left:42477;top:16450;width:5179;height:13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" filled="f" stroked="f">
                  <v:textbox inset="0,0,0,0">
                    <w:txbxContent>
                      <w:p w14:paraId="0BE92568" w14:textId="77777777" w:rsidR="00216ADB" w:rsidRDefault="00216ADB">
                        <w:pPr>
                          <w:spacing w:after="160" w:line="259" w:lineRule="auto"/>
                          <w:ind w:left="0" w:firstLine="0"/>
                          <w:jc w:val="left"/>
                        </w:pPr>
                        <w:r>
                          <w:rPr>
                            <w:rFonts w:ascii="Arial" w:eastAsia="Arial" w:hAnsi="Arial" w:cs="Arial"/>
                            <w:sz w:val="16"/>
                          </w:rPr>
                          <w:t>BROWN</w:t>
                        </w:r>
                      </w:p>
                    </w:txbxContent>
                  </v:textbox>
                </v:rect>
                <v:rect id="Rectangle 512" o:spid="_x0000_s1061" style="position:absolute;left:49490;top:16599;width:3979;height:13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" filled="f" stroked="f">
                  <v:textbox inset="0,0,0,0">
                    <w:txbxContent>
                      <w:p w14:paraId="0BE92569" w14:textId="77777777" w:rsidR="00216ADB" w:rsidRDefault="00216ADB">
                        <w:pPr>
                          <w:spacing w:after="160" w:line="259" w:lineRule="auto"/>
                          <w:ind w:left="0" w:firstLine="0"/>
                          <w:jc w:val="left"/>
                        </w:pPr>
                        <w:r>
                          <w:rPr>
                            <w:rFonts w:ascii="Arial" w:eastAsia="Arial" w:hAnsi="Arial" w:cs="Arial"/>
                            <w:sz w:val="16"/>
                          </w:rPr>
                          <w:t>TYPIC</w:t>
                        </w:r>
                      </w:p>
                    </w:txbxContent>
                  </v:textbox>
                </v:rect>
                <w10:anchorlock/>
              </v:group>
            </w:pict>
          </mc:Fallback>
        </mc:AlternateContent>
      </w:r>
    </w:p>
    <w:p w14:paraId="0BE912D9" w14:textId="77777777" w:rsidR="00174C4D" w:rsidRDefault="008F760C">
      <w:pPr>
        <w:spacing w:after="1393" w:line="249" w:lineRule="auto"/>
        <w:ind w:left="1404" w:hanging="1417"/>
      </w:pPr>
      <w:r>
        <w:rPr>
          <w:b/>
          <w:i/>
        </w:rPr>
        <w:t>Figure 1.</w:t>
      </w:r>
      <w:r>
        <w:rPr>
          <w:i/>
        </w:rPr>
        <w:t xml:space="preserve"> The hierarchy of the Oxidic Soils as an example of the hierarchical relationships between orders, groups and subgroups. As the diagram suggests, the range of soil properties for each class is related to hierarchical position.</w:t>
      </w:r>
    </w:p>
    <w:p w14:paraId="0BE912DA" w14:textId="77777777" w:rsidR="00174C4D" w:rsidRDefault="008F760C">
      <w:pPr>
        <w:spacing w:after="140"/>
        <w:ind w:left="-4" w:right="58"/>
      </w:pPr>
      <w:r>
        <w:lastRenderedPageBreak/>
        <w:t>soil order that fits them. When a soil order is identified, the chapter concerning that order is consulted and the keys to soil groups and soil subgroups are followed in the same manner to identify the appropriate soil group and subgroup.</w:t>
      </w:r>
    </w:p>
    <w:p w14:paraId="0BE912DB" w14:textId="2F33C4A0" w:rsidR="00174C4D" w:rsidRDefault="008F760C">
      <w:pPr>
        <w:spacing w:after="552"/>
        <w:ind w:left="-4" w:right="58"/>
      </w:pPr>
      <w:r>
        <w:t>The name given to a soil assigned to a subgroup is made up of three elements in the sequence: subgroup, group, and order (for example, Nodular Perch</w:t>
      </w:r>
      <w:r w:rsidR="001E7074">
        <w:t>-</w:t>
      </w:r>
      <w:proofErr w:type="spellStart"/>
      <w:r>
        <w:t>gley</w:t>
      </w:r>
      <w:proofErr w:type="spellEnd"/>
      <w:r>
        <w:t xml:space="preserve"> Oxidic Soils). Figure 1 illustrates the relationships between subgroups and groups in the Oxidic Soils order.</w:t>
      </w:r>
    </w:p>
    <w:p w14:paraId="0BE912DC" w14:textId="77777777" w:rsidR="00174C4D" w:rsidRDefault="008F760C">
      <w:pPr>
        <w:pStyle w:val="Heading3"/>
        <w:spacing w:after="121"/>
        <w:ind w:left="-2" w:right="58"/>
      </w:pPr>
      <w:r>
        <w:t>MISCLASSIFICATION</w:t>
      </w:r>
    </w:p>
    <w:p w14:paraId="0BE912DD" w14:textId="77777777" w:rsidR="00174C4D" w:rsidRDefault="008F760C">
      <w:pPr>
        <w:spacing w:after="552"/>
        <w:ind w:left="-4" w:right="58"/>
      </w:pPr>
      <w:r>
        <w:t>The classes are the most important part of the soil classification. The key is merely a means of allocating soils to these classes, and by its nature is imperfect because only a sample of all the possible soils that might potentially be allocated were used in developing the key. Consequently, soils will be found that are not allocated to the appropriate class by the key. This will be apparent when a soil, allocated to a class, does not conform to the concept and accessory statements that can normally be made about that class. Because the key is the servant of the classes, the allocator is justified in placing the soil misfit into a more appropriate class. If this is done, however, it must be registered with the person with responsibility for the national soil classification system, so that appropriate adjustments may be made to the key when the soil classification is next revised. An allocation contrary to the key must also be noted in any records or publication of the allocation.</w:t>
      </w:r>
    </w:p>
    <w:p w14:paraId="0BE912DE" w14:textId="77777777" w:rsidR="00174C4D" w:rsidRDefault="008F760C">
      <w:pPr>
        <w:pStyle w:val="Heading3"/>
        <w:spacing w:after="121"/>
        <w:ind w:left="-2" w:right="58"/>
      </w:pPr>
      <w:r>
        <w:t>JUSTIFICATION OF NEW SUBGROUPS</w:t>
      </w:r>
    </w:p>
    <w:p w14:paraId="0BE912DF" w14:textId="77777777" w:rsidR="00174C4D" w:rsidRDefault="008F760C">
      <w:pPr>
        <w:spacing w:after="552"/>
        <w:ind w:left="-4" w:right="58"/>
      </w:pPr>
      <w:r>
        <w:t xml:space="preserve">Justification for new subgroups may be made in two ways. First, if a soil is judged to be misclassified, and a more appropriate class is not available, then a new subgroup may be justifiable. Second, an existing subgroup may encompass a set of soils with properties that are too wide in range. The old subgroup could be split into two new ones. Splitting may be justified if it will significantly increase the number and precision of accessory statements that can be made about </w:t>
      </w:r>
      <w:proofErr w:type="gramStart"/>
      <w:r>
        <w:t>both of the new</w:t>
      </w:r>
      <w:proofErr w:type="gramEnd"/>
      <w:r>
        <w:t xml:space="preserve"> classes.</w:t>
      </w:r>
    </w:p>
    <w:p w14:paraId="0BE912E0" w14:textId="77777777" w:rsidR="00174C4D" w:rsidRDefault="008F760C">
      <w:pPr>
        <w:pStyle w:val="Heading3"/>
        <w:spacing w:after="121"/>
        <w:ind w:left="-2" w:right="58"/>
      </w:pPr>
      <w:commentRangeStart w:id="78"/>
      <w:r>
        <w:t>CORRELATIONS WITH OTHER SOIL CLASSIFICATION SYSTEMS</w:t>
      </w:r>
      <w:commentRangeEnd w:id="78"/>
      <w:r w:rsidR="0063001D">
        <w:rPr>
          <w:rStyle w:val="CommentReference"/>
          <w:b w:val="0"/>
        </w:rPr>
        <w:commentReference w:id="78"/>
      </w:r>
    </w:p>
    <w:p w14:paraId="0BE912E2" w14:textId="446EF72F" w:rsidR="00174C4D" w:rsidRDefault="008F760C" w:rsidP="000A70C6">
      <w:pPr>
        <w:spacing w:line="252" w:lineRule="auto"/>
        <w:ind w:left="0" w:right="57" w:hanging="11"/>
      </w:pPr>
      <w:r>
        <w:t xml:space="preserve">Classes of the New Zealand Soil Classification do not correspond precisely with classes of other soil classification systems. Despite this, correlations can be made where classes are substantially equivalent. </w:t>
      </w:r>
      <w:del w:id="79" w:author="Andre Eger" w:date="2024-07-31T10:46:00Z" w16du:dateUtc="2024-07-30T22:46:00Z">
        <w:r w:rsidDel="00BD4F62">
          <w:delText xml:space="preserve">In </w:delText>
        </w:r>
      </w:del>
      <w:r>
        <w:t>Table 1</w:t>
      </w:r>
      <w:del w:id="80" w:author="Andre Eger" w:date="2024-07-31T10:46:00Z" w16du:dateUtc="2024-07-30T22:46:00Z">
        <w:r w:rsidDel="00BD4F62">
          <w:delText>,</w:delText>
        </w:r>
      </w:del>
      <w:ins w:id="81" w:author="Andre Eger" w:date="2024-07-31T10:46:00Z" w16du:dateUtc="2024-07-30T22:46:00Z">
        <w:r w:rsidR="00BD4F62">
          <w:t xml:space="preserve"> summarises the correlations of</w:t>
        </w:r>
      </w:ins>
      <w:r>
        <w:t xml:space="preserve"> classes of the Zealand Soil Classification </w:t>
      </w:r>
      <w:del w:id="82" w:author="Andre Eger" w:date="2024-07-31T10:46:00Z" w16du:dateUtc="2024-07-30T22:46:00Z">
        <w:r w:rsidDel="00BD4F62">
          <w:delText xml:space="preserve">are correlated </w:delText>
        </w:r>
      </w:del>
      <w:r>
        <w:t>with</w:t>
      </w:r>
      <w:ins w:id="83" w:author="Andre Eger" w:date="2024-07-31T10:46:00Z" w16du:dateUtc="2024-07-30T22:46:00Z">
        <w:r w:rsidR="00BD4F62">
          <w:t xml:space="preserve"> th</w:t>
        </w:r>
      </w:ins>
      <w:ins w:id="84" w:author="Andre Eger" w:date="2024-07-31T10:48:00Z" w16du:dateUtc="2024-07-30T22:48:00Z">
        <w:r w:rsidR="00BD4F62">
          <w:t>ose</w:t>
        </w:r>
      </w:ins>
      <w:ins w:id="85" w:author="Andre Eger" w:date="2024-07-31T10:46:00Z" w16du:dateUtc="2024-07-30T22:46:00Z">
        <w:r w:rsidR="00BD4F62">
          <w:t xml:space="preserve"> of</w:t>
        </w:r>
      </w:ins>
      <w:r>
        <w:t xml:space="preserve"> the New Zealand Genetic Soil Classification (Taylor and Pohlen 1962) and Soil Taxonomy (Soil Survey Staff </w:t>
      </w:r>
      <w:r w:rsidR="003E277A">
        <w:t>1</w:t>
      </w:r>
      <w:r>
        <w:t>99</w:t>
      </w:r>
      <w:r w:rsidR="00551A26">
        <w:t>9</w:t>
      </w:r>
      <w:ins w:id="86" w:author="Andre Eger [2]" w:date="2024-11-13T10:23:00Z" w16du:dateUtc="2024-11-12T21:23:00Z">
        <w:r w:rsidR="006E3699">
          <w:t>, 2022</w:t>
        </w:r>
      </w:ins>
      <w:r>
        <w:t>)</w:t>
      </w:r>
      <w:ins w:id="87" w:author="Andre Eger" w:date="2024-09-27T13:34:00Z" w16du:dateUtc="2024-09-27T01:34:00Z">
        <w:r w:rsidR="00206EFC">
          <w:t>, where</w:t>
        </w:r>
      </w:ins>
      <w:del w:id="88" w:author="Andre Eger" w:date="2024-09-27T13:35:00Z" w16du:dateUtc="2024-09-27T01:35:00Z">
        <w:r w:rsidDel="00206EFC">
          <w:delText>.</w:delText>
        </w:r>
      </w:del>
      <w:ins w:id="89" w:author="Andre Eger" w:date="2024-09-27T13:34:00Z" w16du:dateUtc="2024-09-27T01:34:00Z">
        <w:r w:rsidR="00206EFC">
          <w:t xml:space="preserve"> </w:t>
        </w:r>
      </w:ins>
      <w:ins w:id="90" w:author="Andre Eger" w:date="2024-09-27T13:35:00Z" w16du:dateUtc="2024-09-27T01:35:00Z">
        <w:r w:rsidR="00206EFC">
          <w:t xml:space="preserve">the reader can also </w:t>
        </w:r>
        <w:r w:rsidR="00206EFC">
          <w:lastRenderedPageBreak/>
          <w:t xml:space="preserve">find </w:t>
        </w:r>
      </w:ins>
      <w:ins w:id="91" w:author="Andre Eger" w:date="2024-09-27T13:34:00Z" w16du:dateUtc="2024-09-27T01:34:00Z">
        <w:r w:rsidR="00206EFC">
          <w:t xml:space="preserve">more information </w:t>
        </w:r>
      </w:ins>
      <w:ins w:id="92" w:author="Andre Eger [2]" w:date="2024-11-13T10:23:00Z" w16du:dateUtc="2024-11-12T21:23:00Z">
        <w:r w:rsidR="006E3699">
          <w:t>about</w:t>
        </w:r>
      </w:ins>
      <w:ins w:id="93" w:author="Andre Eger" w:date="2024-09-27T13:34:00Z" w16du:dateUtc="2024-09-27T01:34:00Z">
        <w:r w:rsidR="00206EFC">
          <w:t xml:space="preserve"> the technical terms used in the correlation</w:t>
        </w:r>
      </w:ins>
      <w:ins w:id="94" w:author="Andre Eger" w:date="2024-07-31T10:47:00Z" w16du:dateUtc="2024-07-30T22:47:00Z">
        <w:r w:rsidR="00BD4F62">
          <w:t>.</w:t>
        </w:r>
      </w:ins>
      <w:r>
        <w:rPr>
          <w:rFonts w:ascii="Calibri" w:eastAsia="Calibri" w:hAnsi="Calibri" w:cs="Calibri"/>
          <w:noProof/>
          <w:color w:val="000000"/>
          <w:sz w:val="22"/>
          <w:shd w:val="clear" w:color="auto" w:fill="E6E6E6"/>
        </w:rPr>
        <w:lastRenderedPageBreak/>
        <mc:AlternateContent>
          <mc:Choice Requires="wpg">
            <w:drawing>
              <wp:inline distT="0" distB="0" distL="0" distR="0" wp14:anchorId="0BE921ED" wp14:editId="3CC1B558">
                <wp:extent cx="5483779" cy="8715983"/>
                <wp:effectExtent l="0" t="0" r="0" b="9525"/>
                <wp:docPr id="133127" name="Group 133127"/>
                <wp:cNvGraphicFramePr/>
                <a:graphic xmlns:a="http://schemas.openxmlformats.org/drawingml/2006/main">
                  <a:graphicData uri="http://schemas.microsoft.com/office/word/2010/wordprocessingGroup">
                    <wpg:wgp>
                      <wpg:cNvGrpSpPr/>
                      <wpg:grpSpPr>
                        <a:xfrm>
                          <a:off x="0" y="0"/>
                          <a:ext cx="5483779" cy="8715983"/>
                          <a:chOff x="0" y="-2579934"/>
                          <a:chExt cx="5452007" cy="11117491"/>
                        </a:xfrm>
                      </wpg:grpSpPr>
                      <wps:wsp>
                        <wps:cNvPr id="590" name="Rectangle 590"/>
                        <wps:cNvSpPr/>
                        <wps:spPr>
                          <a:xfrm rot="-5399999">
                            <a:off x="-249006" y="8017953"/>
                            <a:ext cx="768540" cy="270526"/>
                          </a:xfrm>
                          <a:prstGeom prst="rect">
                            <a:avLst/>
                          </a:prstGeom>
                          <a:ln>
                            <a:noFill/>
                          </a:ln>
                        </wps:spPr>
                        <wps:txbx>
                          <w:txbxContent>
                            <w:p w14:paraId="0BE9256A" w14:textId="77777777" w:rsidR="00216ADB" w:rsidRDefault="00216ADB">
                              <w:pPr>
                                <w:spacing w:after="160" w:line="259" w:lineRule="auto"/>
                                <w:ind w:left="0" w:firstLine="0"/>
                                <w:jc w:val="left"/>
                              </w:pPr>
                              <w:proofErr w:type="gramStart"/>
                              <w:r>
                                <w:rPr>
                                  <w:b/>
                                </w:rPr>
                                <w:t xml:space="preserve">Table </w:t>
                              </w:r>
                              <w:r>
                                <w:rPr>
                                  <w:b/>
                                  <w:spacing w:val="-385"/>
                                </w:rPr>
                                <w:t xml:space="preserve"> </w:t>
                              </w:r>
                              <w:r>
                                <w:rPr>
                                  <w:b/>
                                </w:rPr>
                                <w:t>1</w:t>
                              </w:r>
                              <w:proofErr w:type="gramEnd"/>
                              <w:r>
                                <w:rPr>
                                  <w:b/>
                                </w:rPr>
                                <w:t>.</w:t>
                              </w:r>
                            </w:p>
                          </w:txbxContent>
                        </wps:txbx>
                        <wps:bodyPr horzOverflow="overflow" vert="horz" lIns="0" tIns="0" rIns="0" bIns="0" rtlCol="0">
                          <a:noAutofit/>
                        </wps:bodyPr>
                      </wps:wsp>
                      <wps:wsp>
                        <wps:cNvPr id="591" name="Rectangle 591"/>
                        <wps:cNvSpPr/>
                        <wps:spPr>
                          <a:xfrm rot="-5399999">
                            <a:off x="107815" y="7796926"/>
                            <a:ext cx="54896" cy="270526"/>
                          </a:xfrm>
                          <a:prstGeom prst="rect">
                            <a:avLst/>
                          </a:prstGeom>
                          <a:ln>
                            <a:noFill/>
                          </a:ln>
                        </wps:spPr>
                        <wps:txbx>
                          <w:txbxContent>
                            <w:p w14:paraId="0BE9256B"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592" name="Rectangle 592"/>
                        <wps:cNvSpPr/>
                        <wps:spPr>
                          <a:xfrm rot="-5399999">
                            <a:off x="-5063254" y="2484200"/>
                            <a:ext cx="10397036" cy="270526"/>
                          </a:xfrm>
                          <a:prstGeom prst="rect">
                            <a:avLst/>
                          </a:prstGeom>
                          <a:ln>
                            <a:noFill/>
                          </a:ln>
                        </wps:spPr>
                        <wps:txbx>
                          <w:txbxContent>
                            <w:p w14:paraId="0BE9256C" w14:textId="77777777" w:rsidR="00216ADB" w:rsidRDefault="00216ADB" w:rsidP="007404CB">
                              <w:pPr>
                                <w:spacing w:after="160" w:line="259" w:lineRule="auto"/>
                                <w:ind w:left="0" w:firstLine="0"/>
                                <w:jc w:val="left"/>
                              </w:pPr>
                              <w:proofErr w:type="gramStart"/>
                              <w:r>
                                <w:rPr>
                                  <w:b/>
                                </w:rPr>
                                <w:t xml:space="preserve">Correlation </w:t>
                              </w:r>
                              <w:r>
                                <w:rPr>
                                  <w:b/>
                                  <w:spacing w:val="-385"/>
                                </w:rPr>
                                <w:t xml:space="preserve"> </w:t>
                              </w:r>
                              <w:r>
                                <w:rPr>
                                  <w:b/>
                                </w:rPr>
                                <w:t>of</w:t>
                              </w:r>
                              <w:proofErr w:type="gramEnd"/>
                              <w:r>
                                <w:rPr>
                                  <w:b/>
                                </w:rPr>
                                <w:t xml:space="preserve"> </w:t>
                              </w:r>
                              <w:r>
                                <w:rPr>
                                  <w:b/>
                                  <w:spacing w:val="-385"/>
                                </w:rPr>
                                <w:t xml:space="preserve"> </w:t>
                              </w:r>
                              <w:r>
                                <w:rPr>
                                  <w:b/>
                                </w:rPr>
                                <w:t xml:space="preserve">soil </w:t>
                              </w:r>
                              <w:r>
                                <w:rPr>
                                  <w:b/>
                                  <w:spacing w:val="-385"/>
                                </w:rPr>
                                <w:t xml:space="preserve"> </w:t>
                              </w:r>
                              <w:r>
                                <w:rPr>
                                  <w:b/>
                                </w:rPr>
                                <w:t xml:space="preserve">groups </w:t>
                              </w:r>
                              <w:r>
                                <w:rPr>
                                  <w:b/>
                                  <w:spacing w:val="-385"/>
                                </w:rPr>
                                <w:t xml:space="preserve"> </w:t>
                              </w:r>
                              <w:r>
                                <w:rPr>
                                  <w:b/>
                                </w:rPr>
                                <w:t xml:space="preserve">with </w:t>
                              </w:r>
                              <w:r>
                                <w:rPr>
                                  <w:b/>
                                  <w:spacing w:val="-385"/>
                                </w:rPr>
                                <w:t xml:space="preserve"> </w:t>
                              </w:r>
                              <w:r>
                                <w:rPr>
                                  <w:b/>
                                </w:rPr>
                                <w:t xml:space="preserve">the </w:t>
                              </w:r>
                              <w:r>
                                <w:rPr>
                                  <w:b/>
                                  <w:spacing w:val="-385"/>
                                </w:rPr>
                                <w:t xml:space="preserve"> </w:t>
                              </w:r>
                              <w:r>
                                <w:rPr>
                                  <w:b/>
                                </w:rPr>
                                <w:t xml:space="preserve">Genetic </w:t>
                              </w:r>
                              <w:r>
                                <w:rPr>
                                  <w:b/>
                                  <w:spacing w:val="-385"/>
                                </w:rPr>
                                <w:t xml:space="preserve"> </w:t>
                              </w:r>
                              <w:r>
                                <w:rPr>
                                  <w:b/>
                                </w:rPr>
                                <w:t>New</w:t>
                              </w:r>
                              <w:r>
                                <w:rPr>
                                  <w:b/>
                                  <w:spacing w:val="-385"/>
                                </w:rPr>
                                <w:t xml:space="preserve">   </w:t>
                              </w:r>
                              <w:r>
                                <w:t xml:space="preserve"> </w:t>
                              </w:r>
                              <w:r>
                                <w:rPr>
                                  <w:b/>
                                </w:rPr>
                                <w:t xml:space="preserve">Zealand </w:t>
                              </w:r>
                              <w:r>
                                <w:rPr>
                                  <w:b/>
                                  <w:spacing w:val="-385"/>
                                </w:rPr>
                                <w:t xml:space="preserve"> </w:t>
                              </w:r>
                              <w:r>
                                <w:rPr>
                                  <w:b/>
                                </w:rPr>
                                <w:t>Soil</w:t>
                              </w:r>
                              <w:r>
                                <w:rPr>
                                  <w:b/>
                                  <w:spacing w:val="-385"/>
                                </w:rPr>
                                <w:t xml:space="preserve">  </w:t>
                              </w:r>
                              <w:r>
                                <w:t xml:space="preserve"> </w:t>
                              </w:r>
                              <w:r>
                                <w:rPr>
                                  <w:b/>
                                  <w:spacing w:val="-385"/>
                                </w:rPr>
                                <w:t xml:space="preserve"> </w:t>
                              </w:r>
                              <w:r>
                                <w:rPr>
                                  <w:b/>
                                </w:rPr>
                                <w:t>Classification</w:t>
                              </w:r>
                              <w:r>
                                <w:t xml:space="preserve"> </w:t>
                              </w:r>
                              <w:r>
                                <w:rPr>
                                  <w:b/>
                                  <w:spacing w:val="-385"/>
                                </w:rPr>
                                <w:t xml:space="preserve"> </w:t>
                              </w:r>
                              <w:r>
                                <w:rPr>
                                  <w:b/>
                                </w:rPr>
                                <w:t xml:space="preserve">(Taylor </w:t>
                              </w:r>
                              <w:r>
                                <w:rPr>
                                  <w:b/>
                                  <w:spacing w:val="-385"/>
                                </w:rPr>
                                <w:t xml:space="preserve"> </w:t>
                              </w:r>
                              <w:r>
                                <w:rPr>
                                  <w:b/>
                                </w:rPr>
                                <w:t xml:space="preserve">and </w:t>
                              </w:r>
                              <w:r>
                                <w:rPr>
                                  <w:b/>
                                  <w:spacing w:val="-385"/>
                                </w:rPr>
                                <w:t xml:space="preserve"> </w:t>
                              </w:r>
                              <w:r>
                                <w:rPr>
                                  <w:b/>
                                </w:rPr>
                                <w:t>Pohlen</w:t>
                              </w:r>
                              <w:r>
                                <w:rPr>
                                  <w:b/>
                                  <w:spacing w:val="-385"/>
                                </w:rPr>
                                <w:t xml:space="preserve">  </w:t>
                              </w:r>
                              <w:r>
                                <w:t xml:space="preserve"> </w:t>
                              </w:r>
                              <w:r>
                                <w:rPr>
                                  <w:b/>
                                </w:rPr>
                                <w:t>1962)</w:t>
                              </w:r>
                              <w:r>
                                <w:rPr>
                                  <w:b/>
                                  <w:spacing w:val="-65"/>
                                </w:rPr>
                                <w:t xml:space="preserve"> </w:t>
                              </w:r>
                            </w:p>
                          </w:txbxContent>
                        </wps:txbx>
                        <wps:bodyPr horzOverflow="overflow" vert="horz" lIns="0" tIns="0" rIns="0" bIns="0" rtlCol="0">
                          <a:noAutofit/>
                        </wps:bodyPr>
                      </wps:wsp>
                      <wps:wsp>
                        <wps:cNvPr id="593" name="Rectangle 593"/>
                        <wps:cNvSpPr/>
                        <wps:spPr>
                          <a:xfrm rot="-5399999">
                            <a:off x="-4872618" y="2484309"/>
                            <a:ext cx="10396815" cy="270527"/>
                          </a:xfrm>
                          <a:prstGeom prst="rect">
                            <a:avLst/>
                          </a:prstGeom>
                          <a:ln>
                            <a:noFill/>
                          </a:ln>
                        </wps:spPr>
                        <wps:txbx>
                          <w:txbxContent>
                            <w:p w14:paraId="0BE9256D" w14:textId="77777777" w:rsidR="00216ADB" w:rsidRDefault="00216ADB" w:rsidP="007404CB">
                              <w:pPr>
                                <w:spacing w:after="160" w:line="259" w:lineRule="auto"/>
                                <w:ind w:left="0" w:firstLine="0"/>
                                <w:jc w:val="left"/>
                              </w:pPr>
                              <w:proofErr w:type="gramStart"/>
                              <w:r>
                                <w:rPr>
                                  <w:b/>
                                </w:rPr>
                                <w:t xml:space="preserve">And </w:t>
                              </w:r>
                              <w:r>
                                <w:rPr>
                                  <w:b/>
                                  <w:spacing w:val="-385"/>
                                </w:rPr>
                                <w:t xml:space="preserve"> </w:t>
                              </w:r>
                              <w:r>
                                <w:rPr>
                                  <w:b/>
                                </w:rPr>
                                <w:t>the</w:t>
                              </w:r>
                              <w:proofErr w:type="gramEnd"/>
                              <w:r>
                                <w:rPr>
                                  <w:b/>
                                </w:rPr>
                                <w:t xml:space="preserve"> </w:t>
                              </w:r>
                              <w:r>
                                <w:rPr>
                                  <w:b/>
                                  <w:spacing w:val="-385"/>
                                </w:rPr>
                                <w:t xml:space="preserve"> </w:t>
                              </w:r>
                              <w:r>
                                <w:rPr>
                                  <w:b/>
                                </w:rPr>
                                <w:t>US</w:t>
                              </w:r>
                              <w:r>
                                <w:rPr>
                                  <w:b/>
                                  <w:spacing w:val="-385"/>
                                </w:rPr>
                                <w:t xml:space="preserve">   </w:t>
                              </w:r>
                              <w:r>
                                <w:t xml:space="preserve"> </w:t>
                              </w:r>
                              <w:r>
                                <w:rPr>
                                  <w:b/>
                                </w:rPr>
                                <w:t xml:space="preserve">Soil </w:t>
                              </w:r>
                              <w:r>
                                <w:rPr>
                                  <w:b/>
                                  <w:spacing w:val="-385"/>
                                </w:rPr>
                                <w:t xml:space="preserve"> </w:t>
                              </w:r>
                              <w:r>
                                <w:rPr>
                                  <w:b/>
                                </w:rPr>
                                <w:t>Taxonomy</w:t>
                              </w:r>
                              <w:r>
                                <w:rPr>
                                  <w:b/>
                                  <w:spacing w:val="-385"/>
                                </w:rPr>
                                <w:t xml:space="preserve">  </w:t>
                              </w:r>
                              <w:r>
                                <w:t xml:space="preserve"> </w:t>
                              </w:r>
                              <w:r>
                                <w:rPr>
                                  <w:b/>
                                </w:rPr>
                                <w:t xml:space="preserve">(Soil </w:t>
                              </w:r>
                              <w:r>
                                <w:rPr>
                                  <w:b/>
                                  <w:spacing w:val="-385"/>
                                </w:rPr>
                                <w:t xml:space="preserve"> </w:t>
                              </w:r>
                              <w:r>
                                <w:rPr>
                                  <w:b/>
                                </w:rPr>
                                <w:t xml:space="preserve">Survey </w:t>
                              </w:r>
                              <w:r>
                                <w:rPr>
                                  <w:b/>
                                  <w:spacing w:val="-385"/>
                                </w:rPr>
                                <w:t xml:space="preserve"> </w:t>
                              </w:r>
                              <w:r>
                                <w:rPr>
                                  <w:b/>
                                </w:rPr>
                                <w:t xml:space="preserve">Staff </w:t>
                              </w:r>
                              <w:r>
                                <w:rPr>
                                  <w:b/>
                                  <w:spacing w:val="-385"/>
                                </w:rPr>
                                <w:t xml:space="preserve"> </w:t>
                              </w:r>
                              <w:r>
                                <w:rPr>
                                  <w:b/>
                                </w:rPr>
                                <w:t xml:space="preserve">1999). </w:t>
                              </w:r>
                              <w:r>
                                <w:rPr>
                                  <w:b/>
                                  <w:spacing w:val="-385"/>
                                </w:rPr>
                                <w:t xml:space="preserve"> </w:t>
                              </w:r>
                              <w:r>
                                <w:rPr>
                                  <w:b/>
                                </w:rPr>
                                <w:t>The</w:t>
                              </w:r>
                              <w:r>
                                <w:rPr>
                                  <w:b/>
                                  <w:spacing w:val="-385"/>
                                </w:rPr>
                                <w:t xml:space="preserve">  </w:t>
                              </w:r>
                              <w:r>
                                <w:t xml:space="preserve">  </w:t>
                              </w:r>
                              <w:r>
                                <w:rPr>
                                  <w:b/>
                                </w:rPr>
                                <w:t>correlations</w:t>
                              </w:r>
                              <w:r>
                                <w:rPr>
                                  <w:b/>
                                  <w:spacing w:val="-385"/>
                                </w:rPr>
                                <w:t xml:space="preserve">   </w:t>
                              </w:r>
                              <w:r>
                                <w:t xml:space="preserve">  </w:t>
                              </w:r>
                              <w:r>
                                <w:rPr>
                                  <w:b/>
                                </w:rPr>
                                <w:t>with</w:t>
                              </w:r>
                              <w:r>
                                <w:rPr>
                                  <w:b/>
                                  <w:spacing w:val="-385"/>
                                </w:rPr>
                                <w:t xml:space="preserve"> </w:t>
                              </w:r>
                              <w:r>
                                <w:t xml:space="preserve"> </w:t>
                              </w:r>
                              <w:r>
                                <w:rPr>
                                  <w:b/>
                                  <w:spacing w:val="-385"/>
                                </w:rPr>
                                <w:t xml:space="preserve"> </w:t>
                              </w:r>
                              <w:proofErr w:type="gramStart"/>
                              <w:r>
                                <w:rPr>
                                  <w:b/>
                                </w:rPr>
                                <w:t xml:space="preserve">Soil </w:t>
                              </w:r>
                              <w:r>
                                <w:rPr>
                                  <w:b/>
                                  <w:spacing w:val="-385"/>
                                </w:rPr>
                                <w:t xml:space="preserve"> </w:t>
                              </w:r>
                              <w:r>
                                <w:rPr>
                                  <w:b/>
                                </w:rPr>
                                <w:t>Taxonomy</w:t>
                              </w:r>
                              <w:proofErr w:type="gramEnd"/>
                              <w:r>
                                <w:rPr>
                                  <w:b/>
                                </w:rPr>
                                <w:t xml:space="preserve"> </w:t>
                              </w:r>
                              <w:r>
                                <w:rPr>
                                  <w:b/>
                                  <w:spacing w:val="-385"/>
                                </w:rPr>
                                <w:t xml:space="preserve">  </w:t>
                              </w:r>
                              <w:r>
                                <w:rPr>
                                  <w:b/>
                                </w:rPr>
                                <w:t xml:space="preserve">provide </w:t>
                              </w:r>
                              <w:r>
                                <w:rPr>
                                  <w:b/>
                                  <w:spacing w:val="-385"/>
                                </w:rPr>
                                <w:t xml:space="preserve"> </w:t>
                              </w:r>
                              <w:r>
                                <w:rPr>
                                  <w:b/>
                                </w:rPr>
                                <w:t>only</w:t>
                              </w:r>
                              <w:r>
                                <w:rPr>
                                  <w:b/>
                                  <w:spacing w:val="-65"/>
                                </w:rPr>
                                <w:t xml:space="preserve"> </w:t>
                              </w:r>
                            </w:p>
                          </w:txbxContent>
                        </wps:txbx>
                        <wps:bodyPr horzOverflow="overflow" vert="horz" lIns="0" tIns="0" rIns="0" bIns="0" rtlCol="0">
                          <a:noAutofit/>
                        </wps:bodyPr>
                      </wps:wsp>
                      <wps:wsp>
                        <wps:cNvPr id="594" name="Rectangle 594"/>
                        <wps:cNvSpPr/>
                        <wps:spPr>
                          <a:xfrm rot="-5399999">
                            <a:off x="-4682642" y="2483760"/>
                            <a:ext cx="10397914" cy="270526"/>
                          </a:xfrm>
                          <a:prstGeom prst="rect">
                            <a:avLst/>
                          </a:prstGeom>
                          <a:ln>
                            <a:noFill/>
                          </a:ln>
                        </wps:spPr>
                        <wps:txbx>
                          <w:txbxContent>
                            <w:p w14:paraId="0BE9256E" w14:textId="77777777" w:rsidR="00216ADB" w:rsidRDefault="00216ADB" w:rsidP="007404CB">
                              <w:pPr>
                                <w:spacing w:after="160" w:line="259" w:lineRule="auto"/>
                                <w:ind w:left="0" w:firstLine="0"/>
                                <w:jc w:val="left"/>
                              </w:pPr>
                              <w:r>
                                <w:rPr>
                                  <w:b/>
                                </w:rPr>
                                <w:t>the</w:t>
                              </w:r>
                              <w:r>
                                <w:rPr>
                                  <w:b/>
                                  <w:spacing w:val="-385"/>
                                </w:rPr>
                                <w:t xml:space="preserve">  </w:t>
                              </w:r>
                              <w:r>
                                <w:t xml:space="preserve"> </w:t>
                              </w:r>
                              <w:r>
                                <w:rPr>
                                  <w:b/>
                                </w:rPr>
                                <w:t>nearest</w:t>
                              </w:r>
                              <w:r>
                                <w:rPr>
                                  <w:b/>
                                  <w:spacing w:val="-385"/>
                                </w:rPr>
                                <w:t xml:space="preserve">  </w:t>
                              </w:r>
                              <w:r>
                                <w:t xml:space="preserve"> </w:t>
                              </w:r>
                              <w:proofErr w:type="gramStart"/>
                              <w:r>
                                <w:rPr>
                                  <w:b/>
                                </w:rPr>
                                <w:t>equivalents,</w:t>
                              </w:r>
                              <w:r>
                                <w:rPr>
                                  <w:b/>
                                  <w:spacing w:val="-385"/>
                                </w:rPr>
                                <w:t xml:space="preserve"> </w:t>
                              </w:r>
                              <w:r>
                                <w:t xml:space="preserve"> </w:t>
                              </w:r>
                              <w:r>
                                <w:rPr>
                                  <w:b/>
                                </w:rPr>
                                <w:t>as</w:t>
                              </w:r>
                              <w:proofErr w:type="gramEnd"/>
                              <w:r>
                                <w:rPr>
                                  <w:b/>
                                </w:rPr>
                                <w:t xml:space="preserve"> </w:t>
                              </w:r>
                              <w:r>
                                <w:rPr>
                                  <w:b/>
                                  <w:spacing w:val="-385"/>
                                </w:rPr>
                                <w:t xml:space="preserve"> </w:t>
                              </w:r>
                              <w:r>
                                <w:rPr>
                                  <w:b/>
                                </w:rPr>
                                <w:t xml:space="preserve">criteria </w:t>
                              </w:r>
                              <w:r>
                                <w:rPr>
                                  <w:b/>
                                  <w:spacing w:val="-385"/>
                                </w:rPr>
                                <w:t xml:space="preserve"> </w:t>
                              </w:r>
                              <w:r>
                                <w:rPr>
                                  <w:b/>
                                </w:rPr>
                                <w:t>differ</w:t>
                              </w:r>
                              <w:r>
                                <w:rPr>
                                  <w:b/>
                                  <w:spacing w:val="-385"/>
                                </w:rPr>
                                <w:t xml:space="preserve">   </w:t>
                              </w:r>
                              <w:r>
                                <w:t xml:space="preserve"> </w:t>
                              </w:r>
                              <w:r>
                                <w:rPr>
                                  <w:b/>
                                </w:rPr>
                                <w:t>between</w:t>
                              </w:r>
                              <w:r>
                                <w:rPr>
                                  <w:b/>
                                  <w:spacing w:val="-385"/>
                                </w:rPr>
                                <w:t xml:space="preserve">  </w:t>
                              </w:r>
                              <w:r>
                                <w:t xml:space="preserve"> </w:t>
                              </w:r>
                              <w:r>
                                <w:rPr>
                                  <w:b/>
                                </w:rPr>
                                <w:t>the</w:t>
                              </w:r>
                              <w:r>
                                <w:rPr>
                                  <w:b/>
                                  <w:spacing w:val="-385"/>
                                </w:rPr>
                                <w:t xml:space="preserve">   </w:t>
                              </w:r>
                              <w:r>
                                <w:t xml:space="preserve"> </w:t>
                              </w:r>
                              <w:r>
                                <w:rPr>
                                  <w:b/>
                                </w:rPr>
                                <w:t>two</w:t>
                              </w:r>
                              <w:r>
                                <w:t xml:space="preserve"> </w:t>
                              </w:r>
                              <w:r>
                                <w:rPr>
                                  <w:b/>
                                  <w:spacing w:val="-385"/>
                                </w:rPr>
                                <w:t xml:space="preserve"> </w:t>
                              </w:r>
                              <w:r>
                                <w:rPr>
                                  <w:b/>
                                </w:rPr>
                                <w:t>systems.</w:t>
                              </w:r>
                              <w:r>
                                <w:rPr>
                                  <w:b/>
                                  <w:spacing w:val="-385"/>
                                </w:rPr>
                                <w:t xml:space="preserve"> </w:t>
                              </w:r>
                              <w:r>
                                <w:t xml:space="preserve"> </w:t>
                              </w:r>
                              <w:r>
                                <w:rPr>
                                  <w:b/>
                                  <w:spacing w:val="-385"/>
                                </w:rPr>
                                <w:t xml:space="preserve"> </w:t>
                              </w:r>
                              <w:proofErr w:type="gramStart"/>
                              <w:r>
                                <w:rPr>
                                  <w:b/>
                                </w:rPr>
                                <w:t>The</w:t>
                              </w:r>
                              <w:r>
                                <w:t xml:space="preserve"> </w:t>
                              </w:r>
                              <w:r>
                                <w:rPr>
                                  <w:b/>
                                  <w:spacing w:val="-385"/>
                                </w:rPr>
                                <w:t xml:space="preserve"> </w:t>
                              </w:r>
                              <w:r>
                                <w:rPr>
                                  <w:b/>
                                </w:rPr>
                                <w:t>lowest</w:t>
                              </w:r>
                              <w:proofErr w:type="gramEnd"/>
                              <w:r>
                                <w:rPr>
                                  <w:b/>
                                </w:rPr>
                                <w:t xml:space="preserve"> </w:t>
                              </w:r>
                              <w:r>
                                <w:rPr>
                                  <w:b/>
                                  <w:spacing w:val="-385"/>
                                </w:rPr>
                                <w:t xml:space="preserve"> </w:t>
                              </w:r>
                              <w:r>
                                <w:rPr>
                                  <w:b/>
                                </w:rPr>
                                <w:t xml:space="preserve">category </w:t>
                              </w:r>
                              <w:r>
                                <w:rPr>
                                  <w:b/>
                                  <w:spacing w:val="-385"/>
                                </w:rPr>
                                <w:t xml:space="preserve"> </w:t>
                              </w:r>
                              <w:r>
                                <w:rPr>
                                  <w:b/>
                                </w:rPr>
                                <w:t xml:space="preserve">of </w:t>
                              </w:r>
                              <w:r>
                                <w:rPr>
                                  <w:b/>
                                  <w:spacing w:val="-385"/>
                                </w:rPr>
                                <w:t xml:space="preserve"> </w:t>
                              </w:r>
                              <w:r>
                                <w:rPr>
                                  <w:b/>
                                </w:rPr>
                                <w:t xml:space="preserve">Soil </w:t>
                              </w:r>
                              <w:r>
                                <w:rPr>
                                  <w:b/>
                                  <w:spacing w:val="-385"/>
                                </w:rPr>
                                <w:t xml:space="preserve"> </w:t>
                              </w:r>
                              <w:r>
                                <w:rPr>
                                  <w:b/>
                                </w:rPr>
                                <w:t>Taxonomy</w:t>
                              </w:r>
                              <w:r>
                                <w:rPr>
                                  <w:b/>
                                  <w:spacing w:val="-65"/>
                                </w:rPr>
                                <w:t xml:space="preserve"> </w:t>
                              </w:r>
                            </w:p>
                          </w:txbxContent>
                        </wps:txbx>
                        <wps:bodyPr horzOverflow="overflow" vert="horz" lIns="0" tIns="0" rIns="0" bIns="0" rtlCol="0">
                          <a:noAutofit/>
                        </wps:bodyPr>
                      </wps:wsp>
                      <wps:wsp>
                        <wps:cNvPr id="595" name="Rectangle 595"/>
                        <wps:cNvSpPr/>
                        <wps:spPr>
                          <a:xfrm rot="16200001">
                            <a:off x="-4428546" y="2547331"/>
                            <a:ext cx="10270774" cy="270526"/>
                          </a:xfrm>
                          <a:prstGeom prst="rect">
                            <a:avLst/>
                          </a:prstGeom>
                          <a:ln>
                            <a:noFill/>
                          </a:ln>
                        </wps:spPr>
                        <wps:txbx>
                          <w:txbxContent>
                            <w:p w14:paraId="0BE9256F" w14:textId="6B044AAB" w:rsidR="00216ADB" w:rsidRDefault="00216ADB" w:rsidP="00475654">
                              <w:pPr>
                                <w:spacing w:after="160" w:line="259" w:lineRule="auto"/>
                                <w:ind w:left="0" w:firstLine="0"/>
                                <w:jc w:val="left"/>
                              </w:pPr>
                              <w:del w:id="95" w:author="Kirstin Deuss" w:date="2024-09-18T10:00:00Z" w16du:dateUtc="2024-09-17T22:00:00Z">
                                <w:r w:rsidDel="00AF24CE">
                                  <w:rPr>
                                    <w:b/>
                                  </w:rPr>
                                  <w:delText>I</w:delText>
                                </w:r>
                              </w:del>
                              <w:proofErr w:type="gramStart"/>
                              <w:ins w:id="96" w:author="Kirstin Deuss" w:date="2024-09-18T10:00:00Z" w16du:dateUtc="2024-09-17T22:00:00Z">
                                <w:r w:rsidR="00AF24CE">
                                  <w:rPr>
                                    <w:b/>
                                  </w:rPr>
                                  <w:t>i</w:t>
                                </w:r>
                              </w:ins>
                              <w:r>
                                <w:rPr>
                                  <w:b/>
                                </w:rPr>
                                <w:t xml:space="preserve">s </w:t>
                              </w:r>
                              <w:r>
                                <w:rPr>
                                  <w:b/>
                                  <w:spacing w:val="-385"/>
                                </w:rPr>
                                <w:t xml:space="preserve"> </w:t>
                              </w:r>
                              <w:r>
                                <w:rPr>
                                  <w:b/>
                                </w:rPr>
                                <w:t>given</w:t>
                              </w:r>
                              <w:proofErr w:type="gramEnd"/>
                              <w:r>
                                <w:rPr>
                                  <w:b/>
                                </w:rPr>
                                <w:t xml:space="preserve"> </w:t>
                              </w:r>
                              <w:r>
                                <w:rPr>
                                  <w:b/>
                                  <w:spacing w:val="-385"/>
                                </w:rPr>
                                <w:t xml:space="preserve"> </w:t>
                              </w:r>
                              <w:r>
                                <w:rPr>
                                  <w:b/>
                                </w:rPr>
                                <w:t>(order,</w:t>
                              </w:r>
                              <w:r>
                                <w:rPr>
                                  <w:b/>
                                  <w:spacing w:val="-385"/>
                                </w:rPr>
                                <w:t xml:space="preserve">  </w:t>
                              </w:r>
                              <w:r>
                                <w:t xml:space="preserve"> </w:t>
                              </w:r>
                              <w:r>
                                <w:rPr>
                                  <w:b/>
                                </w:rPr>
                                <w:t>suborder</w:t>
                              </w:r>
                              <w:r>
                                <w:t xml:space="preserve"> </w:t>
                              </w:r>
                              <w:r>
                                <w:rPr>
                                  <w:b/>
                                  <w:spacing w:val="-385"/>
                                </w:rPr>
                                <w:t xml:space="preserve"> </w:t>
                              </w:r>
                              <w:r>
                                <w:rPr>
                                  <w:b/>
                                </w:rPr>
                                <w:t>or</w:t>
                              </w:r>
                              <w:r>
                                <w:t xml:space="preserve"> </w:t>
                              </w:r>
                              <w:r>
                                <w:rPr>
                                  <w:b/>
                                  <w:spacing w:val="-385"/>
                                </w:rPr>
                                <w:t xml:space="preserve"> </w:t>
                              </w:r>
                              <w:r>
                                <w:rPr>
                                  <w:b/>
                                </w:rPr>
                                <w:t>great</w:t>
                              </w:r>
                              <w:r>
                                <w:t xml:space="preserve"> </w:t>
                              </w:r>
                              <w:r>
                                <w:rPr>
                                  <w:b/>
                                  <w:spacing w:val="-385"/>
                                </w:rPr>
                                <w:t xml:space="preserve"> </w:t>
                              </w:r>
                              <w:r>
                                <w:rPr>
                                  <w:b/>
                                </w:rPr>
                                <w:t>group)</w:t>
                              </w:r>
                              <w:r>
                                <w:rPr>
                                  <w:b/>
                                  <w:spacing w:val="-385"/>
                                </w:rPr>
                                <w:t xml:space="preserve">  </w:t>
                              </w:r>
                              <w:r>
                                <w:t xml:space="preserve"> </w:t>
                              </w:r>
                              <w:r>
                                <w:rPr>
                                  <w:b/>
                                </w:rPr>
                                <w:t xml:space="preserve">that </w:t>
                              </w:r>
                              <w:r>
                                <w:rPr>
                                  <w:b/>
                                  <w:spacing w:val="-385"/>
                                </w:rPr>
                                <w:t xml:space="preserve"> </w:t>
                              </w:r>
                              <w:r>
                                <w:rPr>
                                  <w:b/>
                                </w:rPr>
                                <w:t>can</w:t>
                              </w:r>
                              <w:r>
                                <w:rPr>
                                  <w:b/>
                                  <w:spacing w:val="-385"/>
                                </w:rPr>
                                <w:t xml:space="preserve">  </w:t>
                              </w:r>
                              <w:r>
                                <w:t xml:space="preserve"> </w:t>
                              </w:r>
                              <w:r>
                                <w:rPr>
                                  <w:b/>
                                </w:rPr>
                                <w:t>be</w:t>
                              </w:r>
                              <w:r>
                                <w:t xml:space="preserve">  </w:t>
                              </w:r>
                              <w:r>
                                <w:rPr>
                                  <w:b/>
                                  <w:spacing w:val="-385"/>
                                </w:rPr>
                                <w:t xml:space="preserve"> </w:t>
                              </w:r>
                              <w:r>
                                <w:rPr>
                                  <w:b/>
                                </w:rPr>
                                <w:t xml:space="preserve">best </w:t>
                              </w:r>
                              <w:r>
                                <w:rPr>
                                  <w:b/>
                                  <w:spacing w:val="-385"/>
                                </w:rPr>
                                <w:t xml:space="preserve"> </w:t>
                              </w:r>
                              <w:r>
                                <w:rPr>
                                  <w:b/>
                                </w:rPr>
                                <w:t xml:space="preserve">related </w:t>
                              </w:r>
                              <w:r>
                                <w:rPr>
                                  <w:b/>
                                  <w:spacing w:val="-385"/>
                                </w:rPr>
                                <w:t xml:space="preserve"> </w:t>
                              </w:r>
                              <w:r>
                                <w:rPr>
                                  <w:b/>
                                </w:rPr>
                                <w:t xml:space="preserve">to </w:t>
                              </w:r>
                              <w:r>
                                <w:rPr>
                                  <w:b/>
                                  <w:spacing w:val="-385"/>
                                </w:rPr>
                                <w:t xml:space="preserve"> </w:t>
                              </w:r>
                              <w:r>
                                <w:rPr>
                                  <w:b/>
                                </w:rPr>
                                <w:t xml:space="preserve">soil </w:t>
                              </w:r>
                              <w:r>
                                <w:rPr>
                                  <w:b/>
                                  <w:spacing w:val="-385"/>
                                </w:rPr>
                                <w:t xml:space="preserve"> </w:t>
                              </w:r>
                              <w:r>
                                <w:rPr>
                                  <w:b/>
                                </w:rPr>
                                <w:t xml:space="preserve">groups </w:t>
                              </w:r>
                              <w:r>
                                <w:rPr>
                                  <w:b/>
                                  <w:spacing w:val="-385"/>
                                </w:rPr>
                                <w:t xml:space="preserve"> </w:t>
                              </w:r>
                              <w:r>
                                <w:rPr>
                                  <w:b/>
                                </w:rPr>
                                <w:t xml:space="preserve">of </w:t>
                              </w:r>
                              <w:r>
                                <w:rPr>
                                  <w:b/>
                                  <w:spacing w:val="-385"/>
                                </w:rPr>
                                <w:t xml:space="preserve"> </w:t>
                              </w:r>
                              <w:r>
                                <w:rPr>
                                  <w:b/>
                                </w:rPr>
                                <w:t xml:space="preserve">the </w:t>
                              </w:r>
                              <w:r>
                                <w:rPr>
                                  <w:b/>
                                  <w:spacing w:val="-385"/>
                                </w:rPr>
                                <w:t xml:space="preserve"> </w:t>
                              </w:r>
                              <w:r>
                                <w:rPr>
                                  <w:b/>
                                </w:rPr>
                                <w:t xml:space="preserve">NZ </w:t>
                              </w:r>
                              <w:r>
                                <w:rPr>
                                  <w:b/>
                                  <w:spacing w:val="-385"/>
                                </w:rPr>
                                <w:t xml:space="preserve"> </w:t>
                              </w:r>
                              <w:r>
                                <w:rPr>
                                  <w:b/>
                                </w:rPr>
                                <w:t xml:space="preserve">Soil </w:t>
                              </w:r>
                              <w:r>
                                <w:rPr>
                                  <w:b/>
                                  <w:spacing w:val="-385"/>
                                </w:rPr>
                                <w:t xml:space="preserve"> </w:t>
                              </w:r>
                              <w:proofErr w:type="spellStart"/>
                              <w:r>
                                <w:rPr>
                                  <w:b/>
                                </w:rPr>
                                <w:t>Classifica</w:t>
                              </w:r>
                              <w:proofErr w:type="spellEnd"/>
                              <w:r>
                                <w:rPr>
                                  <w:b/>
                                </w:rPr>
                                <w:t>-</w:t>
                              </w:r>
                            </w:p>
                          </w:txbxContent>
                        </wps:txbx>
                        <wps:bodyPr horzOverflow="overflow" vert="horz" lIns="0" tIns="0" rIns="0" bIns="0" rtlCol="0">
                          <a:noAutofit/>
                        </wps:bodyPr>
                      </wps:wsp>
                      <wps:wsp>
                        <wps:cNvPr id="596" name="Rectangle 596"/>
                        <wps:cNvSpPr/>
                        <wps:spPr>
                          <a:xfrm rot="-5399999">
                            <a:off x="670279" y="-76229"/>
                            <a:ext cx="73121" cy="270526"/>
                          </a:xfrm>
                          <a:prstGeom prst="rect">
                            <a:avLst/>
                          </a:prstGeom>
                          <a:ln>
                            <a:noFill/>
                          </a:ln>
                        </wps:spPr>
                        <wps:txbx>
                          <w:txbxContent>
                            <w:p w14:paraId="0BE92570"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597" name="Rectangle 597"/>
                        <wps:cNvSpPr/>
                        <wps:spPr>
                          <a:xfrm rot="-5399999">
                            <a:off x="668669" y="7454022"/>
                            <a:ext cx="457391" cy="270526"/>
                          </a:xfrm>
                          <a:prstGeom prst="rect">
                            <a:avLst/>
                          </a:prstGeom>
                          <a:ln>
                            <a:noFill/>
                          </a:ln>
                        </wps:spPr>
                        <wps:txbx>
                          <w:txbxContent>
                            <w:p w14:paraId="0BE92571" w14:textId="77777777" w:rsidR="00216ADB" w:rsidRDefault="00216ADB">
                              <w:pPr>
                                <w:spacing w:after="160" w:line="259" w:lineRule="auto"/>
                                <w:ind w:left="0" w:firstLine="0"/>
                                <w:jc w:val="left"/>
                              </w:pPr>
                              <w:proofErr w:type="spellStart"/>
                              <w:r>
                                <w:rPr>
                                  <w:b/>
                                </w:rPr>
                                <w:t>tion</w:t>
                              </w:r>
                              <w:proofErr w:type="spellEnd"/>
                              <w:r>
                                <w:rPr>
                                  <w:b/>
                                </w:rPr>
                                <w:t>.</w:t>
                              </w:r>
                            </w:p>
                          </w:txbxContent>
                        </wps:txbx>
                        <wps:bodyPr horzOverflow="overflow" vert="horz" lIns="0" tIns="0" rIns="0" bIns="0" rtlCol="0">
                          <a:noAutofit/>
                        </wps:bodyPr>
                      </wps:wsp>
                      <wps:wsp>
                        <wps:cNvPr id="598" name="Rectangle 598"/>
                        <wps:cNvSpPr/>
                        <wps:spPr>
                          <a:xfrm rot="-5399999">
                            <a:off x="1449055" y="8389623"/>
                            <a:ext cx="50673" cy="245055"/>
                          </a:xfrm>
                          <a:prstGeom prst="rect">
                            <a:avLst/>
                          </a:prstGeom>
                          <a:ln>
                            <a:noFill/>
                          </a:ln>
                        </wps:spPr>
                        <wps:txbx>
                          <w:txbxContent>
                            <w:p w14:paraId="0BE92572"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99" name="Rectangle 599"/>
                        <wps:cNvSpPr/>
                        <wps:spPr>
                          <a:xfrm rot="-5399999">
                            <a:off x="371177" y="7230082"/>
                            <a:ext cx="2195171" cy="270526"/>
                          </a:xfrm>
                          <a:prstGeom prst="rect">
                            <a:avLst/>
                          </a:prstGeom>
                          <a:ln>
                            <a:noFill/>
                          </a:ln>
                        </wps:spPr>
                        <wps:txbx>
                          <w:txbxContent>
                            <w:p w14:paraId="0BE92573" w14:textId="77777777" w:rsidR="00216ADB" w:rsidRDefault="00216ADB">
                              <w:pPr>
                                <w:spacing w:after="160" w:line="259" w:lineRule="auto"/>
                                <w:ind w:left="0" w:firstLine="0"/>
                                <w:jc w:val="left"/>
                              </w:pPr>
                              <w:proofErr w:type="gramStart"/>
                              <w:r>
                                <w:rPr>
                                  <w:b/>
                                </w:rPr>
                                <w:t>NZ</w:t>
                              </w:r>
                              <w:r>
                                <w:t xml:space="preserve"> </w:t>
                              </w:r>
                              <w:r>
                                <w:rPr>
                                  <w:b/>
                                  <w:spacing w:val="-385"/>
                                </w:rPr>
                                <w:t xml:space="preserve"> </w:t>
                              </w:r>
                              <w:r>
                                <w:rPr>
                                  <w:b/>
                                </w:rPr>
                                <w:t>Soil</w:t>
                              </w:r>
                              <w:proofErr w:type="gramEnd"/>
                              <w:r>
                                <w:rPr>
                                  <w:b/>
                                </w:rPr>
                                <w:t xml:space="preserve"> </w:t>
                              </w:r>
                              <w:r>
                                <w:rPr>
                                  <w:b/>
                                  <w:spacing w:val="-385"/>
                                </w:rPr>
                                <w:t xml:space="preserve"> </w:t>
                              </w:r>
                              <w:r>
                                <w:rPr>
                                  <w:b/>
                                </w:rPr>
                                <w:t>Classification</w:t>
                              </w:r>
                            </w:p>
                          </w:txbxContent>
                        </wps:txbx>
                        <wps:bodyPr horzOverflow="overflow" vert="horz" lIns="0" tIns="0" rIns="0" bIns="0" rtlCol="0">
                          <a:noAutofit/>
                        </wps:bodyPr>
                      </wps:wsp>
                      <wps:wsp>
                        <wps:cNvPr id="600" name="Rectangle 600"/>
                        <wps:cNvSpPr/>
                        <wps:spPr>
                          <a:xfrm rot="-5399999">
                            <a:off x="1441315" y="6649715"/>
                            <a:ext cx="54896" cy="270526"/>
                          </a:xfrm>
                          <a:prstGeom prst="rect">
                            <a:avLst/>
                          </a:prstGeom>
                          <a:ln>
                            <a:noFill/>
                          </a:ln>
                        </wps:spPr>
                        <wps:txbx>
                          <w:txbxContent>
                            <w:p w14:paraId="0BE92574"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601" name="Rectangle 601"/>
                        <wps:cNvSpPr/>
                        <wps:spPr>
                          <a:xfrm rot="-5399999">
                            <a:off x="657733" y="4780931"/>
                            <a:ext cx="1622060" cy="270526"/>
                          </a:xfrm>
                          <a:prstGeom prst="rect">
                            <a:avLst/>
                          </a:prstGeom>
                          <a:ln>
                            <a:noFill/>
                          </a:ln>
                        </wps:spPr>
                        <wps:txbx>
                          <w:txbxContent>
                            <w:p w14:paraId="0BE92575" w14:textId="77777777" w:rsidR="00216ADB" w:rsidRDefault="00216ADB">
                              <w:pPr>
                                <w:spacing w:after="160" w:line="259" w:lineRule="auto"/>
                                <w:ind w:left="0" w:firstLine="0"/>
                                <w:jc w:val="left"/>
                              </w:pPr>
                              <w:r>
                                <w:rPr>
                                  <w:b/>
                                </w:rPr>
                                <w:t>NZ</w:t>
                              </w:r>
                              <w:r>
                                <w:rPr>
                                  <w:b/>
                                  <w:spacing w:val="-385"/>
                                </w:rPr>
                                <w:t xml:space="preserve">  </w:t>
                              </w:r>
                              <w:r>
                                <w:t xml:space="preserve"> </w:t>
                              </w:r>
                              <w:r>
                                <w:rPr>
                                  <w:b/>
                                </w:rPr>
                                <w:t>Genetic</w:t>
                              </w:r>
                              <w:r>
                                <w:rPr>
                                  <w:b/>
                                  <w:spacing w:val="-385"/>
                                </w:rPr>
                                <w:t xml:space="preserve">  </w:t>
                              </w:r>
                              <w:r>
                                <w:t xml:space="preserve"> </w:t>
                              </w:r>
                              <w:r>
                                <w:rPr>
                                  <w:b/>
                                </w:rPr>
                                <w:t>Soil</w:t>
                              </w:r>
                            </w:p>
                          </w:txbxContent>
                        </wps:txbx>
                        <wps:bodyPr horzOverflow="overflow" vert="horz" lIns="0" tIns="0" rIns="0" bIns="0" rtlCol="0">
                          <a:noAutofit/>
                        </wps:bodyPr>
                      </wps:wsp>
                      <wps:wsp>
                        <wps:cNvPr id="602" name="Rectangle 602"/>
                        <wps:cNvSpPr/>
                        <wps:spPr>
                          <a:xfrm rot="-5399999">
                            <a:off x="1441315" y="4344920"/>
                            <a:ext cx="54896" cy="270526"/>
                          </a:xfrm>
                          <a:prstGeom prst="rect">
                            <a:avLst/>
                          </a:prstGeom>
                          <a:ln>
                            <a:noFill/>
                          </a:ln>
                        </wps:spPr>
                        <wps:txbx>
                          <w:txbxContent>
                            <w:p w14:paraId="0BE92576"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603" name="Rectangle 603"/>
                        <wps:cNvSpPr/>
                        <wps:spPr>
                          <a:xfrm rot="-5399999">
                            <a:off x="1631841" y="8374846"/>
                            <a:ext cx="54896" cy="270526"/>
                          </a:xfrm>
                          <a:prstGeom prst="rect">
                            <a:avLst/>
                          </a:prstGeom>
                          <a:ln>
                            <a:noFill/>
                          </a:ln>
                        </wps:spPr>
                        <wps:txbx>
                          <w:txbxContent>
                            <w:p w14:paraId="0BE92577"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5005" name="Rectangle 95005"/>
                        <wps:cNvSpPr/>
                        <wps:spPr>
                          <a:xfrm rot="-5399999">
                            <a:off x="1173016" y="7412796"/>
                            <a:ext cx="1055096" cy="270526"/>
                          </a:xfrm>
                          <a:prstGeom prst="rect">
                            <a:avLst/>
                          </a:prstGeom>
                          <a:ln>
                            <a:noFill/>
                          </a:ln>
                        </wps:spPr>
                        <wps:txbx>
                          <w:txbxContent>
                            <w:p w14:paraId="0BE92578" w14:textId="77777777" w:rsidR="00216ADB" w:rsidRDefault="00216ADB">
                              <w:pPr>
                                <w:spacing w:after="160" w:line="259" w:lineRule="auto"/>
                                <w:ind w:left="0" w:firstLine="0"/>
                                <w:jc w:val="left"/>
                              </w:pPr>
                              <w:r>
                                <w:rPr>
                                  <w:b/>
                                </w:rPr>
                                <w:t xml:space="preserve">(version </w:t>
                              </w:r>
                              <w:r>
                                <w:rPr>
                                  <w:b/>
                                  <w:spacing w:val="-65"/>
                                </w:rPr>
                                <w:t xml:space="preserve">  3)</w:t>
                              </w:r>
                            </w:p>
                          </w:txbxContent>
                        </wps:txbx>
                        <wps:bodyPr horzOverflow="overflow" vert="horz" lIns="0" tIns="0" rIns="0" bIns="0" rtlCol="0">
                          <a:noAutofit/>
                        </wps:bodyPr>
                      </wps:wsp>
                      <wps:wsp>
                        <wps:cNvPr id="95004" name="Rectangle 95004"/>
                        <wps:cNvSpPr/>
                        <wps:spPr>
                          <a:xfrm rot="-5399999">
                            <a:off x="803852" y="7043632"/>
                            <a:ext cx="1055096" cy="270526"/>
                          </a:xfrm>
                          <a:prstGeom prst="rect">
                            <a:avLst/>
                          </a:prstGeom>
                          <a:ln>
                            <a:noFill/>
                          </a:ln>
                        </wps:spPr>
                        <wps:txbx>
                          <w:txbxContent>
                            <w:p w14:paraId="0BE92579"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5003" name="Rectangle 95003"/>
                        <wps:cNvSpPr/>
                        <wps:spPr>
                          <a:xfrm rot="-5399999">
                            <a:off x="1500904" y="7740684"/>
                            <a:ext cx="1055096" cy="270526"/>
                          </a:xfrm>
                          <a:prstGeom prst="rect">
                            <a:avLst/>
                          </a:prstGeom>
                          <a:ln>
                            <a:noFill/>
                          </a:ln>
                        </wps:spPr>
                        <wps:txbx>
                          <w:txbxContent>
                            <w:p w14:paraId="0BE9257A"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605" name="Rectangle 605"/>
                        <wps:cNvSpPr/>
                        <wps:spPr>
                          <a:xfrm rot="-5399999">
                            <a:off x="1631841" y="7078315"/>
                            <a:ext cx="54896" cy="270526"/>
                          </a:xfrm>
                          <a:prstGeom prst="rect">
                            <a:avLst/>
                          </a:prstGeom>
                          <a:ln>
                            <a:noFill/>
                          </a:ln>
                        </wps:spPr>
                        <wps:txbx>
                          <w:txbxContent>
                            <w:p w14:paraId="0BE9257B"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606" name="Rectangle 606"/>
                        <wps:cNvSpPr/>
                        <wps:spPr>
                          <a:xfrm rot="-5399999">
                            <a:off x="982534" y="4814165"/>
                            <a:ext cx="1353509" cy="270527"/>
                          </a:xfrm>
                          <a:prstGeom prst="rect">
                            <a:avLst/>
                          </a:prstGeom>
                          <a:ln>
                            <a:noFill/>
                          </a:ln>
                        </wps:spPr>
                        <wps:txbx>
                          <w:txbxContent>
                            <w:p w14:paraId="0BE9257C" w14:textId="77777777" w:rsidR="00216ADB" w:rsidRDefault="00216ADB">
                              <w:pPr>
                                <w:spacing w:after="160" w:line="259" w:lineRule="auto"/>
                                <w:ind w:left="0" w:firstLine="0"/>
                                <w:jc w:val="left"/>
                              </w:pPr>
                              <w:r>
                                <w:rPr>
                                  <w:b/>
                                </w:rPr>
                                <w:t>Classification</w:t>
                              </w:r>
                            </w:p>
                          </w:txbxContent>
                        </wps:txbx>
                        <wps:bodyPr horzOverflow="overflow" vert="horz" lIns="0" tIns="0" rIns="0" bIns="0" rtlCol="0">
                          <a:noAutofit/>
                        </wps:bodyPr>
                      </wps:wsp>
                      <wps:wsp>
                        <wps:cNvPr id="607" name="Rectangle 607"/>
                        <wps:cNvSpPr/>
                        <wps:spPr>
                          <a:xfrm rot="-5399999">
                            <a:off x="1631841" y="4445796"/>
                            <a:ext cx="54896" cy="270526"/>
                          </a:xfrm>
                          <a:prstGeom prst="rect">
                            <a:avLst/>
                          </a:prstGeom>
                          <a:ln>
                            <a:noFill/>
                          </a:ln>
                        </wps:spPr>
                        <wps:txbx>
                          <w:txbxContent>
                            <w:p w14:paraId="0BE9257D"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608" name="Rectangle 608"/>
                        <wps:cNvSpPr/>
                        <wps:spPr>
                          <a:xfrm rot="-5399999">
                            <a:off x="1147295" y="7316509"/>
                            <a:ext cx="2176288" cy="265477"/>
                          </a:xfrm>
                          <a:prstGeom prst="rect">
                            <a:avLst/>
                          </a:prstGeom>
                          <a:ln>
                            <a:noFill/>
                          </a:ln>
                        </wps:spPr>
                        <wps:txbx>
                          <w:txbxContent>
                            <w:p w14:paraId="0BE9257E" w14:textId="77777777" w:rsidR="00216ADB" w:rsidRDefault="00216ADB">
                              <w:pPr>
                                <w:spacing w:after="160" w:line="259" w:lineRule="auto"/>
                                <w:ind w:left="0" w:firstLine="0"/>
                                <w:jc w:val="left"/>
                              </w:pPr>
                              <w:r>
                                <w:t>ALLOPHANIC</w:t>
                              </w:r>
                              <w:r>
                                <w:rPr>
                                  <w:spacing w:val="-379"/>
                                </w:rPr>
                                <w:t xml:space="preserve"> </w:t>
                              </w:r>
                              <w:r>
                                <w:t>SOILS</w:t>
                              </w:r>
                            </w:p>
                          </w:txbxContent>
                        </wps:txbx>
                        <wps:bodyPr horzOverflow="overflow" vert="horz" lIns="0" tIns="0" rIns="0" bIns="0" rtlCol="0">
                          <a:noAutofit/>
                        </wps:bodyPr>
                      </wps:wsp>
                      <wps:wsp>
                        <wps:cNvPr id="609" name="Rectangle 609"/>
                        <wps:cNvSpPr/>
                        <wps:spPr>
                          <a:xfrm rot="-5399999">
                            <a:off x="2435333" y="8377204"/>
                            <a:ext cx="54896" cy="265477"/>
                          </a:xfrm>
                          <a:prstGeom prst="rect">
                            <a:avLst/>
                          </a:prstGeom>
                          <a:ln>
                            <a:noFill/>
                          </a:ln>
                        </wps:spPr>
                        <wps:txbx>
                          <w:txbxContent>
                            <w:p w14:paraId="0BE9257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10" name="Rectangle 610"/>
                        <wps:cNvSpPr/>
                        <wps:spPr>
                          <a:xfrm rot="-5399999">
                            <a:off x="1129144" y="6710932"/>
                            <a:ext cx="2667275" cy="265477"/>
                          </a:xfrm>
                          <a:prstGeom prst="rect">
                            <a:avLst/>
                          </a:prstGeom>
                          <a:ln>
                            <a:noFill/>
                          </a:ln>
                        </wps:spPr>
                        <wps:txbx>
                          <w:txbxContent>
                            <w:p w14:paraId="0BE92580"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proofErr w:type="spellStart"/>
                              <w:r>
                                <w:t>Allophanic</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611" name="Rectangle 611"/>
                        <wps:cNvSpPr/>
                        <wps:spPr>
                          <a:xfrm rot="-5399999">
                            <a:off x="2435334" y="6011653"/>
                            <a:ext cx="54896" cy="265475"/>
                          </a:xfrm>
                          <a:prstGeom prst="rect">
                            <a:avLst/>
                          </a:prstGeom>
                          <a:ln>
                            <a:noFill/>
                          </a:ln>
                        </wps:spPr>
                        <wps:txbx>
                          <w:txbxContent>
                            <w:p w14:paraId="0BE9258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12" name="Rectangle 612"/>
                        <wps:cNvSpPr/>
                        <wps:spPr>
                          <a:xfrm rot="-5399999">
                            <a:off x="2011758" y="5073791"/>
                            <a:ext cx="902047" cy="265476"/>
                          </a:xfrm>
                          <a:prstGeom prst="rect">
                            <a:avLst/>
                          </a:prstGeom>
                          <a:ln>
                            <a:noFill/>
                          </a:ln>
                        </wps:spPr>
                        <wps:txbx>
                          <w:txbxContent>
                            <w:p w14:paraId="0BE92582" w14:textId="77777777" w:rsidR="00216ADB" w:rsidRDefault="00216ADB">
                              <w:pPr>
                                <w:spacing w:after="160" w:line="259" w:lineRule="auto"/>
                                <w:ind w:left="0" w:firstLine="0"/>
                                <w:jc w:val="left"/>
                              </w:pPr>
                              <w:proofErr w:type="spellStart"/>
                              <w:r>
                                <w:t>gley</w:t>
                              </w:r>
                              <w:proofErr w:type="spellEnd"/>
                              <w:r>
                                <w:rPr>
                                  <w:spacing w:val="-379"/>
                                </w:rPr>
                                <w:t xml:space="preserve"> </w:t>
                              </w:r>
                              <w:r>
                                <w:t>soils</w:t>
                              </w:r>
                            </w:p>
                          </w:txbxContent>
                        </wps:txbx>
                        <wps:bodyPr horzOverflow="overflow" vert="horz" lIns="0" tIns="0" rIns="0" bIns="0" rtlCol="0">
                          <a:noAutofit/>
                        </wps:bodyPr>
                      </wps:wsp>
                      <wps:wsp>
                        <wps:cNvPr id="613" name="Rectangle 613"/>
                        <wps:cNvSpPr/>
                        <wps:spPr>
                          <a:xfrm rot="-5399999">
                            <a:off x="2435333" y="4819136"/>
                            <a:ext cx="54896" cy="265476"/>
                          </a:xfrm>
                          <a:prstGeom prst="rect">
                            <a:avLst/>
                          </a:prstGeom>
                          <a:ln>
                            <a:noFill/>
                          </a:ln>
                        </wps:spPr>
                        <wps:txbx>
                          <w:txbxContent>
                            <w:p w14:paraId="0BE9258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14" name="Rectangle 614"/>
                        <wps:cNvSpPr/>
                        <wps:spPr>
                          <a:xfrm rot="-5399999">
                            <a:off x="2017248" y="2559028"/>
                            <a:ext cx="891068" cy="265476"/>
                          </a:xfrm>
                          <a:prstGeom prst="rect">
                            <a:avLst/>
                          </a:prstGeom>
                          <a:ln>
                            <a:noFill/>
                          </a:ln>
                        </wps:spPr>
                        <wps:txbx>
                          <w:txbxContent>
                            <w:p w14:paraId="0BE92584" w14:textId="77777777" w:rsidR="00216ADB" w:rsidRDefault="00216ADB">
                              <w:pPr>
                                <w:spacing w:after="160" w:line="259" w:lineRule="auto"/>
                                <w:ind w:left="0" w:firstLine="0"/>
                                <w:jc w:val="left"/>
                              </w:pPr>
                              <w:r>
                                <w:t>Aquands</w:t>
                              </w:r>
                            </w:p>
                          </w:txbxContent>
                        </wps:txbx>
                        <wps:bodyPr horzOverflow="overflow" vert="horz" lIns="0" tIns="0" rIns="0" bIns="0" rtlCol="0">
                          <a:noAutofit/>
                        </wps:bodyPr>
                      </wps:wsp>
                      <wps:wsp>
                        <wps:cNvPr id="615" name="Rectangle 615"/>
                        <wps:cNvSpPr/>
                        <wps:spPr>
                          <a:xfrm rot="-5399999">
                            <a:off x="2662676" y="8377204"/>
                            <a:ext cx="54896" cy="265477"/>
                          </a:xfrm>
                          <a:prstGeom prst="rect">
                            <a:avLst/>
                          </a:prstGeom>
                          <a:ln>
                            <a:noFill/>
                          </a:ln>
                        </wps:spPr>
                        <wps:txbx>
                          <w:txbxContent>
                            <w:p w14:paraId="0BE9258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16" name="Rectangle 616"/>
                        <wps:cNvSpPr/>
                        <wps:spPr>
                          <a:xfrm rot="16200001">
                            <a:off x="1643262" y="6997708"/>
                            <a:ext cx="2093725" cy="265477"/>
                          </a:xfrm>
                          <a:prstGeom prst="rect">
                            <a:avLst/>
                          </a:prstGeom>
                          <a:ln>
                            <a:noFill/>
                          </a:ln>
                        </wps:spPr>
                        <wps:txbx>
                          <w:txbxContent>
                            <w:p w14:paraId="0BE92586" w14:textId="77777777" w:rsidR="00216ADB" w:rsidRDefault="00216ADB">
                              <w:pPr>
                                <w:spacing w:after="160" w:line="259" w:lineRule="auto"/>
                                <w:ind w:left="0" w:firstLine="0"/>
                                <w:jc w:val="left"/>
                              </w:pPr>
                              <w:proofErr w:type="spellStart"/>
                              <w:r>
                                <w:t>Gley</w:t>
                              </w:r>
                              <w:proofErr w:type="spellEnd"/>
                              <w:r>
                                <w:t xml:space="preserve"> </w:t>
                              </w:r>
                              <w:r>
                                <w:rPr>
                                  <w:spacing w:val="-379"/>
                                </w:rPr>
                                <w:t xml:space="preserve">    </w:t>
                              </w:r>
                              <w:proofErr w:type="spellStart"/>
                              <w:proofErr w:type="gramStart"/>
                              <w:r>
                                <w:t>Allophanic</w:t>
                              </w:r>
                              <w:proofErr w:type="spellEnd"/>
                              <w:r>
                                <w:t xml:space="preserve"> </w:t>
                              </w:r>
                              <w:r>
                                <w:rPr>
                                  <w:spacing w:val="-379"/>
                                </w:rPr>
                                <w:t xml:space="preserve"> </w:t>
                              </w:r>
                              <w:r>
                                <w:t>Soils</w:t>
                              </w:r>
                              <w:proofErr w:type="gramEnd"/>
                            </w:p>
                          </w:txbxContent>
                        </wps:txbx>
                        <wps:bodyPr horzOverflow="overflow" vert="horz" lIns="0" tIns="0" rIns="0" bIns="0" rtlCol="0">
                          <a:noAutofit/>
                        </wps:bodyPr>
                      </wps:wsp>
                      <wps:wsp>
                        <wps:cNvPr id="617" name="Rectangle 617"/>
                        <wps:cNvSpPr/>
                        <wps:spPr>
                          <a:xfrm rot="-5399999">
                            <a:off x="2662676" y="6442893"/>
                            <a:ext cx="54896" cy="265477"/>
                          </a:xfrm>
                          <a:prstGeom prst="rect">
                            <a:avLst/>
                          </a:prstGeom>
                          <a:ln>
                            <a:noFill/>
                          </a:ln>
                        </wps:spPr>
                        <wps:txbx>
                          <w:txbxContent>
                            <w:p w14:paraId="0BE9258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18" name="Rectangle 618"/>
                        <wps:cNvSpPr/>
                        <wps:spPr>
                          <a:xfrm rot="-5399999">
                            <a:off x="2239101" y="5073791"/>
                            <a:ext cx="902047" cy="265476"/>
                          </a:xfrm>
                          <a:prstGeom prst="rect">
                            <a:avLst/>
                          </a:prstGeom>
                          <a:ln>
                            <a:noFill/>
                          </a:ln>
                        </wps:spPr>
                        <wps:txbx>
                          <w:txbxContent>
                            <w:p w14:paraId="0BE92588" w14:textId="77777777" w:rsidR="00216ADB" w:rsidRDefault="00216ADB">
                              <w:pPr>
                                <w:spacing w:after="160" w:line="259" w:lineRule="auto"/>
                                <w:ind w:left="0" w:firstLine="0"/>
                                <w:jc w:val="left"/>
                              </w:pPr>
                              <w:proofErr w:type="spellStart"/>
                              <w:r>
                                <w:t>gley</w:t>
                              </w:r>
                              <w:proofErr w:type="spellEnd"/>
                              <w:r>
                                <w:rPr>
                                  <w:spacing w:val="-379"/>
                                </w:rPr>
                                <w:t xml:space="preserve"> </w:t>
                              </w:r>
                              <w:r>
                                <w:t>soils</w:t>
                              </w:r>
                            </w:p>
                          </w:txbxContent>
                        </wps:txbx>
                        <wps:bodyPr horzOverflow="overflow" vert="horz" lIns="0" tIns="0" rIns="0" bIns="0" rtlCol="0">
                          <a:noAutofit/>
                        </wps:bodyPr>
                      </wps:wsp>
                      <wps:wsp>
                        <wps:cNvPr id="619" name="Rectangle 619"/>
                        <wps:cNvSpPr/>
                        <wps:spPr>
                          <a:xfrm rot="-5399999">
                            <a:off x="2662676" y="4819136"/>
                            <a:ext cx="54896" cy="265476"/>
                          </a:xfrm>
                          <a:prstGeom prst="rect">
                            <a:avLst/>
                          </a:prstGeom>
                          <a:ln>
                            <a:noFill/>
                          </a:ln>
                        </wps:spPr>
                        <wps:txbx>
                          <w:txbxContent>
                            <w:p w14:paraId="0BE9258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20" name="Rectangle 620"/>
                        <wps:cNvSpPr/>
                        <wps:spPr>
                          <a:xfrm rot="-5399999">
                            <a:off x="2244590" y="2559028"/>
                            <a:ext cx="891068" cy="265476"/>
                          </a:xfrm>
                          <a:prstGeom prst="rect">
                            <a:avLst/>
                          </a:prstGeom>
                          <a:ln>
                            <a:noFill/>
                          </a:ln>
                        </wps:spPr>
                        <wps:txbx>
                          <w:txbxContent>
                            <w:p w14:paraId="0BE9258A" w14:textId="77777777" w:rsidR="00216ADB" w:rsidRDefault="00216ADB">
                              <w:pPr>
                                <w:spacing w:after="160" w:line="259" w:lineRule="auto"/>
                                <w:ind w:left="0" w:firstLine="0"/>
                                <w:jc w:val="left"/>
                              </w:pPr>
                              <w:r>
                                <w:t>Aquands</w:t>
                              </w:r>
                            </w:p>
                          </w:txbxContent>
                        </wps:txbx>
                        <wps:bodyPr horzOverflow="overflow" vert="horz" lIns="0" tIns="0" rIns="0" bIns="0" rtlCol="0">
                          <a:noAutofit/>
                        </wps:bodyPr>
                      </wps:wsp>
                      <wps:wsp>
                        <wps:cNvPr id="621" name="Rectangle 621"/>
                        <wps:cNvSpPr/>
                        <wps:spPr>
                          <a:xfrm rot="-5399999">
                            <a:off x="2890019" y="8377204"/>
                            <a:ext cx="54896" cy="265477"/>
                          </a:xfrm>
                          <a:prstGeom prst="rect">
                            <a:avLst/>
                          </a:prstGeom>
                          <a:ln>
                            <a:noFill/>
                          </a:ln>
                        </wps:spPr>
                        <wps:txbx>
                          <w:txbxContent>
                            <w:p w14:paraId="0BE9258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22" name="Rectangle 622"/>
                        <wps:cNvSpPr/>
                        <wps:spPr>
                          <a:xfrm rot="-5399999">
                            <a:off x="1660684" y="6787787"/>
                            <a:ext cx="2513566" cy="265477"/>
                          </a:xfrm>
                          <a:prstGeom prst="rect">
                            <a:avLst/>
                          </a:prstGeom>
                          <a:ln>
                            <a:noFill/>
                          </a:ln>
                        </wps:spPr>
                        <wps:txbx>
                          <w:txbxContent>
                            <w:p w14:paraId="0BE9258C" w14:textId="77777777" w:rsidR="00216ADB" w:rsidRDefault="00216ADB">
                              <w:pPr>
                                <w:spacing w:after="160" w:line="259" w:lineRule="auto"/>
                                <w:ind w:left="0" w:firstLine="0"/>
                                <w:jc w:val="left"/>
                              </w:pPr>
                              <w:proofErr w:type="gramStart"/>
                              <w:r>
                                <w:t xml:space="preserve">Impeded </w:t>
                              </w:r>
                              <w:r>
                                <w:rPr>
                                  <w:spacing w:val="-379"/>
                                </w:rPr>
                                <w:t xml:space="preserve"> </w:t>
                              </w:r>
                              <w:proofErr w:type="spellStart"/>
                              <w:r>
                                <w:t>Allophanic</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623" name="Rectangle 623"/>
                        <wps:cNvSpPr/>
                        <wps:spPr>
                          <a:xfrm rot="-5399999">
                            <a:off x="2890019" y="6127222"/>
                            <a:ext cx="54896" cy="265477"/>
                          </a:xfrm>
                          <a:prstGeom prst="rect">
                            <a:avLst/>
                          </a:prstGeom>
                          <a:ln>
                            <a:noFill/>
                          </a:ln>
                        </wps:spPr>
                        <wps:txbx>
                          <w:txbxContent>
                            <w:p w14:paraId="0BE9258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24" name="Rectangle 624"/>
                        <wps:cNvSpPr/>
                        <wps:spPr>
                          <a:xfrm rot="-5399999">
                            <a:off x="2444156" y="5051503"/>
                            <a:ext cx="946622" cy="265475"/>
                          </a:xfrm>
                          <a:prstGeom prst="rect">
                            <a:avLst/>
                          </a:prstGeom>
                          <a:ln>
                            <a:noFill/>
                          </a:ln>
                        </wps:spPr>
                        <wps:txbx>
                          <w:txbxContent>
                            <w:p w14:paraId="0BE9258E" w14:textId="77777777" w:rsidR="00216ADB" w:rsidRDefault="00216ADB">
                              <w:pPr>
                                <w:spacing w:after="160" w:line="259" w:lineRule="auto"/>
                                <w:ind w:left="0" w:firstLine="0"/>
                                <w:jc w:val="left"/>
                              </w:pPr>
                              <w:r>
                                <w:t>YB*loams</w:t>
                              </w:r>
                            </w:p>
                          </w:txbxContent>
                        </wps:txbx>
                        <wps:bodyPr horzOverflow="overflow" vert="horz" lIns="0" tIns="0" rIns="0" bIns="0" rtlCol="0">
                          <a:noAutofit/>
                        </wps:bodyPr>
                      </wps:wsp>
                      <wps:wsp>
                        <wps:cNvPr id="625" name="Rectangle 625"/>
                        <wps:cNvSpPr/>
                        <wps:spPr>
                          <a:xfrm rot="-5399999">
                            <a:off x="2890019" y="4785620"/>
                            <a:ext cx="54896" cy="265476"/>
                          </a:xfrm>
                          <a:prstGeom prst="rect">
                            <a:avLst/>
                          </a:prstGeom>
                          <a:ln>
                            <a:noFill/>
                          </a:ln>
                        </wps:spPr>
                        <wps:txbx>
                          <w:txbxContent>
                            <w:p w14:paraId="0BE9258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26" name="Rectangle 626"/>
                        <wps:cNvSpPr/>
                        <wps:spPr>
                          <a:xfrm rot="-5399999">
                            <a:off x="1877082" y="1964178"/>
                            <a:ext cx="2080768" cy="265476"/>
                          </a:xfrm>
                          <a:prstGeom prst="rect">
                            <a:avLst/>
                          </a:prstGeom>
                          <a:ln>
                            <a:noFill/>
                          </a:ln>
                        </wps:spPr>
                        <wps:txbx>
                          <w:txbxContent>
                            <w:p w14:paraId="0BE92590" w14:textId="77777777" w:rsidR="00216ADB" w:rsidRDefault="00216ADB">
                              <w:pPr>
                                <w:spacing w:after="160" w:line="259" w:lineRule="auto"/>
                                <w:ind w:left="0" w:firstLine="0"/>
                                <w:jc w:val="left"/>
                              </w:pPr>
                              <w:proofErr w:type="gramStart"/>
                              <w:r>
                                <w:t xml:space="preserve">Cryands </w:t>
                              </w:r>
                              <w:r>
                                <w:rPr>
                                  <w:spacing w:val="-379"/>
                                </w:rPr>
                                <w:t xml:space="preserve"> </w:t>
                              </w:r>
                              <w:r>
                                <w:t>and</w:t>
                              </w:r>
                              <w:proofErr w:type="gramEnd"/>
                              <w:r>
                                <w:t xml:space="preserve"> </w:t>
                              </w:r>
                              <w:r>
                                <w:rPr>
                                  <w:spacing w:val="-379"/>
                                </w:rPr>
                                <w:t xml:space="preserve"> </w:t>
                              </w:r>
                              <w:r>
                                <w:t>Udands</w:t>
                              </w:r>
                            </w:p>
                          </w:txbxContent>
                        </wps:txbx>
                        <wps:bodyPr horzOverflow="overflow" vert="horz" lIns="0" tIns="0" rIns="0" bIns="0" rtlCol="0">
                          <a:noAutofit/>
                        </wps:bodyPr>
                      </wps:wsp>
                      <wps:wsp>
                        <wps:cNvPr id="627" name="Rectangle 627"/>
                        <wps:cNvSpPr/>
                        <wps:spPr>
                          <a:xfrm rot="-5399999">
                            <a:off x="3117362" y="8377204"/>
                            <a:ext cx="54896" cy="265477"/>
                          </a:xfrm>
                          <a:prstGeom prst="rect">
                            <a:avLst/>
                          </a:prstGeom>
                          <a:ln>
                            <a:noFill/>
                          </a:ln>
                        </wps:spPr>
                        <wps:txbx>
                          <w:txbxContent>
                            <w:p w14:paraId="0BE9259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28" name="Rectangle 628"/>
                        <wps:cNvSpPr/>
                        <wps:spPr>
                          <a:xfrm rot="-5399999">
                            <a:off x="2017251" y="6917012"/>
                            <a:ext cx="2255118" cy="265475"/>
                          </a:xfrm>
                          <a:prstGeom prst="rect">
                            <a:avLst/>
                          </a:prstGeom>
                          <a:ln>
                            <a:noFill/>
                          </a:ln>
                        </wps:spPr>
                        <wps:txbx>
                          <w:txbxContent>
                            <w:p w14:paraId="0BE92592" w14:textId="77777777" w:rsidR="00216ADB" w:rsidRDefault="00216ADB">
                              <w:pPr>
                                <w:spacing w:after="160" w:line="259" w:lineRule="auto"/>
                                <w:ind w:left="0" w:firstLine="0"/>
                                <w:jc w:val="left"/>
                              </w:pPr>
                              <w:r>
                                <w:t>Orthic A</w:t>
                              </w:r>
                              <w:r>
                                <w:rPr>
                                  <w:spacing w:val="-379"/>
                                </w:rPr>
                                <w:t xml:space="preserve">       </w:t>
                              </w:r>
                              <w:proofErr w:type="spellStart"/>
                              <w:r>
                                <w:t>llophanic</w:t>
                              </w:r>
                              <w:proofErr w:type="spellEnd"/>
                              <w:r>
                                <w:t xml:space="preserve"> </w:t>
                              </w:r>
                              <w:r>
                                <w:rPr>
                                  <w:spacing w:val="-379"/>
                                </w:rPr>
                                <w:t xml:space="preserve">       </w:t>
                              </w:r>
                              <w:r>
                                <w:t>Soils</w:t>
                              </w:r>
                            </w:p>
                          </w:txbxContent>
                        </wps:txbx>
                        <wps:bodyPr horzOverflow="overflow" vert="horz" lIns="0" tIns="0" rIns="0" bIns="0" rtlCol="0">
                          <a:noAutofit/>
                        </wps:bodyPr>
                      </wps:wsp>
                      <wps:wsp>
                        <wps:cNvPr id="629" name="Rectangle 629"/>
                        <wps:cNvSpPr/>
                        <wps:spPr>
                          <a:xfrm rot="-5399999">
                            <a:off x="3117362" y="6321546"/>
                            <a:ext cx="54896" cy="265475"/>
                          </a:xfrm>
                          <a:prstGeom prst="rect">
                            <a:avLst/>
                          </a:prstGeom>
                          <a:ln>
                            <a:noFill/>
                          </a:ln>
                        </wps:spPr>
                        <wps:txbx>
                          <w:txbxContent>
                            <w:p w14:paraId="0BE9259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30" name="Rectangle 630"/>
                        <wps:cNvSpPr/>
                        <wps:spPr>
                          <a:xfrm rot="-5399999">
                            <a:off x="2686760" y="5066764"/>
                            <a:ext cx="916100" cy="265476"/>
                          </a:xfrm>
                          <a:prstGeom prst="rect">
                            <a:avLst/>
                          </a:prstGeom>
                          <a:ln>
                            <a:noFill/>
                          </a:ln>
                        </wps:spPr>
                        <wps:txbx>
                          <w:txbxContent>
                            <w:p w14:paraId="0BE92594" w14:textId="77777777" w:rsidR="00216ADB" w:rsidRDefault="00216ADB">
                              <w:pPr>
                                <w:spacing w:after="160" w:line="259" w:lineRule="auto"/>
                                <w:ind w:left="0" w:firstLine="0"/>
                                <w:jc w:val="left"/>
                              </w:pPr>
                              <w:r>
                                <w:t>YB</w:t>
                              </w:r>
                              <w:r>
                                <w:rPr>
                                  <w:spacing w:val="-379"/>
                                </w:rPr>
                                <w:t xml:space="preserve">   </w:t>
                              </w:r>
                              <w:r>
                                <w:t xml:space="preserve"> loams</w:t>
                              </w:r>
                            </w:p>
                          </w:txbxContent>
                        </wps:txbx>
                        <wps:bodyPr horzOverflow="overflow" vert="horz" lIns="0" tIns="0" rIns="0" bIns="0" rtlCol="0">
                          <a:noAutofit/>
                        </wps:bodyPr>
                      </wps:wsp>
                      <wps:wsp>
                        <wps:cNvPr id="631" name="Rectangle 631"/>
                        <wps:cNvSpPr/>
                        <wps:spPr>
                          <a:xfrm rot="-5399999">
                            <a:off x="3117362" y="4808569"/>
                            <a:ext cx="54895" cy="265476"/>
                          </a:xfrm>
                          <a:prstGeom prst="rect">
                            <a:avLst/>
                          </a:prstGeom>
                          <a:ln>
                            <a:noFill/>
                          </a:ln>
                        </wps:spPr>
                        <wps:txbx>
                          <w:txbxContent>
                            <w:p w14:paraId="0BE9259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32" name="Rectangle 632"/>
                        <wps:cNvSpPr/>
                        <wps:spPr>
                          <a:xfrm rot="-5399999">
                            <a:off x="2104425" y="1964178"/>
                            <a:ext cx="2080768" cy="265476"/>
                          </a:xfrm>
                          <a:prstGeom prst="rect">
                            <a:avLst/>
                          </a:prstGeom>
                          <a:ln>
                            <a:noFill/>
                          </a:ln>
                        </wps:spPr>
                        <wps:txbx>
                          <w:txbxContent>
                            <w:p w14:paraId="0BE92596" w14:textId="77777777" w:rsidR="00216ADB" w:rsidRDefault="00216ADB">
                              <w:pPr>
                                <w:spacing w:after="160" w:line="259" w:lineRule="auto"/>
                                <w:ind w:left="0" w:firstLine="0"/>
                                <w:jc w:val="left"/>
                              </w:pPr>
                              <w:proofErr w:type="gramStart"/>
                              <w:r>
                                <w:t xml:space="preserve">Cryands </w:t>
                              </w:r>
                              <w:r>
                                <w:rPr>
                                  <w:spacing w:val="-379"/>
                                </w:rPr>
                                <w:t xml:space="preserve"> </w:t>
                              </w:r>
                              <w:r>
                                <w:t>and</w:t>
                              </w:r>
                              <w:proofErr w:type="gramEnd"/>
                              <w:r>
                                <w:t xml:space="preserve"> </w:t>
                              </w:r>
                              <w:r>
                                <w:rPr>
                                  <w:spacing w:val="-379"/>
                                </w:rPr>
                                <w:t xml:space="preserve"> </w:t>
                              </w:r>
                              <w:r>
                                <w:t>Udands</w:t>
                              </w:r>
                            </w:p>
                          </w:txbxContent>
                        </wps:txbx>
                        <wps:bodyPr horzOverflow="overflow" vert="horz" lIns="0" tIns="0" rIns="0" bIns="0" rtlCol="0">
                          <a:noAutofit/>
                        </wps:bodyPr>
                      </wps:wsp>
                      <wps:wsp>
                        <wps:cNvPr id="633" name="Rectangle 633"/>
                        <wps:cNvSpPr/>
                        <wps:spPr>
                          <a:xfrm rot="-5399999">
                            <a:off x="2590292" y="7395450"/>
                            <a:ext cx="2018407" cy="265475"/>
                          </a:xfrm>
                          <a:prstGeom prst="rect">
                            <a:avLst/>
                          </a:prstGeom>
                          <a:ln>
                            <a:noFill/>
                          </a:ln>
                        </wps:spPr>
                        <wps:txbx>
                          <w:txbxContent>
                            <w:p w14:paraId="0BE92597" w14:textId="77777777" w:rsidR="00216ADB" w:rsidRDefault="00216ADB">
                              <w:pPr>
                                <w:spacing w:after="160" w:line="259" w:lineRule="auto"/>
                                <w:ind w:left="0" w:firstLine="0"/>
                                <w:jc w:val="left"/>
                              </w:pPr>
                              <w:r>
                                <w:t>ANTHROPIC</w:t>
                              </w:r>
                              <w:r>
                                <w:rPr>
                                  <w:spacing w:val="-379"/>
                                </w:rPr>
                                <w:t xml:space="preserve"> </w:t>
                              </w:r>
                              <w:r>
                                <w:t>SOILS</w:t>
                              </w:r>
                            </w:p>
                          </w:txbxContent>
                        </wps:txbx>
                        <wps:bodyPr horzOverflow="overflow" vert="horz" lIns="0" tIns="0" rIns="0" bIns="0" rtlCol="0">
                          <a:noAutofit/>
                        </wps:bodyPr>
                      </wps:wsp>
                      <wps:wsp>
                        <wps:cNvPr id="634" name="Rectangle 634"/>
                        <wps:cNvSpPr/>
                        <wps:spPr>
                          <a:xfrm rot="-5399999">
                            <a:off x="3799390" y="8377204"/>
                            <a:ext cx="54896" cy="265477"/>
                          </a:xfrm>
                          <a:prstGeom prst="rect">
                            <a:avLst/>
                          </a:prstGeom>
                          <a:ln>
                            <a:noFill/>
                          </a:ln>
                        </wps:spPr>
                        <wps:txbx>
                          <w:txbxContent>
                            <w:p w14:paraId="0BE9259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35" name="Rectangle 635"/>
                        <wps:cNvSpPr/>
                        <wps:spPr>
                          <a:xfrm rot="-5399999">
                            <a:off x="2561820" y="6779552"/>
                            <a:ext cx="2530036" cy="265477"/>
                          </a:xfrm>
                          <a:prstGeom prst="rect">
                            <a:avLst/>
                          </a:prstGeom>
                          <a:ln>
                            <a:noFill/>
                          </a:ln>
                        </wps:spPr>
                        <wps:txbx>
                          <w:txbxContent>
                            <w:p w14:paraId="0BE92599" w14:textId="77777777" w:rsidR="00216ADB" w:rsidRDefault="00216ADB">
                              <w:pPr>
                                <w:spacing w:after="160" w:line="259" w:lineRule="auto"/>
                                <w:ind w:left="0" w:firstLine="0"/>
                                <w:jc w:val="left"/>
                              </w:pPr>
                              <w:r>
                                <w:t>Truncated</w:t>
                              </w:r>
                              <w:r>
                                <w:rPr>
                                  <w:spacing w:val="-379"/>
                                </w:rPr>
                                <w:t xml:space="preserve">  </w:t>
                              </w:r>
                              <w:r>
                                <w:t xml:space="preserve"> </w:t>
                              </w:r>
                              <w:proofErr w:type="gramStart"/>
                              <w:r>
                                <w:t xml:space="preserve">Anthropic </w:t>
                              </w:r>
                              <w:r>
                                <w:rPr>
                                  <w:spacing w:val="-379"/>
                                </w:rPr>
                                <w:t xml:space="preserve"> </w:t>
                              </w:r>
                              <w:r>
                                <w:t>Soils</w:t>
                              </w:r>
                              <w:proofErr w:type="gramEnd"/>
                            </w:p>
                          </w:txbxContent>
                        </wps:txbx>
                        <wps:bodyPr horzOverflow="overflow" vert="horz" lIns="0" tIns="0" rIns="0" bIns="0" rtlCol="0">
                          <a:noAutofit/>
                        </wps:bodyPr>
                      </wps:wsp>
                      <wps:wsp>
                        <wps:cNvPr id="636" name="Rectangle 636"/>
                        <wps:cNvSpPr/>
                        <wps:spPr>
                          <a:xfrm rot="-5399999">
                            <a:off x="3799390" y="6114840"/>
                            <a:ext cx="54896" cy="265477"/>
                          </a:xfrm>
                          <a:prstGeom prst="rect">
                            <a:avLst/>
                          </a:prstGeom>
                          <a:ln>
                            <a:noFill/>
                          </a:ln>
                        </wps:spPr>
                        <wps:txbx>
                          <w:txbxContent>
                            <w:p w14:paraId="0BE9259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37" name="Rectangle 637"/>
                        <wps:cNvSpPr/>
                        <wps:spPr>
                          <a:xfrm rot="-5399999">
                            <a:off x="3115938" y="4813914"/>
                            <a:ext cx="1421799" cy="265476"/>
                          </a:xfrm>
                          <a:prstGeom prst="rect">
                            <a:avLst/>
                          </a:prstGeom>
                          <a:ln>
                            <a:noFill/>
                          </a:ln>
                        </wps:spPr>
                        <wps:txbx>
                          <w:txbxContent>
                            <w:p w14:paraId="0BE9259B" w14:textId="77777777" w:rsidR="00216ADB" w:rsidRDefault="00216ADB">
                              <w:pPr>
                                <w:spacing w:after="160" w:line="259" w:lineRule="auto"/>
                                <w:ind w:left="0" w:firstLine="0"/>
                                <w:jc w:val="left"/>
                              </w:pPr>
                              <w:r>
                                <w:t>anthropic</w:t>
                              </w:r>
                              <w:r>
                                <w:rPr>
                                  <w:spacing w:val="-379"/>
                                </w:rPr>
                                <w:t xml:space="preserve">     </w:t>
                              </w:r>
                              <w:r>
                                <w:t xml:space="preserve"> soils</w:t>
                              </w:r>
                            </w:p>
                          </w:txbxContent>
                        </wps:txbx>
                        <wps:bodyPr horzOverflow="overflow" vert="horz" lIns="0" tIns="0" rIns="0" bIns="0" rtlCol="0">
                          <a:noAutofit/>
                        </wps:bodyPr>
                      </wps:wsp>
                      <wps:wsp>
                        <wps:cNvPr id="638" name="Rectangle 638"/>
                        <wps:cNvSpPr/>
                        <wps:spPr>
                          <a:xfrm rot="-5399999">
                            <a:off x="3799390" y="4428344"/>
                            <a:ext cx="54896" cy="265476"/>
                          </a:xfrm>
                          <a:prstGeom prst="rect">
                            <a:avLst/>
                          </a:prstGeom>
                          <a:ln>
                            <a:noFill/>
                          </a:ln>
                        </wps:spPr>
                        <wps:txbx>
                          <w:txbxContent>
                            <w:p w14:paraId="0BE9259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39" name="Rectangle 639"/>
                        <wps:cNvSpPr/>
                        <wps:spPr>
                          <a:xfrm rot="-5399999">
                            <a:off x="3501196" y="2678921"/>
                            <a:ext cx="651283" cy="265476"/>
                          </a:xfrm>
                          <a:prstGeom prst="rect">
                            <a:avLst/>
                          </a:prstGeom>
                          <a:ln>
                            <a:noFill/>
                          </a:ln>
                        </wps:spPr>
                        <wps:txbx>
                          <w:txbxContent>
                            <w:p w14:paraId="0BE9259D" w14:textId="77777777" w:rsidR="00216ADB" w:rsidRDefault="00216ADB">
                              <w:pPr>
                                <w:spacing w:after="160" w:line="259" w:lineRule="auto"/>
                                <w:ind w:left="0" w:firstLine="0"/>
                                <w:jc w:val="left"/>
                              </w:pPr>
                              <w:r>
                                <w:t>Arents</w:t>
                              </w:r>
                            </w:p>
                          </w:txbxContent>
                        </wps:txbx>
                        <wps:bodyPr horzOverflow="overflow" vert="horz" lIns="0" tIns="0" rIns="0" bIns="0" rtlCol="0">
                          <a:noAutofit/>
                        </wps:bodyPr>
                      </wps:wsp>
                      <wps:wsp>
                        <wps:cNvPr id="641" name="Rectangle 641"/>
                        <wps:cNvSpPr/>
                        <wps:spPr>
                          <a:xfrm rot="-5399999">
                            <a:off x="2950446" y="6940836"/>
                            <a:ext cx="2207468" cy="265477"/>
                          </a:xfrm>
                          <a:prstGeom prst="rect">
                            <a:avLst/>
                          </a:prstGeom>
                          <a:ln>
                            <a:noFill/>
                          </a:ln>
                        </wps:spPr>
                        <wps:txbx>
                          <w:txbxContent>
                            <w:p w14:paraId="0BE9259E" w14:textId="77777777" w:rsidR="00216ADB" w:rsidRDefault="00216ADB">
                              <w:pPr>
                                <w:spacing w:after="160" w:line="259" w:lineRule="auto"/>
                                <w:ind w:left="0" w:firstLine="0"/>
                                <w:jc w:val="left"/>
                              </w:pPr>
                              <w:proofErr w:type="gramStart"/>
                              <w:r>
                                <w:t xml:space="preserve">Refuse </w:t>
                              </w:r>
                              <w:r>
                                <w:rPr>
                                  <w:spacing w:val="-379"/>
                                </w:rPr>
                                <w:t xml:space="preserve"> </w:t>
                              </w:r>
                              <w:r>
                                <w:t>Anthropic</w:t>
                              </w:r>
                              <w:proofErr w:type="gramEnd"/>
                              <w:r>
                                <w:rPr>
                                  <w:spacing w:val="-379"/>
                                </w:rPr>
                                <w:t xml:space="preserve">  </w:t>
                              </w:r>
                              <w:r>
                                <w:t xml:space="preserve"> Soils</w:t>
                              </w:r>
                            </w:p>
                          </w:txbxContent>
                        </wps:txbx>
                        <wps:bodyPr horzOverflow="overflow" vert="horz" lIns="0" tIns="0" rIns="0" bIns="0" rtlCol="0">
                          <a:noAutofit/>
                        </wps:bodyPr>
                      </wps:wsp>
                      <wps:wsp>
                        <wps:cNvPr id="642" name="Rectangle 642"/>
                        <wps:cNvSpPr/>
                        <wps:spPr>
                          <a:xfrm rot="-5399999">
                            <a:off x="4026733" y="6357371"/>
                            <a:ext cx="54896" cy="265477"/>
                          </a:xfrm>
                          <a:prstGeom prst="rect">
                            <a:avLst/>
                          </a:prstGeom>
                          <a:ln>
                            <a:noFill/>
                          </a:ln>
                        </wps:spPr>
                        <wps:txbx>
                          <w:txbxContent>
                            <w:p w14:paraId="0BE9259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43" name="Rectangle 643"/>
                        <wps:cNvSpPr/>
                        <wps:spPr>
                          <a:xfrm rot="-5399999">
                            <a:off x="3343281" y="4813914"/>
                            <a:ext cx="1421799" cy="265476"/>
                          </a:xfrm>
                          <a:prstGeom prst="rect">
                            <a:avLst/>
                          </a:prstGeom>
                          <a:ln>
                            <a:noFill/>
                          </a:ln>
                        </wps:spPr>
                        <wps:txbx>
                          <w:txbxContent>
                            <w:p w14:paraId="0BE925A0" w14:textId="77777777" w:rsidR="00216ADB" w:rsidRDefault="00216ADB">
                              <w:pPr>
                                <w:spacing w:after="160" w:line="259" w:lineRule="auto"/>
                                <w:ind w:left="0" w:firstLine="0"/>
                                <w:jc w:val="left"/>
                              </w:pPr>
                              <w:r>
                                <w:t>anthropic</w:t>
                              </w:r>
                              <w:r>
                                <w:rPr>
                                  <w:spacing w:val="-379"/>
                                </w:rPr>
                                <w:t xml:space="preserve">     </w:t>
                              </w:r>
                              <w:r>
                                <w:t xml:space="preserve"> soils</w:t>
                              </w:r>
                            </w:p>
                          </w:txbxContent>
                        </wps:txbx>
                        <wps:bodyPr horzOverflow="overflow" vert="horz" lIns="0" tIns="0" rIns="0" bIns="0" rtlCol="0">
                          <a:noAutofit/>
                        </wps:bodyPr>
                      </wps:wsp>
                      <wps:wsp>
                        <wps:cNvPr id="644" name="Rectangle 644"/>
                        <wps:cNvSpPr/>
                        <wps:spPr>
                          <a:xfrm rot="-5399999">
                            <a:off x="4026733" y="4428344"/>
                            <a:ext cx="54896" cy="265476"/>
                          </a:xfrm>
                          <a:prstGeom prst="rect">
                            <a:avLst/>
                          </a:prstGeom>
                          <a:ln>
                            <a:noFill/>
                          </a:ln>
                        </wps:spPr>
                        <wps:txbx>
                          <w:txbxContent>
                            <w:p w14:paraId="0BE925A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45" name="Rectangle 645"/>
                        <wps:cNvSpPr/>
                        <wps:spPr>
                          <a:xfrm rot="-5399999">
                            <a:off x="2993485" y="1943866"/>
                            <a:ext cx="2121392" cy="265476"/>
                          </a:xfrm>
                          <a:prstGeom prst="rect">
                            <a:avLst/>
                          </a:prstGeom>
                          <a:ln>
                            <a:noFill/>
                          </a:ln>
                        </wps:spPr>
                        <wps:txbx>
                          <w:txbxContent>
                            <w:p w14:paraId="0BE925A2" w14:textId="77777777" w:rsidR="00216ADB" w:rsidRDefault="00216ADB">
                              <w:pPr>
                                <w:spacing w:after="160" w:line="259" w:lineRule="auto"/>
                                <w:ind w:left="0" w:firstLine="0"/>
                                <w:jc w:val="left"/>
                              </w:pPr>
                              <w:proofErr w:type="gramStart"/>
                              <w:r>
                                <w:t xml:space="preserve">Arents </w:t>
                              </w:r>
                              <w:r>
                                <w:rPr>
                                  <w:spacing w:val="-379"/>
                                </w:rPr>
                                <w:t xml:space="preserve"> </w:t>
                              </w:r>
                              <w:r>
                                <w:t>or</w:t>
                              </w:r>
                              <w:proofErr w:type="gramEnd"/>
                              <w:r>
                                <w:t xml:space="preserve"> </w:t>
                              </w:r>
                              <w:r>
                                <w:rPr>
                                  <w:spacing w:val="-379"/>
                                </w:rPr>
                                <w:t xml:space="preserve"> </w:t>
                              </w:r>
                              <w:r>
                                <w:t>unclassified</w:t>
                              </w:r>
                            </w:p>
                          </w:txbxContent>
                        </wps:txbx>
                        <wps:bodyPr horzOverflow="overflow" vert="horz" lIns="0" tIns="0" rIns="0" bIns="0" rtlCol="0">
                          <a:noAutofit/>
                        </wps:bodyPr>
                      </wps:wsp>
                      <wps:wsp>
                        <wps:cNvPr id="647" name="Rectangle 647"/>
                        <wps:cNvSpPr/>
                        <wps:spPr>
                          <a:xfrm rot="-5399999">
                            <a:off x="3193490" y="6956536"/>
                            <a:ext cx="2176068" cy="265477"/>
                          </a:xfrm>
                          <a:prstGeom prst="rect">
                            <a:avLst/>
                          </a:prstGeom>
                          <a:ln>
                            <a:noFill/>
                          </a:ln>
                        </wps:spPr>
                        <wps:txbx>
                          <w:txbxContent>
                            <w:p w14:paraId="0BE925A3" w14:textId="77777777" w:rsidR="00216ADB" w:rsidRDefault="00216ADB">
                              <w:pPr>
                                <w:spacing w:after="160" w:line="259" w:lineRule="auto"/>
                                <w:ind w:left="0" w:firstLine="0"/>
                                <w:jc w:val="left"/>
                              </w:pPr>
                              <w:proofErr w:type="gramStart"/>
                              <w:r>
                                <w:t xml:space="preserve">Mixed </w:t>
                              </w:r>
                              <w:r>
                                <w:rPr>
                                  <w:spacing w:val="-379"/>
                                </w:rPr>
                                <w:t xml:space="preserve"> </w:t>
                              </w:r>
                              <w:r>
                                <w:t>Anthropic</w:t>
                              </w:r>
                              <w:proofErr w:type="gramEnd"/>
                              <w:r>
                                <w:t xml:space="preserve"> </w:t>
                              </w:r>
                              <w:r>
                                <w:rPr>
                                  <w:spacing w:val="-379"/>
                                </w:rPr>
                                <w:t xml:space="preserve"> </w:t>
                              </w:r>
                              <w:r>
                                <w:t>Soils</w:t>
                              </w:r>
                            </w:p>
                          </w:txbxContent>
                        </wps:txbx>
                        <wps:bodyPr horzOverflow="overflow" vert="horz" lIns="0" tIns="0" rIns="0" bIns="0" rtlCol="0">
                          <a:noAutofit/>
                        </wps:bodyPr>
                      </wps:wsp>
                      <wps:wsp>
                        <wps:cNvPr id="648" name="Rectangle 648"/>
                        <wps:cNvSpPr/>
                        <wps:spPr>
                          <a:xfrm rot="-5399999">
                            <a:off x="4254075" y="6380981"/>
                            <a:ext cx="54896" cy="265477"/>
                          </a:xfrm>
                          <a:prstGeom prst="rect">
                            <a:avLst/>
                          </a:prstGeom>
                          <a:ln>
                            <a:noFill/>
                          </a:ln>
                        </wps:spPr>
                        <wps:txbx>
                          <w:txbxContent>
                            <w:p w14:paraId="0BE925A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49" name="Rectangle 649"/>
                        <wps:cNvSpPr/>
                        <wps:spPr>
                          <a:xfrm rot="-5399999">
                            <a:off x="3570623" y="4813914"/>
                            <a:ext cx="1421799" cy="265476"/>
                          </a:xfrm>
                          <a:prstGeom prst="rect">
                            <a:avLst/>
                          </a:prstGeom>
                          <a:ln>
                            <a:noFill/>
                          </a:ln>
                        </wps:spPr>
                        <wps:txbx>
                          <w:txbxContent>
                            <w:p w14:paraId="0BE925A5" w14:textId="77777777" w:rsidR="00216ADB" w:rsidRDefault="00216ADB">
                              <w:pPr>
                                <w:spacing w:after="160" w:line="259" w:lineRule="auto"/>
                                <w:ind w:left="0" w:firstLine="0"/>
                                <w:jc w:val="left"/>
                              </w:pPr>
                              <w:proofErr w:type="gramStart"/>
                              <w:r>
                                <w:t>anthropic</w:t>
                              </w:r>
                              <w:r>
                                <w:rPr>
                                  <w:spacing w:val="-379"/>
                                </w:rPr>
                                <w:t xml:space="preserve"> </w:t>
                              </w:r>
                              <w:r>
                                <w:t xml:space="preserve"> soils</w:t>
                              </w:r>
                              <w:proofErr w:type="gramEnd"/>
                            </w:p>
                          </w:txbxContent>
                        </wps:txbx>
                        <wps:bodyPr horzOverflow="overflow" vert="horz" lIns="0" tIns="0" rIns="0" bIns="0" rtlCol="0">
                          <a:noAutofit/>
                        </wps:bodyPr>
                      </wps:wsp>
                      <wps:wsp>
                        <wps:cNvPr id="650" name="Rectangle 650"/>
                        <wps:cNvSpPr/>
                        <wps:spPr>
                          <a:xfrm rot="-5399999">
                            <a:off x="4254075" y="4428344"/>
                            <a:ext cx="54896" cy="265476"/>
                          </a:xfrm>
                          <a:prstGeom prst="rect">
                            <a:avLst/>
                          </a:prstGeom>
                          <a:ln>
                            <a:noFill/>
                          </a:ln>
                        </wps:spPr>
                        <wps:txbx>
                          <w:txbxContent>
                            <w:p w14:paraId="0BE925A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51" name="Rectangle 651"/>
                        <wps:cNvSpPr/>
                        <wps:spPr>
                          <a:xfrm rot="-5399999">
                            <a:off x="3955882" y="2678921"/>
                            <a:ext cx="651283" cy="265476"/>
                          </a:xfrm>
                          <a:prstGeom prst="rect">
                            <a:avLst/>
                          </a:prstGeom>
                          <a:ln>
                            <a:noFill/>
                          </a:ln>
                        </wps:spPr>
                        <wps:txbx>
                          <w:txbxContent>
                            <w:p w14:paraId="0BE925A7" w14:textId="77777777" w:rsidR="00216ADB" w:rsidRDefault="00216ADB">
                              <w:pPr>
                                <w:spacing w:after="160" w:line="259" w:lineRule="auto"/>
                                <w:ind w:left="0" w:firstLine="0"/>
                                <w:jc w:val="left"/>
                              </w:pPr>
                              <w:r>
                                <w:t>Arents</w:t>
                              </w:r>
                            </w:p>
                          </w:txbxContent>
                        </wps:txbx>
                        <wps:bodyPr horzOverflow="overflow" vert="horz" lIns="0" tIns="0" rIns="0" bIns="0" rtlCol="0">
                          <a:noAutofit/>
                        </wps:bodyPr>
                      </wps:wsp>
                      <wps:wsp>
                        <wps:cNvPr id="652" name="Rectangle 652"/>
                        <wps:cNvSpPr/>
                        <wps:spPr>
                          <a:xfrm rot="-5399999">
                            <a:off x="4481418" y="8377204"/>
                            <a:ext cx="54896" cy="265477"/>
                          </a:xfrm>
                          <a:prstGeom prst="rect">
                            <a:avLst/>
                          </a:prstGeom>
                          <a:ln>
                            <a:noFill/>
                          </a:ln>
                        </wps:spPr>
                        <wps:txbx>
                          <w:txbxContent>
                            <w:p w14:paraId="0BE925A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53" name="Rectangle 653"/>
                        <wps:cNvSpPr/>
                        <wps:spPr>
                          <a:xfrm rot="-5399999">
                            <a:off x="3576078" y="7111782"/>
                            <a:ext cx="1865577" cy="265475"/>
                          </a:xfrm>
                          <a:prstGeom prst="rect">
                            <a:avLst/>
                          </a:prstGeom>
                          <a:ln>
                            <a:noFill/>
                          </a:ln>
                        </wps:spPr>
                        <wps:txbx>
                          <w:txbxContent>
                            <w:p w14:paraId="0BE925A9" w14:textId="77777777" w:rsidR="00216ADB" w:rsidRDefault="00216ADB">
                              <w:pPr>
                                <w:spacing w:after="160" w:line="259" w:lineRule="auto"/>
                                <w:ind w:left="0" w:firstLine="0"/>
                                <w:jc w:val="left"/>
                              </w:pPr>
                              <w:proofErr w:type="gramStart"/>
                              <w:r>
                                <w:t xml:space="preserve">Fill </w:t>
                              </w:r>
                              <w:r>
                                <w:rPr>
                                  <w:spacing w:val="-379"/>
                                </w:rPr>
                                <w:t xml:space="preserve"> </w:t>
                              </w:r>
                              <w:r>
                                <w:t>Anthropic</w:t>
                              </w:r>
                              <w:proofErr w:type="gramEnd"/>
                              <w:r>
                                <w:t xml:space="preserve"> </w:t>
                              </w:r>
                              <w:r>
                                <w:rPr>
                                  <w:spacing w:val="-379"/>
                                </w:rPr>
                                <w:t xml:space="preserve"> </w:t>
                              </w:r>
                              <w:r>
                                <w:t>Soils</w:t>
                              </w:r>
                            </w:p>
                          </w:txbxContent>
                        </wps:txbx>
                        <wps:bodyPr horzOverflow="overflow" vert="horz" lIns="0" tIns="0" rIns="0" bIns="0" rtlCol="0">
                          <a:noAutofit/>
                        </wps:bodyPr>
                      </wps:wsp>
                      <wps:wsp>
                        <wps:cNvPr id="654" name="Rectangle 654"/>
                        <wps:cNvSpPr/>
                        <wps:spPr>
                          <a:xfrm rot="-5399999">
                            <a:off x="4481418" y="6614434"/>
                            <a:ext cx="54896" cy="265475"/>
                          </a:xfrm>
                          <a:prstGeom prst="rect">
                            <a:avLst/>
                          </a:prstGeom>
                          <a:ln>
                            <a:noFill/>
                          </a:ln>
                        </wps:spPr>
                        <wps:txbx>
                          <w:txbxContent>
                            <w:p w14:paraId="0BE925A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55" name="Rectangle 655"/>
                        <wps:cNvSpPr/>
                        <wps:spPr>
                          <a:xfrm rot="-5399999">
                            <a:off x="3797966" y="4813914"/>
                            <a:ext cx="1421799" cy="265476"/>
                          </a:xfrm>
                          <a:prstGeom prst="rect">
                            <a:avLst/>
                          </a:prstGeom>
                          <a:ln>
                            <a:noFill/>
                          </a:ln>
                        </wps:spPr>
                        <wps:txbx>
                          <w:txbxContent>
                            <w:p w14:paraId="0BE925AB" w14:textId="77777777" w:rsidR="00216ADB" w:rsidRDefault="00216ADB">
                              <w:pPr>
                                <w:spacing w:after="160" w:line="259" w:lineRule="auto"/>
                                <w:ind w:left="0" w:firstLine="0"/>
                                <w:jc w:val="left"/>
                              </w:pPr>
                              <w:r>
                                <w:t>anthropic</w:t>
                              </w:r>
                              <w:r>
                                <w:rPr>
                                  <w:spacing w:val="-379"/>
                                </w:rPr>
                                <w:t xml:space="preserve">   </w:t>
                              </w:r>
                              <w:r>
                                <w:t xml:space="preserve"> soils</w:t>
                              </w:r>
                            </w:p>
                          </w:txbxContent>
                        </wps:txbx>
                        <wps:bodyPr horzOverflow="overflow" vert="horz" lIns="0" tIns="0" rIns="0" bIns="0" rtlCol="0">
                          <a:noAutofit/>
                        </wps:bodyPr>
                      </wps:wsp>
                      <wps:wsp>
                        <wps:cNvPr id="656" name="Rectangle 656"/>
                        <wps:cNvSpPr/>
                        <wps:spPr>
                          <a:xfrm rot="-5399999">
                            <a:off x="4481418" y="4428344"/>
                            <a:ext cx="54896" cy="265476"/>
                          </a:xfrm>
                          <a:prstGeom prst="rect">
                            <a:avLst/>
                          </a:prstGeom>
                          <a:ln>
                            <a:noFill/>
                          </a:ln>
                        </wps:spPr>
                        <wps:txbx>
                          <w:txbxContent>
                            <w:p w14:paraId="0BE925A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657" name="Rectangle 657"/>
                        <wps:cNvSpPr/>
                        <wps:spPr>
                          <a:xfrm rot="-5399999">
                            <a:off x="4183225" y="2678921"/>
                            <a:ext cx="651283" cy="265476"/>
                          </a:xfrm>
                          <a:prstGeom prst="rect">
                            <a:avLst/>
                          </a:prstGeom>
                          <a:ln>
                            <a:noFill/>
                          </a:ln>
                        </wps:spPr>
                        <wps:txbx>
                          <w:txbxContent>
                            <w:p w14:paraId="0BE925AD" w14:textId="77777777" w:rsidR="00216ADB" w:rsidRDefault="00216ADB">
                              <w:pPr>
                                <w:spacing w:after="160" w:line="259" w:lineRule="auto"/>
                                <w:ind w:left="0" w:firstLine="0"/>
                                <w:jc w:val="left"/>
                              </w:pPr>
                              <w:r>
                                <w:t>Arents</w:t>
                              </w:r>
                            </w:p>
                          </w:txbxContent>
                        </wps:txbx>
                        <wps:bodyPr horzOverflow="overflow" vert="horz" lIns="0" tIns="0" rIns="0" bIns="0" rtlCol="0">
                          <a:noAutofit/>
                        </wps:bodyPr>
                      </wps:wsp>
                      <wps:wsp>
                        <wps:cNvPr id="658" name="Shape 658"/>
                        <wps:cNvSpPr/>
                        <wps:spPr>
                          <a:xfrm>
                            <a:off x="1228282" y="41821"/>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659" name="Shape 659"/>
                        <wps:cNvSpPr/>
                        <wps:spPr>
                          <a:xfrm>
                            <a:off x="1840422" y="41821"/>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660" name="Rectangle 660"/>
                        <wps:cNvSpPr/>
                        <wps:spPr>
                          <a:xfrm rot="-5399999">
                            <a:off x="826823" y="1734767"/>
                            <a:ext cx="1494702" cy="270526"/>
                          </a:xfrm>
                          <a:prstGeom prst="rect">
                            <a:avLst/>
                          </a:prstGeom>
                          <a:ln>
                            <a:noFill/>
                          </a:ln>
                        </wps:spPr>
                        <wps:txbx>
                          <w:txbxContent>
                            <w:p w14:paraId="0BE925AE" w14:textId="77777777" w:rsidR="00216ADB" w:rsidRDefault="00216ADB">
                              <w:pPr>
                                <w:spacing w:after="160" w:line="259" w:lineRule="auto"/>
                                <w:ind w:left="0" w:firstLine="0"/>
                                <w:jc w:val="left"/>
                              </w:pPr>
                              <w:r>
                                <w:rPr>
                                  <w:b/>
                                </w:rPr>
                                <w:t>Soil</w:t>
                              </w:r>
                              <w:r>
                                <w:rPr>
                                  <w:b/>
                                  <w:spacing w:val="-385"/>
                                </w:rPr>
                                <w:t xml:space="preserve">  </w:t>
                              </w:r>
                              <w:r>
                                <w:t xml:space="preserve"> </w:t>
                              </w:r>
                              <w:r>
                                <w:rPr>
                                  <w:b/>
                                </w:rPr>
                                <w:t>Taxonomy</w:t>
                              </w:r>
                            </w:p>
                          </w:txbxContent>
                        </wps:txbx>
                        <wps:bodyPr horzOverflow="overflow" vert="horz" lIns="0" tIns="0" rIns="0" bIns="0" rtlCol="0">
                          <a:noAutofit/>
                        </wps:bodyPr>
                      </wps:wsp>
                      <wps:wsp>
                        <wps:cNvPr id="661" name="Rectangle 661"/>
                        <wps:cNvSpPr/>
                        <wps:spPr>
                          <a:xfrm rot="-5399999">
                            <a:off x="4459271" y="7544752"/>
                            <a:ext cx="1760838" cy="224634"/>
                          </a:xfrm>
                          <a:prstGeom prst="rect">
                            <a:avLst/>
                          </a:prstGeom>
                          <a:ln>
                            <a:noFill/>
                          </a:ln>
                        </wps:spPr>
                        <wps:txbx>
                          <w:txbxContent>
                            <w:p w14:paraId="0BE925AF" w14:textId="77777777" w:rsidR="00216ADB" w:rsidRDefault="00216ADB">
                              <w:pPr>
                                <w:spacing w:after="160" w:line="259" w:lineRule="auto"/>
                                <w:ind w:left="0" w:firstLine="0"/>
                                <w:jc w:val="left"/>
                              </w:pPr>
                              <w:r>
                                <w:rPr>
                                  <w:sz w:val="22"/>
                                </w:rPr>
                                <w:t>*</w:t>
                              </w:r>
                              <w:r>
                                <w:rPr>
                                  <w:spacing w:val="-321"/>
                                  <w:sz w:val="22"/>
                                </w:rPr>
                                <w:t xml:space="preserve"> </w:t>
                              </w:r>
                              <w:r>
                                <w:rPr>
                                  <w:spacing w:val="-55"/>
                                  <w:sz w:val="22"/>
                                </w:rPr>
                                <w:t xml:space="preserve"> </w:t>
                              </w:r>
                              <w:r>
                                <w:rPr>
                                  <w:sz w:val="22"/>
                                </w:rPr>
                                <w:t>YB</w:t>
                              </w:r>
                              <w:r>
                                <w:rPr>
                                  <w:spacing w:val="-321"/>
                                  <w:sz w:val="22"/>
                                </w:rPr>
                                <w:t xml:space="preserve"> </w:t>
                              </w:r>
                              <w:r>
                                <w:rPr>
                                  <w:sz w:val="22"/>
                                </w:rPr>
                                <w:t>=</w:t>
                              </w:r>
                              <w:r>
                                <w:rPr>
                                  <w:spacing w:val="-321"/>
                                  <w:sz w:val="22"/>
                                </w:rPr>
                                <w:t xml:space="preserve"> </w:t>
                              </w:r>
                              <w:proofErr w:type="gramStart"/>
                              <w:r>
                                <w:rPr>
                                  <w:sz w:val="22"/>
                                </w:rPr>
                                <w:t>yellow-brown</w:t>
                              </w:r>
                              <w:proofErr w:type="gramEnd"/>
                            </w:p>
                          </w:txbxContent>
                        </wps:txbx>
                        <wps:bodyPr horzOverflow="overflow" vert="horz" lIns="0" tIns="0" rIns="0" bIns="0" rtlCol="0">
                          <a:noAutofit/>
                        </wps:bodyPr>
                      </wps:wsp>
                    </wpg:wgp>
                  </a:graphicData>
                </a:graphic>
              </wp:inline>
            </w:drawing>
          </mc:Choice>
          <mc:Fallback>
            <w:pict>
              <v:group w14:anchorId="0BE921ED" id="Group 133127" o:spid="_x0000_s1062" style="width:431.8pt;height:686.3pt;mso-position-horizontal-relative:char;mso-position-vertical-relative:line" coordorigin=",-25799" coordsize="54520,111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">
                <v:rect id="Rectangle 590" o:spid="_x0000_s1063" style="position:absolute;left:-2490;top:80179;width:7685;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" filled="f" stroked="f">
                  <v:textbox inset="0,0,0,0">
                    <w:txbxContent>
                      <w:p w14:paraId="0BE9256A" w14:textId="77777777" w:rsidR="00216ADB" w:rsidRDefault="00216ADB">
                        <w:pPr>
                          <w:spacing w:after="160" w:line="259" w:lineRule="auto"/>
                          <w:ind w:left="0" w:firstLine="0"/>
                          <w:jc w:val="left"/>
                        </w:pPr>
                        <w:proofErr w:type="gramStart"/>
                        <w:r>
                          <w:rPr>
                            <w:b/>
                          </w:rPr>
                          <w:t xml:space="preserve">Table </w:t>
                        </w:r>
                        <w:r>
                          <w:rPr>
                            <w:b/>
                            <w:spacing w:val="-385"/>
                          </w:rPr>
                          <w:t xml:space="preserve"> </w:t>
                        </w:r>
                        <w:r>
                          <w:rPr>
                            <w:b/>
                          </w:rPr>
                          <w:t>1</w:t>
                        </w:r>
                        <w:proofErr w:type="gramEnd"/>
                        <w:r>
                          <w:rPr>
                            <w:b/>
                          </w:rPr>
                          <w:t>.</w:t>
                        </w:r>
                      </w:p>
                    </w:txbxContent>
                  </v:textbox>
                </v:rect>
                <v:rect id="Rectangle 591" o:spid="_x0000_s1064" style="position:absolute;left:1078;top:77969;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" filled="f" stroked="f">
                  <v:textbox inset="0,0,0,0">
                    <w:txbxContent>
                      <w:p w14:paraId="0BE9256B" w14:textId="77777777" w:rsidR="00216ADB" w:rsidRDefault="00216ADB">
                        <w:pPr>
                          <w:spacing w:after="160" w:line="259" w:lineRule="auto"/>
                          <w:ind w:left="0" w:firstLine="0"/>
                          <w:jc w:val="left"/>
                        </w:pPr>
                        <w:r>
                          <w:rPr>
                            <w:b/>
                          </w:rPr>
                          <w:t xml:space="preserve"> </w:t>
                        </w:r>
                      </w:p>
                    </w:txbxContent>
                  </v:textbox>
                </v:rect>
                <v:rect id="Rectangle 592" o:spid="_x0000_s1065" style="position:absolute;left:-50632;top:24842;width:10396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" filled="f" stroked="f">
                  <v:textbox inset="0,0,0,0">
                    <w:txbxContent>
                      <w:p w14:paraId="0BE9256C" w14:textId="77777777" w:rsidR="00216ADB" w:rsidRDefault="00216ADB" w:rsidP="007404CB">
                        <w:pPr>
                          <w:spacing w:after="160" w:line="259" w:lineRule="auto"/>
                          <w:ind w:left="0" w:firstLine="0"/>
                          <w:jc w:val="left"/>
                        </w:pPr>
                        <w:proofErr w:type="gramStart"/>
                        <w:r>
                          <w:rPr>
                            <w:b/>
                          </w:rPr>
                          <w:t xml:space="preserve">Correlation </w:t>
                        </w:r>
                        <w:r>
                          <w:rPr>
                            <w:b/>
                            <w:spacing w:val="-385"/>
                          </w:rPr>
                          <w:t xml:space="preserve"> </w:t>
                        </w:r>
                        <w:r>
                          <w:rPr>
                            <w:b/>
                          </w:rPr>
                          <w:t>of</w:t>
                        </w:r>
                        <w:proofErr w:type="gramEnd"/>
                        <w:r>
                          <w:rPr>
                            <w:b/>
                          </w:rPr>
                          <w:t xml:space="preserve"> </w:t>
                        </w:r>
                        <w:r>
                          <w:rPr>
                            <w:b/>
                            <w:spacing w:val="-385"/>
                          </w:rPr>
                          <w:t xml:space="preserve"> </w:t>
                        </w:r>
                        <w:r>
                          <w:rPr>
                            <w:b/>
                          </w:rPr>
                          <w:t xml:space="preserve">soil </w:t>
                        </w:r>
                        <w:r>
                          <w:rPr>
                            <w:b/>
                            <w:spacing w:val="-385"/>
                          </w:rPr>
                          <w:t xml:space="preserve"> </w:t>
                        </w:r>
                        <w:r>
                          <w:rPr>
                            <w:b/>
                          </w:rPr>
                          <w:t xml:space="preserve">groups </w:t>
                        </w:r>
                        <w:r>
                          <w:rPr>
                            <w:b/>
                            <w:spacing w:val="-385"/>
                          </w:rPr>
                          <w:t xml:space="preserve"> </w:t>
                        </w:r>
                        <w:r>
                          <w:rPr>
                            <w:b/>
                          </w:rPr>
                          <w:t xml:space="preserve">with </w:t>
                        </w:r>
                        <w:r>
                          <w:rPr>
                            <w:b/>
                            <w:spacing w:val="-385"/>
                          </w:rPr>
                          <w:t xml:space="preserve"> </w:t>
                        </w:r>
                        <w:r>
                          <w:rPr>
                            <w:b/>
                          </w:rPr>
                          <w:t xml:space="preserve">the </w:t>
                        </w:r>
                        <w:r>
                          <w:rPr>
                            <w:b/>
                            <w:spacing w:val="-385"/>
                          </w:rPr>
                          <w:t xml:space="preserve"> </w:t>
                        </w:r>
                        <w:r>
                          <w:rPr>
                            <w:b/>
                          </w:rPr>
                          <w:t xml:space="preserve">Genetic </w:t>
                        </w:r>
                        <w:r>
                          <w:rPr>
                            <w:b/>
                            <w:spacing w:val="-385"/>
                          </w:rPr>
                          <w:t xml:space="preserve"> </w:t>
                        </w:r>
                        <w:r>
                          <w:rPr>
                            <w:b/>
                          </w:rPr>
                          <w:t>New</w:t>
                        </w:r>
                        <w:r>
                          <w:rPr>
                            <w:b/>
                            <w:spacing w:val="-385"/>
                          </w:rPr>
                          <w:t xml:space="preserve">   </w:t>
                        </w:r>
                        <w:r>
                          <w:t xml:space="preserve"> </w:t>
                        </w:r>
                        <w:r>
                          <w:rPr>
                            <w:b/>
                          </w:rPr>
                          <w:t xml:space="preserve">Zealand </w:t>
                        </w:r>
                        <w:r>
                          <w:rPr>
                            <w:b/>
                            <w:spacing w:val="-385"/>
                          </w:rPr>
                          <w:t xml:space="preserve"> </w:t>
                        </w:r>
                        <w:r>
                          <w:rPr>
                            <w:b/>
                          </w:rPr>
                          <w:t>Soil</w:t>
                        </w:r>
                        <w:r>
                          <w:rPr>
                            <w:b/>
                            <w:spacing w:val="-385"/>
                          </w:rPr>
                          <w:t xml:space="preserve">  </w:t>
                        </w:r>
                        <w:r>
                          <w:t xml:space="preserve"> </w:t>
                        </w:r>
                        <w:r>
                          <w:rPr>
                            <w:b/>
                            <w:spacing w:val="-385"/>
                          </w:rPr>
                          <w:t xml:space="preserve"> </w:t>
                        </w:r>
                        <w:r>
                          <w:rPr>
                            <w:b/>
                          </w:rPr>
                          <w:t>Classification</w:t>
                        </w:r>
                        <w:r>
                          <w:t xml:space="preserve"> </w:t>
                        </w:r>
                        <w:r>
                          <w:rPr>
                            <w:b/>
                            <w:spacing w:val="-385"/>
                          </w:rPr>
                          <w:t xml:space="preserve"> </w:t>
                        </w:r>
                        <w:r>
                          <w:rPr>
                            <w:b/>
                          </w:rPr>
                          <w:t xml:space="preserve">(Taylor </w:t>
                        </w:r>
                        <w:r>
                          <w:rPr>
                            <w:b/>
                            <w:spacing w:val="-385"/>
                          </w:rPr>
                          <w:t xml:space="preserve"> </w:t>
                        </w:r>
                        <w:r>
                          <w:rPr>
                            <w:b/>
                          </w:rPr>
                          <w:t xml:space="preserve">and </w:t>
                        </w:r>
                        <w:r>
                          <w:rPr>
                            <w:b/>
                            <w:spacing w:val="-385"/>
                          </w:rPr>
                          <w:t xml:space="preserve"> </w:t>
                        </w:r>
                        <w:r>
                          <w:rPr>
                            <w:b/>
                          </w:rPr>
                          <w:t>Pohlen</w:t>
                        </w:r>
                        <w:r>
                          <w:rPr>
                            <w:b/>
                            <w:spacing w:val="-385"/>
                          </w:rPr>
                          <w:t xml:space="preserve">  </w:t>
                        </w:r>
                        <w:r>
                          <w:t xml:space="preserve"> </w:t>
                        </w:r>
                        <w:r>
                          <w:rPr>
                            <w:b/>
                          </w:rPr>
                          <w:t>1962)</w:t>
                        </w:r>
                        <w:r>
                          <w:rPr>
                            <w:b/>
                            <w:spacing w:val="-65"/>
                          </w:rPr>
                          <w:t xml:space="preserve"> </w:t>
                        </w:r>
                      </w:p>
                    </w:txbxContent>
                  </v:textbox>
                </v:rect>
                <v:rect id="Rectangle 593" o:spid="_x0000_s1066" style="position:absolute;left:-48726;top:24843;width:103967;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" filled="f" stroked="f">
                  <v:textbox inset="0,0,0,0">
                    <w:txbxContent>
                      <w:p w14:paraId="0BE9256D" w14:textId="77777777" w:rsidR="00216ADB" w:rsidRDefault="00216ADB" w:rsidP="007404CB">
                        <w:pPr>
                          <w:spacing w:after="160" w:line="259" w:lineRule="auto"/>
                          <w:ind w:left="0" w:firstLine="0"/>
                          <w:jc w:val="left"/>
                        </w:pPr>
                        <w:proofErr w:type="gramStart"/>
                        <w:r>
                          <w:rPr>
                            <w:b/>
                          </w:rPr>
                          <w:t xml:space="preserve">And </w:t>
                        </w:r>
                        <w:r>
                          <w:rPr>
                            <w:b/>
                            <w:spacing w:val="-385"/>
                          </w:rPr>
                          <w:t xml:space="preserve"> </w:t>
                        </w:r>
                        <w:r>
                          <w:rPr>
                            <w:b/>
                          </w:rPr>
                          <w:t>the</w:t>
                        </w:r>
                        <w:proofErr w:type="gramEnd"/>
                        <w:r>
                          <w:rPr>
                            <w:b/>
                          </w:rPr>
                          <w:t xml:space="preserve"> </w:t>
                        </w:r>
                        <w:r>
                          <w:rPr>
                            <w:b/>
                            <w:spacing w:val="-385"/>
                          </w:rPr>
                          <w:t xml:space="preserve"> </w:t>
                        </w:r>
                        <w:r>
                          <w:rPr>
                            <w:b/>
                          </w:rPr>
                          <w:t>US</w:t>
                        </w:r>
                        <w:r>
                          <w:rPr>
                            <w:b/>
                            <w:spacing w:val="-385"/>
                          </w:rPr>
                          <w:t xml:space="preserve">   </w:t>
                        </w:r>
                        <w:r>
                          <w:t xml:space="preserve"> </w:t>
                        </w:r>
                        <w:r>
                          <w:rPr>
                            <w:b/>
                          </w:rPr>
                          <w:t xml:space="preserve">Soil </w:t>
                        </w:r>
                        <w:r>
                          <w:rPr>
                            <w:b/>
                            <w:spacing w:val="-385"/>
                          </w:rPr>
                          <w:t xml:space="preserve"> </w:t>
                        </w:r>
                        <w:r>
                          <w:rPr>
                            <w:b/>
                          </w:rPr>
                          <w:t>Taxonomy</w:t>
                        </w:r>
                        <w:r>
                          <w:rPr>
                            <w:b/>
                            <w:spacing w:val="-385"/>
                          </w:rPr>
                          <w:t xml:space="preserve">  </w:t>
                        </w:r>
                        <w:r>
                          <w:t xml:space="preserve"> </w:t>
                        </w:r>
                        <w:r>
                          <w:rPr>
                            <w:b/>
                          </w:rPr>
                          <w:t xml:space="preserve">(Soil </w:t>
                        </w:r>
                        <w:r>
                          <w:rPr>
                            <w:b/>
                            <w:spacing w:val="-385"/>
                          </w:rPr>
                          <w:t xml:space="preserve"> </w:t>
                        </w:r>
                        <w:r>
                          <w:rPr>
                            <w:b/>
                          </w:rPr>
                          <w:t xml:space="preserve">Survey </w:t>
                        </w:r>
                        <w:r>
                          <w:rPr>
                            <w:b/>
                            <w:spacing w:val="-385"/>
                          </w:rPr>
                          <w:t xml:space="preserve"> </w:t>
                        </w:r>
                        <w:r>
                          <w:rPr>
                            <w:b/>
                          </w:rPr>
                          <w:t xml:space="preserve">Staff </w:t>
                        </w:r>
                        <w:r>
                          <w:rPr>
                            <w:b/>
                            <w:spacing w:val="-385"/>
                          </w:rPr>
                          <w:t xml:space="preserve"> </w:t>
                        </w:r>
                        <w:r>
                          <w:rPr>
                            <w:b/>
                          </w:rPr>
                          <w:t xml:space="preserve">1999). </w:t>
                        </w:r>
                        <w:r>
                          <w:rPr>
                            <w:b/>
                            <w:spacing w:val="-385"/>
                          </w:rPr>
                          <w:t xml:space="preserve"> </w:t>
                        </w:r>
                        <w:r>
                          <w:rPr>
                            <w:b/>
                          </w:rPr>
                          <w:t>The</w:t>
                        </w:r>
                        <w:r>
                          <w:rPr>
                            <w:b/>
                            <w:spacing w:val="-385"/>
                          </w:rPr>
                          <w:t xml:space="preserve">  </w:t>
                        </w:r>
                        <w:r>
                          <w:t xml:space="preserve">  </w:t>
                        </w:r>
                        <w:r>
                          <w:rPr>
                            <w:b/>
                          </w:rPr>
                          <w:t>correlations</w:t>
                        </w:r>
                        <w:r>
                          <w:rPr>
                            <w:b/>
                            <w:spacing w:val="-385"/>
                          </w:rPr>
                          <w:t xml:space="preserve">   </w:t>
                        </w:r>
                        <w:r>
                          <w:t xml:space="preserve">  </w:t>
                        </w:r>
                        <w:r>
                          <w:rPr>
                            <w:b/>
                          </w:rPr>
                          <w:t>with</w:t>
                        </w:r>
                        <w:r>
                          <w:rPr>
                            <w:b/>
                            <w:spacing w:val="-385"/>
                          </w:rPr>
                          <w:t xml:space="preserve"> </w:t>
                        </w:r>
                        <w:r>
                          <w:t xml:space="preserve"> </w:t>
                        </w:r>
                        <w:r>
                          <w:rPr>
                            <w:b/>
                            <w:spacing w:val="-385"/>
                          </w:rPr>
                          <w:t xml:space="preserve"> </w:t>
                        </w:r>
                        <w:proofErr w:type="gramStart"/>
                        <w:r>
                          <w:rPr>
                            <w:b/>
                          </w:rPr>
                          <w:t xml:space="preserve">Soil </w:t>
                        </w:r>
                        <w:r>
                          <w:rPr>
                            <w:b/>
                            <w:spacing w:val="-385"/>
                          </w:rPr>
                          <w:t xml:space="preserve"> </w:t>
                        </w:r>
                        <w:r>
                          <w:rPr>
                            <w:b/>
                          </w:rPr>
                          <w:t>Taxonomy</w:t>
                        </w:r>
                        <w:proofErr w:type="gramEnd"/>
                        <w:r>
                          <w:rPr>
                            <w:b/>
                          </w:rPr>
                          <w:t xml:space="preserve"> </w:t>
                        </w:r>
                        <w:r>
                          <w:rPr>
                            <w:b/>
                            <w:spacing w:val="-385"/>
                          </w:rPr>
                          <w:t xml:space="preserve">  </w:t>
                        </w:r>
                        <w:r>
                          <w:rPr>
                            <w:b/>
                          </w:rPr>
                          <w:t xml:space="preserve">provide </w:t>
                        </w:r>
                        <w:r>
                          <w:rPr>
                            <w:b/>
                            <w:spacing w:val="-385"/>
                          </w:rPr>
                          <w:t xml:space="preserve"> </w:t>
                        </w:r>
                        <w:r>
                          <w:rPr>
                            <w:b/>
                          </w:rPr>
                          <w:t>only</w:t>
                        </w:r>
                        <w:r>
                          <w:rPr>
                            <w:b/>
                            <w:spacing w:val="-65"/>
                          </w:rPr>
                          <w:t xml:space="preserve"> </w:t>
                        </w:r>
                      </w:p>
                    </w:txbxContent>
                  </v:textbox>
                </v:rect>
                <v:rect id="Rectangle 594" o:spid="_x0000_s1067" style="position:absolute;left:-46826;top:24837;width:103978;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" filled="f" stroked="f">
                  <v:textbox inset="0,0,0,0">
                    <w:txbxContent>
                      <w:p w14:paraId="0BE9256E" w14:textId="77777777" w:rsidR="00216ADB" w:rsidRDefault="00216ADB" w:rsidP="007404CB">
                        <w:pPr>
                          <w:spacing w:after="160" w:line="259" w:lineRule="auto"/>
                          <w:ind w:left="0" w:firstLine="0"/>
                          <w:jc w:val="left"/>
                        </w:pPr>
                        <w:r>
                          <w:rPr>
                            <w:b/>
                          </w:rPr>
                          <w:t>the</w:t>
                        </w:r>
                        <w:r>
                          <w:rPr>
                            <w:b/>
                            <w:spacing w:val="-385"/>
                          </w:rPr>
                          <w:t xml:space="preserve">  </w:t>
                        </w:r>
                        <w:r>
                          <w:t xml:space="preserve"> </w:t>
                        </w:r>
                        <w:r>
                          <w:rPr>
                            <w:b/>
                          </w:rPr>
                          <w:t>nearest</w:t>
                        </w:r>
                        <w:r>
                          <w:rPr>
                            <w:b/>
                            <w:spacing w:val="-385"/>
                          </w:rPr>
                          <w:t xml:space="preserve">  </w:t>
                        </w:r>
                        <w:r>
                          <w:t xml:space="preserve"> </w:t>
                        </w:r>
                        <w:proofErr w:type="gramStart"/>
                        <w:r>
                          <w:rPr>
                            <w:b/>
                          </w:rPr>
                          <w:t>equivalents,</w:t>
                        </w:r>
                        <w:r>
                          <w:rPr>
                            <w:b/>
                            <w:spacing w:val="-385"/>
                          </w:rPr>
                          <w:t xml:space="preserve"> </w:t>
                        </w:r>
                        <w:r>
                          <w:t xml:space="preserve"> </w:t>
                        </w:r>
                        <w:r>
                          <w:rPr>
                            <w:b/>
                          </w:rPr>
                          <w:t>as</w:t>
                        </w:r>
                        <w:proofErr w:type="gramEnd"/>
                        <w:r>
                          <w:rPr>
                            <w:b/>
                          </w:rPr>
                          <w:t xml:space="preserve"> </w:t>
                        </w:r>
                        <w:r>
                          <w:rPr>
                            <w:b/>
                            <w:spacing w:val="-385"/>
                          </w:rPr>
                          <w:t xml:space="preserve"> </w:t>
                        </w:r>
                        <w:r>
                          <w:rPr>
                            <w:b/>
                          </w:rPr>
                          <w:t xml:space="preserve">criteria </w:t>
                        </w:r>
                        <w:r>
                          <w:rPr>
                            <w:b/>
                            <w:spacing w:val="-385"/>
                          </w:rPr>
                          <w:t xml:space="preserve"> </w:t>
                        </w:r>
                        <w:r>
                          <w:rPr>
                            <w:b/>
                          </w:rPr>
                          <w:t>differ</w:t>
                        </w:r>
                        <w:r>
                          <w:rPr>
                            <w:b/>
                            <w:spacing w:val="-385"/>
                          </w:rPr>
                          <w:t xml:space="preserve">   </w:t>
                        </w:r>
                        <w:r>
                          <w:t xml:space="preserve"> </w:t>
                        </w:r>
                        <w:r>
                          <w:rPr>
                            <w:b/>
                          </w:rPr>
                          <w:t>between</w:t>
                        </w:r>
                        <w:r>
                          <w:rPr>
                            <w:b/>
                            <w:spacing w:val="-385"/>
                          </w:rPr>
                          <w:t xml:space="preserve">  </w:t>
                        </w:r>
                        <w:r>
                          <w:t xml:space="preserve"> </w:t>
                        </w:r>
                        <w:r>
                          <w:rPr>
                            <w:b/>
                          </w:rPr>
                          <w:t>the</w:t>
                        </w:r>
                        <w:r>
                          <w:rPr>
                            <w:b/>
                            <w:spacing w:val="-385"/>
                          </w:rPr>
                          <w:t xml:space="preserve">   </w:t>
                        </w:r>
                        <w:r>
                          <w:t xml:space="preserve"> </w:t>
                        </w:r>
                        <w:r>
                          <w:rPr>
                            <w:b/>
                          </w:rPr>
                          <w:t>two</w:t>
                        </w:r>
                        <w:r>
                          <w:t xml:space="preserve"> </w:t>
                        </w:r>
                        <w:r>
                          <w:rPr>
                            <w:b/>
                            <w:spacing w:val="-385"/>
                          </w:rPr>
                          <w:t xml:space="preserve"> </w:t>
                        </w:r>
                        <w:r>
                          <w:rPr>
                            <w:b/>
                          </w:rPr>
                          <w:t>systems.</w:t>
                        </w:r>
                        <w:r>
                          <w:rPr>
                            <w:b/>
                            <w:spacing w:val="-385"/>
                          </w:rPr>
                          <w:t xml:space="preserve"> </w:t>
                        </w:r>
                        <w:r>
                          <w:t xml:space="preserve"> </w:t>
                        </w:r>
                        <w:r>
                          <w:rPr>
                            <w:b/>
                            <w:spacing w:val="-385"/>
                          </w:rPr>
                          <w:t xml:space="preserve"> </w:t>
                        </w:r>
                        <w:proofErr w:type="gramStart"/>
                        <w:r>
                          <w:rPr>
                            <w:b/>
                          </w:rPr>
                          <w:t>The</w:t>
                        </w:r>
                        <w:r>
                          <w:t xml:space="preserve"> </w:t>
                        </w:r>
                        <w:r>
                          <w:rPr>
                            <w:b/>
                            <w:spacing w:val="-385"/>
                          </w:rPr>
                          <w:t xml:space="preserve"> </w:t>
                        </w:r>
                        <w:r>
                          <w:rPr>
                            <w:b/>
                          </w:rPr>
                          <w:t>lowest</w:t>
                        </w:r>
                        <w:proofErr w:type="gramEnd"/>
                        <w:r>
                          <w:rPr>
                            <w:b/>
                          </w:rPr>
                          <w:t xml:space="preserve"> </w:t>
                        </w:r>
                        <w:r>
                          <w:rPr>
                            <w:b/>
                            <w:spacing w:val="-385"/>
                          </w:rPr>
                          <w:t xml:space="preserve"> </w:t>
                        </w:r>
                        <w:r>
                          <w:rPr>
                            <w:b/>
                          </w:rPr>
                          <w:t xml:space="preserve">category </w:t>
                        </w:r>
                        <w:r>
                          <w:rPr>
                            <w:b/>
                            <w:spacing w:val="-385"/>
                          </w:rPr>
                          <w:t xml:space="preserve"> </w:t>
                        </w:r>
                        <w:r>
                          <w:rPr>
                            <w:b/>
                          </w:rPr>
                          <w:t xml:space="preserve">of </w:t>
                        </w:r>
                        <w:r>
                          <w:rPr>
                            <w:b/>
                            <w:spacing w:val="-385"/>
                          </w:rPr>
                          <w:t xml:space="preserve"> </w:t>
                        </w:r>
                        <w:r>
                          <w:rPr>
                            <w:b/>
                          </w:rPr>
                          <w:t xml:space="preserve">Soil </w:t>
                        </w:r>
                        <w:r>
                          <w:rPr>
                            <w:b/>
                            <w:spacing w:val="-385"/>
                          </w:rPr>
                          <w:t xml:space="preserve"> </w:t>
                        </w:r>
                        <w:r>
                          <w:rPr>
                            <w:b/>
                          </w:rPr>
                          <w:t>Taxonomy</w:t>
                        </w:r>
                        <w:r>
                          <w:rPr>
                            <w:b/>
                            <w:spacing w:val="-65"/>
                          </w:rPr>
                          <w:t xml:space="preserve"> </w:t>
                        </w:r>
                      </w:p>
                    </w:txbxContent>
                  </v:textbox>
                </v:rect>
                <v:rect id="Rectangle 595" o:spid="_x0000_s1068" style="position:absolute;left:-44285;top:25473;width:102706;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" filled="f" stroked="f">
                  <v:textbox inset="0,0,0,0">
                    <w:txbxContent>
                      <w:p w14:paraId="0BE9256F" w14:textId="6B044AAB" w:rsidR="00216ADB" w:rsidRDefault="00216ADB" w:rsidP="00475654">
                        <w:pPr>
                          <w:spacing w:after="160" w:line="259" w:lineRule="auto"/>
                          <w:ind w:left="0" w:firstLine="0"/>
                          <w:jc w:val="left"/>
                        </w:pPr>
                        <w:del w:id="97" w:author="Kirstin Deuss" w:date="2024-09-18T10:00:00Z" w16du:dateUtc="2024-09-17T22:00:00Z">
                          <w:r w:rsidDel="00AF24CE">
                            <w:rPr>
                              <w:b/>
                            </w:rPr>
                            <w:delText>I</w:delText>
                          </w:r>
                        </w:del>
                        <w:proofErr w:type="gramStart"/>
                        <w:ins w:id="98" w:author="Kirstin Deuss" w:date="2024-09-18T10:00:00Z" w16du:dateUtc="2024-09-17T22:00:00Z">
                          <w:r w:rsidR="00AF24CE">
                            <w:rPr>
                              <w:b/>
                            </w:rPr>
                            <w:t>i</w:t>
                          </w:r>
                        </w:ins>
                        <w:r>
                          <w:rPr>
                            <w:b/>
                          </w:rPr>
                          <w:t xml:space="preserve">s </w:t>
                        </w:r>
                        <w:r>
                          <w:rPr>
                            <w:b/>
                            <w:spacing w:val="-385"/>
                          </w:rPr>
                          <w:t xml:space="preserve"> </w:t>
                        </w:r>
                        <w:r>
                          <w:rPr>
                            <w:b/>
                          </w:rPr>
                          <w:t>given</w:t>
                        </w:r>
                        <w:proofErr w:type="gramEnd"/>
                        <w:r>
                          <w:rPr>
                            <w:b/>
                          </w:rPr>
                          <w:t xml:space="preserve"> </w:t>
                        </w:r>
                        <w:r>
                          <w:rPr>
                            <w:b/>
                            <w:spacing w:val="-385"/>
                          </w:rPr>
                          <w:t xml:space="preserve"> </w:t>
                        </w:r>
                        <w:r>
                          <w:rPr>
                            <w:b/>
                          </w:rPr>
                          <w:t>(order,</w:t>
                        </w:r>
                        <w:r>
                          <w:rPr>
                            <w:b/>
                            <w:spacing w:val="-385"/>
                          </w:rPr>
                          <w:t xml:space="preserve">  </w:t>
                        </w:r>
                        <w:r>
                          <w:t xml:space="preserve"> </w:t>
                        </w:r>
                        <w:r>
                          <w:rPr>
                            <w:b/>
                          </w:rPr>
                          <w:t>suborder</w:t>
                        </w:r>
                        <w:r>
                          <w:t xml:space="preserve"> </w:t>
                        </w:r>
                        <w:r>
                          <w:rPr>
                            <w:b/>
                            <w:spacing w:val="-385"/>
                          </w:rPr>
                          <w:t xml:space="preserve"> </w:t>
                        </w:r>
                        <w:r>
                          <w:rPr>
                            <w:b/>
                          </w:rPr>
                          <w:t>or</w:t>
                        </w:r>
                        <w:r>
                          <w:t xml:space="preserve"> </w:t>
                        </w:r>
                        <w:r>
                          <w:rPr>
                            <w:b/>
                            <w:spacing w:val="-385"/>
                          </w:rPr>
                          <w:t xml:space="preserve"> </w:t>
                        </w:r>
                        <w:r>
                          <w:rPr>
                            <w:b/>
                          </w:rPr>
                          <w:t>great</w:t>
                        </w:r>
                        <w:r>
                          <w:t xml:space="preserve"> </w:t>
                        </w:r>
                        <w:r>
                          <w:rPr>
                            <w:b/>
                            <w:spacing w:val="-385"/>
                          </w:rPr>
                          <w:t xml:space="preserve"> </w:t>
                        </w:r>
                        <w:r>
                          <w:rPr>
                            <w:b/>
                          </w:rPr>
                          <w:t>group)</w:t>
                        </w:r>
                        <w:r>
                          <w:rPr>
                            <w:b/>
                            <w:spacing w:val="-385"/>
                          </w:rPr>
                          <w:t xml:space="preserve">  </w:t>
                        </w:r>
                        <w:r>
                          <w:t xml:space="preserve"> </w:t>
                        </w:r>
                        <w:r>
                          <w:rPr>
                            <w:b/>
                          </w:rPr>
                          <w:t xml:space="preserve">that </w:t>
                        </w:r>
                        <w:r>
                          <w:rPr>
                            <w:b/>
                            <w:spacing w:val="-385"/>
                          </w:rPr>
                          <w:t xml:space="preserve"> </w:t>
                        </w:r>
                        <w:r>
                          <w:rPr>
                            <w:b/>
                          </w:rPr>
                          <w:t>can</w:t>
                        </w:r>
                        <w:r>
                          <w:rPr>
                            <w:b/>
                            <w:spacing w:val="-385"/>
                          </w:rPr>
                          <w:t xml:space="preserve">  </w:t>
                        </w:r>
                        <w:r>
                          <w:t xml:space="preserve"> </w:t>
                        </w:r>
                        <w:r>
                          <w:rPr>
                            <w:b/>
                          </w:rPr>
                          <w:t>be</w:t>
                        </w:r>
                        <w:r>
                          <w:t xml:space="preserve">  </w:t>
                        </w:r>
                        <w:r>
                          <w:rPr>
                            <w:b/>
                            <w:spacing w:val="-385"/>
                          </w:rPr>
                          <w:t xml:space="preserve"> </w:t>
                        </w:r>
                        <w:r>
                          <w:rPr>
                            <w:b/>
                          </w:rPr>
                          <w:t xml:space="preserve">best </w:t>
                        </w:r>
                        <w:r>
                          <w:rPr>
                            <w:b/>
                            <w:spacing w:val="-385"/>
                          </w:rPr>
                          <w:t xml:space="preserve"> </w:t>
                        </w:r>
                        <w:r>
                          <w:rPr>
                            <w:b/>
                          </w:rPr>
                          <w:t xml:space="preserve">related </w:t>
                        </w:r>
                        <w:r>
                          <w:rPr>
                            <w:b/>
                            <w:spacing w:val="-385"/>
                          </w:rPr>
                          <w:t xml:space="preserve"> </w:t>
                        </w:r>
                        <w:r>
                          <w:rPr>
                            <w:b/>
                          </w:rPr>
                          <w:t xml:space="preserve">to </w:t>
                        </w:r>
                        <w:r>
                          <w:rPr>
                            <w:b/>
                            <w:spacing w:val="-385"/>
                          </w:rPr>
                          <w:t xml:space="preserve"> </w:t>
                        </w:r>
                        <w:r>
                          <w:rPr>
                            <w:b/>
                          </w:rPr>
                          <w:t xml:space="preserve">soil </w:t>
                        </w:r>
                        <w:r>
                          <w:rPr>
                            <w:b/>
                            <w:spacing w:val="-385"/>
                          </w:rPr>
                          <w:t xml:space="preserve"> </w:t>
                        </w:r>
                        <w:r>
                          <w:rPr>
                            <w:b/>
                          </w:rPr>
                          <w:t xml:space="preserve">groups </w:t>
                        </w:r>
                        <w:r>
                          <w:rPr>
                            <w:b/>
                            <w:spacing w:val="-385"/>
                          </w:rPr>
                          <w:t xml:space="preserve"> </w:t>
                        </w:r>
                        <w:r>
                          <w:rPr>
                            <w:b/>
                          </w:rPr>
                          <w:t xml:space="preserve">of </w:t>
                        </w:r>
                        <w:r>
                          <w:rPr>
                            <w:b/>
                            <w:spacing w:val="-385"/>
                          </w:rPr>
                          <w:t xml:space="preserve"> </w:t>
                        </w:r>
                        <w:r>
                          <w:rPr>
                            <w:b/>
                          </w:rPr>
                          <w:t xml:space="preserve">the </w:t>
                        </w:r>
                        <w:r>
                          <w:rPr>
                            <w:b/>
                            <w:spacing w:val="-385"/>
                          </w:rPr>
                          <w:t xml:space="preserve"> </w:t>
                        </w:r>
                        <w:r>
                          <w:rPr>
                            <w:b/>
                          </w:rPr>
                          <w:t xml:space="preserve">NZ </w:t>
                        </w:r>
                        <w:r>
                          <w:rPr>
                            <w:b/>
                            <w:spacing w:val="-385"/>
                          </w:rPr>
                          <w:t xml:space="preserve"> </w:t>
                        </w:r>
                        <w:r>
                          <w:rPr>
                            <w:b/>
                          </w:rPr>
                          <w:t xml:space="preserve">Soil </w:t>
                        </w:r>
                        <w:r>
                          <w:rPr>
                            <w:b/>
                            <w:spacing w:val="-385"/>
                          </w:rPr>
                          <w:t xml:space="preserve"> </w:t>
                        </w:r>
                        <w:proofErr w:type="spellStart"/>
                        <w:r>
                          <w:rPr>
                            <w:b/>
                          </w:rPr>
                          <w:t>Classifica</w:t>
                        </w:r>
                        <w:proofErr w:type="spellEnd"/>
                        <w:r>
                          <w:rPr>
                            <w:b/>
                          </w:rPr>
                          <w:t>-</w:t>
                        </w:r>
                      </w:p>
                    </w:txbxContent>
                  </v:textbox>
                </v:rect>
                <v:rect id="Rectangle 596" o:spid="_x0000_s1069" style="position:absolute;left:6702;top:-763;width:731;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" filled="f" stroked="f">
                  <v:textbox inset="0,0,0,0">
                    <w:txbxContent>
                      <w:p w14:paraId="0BE92570" w14:textId="77777777" w:rsidR="00216ADB" w:rsidRDefault="00216ADB">
                        <w:pPr>
                          <w:spacing w:after="160" w:line="259" w:lineRule="auto"/>
                          <w:ind w:left="0" w:firstLine="0"/>
                          <w:jc w:val="left"/>
                        </w:pPr>
                      </w:p>
                    </w:txbxContent>
                  </v:textbox>
                </v:rect>
                <v:rect id="Rectangle 597" o:spid="_x0000_s1070" style="position:absolute;left:6687;top:74539;width:4574;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" filled="f" stroked="f">
                  <v:textbox inset="0,0,0,0">
                    <w:txbxContent>
                      <w:p w14:paraId="0BE92571" w14:textId="77777777" w:rsidR="00216ADB" w:rsidRDefault="00216ADB">
                        <w:pPr>
                          <w:spacing w:after="160" w:line="259" w:lineRule="auto"/>
                          <w:ind w:left="0" w:firstLine="0"/>
                          <w:jc w:val="left"/>
                        </w:pPr>
                        <w:proofErr w:type="spellStart"/>
                        <w:r>
                          <w:rPr>
                            <w:b/>
                          </w:rPr>
                          <w:t>tion</w:t>
                        </w:r>
                        <w:proofErr w:type="spellEnd"/>
                        <w:r>
                          <w:rPr>
                            <w:b/>
                          </w:rPr>
                          <w:t>.</w:t>
                        </w:r>
                      </w:p>
                    </w:txbxContent>
                  </v:textbox>
                </v:rect>
                <v:rect id="Rectangle 598" o:spid="_x0000_s1071" style="position:absolute;left:14491;top:83895;width:506;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" filled="f" stroked="f">
                  <v:textbox inset="0,0,0,0">
                    <w:txbxContent>
                      <w:p w14:paraId="0BE92572" w14:textId="77777777" w:rsidR="00216ADB" w:rsidRDefault="00216ADB">
                        <w:pPr>
                          <w:spacing w:after="160" w:line="259" w:lineRule="auto"/>
                          <w:ind w:left="0" w:firstLine="0"/>
                          <w:jc w:val="left"/>
                        </w:pPr>
                        <w:r>
                          <w:rPr>
                            <w:sz w:val="24"/>
                          </w:rPr>
                          <w:t xml:space="preserve"> </w:t>
                        </w:r>
                      </w:p>
                    </w:txbxContent>
                  </v:textbox>
                </v:rect>
                <v:rect id="Rectangle 599" o:spid="_x0000_s1072" style="position:absolute;left:3712;top:72300;width:21952;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" filled="f" stroked="f">
                  <v:textbox inset="0,0,0,0">
                    <w:txbxContent>
                      <w:p w14:paraId="0BE92573" w14:textId="77777777" w:rsidR="00216ADB" w:rsidRDefault="00216ADB">
                        <w:pPr>
                          <w:spacing w:after="160" w:line="259" w:lineRule="auto"/>
                          <w:ind w:left="0" w:firstLine="0"/>
                          <w:jc w:val="left"/>
                        </w:pPr>
                        <w:proofErr w:type="gramStart"/>
                        <w:r>
                          <w:rPr>
                            <w:b/>
                          </w:rPr>
                          <w:t>NZ</w:t>
                        </w:r>
                        <w:r>
                          <w:t xml:space="preserve"> </w:t>
                        </w:r>
                        <w:r>
                          <w:rPr>
                            <w:b/>
                            <w:spacing w:val="-385"/>
                          </w:rPr>
                          <w:t xml:space="preserve"> </w:t>
                        </w:r>
                        <w:r>
                          <w:rPr>
                            <w:b/>
                          </w:rPr>
                          <w:t>Soil</w:t>
                        </w:r>
                        <w:proofErr w:type="gramEnd"/>
                        <w:r>
                          <w:rPr>
                            <w:b/>
                          </w:rPr>
                          <w:t xml:space="preserve"> </w:t>
                        </w:r>
                        <w:r>
                          <w:rPr>
                            <w:b/>
                            <w:spacing w:val="-385"/>
                          </w:rPr>
                          <w:t xml:space="preserve"> </w:t>
                        </w:r>
                        <w:r>
                          <w:rPr>
                            <w:b/>
                          </w:rPr>
                          <w:t>Classification</w:t>
                        </w:r>
                      </w:p>
                    </w:txbxContent>
                  </v:textbox>
                </v:rect>
                <v:rect id="Rectangle 600" o:spid="_x0000_s1073" style="position:absolute;left:14413;top:66497;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" filled="f" stroked="f">
                  <v:textbox inset="0,0,0,0">
                    <w:txbxContent>
                      <w:p w14:paraId="0BE92574" w14:textId="77777777" w:rsidR="00216ADB" w:rsidRDefault="00216ADB">
                        <w:pPr>
                          <w:spacing w:after="160" w:line="259" w:lineRule="auto"/>
                          <w:ind w:left="0" w:firstLine="0"/>
                          <w:jc w:val="left"/>
                        </w:pPr>
                        <w:r>
                          <w:rPr>
                            <w:b/>
                          </w:rPr>
                          <w:t xml:space="preserve"> </w:t>
                        </w:r>
                      </w:p>
                    </w:txbxContent>
                  </v:textbox>
                </v:rect>
                <v:rect id="Rectangle 601" o:spid="_x0000_s1074" style="position:absolute;left:6577;top:47809;width:1622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" filled="f" stroked="f">
                  <v:textbox inset="0,0,0,0">
                    <w:txbxContent>
                      <w:p w14:paraId="0BE92575" w14:textId="77777777" w:rsidR="00216ADB" w:rsidRDefault="00216ADB">
                        <w:pPr>
                          <w:spacing w:after="160" w:line="259" w:lineRule="auto"/>
                          <w:ind w:left="0" w:firstLine="0"/>
                          <w:jc w:val="left"/>
                        </w:pPr>
                        <w:r>
                          <w:rPr>
                            <w:b/>
                          </w:rPr>
                          <w:t>NZ</w:t>
                        </w:r>
                        <w:r>
                          <w:rPr>
                            <w:b/>
                            <w:spacing w:val="-385"/>
                          </w:rPr>
                          <w:t xml:space="preserve">  </w:t>
                        </w:r>
                        <w:r>
                          <w:t xml:space="preserve"> </w:t>
                        </w:r>
                        <w:r>
                          <w:rPr>
                            <w:b/>
                          </w:rPr>
                          <w:t>Genetic</w:t>
                        </w:r>
                        <w:r>
                          <w:rPr>
                            <w:b/>
                            <w:spacing w:val="-385"/>
                          </w:rPr>
                          <w:t xml:space="preserve">  </w:t>
                        </w:r>
                        <w:r>
                          <w:t xml:space="preserve"> </w:t>
                        </w:r>
                        <w:r>
                          <w:rPr>
                            <w:b/>
                          </w:rPr>
                          <w:t>Soil</w:t>
                        </w:r>
                      </w:p>
                    </w:txbxContent>
                  </v:textbox>
                </v:rect>
                <v:rect id="Rectangle 602" o:spid="_x0000_s1075" style="position:absolute;left:14413;top:43449;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" filled="f" stroked="f">
                  <v:textbox inset="0,0,0,0">
                    <w:txbxContent>
                      <w:p w14:paraId="0BE92576" w14:textId="77777777" w:rsidR="00216ADB" w:rsidRDefault="00216ADB">
                        <w:pPr>
                          <w:spacing w:after="160" w:line="259" w:lineRule="auto"/>
                          <w:ind w:left="0" w:firstLine="0"/>
                          <w:jc w:val="left"/>
                        </w:pPr>
                        <w:r>
                          <w:rPr>
                            <w:b/>
                          </w:rPr>
                          <w:t xml:space="preserve"> </w:t>
                        </w:r>
                      </w:p>
                    </w:txbxContent>
                  </v:textbox>
                </v:rect>
                <v:rect id="Rectangle 603" o:spid="_x0000_s1076" style="position:absolute;left:16318;top:83748;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" filled="f" stroked="f">
                  <v:textbox inset="0,0,0,0">
                    <w:txbxContent>
                      <w:p w14:paraId="0BE92577" w14:textId="77777777" w:rsidR="00216ADB" w:rsidRDefault="00216ADB">
                        <w:pPr>
                          <w:spacing w:after="160" w:line="259" w:lineRule="auto"/>
                          <w:ind w:left="0" w:firstLine="0"/>
                          <w:jc w:val="left"/>
                        </w:pPr>
                        <w:r>
                          <w:rPr>
                            <w:b/>
                          </w:rPr>
                          <w:t xml:space="preserve"> </w:t>
                        </w:r>
                      </w:p>
                    </w:txbxContent>
                  </v:textbox>
                </v:rect>
                <v:rect id="Rectangle 95005" o:spid="_x0000_s1077" style="position:absolute;left:11730;top:74128;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" filled="f" stroked="f">
                  <v:textbox inset="0,0,0,0">
                    <w:txbxContent>
                      <w:p w14:paraId="0BE92578" w14:textId="77777777" w:rsidR="00216ADB" w:rsidRDefault="00216ADB">
                        <w:pPr>
                          <w:spacing w:after="160" w:line="259" w:lineRule="auto"/>
                          <w:ind w:left="0" w:firstLine="0"/>
                          <w:jc w:val="left"/>
                        </w:pPr>
                        <w:r>
                          <w:rPr>
                            <w:b/>
                          </w:rPr>
                          <w:t xml:space="preserve">(version </w:t>
                        </w:r>
                        <w:r>
                          <w:rPr>
                            <w:b/>
                            <w:spacing w:val="-65"/>
                          </w:rPr>
                          <w:t xml:space="preserve">  3)</w:t>
                        </w:r>
                      </w:p>
                    </w:txbxContent>
                  </v:textbox>
                </v:rect>
                <v:rect id="Rectangle 95004" o:spid="_x0000_s1078" style="position:absolute;left:8038;top:70436;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" filled="f" stroked="f">
                  <v:textbox inset="0,0,0,0">
                    <w:txbxContent>
                      <w:p w14:paraId="0BE92579" w14:textId="77777777" w:rsidR="00216ADB" w:rsidRDefault="00216ADB">
                        <w:pPr>
                          <w:spacing w:after="160" w:line="259" w:lineRule="auto"/>
                          <w:ind w:left="0" w:firstLine="0"/>
                          <w:jc w:val="left"/>
                        </w:pPr>
                      </w:p>
                    </w:txbxContent>
                  </v:textbox>
                </v:rect>
                <v:rect id="Rectangle 95003" o:spid="_x0000_s1079" style="position:absolute;left:15008;top:77406;width:10551;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" filled="f" stroked="f">
                  <v:textbox inset="0,0,0,0">
                    <w:txbxContent>
                      <w:p w14:paraId="0BE9257A" w14:textId="77777777" w:rsidR="00216ADB" w:rsidRDefault="00216ADB">
                        <w:pPr>
                          <w:spacing w:after="160" w:line="259" w:lineRule="auto"/>
                          <w:ind w:left="0" w:firstLine="0"/>
                          <w:jc w:val="left"/>
                        </w:pPr>
                      </w:p>
                    </w:txbxContent>
                  </v:textbox>
                </v:rect>
                <v:rect id="Rectangle 605" o:spid="_x0000_s1080" style="position:absolute;left:16318;top:70783;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" filled="f" stroked="f">
                  <v:textbox inset="0,0,0,0">
                    <w:txbxContent>
                      <w:p w14:paraId="0BE9257B" w14:textId="77777777" w:rsidR="00216ADB" w:rsidRDefault="00216ADB">
                        <w:pPr>
                          <w:spacing w:after="160" w:line="259" w:lineRule="auto"/>
                          <w:ind w:left="0" w:firstLine="0"/>
                          <w:jc w:val="left"/>
                        </w:pPr>
                        <w:r>
                          <w:rPr>
                            <w:b/>
                          </w:rPr>
                          <w:t xml:space="preserve"> </w:t>
                        </w:r>
                      </w:p>
                    </w:txbxContent>
                  </v:textbox>
                </v:rect>
                <v:rect id="Rectangle 606" o:spid="_x0000_s1081" style="position:absolute;left:9825;top:48141;width:13535;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" filled="f" stroked="f">
                  <v:textbox inset="0,0,0,0">
                    <w:txbxContent>
                      <w:p w14:paraId="0BE9257C" w14:textId="77777777" w:rsidR="00216ADB" w:rsidRDefault="00216ADB">
                        <w:pPr>
                          <w:spacing w:after="160" w:line="259" w:lineRule="auto"/>
                          <w:ind w:left="0" w:firstLine="0"/>
                          <w:jc w:val="left"/>
                        </w:pPr>
                        <w:r>
                          <w:rPr>
                            <w:b/>
                          </w:rPr>
                          <w:t>Classification</w:t>
                        </w:r>
                      </w:p>
                    </w:txbxContent>
                  </v:textbox>
                </v:rect>
                <v:rect id="Rectangle 607" o:spid="_x0000_s1082" style="position:absolute;left:16318;top:44458;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" filled="f" stroked="f">
                  <v:textbox inset="0,0,0,0">
                    <w:txbxContent>
                      <w:p w14:paraId="0BE9257D" w14:textId="77777777" w:rsidR="00216ADB" w:rsidRDefault="00216ADB">
                        <w:pPr>
                          <w:spacing w:after="160" w:line="259" w:lineRule="auto"/>
                          <w:ind w:left="0" w:firstLine="0"/>
                          <w:jc w:val="left"/>
                        </w:pPr>
                        <w:r>
                          <w:rPr>
                            <w:b/>
                          </w:rPr>
                          <w:t xml:space="preserve"> </w:t>
                        </w:r>
                      </w:p>
                    </w:txbxContent>
                  </v:textbox>
                </v:rect>
                <v:rect id="Rectangle 608" o:spid="_x0000_s1083" style="position:absolute;left:11473;top:73165;width:21762;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" filled="f" stroked="f">
                  <v:textbox inset="0,0,0,0">
                    <w:txbxContent>
                      <w:p w14:paraId="0BE9257E" w14:textId="77777777" w:rsidR="00216ADB" w:rsidRDefault="00216ADB">
                        <w:pPr>
                          <w:spacing w:after="160" w:line="259" w:lineRule="auto"/>
                          <w:ind w:left="0" w:firstLine="0"/>
                          <w:jc w:val="left"/>
                        </w:pPr>
                        <w:r>
                          <w:t>ALLOPHANIC</w:t>
                        </w:r>
                        <w:r>
                          <w:rPr>
                            <w:spacing w:val="-379"/>
                          </w:rPr>
                          <w:t xml:space="preserve"> </w:t>
                        </w:r>
                        <w:r>
                          <w:t>SOILS</w:t>
                        </w:r>
                      </w:p>
                    </w:txbxContent>
                  </v:textbox>
                </v:rect>
                <v:rect id="Rectangle 609" o:spid="_x0000_s1084" style="position:absolute;left:24353;top:8377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" filled="f" stroked="f">
                  <v:textbox inset="0,0,0,0">
                    <w:txbxContent>
                      <w:p w14:paraId="0BE9257F" w14:textId="77777777" w:rsidR="00216ADB" w:rsidRDefault="00216ADB">
                        <w:pPr>
                          <w:spacing w:after="160" w:line="259" w:lineRule="auto"/>
                          <w:ind w:left="0" w:firstLine="0"/>
                          <w:jc w:val="left"/>
                        </w:pPr>
                        <w:r>
                          <w:t xml:space="preserve"> </w:t>
                        </w:r>
                      </w:p>
                    </w:txbxContent>
                  </v:textbox>
                </v:rect>
                <v:rect id="Rectangle 610" o:spid="_x0000_s1085" style="position:absolute;left:11291;top:67109;width:2667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" filled="f" stroked="f">
                  <v:textbox inset="0,0,0,0">
                    <w:txbxContent>
                      <w:p w14:paraId="0BE92580"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proofErr w:type="spellStart"/>
                        <w:r>
                          <w:t>Allophanic</w:t>
                        </w:r>
                        <w:proofErr w:type="spellEnd"/>
                        <w:proofErr w:type="gramEnd"/>
                        <w:r>
                          <w:t xml:space="preserve"> </w:t>
                        </w:r>
                        <w:r>
                          <w:rPr>
                            <w:spacing w:val="-379"/>
                          </w:rPr>
                          <w:t xml:space="preserve"> </w:t>
                        </w:r>
                        <w:r>
                          <w:t>Soils</w:t>
                        </w:r>
                      </w:p>
                    </w:txbxContent>
                  </v:textbox>
                </v:rect>
                <v:rect id="Rectangle 611" o:spid="_x0000_s1086" style="position:absolute;left:24353;top:6011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" filled="f" stroked="f">
                  <v:textbox inset="0,0,0,0">
                    <w:txbxContent>
                      <w:p w14:paraId="0BE92581" w14:textId="77777777" w:rsidR="00216ADB" w:rsidRDefault="00216ADB">
                        <w:pPr>
                          <w:spacing w:after="160" w:line="259" w:lineRule="auto"/>
                          <w:ind w:left="0" w:firstLine="0"/>
                          <w:jc w:val="left"/>
                        </w:pPr>
                        <w:r>
                          <w:t xml:space="preserve"> </w:t>
                        </w:r>
                      </w:p>
                    </w:txbxContent>
                  </v:textbox>
                </v:rect>
                <v:rect id="Rectangle 612" o:spid="_x0000_s1087" style="position:absolute;left:20118;top:50737;width:902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" filled="f" stroked="f">
                  <v:textbox inset="0,0,0,0">
                    <w:txbxContent>
                      <w:p w14:paraId="0BE92582" w14:textId="77777777" w:rsidR="00216ADB" w:rsidRDefault="00216ADB">
                        <w:pPr>
                          <w:spacing w:after="160" w:line="259" w:lineRule="auto"/>
                          <w:ind w:left="0" w:firstLine="0"/>
                          <w:jc w:val="left"/>
                        </w:pPr>
                        <w:proofErr w:type="spellStart"/>
                        <w:r>
                          <w:t>gley</w:t>
                        </w:r>
                        <w:proofErr w:type="spellEnd"/>
                        <w:r>
                          <w:rPr>
                            <w:spacing w:val="-379"/>
                          </w:rPr>
                          <w:t xml:space="preserve"> </w:t>
                        </w:r>
                        <w:r>
                          <w:t>soils</w:t>
                        </w:r>
                      </w:p>
                    </w:txbxContent>
                  </v:textbox>
                </v:rect>
                <v:rect id="Rectangle 613" o:spid="_x0000_s1088" style="position:absolute;left:24353;top:4819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" filled="f" stroked="f">
                  <v:textbox inset="0,0,0,0">
                    <w:txbxContent>
                      <w:p w14:paraId="0BE92583" w14:textId="77777777" w:rsidR="00216ADB" w:rsidRDefault="00216ADB">
                        <w:pPr>
                          <w:spacing w:after="160" w:line="259" w:lineRule="auto"/>
                          <w:ind w:left="0" w:firstLine="0"/>
                          <w:jc w:val="left"/>
                        </w:pPr>
                        <w:r>
                          <w:t xml:space="preserve"> </w:t>
                        </w:r>
                      </w:p>
                    </w:txbxContent>
                  </v:textbox>
                </v:rect>
                <v:rect id="Rectangle 614" o:spid="_x0000_s1089" style="position:absolute;left:20172;top:25590;width:891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" filled="f" stroked="f">
                  <v:textbox inset="0,0,0,0">
                    <w:txbxContent>
                      <w:p w14:paraId="0BE92584" w14:textId="77777777" w:rsidR="00216ADB" w:rsidRDefault="00216ADB">
                        <w:pPr>
                          <w:spacing w:after="160" w:line="259" w:lineRule="auto"/>
                          <w:ind w:left="0" w:firstLine="0"/>
                          <w:jc w:val="left"/>
                        </w:pPr>
                        <w:r>
                          <w:t>Aquands</w:t>
                        </w:r>
                      </w:p>
                    </w:txbxContent>
                  </v:textbox>
                </v:rect>
                <v:rect id="Rectangle 615" o:spid="_x0000_s1090" style="position:absolute;left:26626;top:8377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" filled="f" stroked="f">
                  <v:textbox inset="0,0,0,0">
                    <w:txbxContent>
                      <w:p w14:paraId="0BE92585" w14:textId="77777777" w:rsidR="00216ADB" w:rsidRDefault="00216ADB">
                        <w:pPr>
                          <w:spacing w:after="160" w:line="259" w:lineRule="auto"/>
                          <w:ind w:left="0" w:firstLine="0"/>
                          <w:jc w:val="left"/>
                        </w:pPr>
                        <w:r>
                          <w:t xml:space="preserve"> </w:t>
                        </w:r>
                      </w:p>
                    </w:txbxContent>
                  </v:textbox>
                </v:rect>
                <v:rect id="Rectangle 616" o:spid="_x0000_s1091" style="position:absolute;left:16432;top:69976;width:2093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" filled="f" stroked="f">
                  <v:textbox inset="0,0,0,0">
                    <w:txbxContent>
                      <w:p w14:paraId="0BE92586" w14:textId="77777777" w:rsidR="00216ADB" w:rsidRDefault="00216ADB">
                        <w:pPr>
                          <w:spacing w:after="160" w:line="259" w:lineRule="auto"/>
                          <w:ind w:left="0" w:firstLine="0"/>
                          <w:jc w:val="left"/>
                        </w:pPr>
                        <w:proofErr w:type="spellStart"/>
                        <w:r>
                          <w:t>Gley</w:t>
                        </w:r>
                        <w:proofErr w:type="spellEnd"/>
                        <w:r>
                          <w:t xml:space="preserve"> </w:t>
                        </w:r>
                        <w:r>
                          <w:rPr>
                            <w:spacing w:val="-379"/>
                          </w:rPr>
                          <w:t xml:space="preserve">    </w:t>
                        </w:r>
                        <w:proofErr w:type="spellStart"/>
                        <w:proofErr w:type="gramStart"/>
                        <w:r>
                          <w:t>Allophanic</w:t>
                        </w:r>
                        <w:proofErr w:type="spellEnd"/>
                        <w:r>
                          <w:t xml:space="preserve"> </w:t>
                        </w:r>
                        <w:r>
                          <w:rPr>
                            <w:spacing w:val="-379"/>
                          </w:rPr>
                          <w:t xml:space="preserve"> </w:t>
                        </w:r>
                        <w:r>
                          <w:t>Soils</w:t>
                        </w:r>
                        <w:proofErr w:type="gramEnd"/>
                      </w:p>
                    </w:txbxContent>
                  </v:textbox>
                </v:rect>
                <v:rect id="Rectangle 617" o:spid="_x0000_s1092" style="position:absolute;left:26626;top:64428;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" filled="f" stroked="f">
                  <v:textbox inset="0,0,0,0">
                    <w:txbxContent>
                      <w:p w14:paraId="0BE92587" w14:textId="77777777" w:rsidR="00216ADB" w:rsidRDefault="00216ADB">
                        <w:pPr>
                          <w:spacing w:after="160" w:line="259" w:lineRule="auto"/>
                          <w:ind w:left="0" w:firstLine="0"/>
                          <w:jc w:val="left"/>
                        </w:pPr>
                        <w:r>
                          <w:t xml:space="preserve"> </w:t>
                        </w:r>
                      </w:p>
                    </w:txbxContent>
                  </v:textbox>
                </v:rect>
                <v:rect id="Rectangle 618" o:spid="_x0000_s1093" style="position:absolute;left:22391;top:50737;width:902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" filled="f" stroked="f">
                  <v:textbox inset="0,0,0,0">
                    <w:txbxContent>
                      <w:p w14:paraId="0BE92588" w14:textId="77777777" w:rsidR="00216ADB" w:rsidRDefault="00216ADB">
                        <w:pPr>
                          <w:spacing w:after="160" w:line="259" w:lineRule="auto"/>
                          <w:ind w:left="0" w:firstLine="0"/>
                          <w:jc w:val="left"/>
                        </w:pPr>
                        <w:proofErr w:type="spellStart"/>
                        <w:r>
                          <w:t>gley</w:t>
                        </w:r>
                        <w:proofErr w:type="spellEnd"/>
                        <w:r>
                          <w:rPr>
                            <w:spacing w:val="-379"/>
                          </w:rPr>
                          <w:t xml:space="preserve"> </w:t>
                        </w:r>
                        <w:r>
                          <w:t>soils</w:t>
                        </w:r>
                      </w:p>
                    </w:txbxContent>
                  </v:textbox>
                </v:rect>
                <v:rect id="Rectangle 619" o:spid="_x0000_s1094" style="position:absolute;left:26626;top:4819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" filled="f" stroked="f">
                  <v:textbox inset="0,0,0,0">
                    <w:txbxContent>
                      <w:p w14:paraId="0BE92589" w14:textId="77777777" w:rsidR="00216ADB" w:rsidRDefault="00216ADB">
                        <w:pPr>
                          <w:spacing w:after="160" w:line="259" w:lineRule="auto"/>
                          <w:ind w:left="0" w:firstLine="0"/>
                          <w:jc w:val="left"/>
                        </w:pPr>
                        <w:r>
                          <w:t xml:space="preserve"> </w:t>
                        </w:r>
                      </w:p>
                    </w:txbxContent>
                  </v:textbox>
                </v:rect>
                <v:rect id="Rectangle 620" o:spid="_x0000_s1095" style="position:absolute;left:22445;top:25590;width:891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" filled="f" stroked="f">
                  <v:textbox inset="0,0,0,0">
                    <w:txbxContent>
                      <w:p w14:paraId="0BE9258A" w14:textId="77777777" w:rsidR="00216ADB" w:rsidRDefault="00216ADB">
                        <w:pPr>
                          <w:spacing w:after="160" w:line="259" w:lineRule="auto"/>
                          <w:ind w:left="0" w:firstLine="0"/>
                          <w:jc w:val="left"/>
                        </w:pPr>
                        <w:r>
                          <w:t>Aquands</w:t>
                        </w:r>
                      </w:p>
                    </w:txbxContent>
                  </v:textbox>
                </v:rect>
                <v:rect id="Rectangle 621" o:spid="_x0000_s1096" style="position:absolute;left:28900;top:8377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" filled="f" stroked="f">
                  <v:textbox inset="0,0,0,0">
                    <w:txbxContent>
                      <w:p w14:paraId="0BE9258B" w14:textId="77777777" w:rsidR="00216ADB" w:rsidRDefault="00216ADB">
                        <w:pPr>
                          <w:spacing w:after="160" w:line="259" w:lineRule="auto"/>
                          <w:ind w:left="0" w:firstLine="0"/>
                          <w:jc w:val="left"/>
                        </w:pPr>
                        <w:r>
                          <w:t xml:space="preserve"> </w:t>
                        </w:r>
                      </w:p>
                    </w:txbxContent>
                  </v:textbox>
                </v:rect>
                <v:rect id="Rectangle 622" o:spid="_x0000_s1097" style="position:absolute;left:16607;top:67877;width:2513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" filled="f" stroked="f">
                  <v:textbox inset="0,0,0,0">
                    <w:txbxContent>
                      <w:p w14:paraId="0BE9258C" w14:textId="77777777" w:rsidR="00216ADB" w:rsidRDefault="00216ADB">
                        <w:pPr>
                          <w:spacing w:after="160" w:line="259" w:lineRule="auto"/>
                          <w:ind w:left="0" w:firstLine="0"/>
                          <w:jc w:val="left"/>
                        </w:pPr>
                        <w:proofErr w:type="gramStart"/>
                        <w:r>
                          <w:t xml:space="preserve">Impeded </w:t>
                        </w:r>
                        <w:r>
                          <w:rPr>
                            <w:spacing w:val="-379"/>
                          </w:rPr>
                          <w:t xml:space="preserve"> </w:t>
                        </w:r>
                        <w:proofErr w:type="spellStart"/>
                        <w:r>
                          <w:t>Allophanic</w:t>
                        </w:r>
                        <w:proofErr w:type="spellEnd"/>
                        <w:proofErr w:type="gramEnd"/>
                        <w:r>
                          <w:t xml:space="preserve"> </w:t>
                        </w:r>
                        <w:r>
                          <w:rPr>
                            <w:spacing w:val="-379"/>
                          </w:rPr>
                          <w:t xml:space="preserve"> </w:t>
                        </w:r>
                        <w:r>
                          <w:t>Soils</w:t>
                        </w:r>
                      </w:p>
                    </w:txbxContent>
                  </v:textbox>
                </v:rect>
                <v:rect id="Rectangle 623" o:spid="_x0000_s1098" style="position:absolute;left:28900;top:6127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" filled="f" stroked="f">
                  <v:textbox inset="0,0,0,0">
                    <w:txbxContent>
                      <w:p w14:paraId="0BE9258D" w14:textId="77777777" w:rsidR="00216ADB" w:rsidRDefault="00216ADB">
                        <w:pPr>
                          <w:spacing w:after="160" w:line="259" w:lineRule="auto"/>
                          <w:ind w:left="0" w:firstLine="0"/>
                          <w:jc w:val="left"/>
                        </w:pPr>
                        <w:r>
                          <w:t xml:space="preserve"> </w:t>
                        </w:r>
                      </w:p>
                    </w:txbxContent>
                  </v:textbox>
                </v:rect>
                <v:rect id="Rectangle 624" o:spid="_x0000_s1099" style="position:absolute;left:24442;top:50514;width:946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" filled="f" stroked="f">
                  <v:textbox inset="0,0,0,0">
                    <w:txbxContent>
                      <w:p w14:paraId="0BE9258E" w14:textId="77777777" w:rsidR="00216ADB" w:rsidRDefault="00216ADB">
                        <w:pPr>
                          <w:spacing w:after="160" w:line="259" w:lineRule="auto"/>
                          <w:ind w:left="0" w:firstLine="0"/>
                          <w:jc w:val="left"/>
                        </w:pPr>
                        <w:r>
                          <w:t>YB*loams</w:t>
                        </w:r>
                      </w:p>
                    </w:txbxContent>
                  </v:textbox>
                </v:rect>
                <v:rect id="Rectangle 625" o:spid="_x0000_s1100" style="position:absolute;left:28900;top:4785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" filled="f" stroked="f">
                  <v:textbox inset="0,0,0,0">
                    <w:txbxContent>
                      <w:p w14:paraId="0BE9258F" w14:textId="77777777" w:rsidR="00216ADB" w:rsidRDefault="00216ADB">
                        <w:pPr>
                          <w:spacing w:after="160" w:line="259" w:lineRule="auto"/>
                          <w:ind w:left="0" w:firstLine="0"/>
                          <w:jc w:val="left"/>
                        </w:pPr>
                        <w:r>
                          <w:t xml:space="preserve"> </w:t>
                        </w:r>
                      </w:p>
                    </w:txbxContent>
                  </v:textbox>
                </v:rect>
                <v:rect id="Rectangle 626" o:spid="_x0000_s1101" style="position:absolute;left:18771;top:19641;width:2080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" filled="f" stroked="f">
                  <v:textbox inset="0,0,0,0">
                    <w:txbxContent>
                      <w:p w14:paraId="0BE92590" w14:textId="77777777" w:rsidR="00216ADB" w:rsidRDefault="00216ADB">
                        <w:pPr>
                          <w:spacing w:after="160" w:line="259" w:lineRule="auto"/>
                          <w:ind w:left="0" w:firstLine="0"/>
                          <w:jc w:val="left"/>
                        </w:pPr>
                        <w:proofErr w:type="gramStart"/>
                        <w:r>
                          <w:t xml:space="preserve">Cryands </w:t>
                        </w:r>
                        <w:r>
                          <w:rPr>
                            <w:spacing w:val="-379"/>
                          </w:rPr>
                          <w:t xml:space="preserve"> </w:t>
                        </w:r>
                        <w:r>
                          <w:t>and</w:t>
                        </w:r>
                        <w:proofErr w:type="gramEnd"/>
                        <w:r>
                          <w:t xml:space="preserve"> </w:t>
                        </w:r>
                        <w:r>
                          <w:rPr>
                            <w:spacing w:val="-379"/>
                          </w:rPr>
                          <w:t xml:space="preserve"> </w:t>
                        </w:r>
                        <w:r>
                          <w:t>Udands</w:t>
                        </w:r>
                      </w:p>
                    </w:txbxContent>
                  </v:textbox>
                </v:rect>
                <v:rect id="Rectangle 627" o:spid="_x0000_s1102" style="position:absolute;left:31173;top:8377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" filled="f" stroked="f">
                  <v:textbox inset="0,0,0,0">
                    <w:txbxContent>
                      <w:p w14:paraId="0BE92591" w14:textId="77777777" w:rsidR="00216ADB" w:rsidRDefault="00216ADB">
                        <w:pPr>
                          <w:spacing w:after="160" w:line="259" w:lineRule="auto"/>
                          <w:ind w:left="0" w:firstLine="0"/>
                          <w:jc w:val="left"/>
                        </w:pPr>
                        <w:r>
                          <w:t xml:space="preserve"> </w:t>
                        </w:r>
                      </w:p>
                    </w:txbxContent>
                  </v:textbox>
                </v:rect>
                <v:rect id="Rectangle 628" o:spid="_x0000_s1103" style="position:absolute;left:20172;top:69169;width:2255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" filled="f" stroked="f">
                  <v:textbox inset="0,0,0,0">
                    <w:txbxContent>
                      <w:p w14:paraId="0BE92592" w14:textId="77777777" w:rsidR="00216ADB" w:rsidRDefault="00216ADB">
                        <w:pPr>
                          <w:spacing w:after="160" w:line="259" w:lineRule="auto"/>
                          <w:ind w:left="0" w:firstLine="0"/>
                          <w:jc w:val="left"/>
                        </w:pPr>
                        <w:r>
                          <w:t>Orthic A</w:t>
                        </w:r>
                        <w:r>
                          <w:rPr>
                            <w:spacing w:val="-379"/>
                          </w:rPr>
                          <w:t xml:space="preserve">       </w:t>
                        </w:r>
                        <w:proofErr w:type="spellStart"/>
                        <w:r>
                          <w:t>llophanic</w:t>
                        </w:r>
                        <w:proofErr w:type="spellEnd"/>
                        <w:r>
                          <w:t xml:space="preserve"> </w:t>
                        </w:r>
                        <w:r>
                          <w:rPr>
                            <w:spacing w:val="-379"/>
                          </w:rPr>
                          <w:t xml:space="preserve">       </w:t>
                        </w:r>
                        <w:r>
                          <w:t>Soils</w:t>
                        </w:r>
                      </w:p>
                    </w:txbxContent>
                  </v:textbox>
                </v:rect>
                <v:rect id="Rectangle 629" o:spid="_x0000_s1104" style="position:absolute;left:31173;top:6321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" filled="f" stroked="f">
                  <v:textbox inset="0,0,0,0">
                    <w:txbxContent>
                      <w:p w14:paraId="0BE92593" w14:textId="77777777" w:rsidR="00216ADB" w:rsidRDefault="00216ADB">
                        <w:pPr>
                          <w:spacing w:after="160" w:line="259" w:lineRule="auto"/>
                          <w:ind w:left="0" w:firstLine="0"/>
                          <w:jc w:val="left"/>
                        </w:pPr>
                        <w:r>
                          <w:t xml:space="preserve"> </w:t>
                        </w:r>
                      </w:p>
                    </w:txbxContent>
                  </v:textbox>
                </v:rect>
                <v:rect id="Rectangle 630" o:spid="_x0000_s1105" style="position:absolute;left:26867;top:50667;width:916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" filled="f" stroked="f">
                  <v:textbox inset="0,0,0,0">
                    <w:txbxContent>
                      <w:p w14:paraId="0BE92594" w14:textId="77777777" w:rsidR="00216ADB" w:rsidRDefault="00216ADB">
                        <w:pPr>
                          <w:spacing w:after="160" w:line="259" w:lineRule="auto"/>
                          <w:ind w:left="0" w:firstLine="0"/>
                          <w:jc w:val="left"/>
                        </w:pPr>
                        <w:r>
                          <w:t>YB</w:t>
                        </w:r>
                        <w:r>
                          <w:rPr>
                            <w:spacing w:val="-379"/>
                          </w:rPr>
                          <w:t xml:space="preserve">   </w:t>
                        </w:r>
                        <w:r>
                          <w:t xml:space="preserve"> loams</w:t>
                        </w:r>
                      </w:p>
                    </w:txbxContent>
                  </v:textbox>
                </v:rect>
                <v:rect id="Rectangle 631" o:spid="_x0000_s1106" style="position:absolute;left:31173;top:4808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" filled="f" stroked="f">
                  <v:textbox inset="0,0,0,0">
                    <w:txbxContent>
                      <w:p w14:paraId="0BE92595" w14:textId="77777777" w:rsidR="00216ADB" w:rsidRDefault="00216ADB">
                        <w:pPr>
                          <w:spacing w:after="160" w:line="259" w:lineRule="auto"/>
                          <w:ind w:left="0" w:firstLine="0"/>
                          <w:jc w:val="left"/>
                        </w:pPr>
                        <w:r>
                          <w:t xml:space="preserve"> </w:t>
                        </w:r>
                      </w:p>
                    </w:txbxContent>
                  </v:textbox>
                </v:rect>
                <v:rect id="Rectangle 632" o:spid="_x0000_s1107" style="position:absolute;left:21044;top:19641;width:2080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" filled="f" stroked="f">
                  <v:textbox inset="0,0,0,0">
                    <w:txbxContent>
                      <w:p w14:paraId="0BE92596" w14:textId="77777777" w:rsidR="00216ADB" w:rsidRDefault="00216ADB">
                        <w:pPr>
                          <w:spacing w:after="160" w:line="259" w:lineRule="auto"/>
                          <w:ind w:left="0" w:firstLine="0"/>
                          <w:jc w:val="left"/>
                        </w:pPr>
                        <w:proofErr w:type="gramStart"/>
                        <w:r>
                          <w:t xml:space="preserve">Cryands </w:t>
                        </w:r>
                        <w:r>
                          <w:rPr>
                            <w:spacing w:val="-379"/>
                          </w:rPr>
                          <w:t xml:space="preserve"> </w:t>
                        </w:r>
                        <w:r>
                          <w:t>and</w:t>
                        </w:r>
                        <w:proofErr w:type="gramEnd"/>
                        <w:r>
                          <w:t xml:space="preserve"> </w:t>
                        </w:r>
                        <w:r>
                          <w:rPr>
                            <w:spacing w:val="-379"/>
                          </w:rPr>
                          <w:t xml:space="preserve"> </w:t>
                        </w:r>
                        <w:r>
                          <w:t>Udands</w:t>
                        </w:r>
                      </w:p>
                    </w:txbxContent>
                  </v:textbox>
                </v:rect>
                <v:rect id="Rectangle 633" o:spid="_x0000_s1108" style="position:absolute;left:25903;top:73953;width:2018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" filled="f" stroked="f">
                  <v:textbox inset="0,0,0,0">
                    <w:txbxContent>
                      <w:p w14:paraId="0BE92597" w14:textId="77777777" w:rsidR="00216ADB" w:rsidRDefault="00216ADB">
                        <w:pPr>
                          <w:spacing w:after="160" w:line="259" w:lineRule="auto"/>
                          <w:ind w:left="0" w:firstLine="0"/>
                          <w:jc w:val="left"/>
                        </w:pPr>
                        <w:r>
                          <w:t>ANTHROPIC</w:t>
                        </w:r>
                        <w:r>
                          <w:rPr>
                            <w:spacing w:val="-379"/>
                          </w:rPr>
                          <w:t xml:space="preserve"> </w:t>
                        </w:r>
                        <w:r>
                          <w:t>SOILS</w:t>
                        </w:r>
                      </w:p>
                    </w:txbxContent>
                  </v:textbox>
                </v:rect>
                <v:rect id="Rectangle 634" o:spid="_x0000_s1109" style="position:absolute;left:37993;top:8377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" filled="f" stroked="f">
                  <v:textbox inset="0,0,0,0">
                    <w:txbxContent>
                      <w:p w14:paraId="0BE92598" w14:textId="77777777" w:rsidR="00216ADB" w:rsidRDefault="00216ADB">
                        <w:pPr>
                          <w:spacing w:after="160" w:line="259" w:lineRule="auto"/>
                          <w:ind w:left="0" w:firstLine="0"/>
                          <w:jc w:val="left"/>
                        </w:pPr>
                        <w:r>
                          <w:t xml:space="preserve"> </w:t>
                        </w:r>
                      </w:p>
                    </w:txbxContent>
                  </v:textbox>
                </v:rect>
                <v:rect id="Rectangle 635" o:spid="_x0000_s1110" style="position:absolute;left:25617;top:67795;width:2530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" filled="f" stroked="f">
                  <v:textbox inset="0,0,0,0">
                    <w:txbxContent>
                      <w:p w14:paraId="0BE92599" w14:textId="77777777" w:rsidR="00216ADB" w:rsidRDefault="00216ADB">
                        <w:pPr>
                          <w:spacing w:after="160" w:line="259" w:lineRule="auto"/>
                          <w:ind w:left="0" w:firstLine="0"/>
                          <w:jc w:val="left"/>
                        </w:pPr>
                        <w:r>
                          <w:t>Truncated</w:t>
                        </w:r>
                        <w:r>
                          <w:rPr>
                            <w:spacing w:val="-379"/>
                          </w:rPr>
                          <w:t xml:space="preserve">  </w:t>
                        </w:r>
                        <w:r>
                          <w:t xml:space="preserve"> </w:t>
                        </w:r>
                        <w:proofErr w:type="gramStart"/>
                        <w:r>
                          <w:t xml:space="preserve">Anthropic </w:t>
                        </w:r>
                        <w:r>
                          <w:rPr>
                            <w:spacing w:val="-379"/>
                          </w:rPr>
                          <w:t xml:space="preserve"> </w:t>
                        </w:r>
                        <w:r>
                          <w:t>Soils</w:t>
                        </w:r>
                        <w:proofErr w:type="gramEnd"/>
                      </w:p>
                    </w:txbxContent>
                  </v:textbox>
                </v:rect>
                <v:rect id="Rectangle 636" o:spid="_x0000_s1111" style="position:absolute;left:37993;top:61148;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" filled="f" stroked="f">
                  <v:textbox inset="0,0,0,0">
                    <w:txbxContent>
                      <w:p w14:paraId="0BE9259A" w14:textId="77777777" w:rsidR="00216ADB" w:rsidRDefault="00216ADB">
                        <w:pPr>
                          <w:spacing w:after="160" w:line="259" w:lineRule="auto"/>
                          <w:ind w:left="0" w:firstLine="0"/>
                          <w:jc w:val="left"/>
                        </w:pPr>
                        <w:r>
                          <w:t xml:space="preserve"> </w:t>
                        </w:r>
                      </w:p>
                    </w:txbxContent>
                  </v:textbox>
                </v:rect>
                <v:rect id="Rectangle 637" o:spid="_x0000_s1112" style="position:absolute;left:31159;top:48139;width:1421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" filled="f" stroked="f">
                  <v:textbox inset="0,0,0,0">
                    <w:txbxContent>
                      <w:p w14:paraId="0BE9259B" w14:textId="77777777" w:rsidR="00216ADB" w:rsidRDefault="00216ADB">
                        <w:pPr>
                          <w:spacing w:after="160" w:line="259" w:lineRule="auto"/>
                          <w:ind w:left="0" w:firstLine="0"/>
                          <w:jc w:val="left"/>
                        </w:pPr>
                        <w:r>
                          <w:t>anthropic</w:t>
                        </w:r>
                        <w:r>
                          <w:rPr>
                            <w:spacing w:val="-379"/>
                          </w:rPr>
                          <w:t xml:space="preserve">     </w:t>
                        </w:r>
                        <w:r>
                          <w:t xml:space="preserve"> soils</w:t>
                        </w:r>
                      </w:p>
                    </w:txbxContent>
                  </v:textbox>
                </v:rect>
                <v:rect id="Rectangle 638" o:spid="_x0000_s1113" style="position:absolute;left:37993;top:44284;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" filled="f" stroked="f">
                  <v:textbox inset="0,0,0,0">
                    <w:txbxContent>
                      <w:p w14:paraId="0BE9259C" w14:textId="77777777" w:rsidR="00216ADB" w:rsidRDefault="00216ADB">
                        <w:pPr>
                          <w:spacing w:after="160" w:line="259" w:lineRule="auto"/>
                          <w:ind w:left="0" w:firstLine="0"/>
                          <w:jc w:val="left"/>
                        </w:pPr>
                        <w:r>
                          <w:t xml:space="preserve"> </w:t>
                        </w:r>
                      </w:p>
                    </w:txbxContent>
                  </v:textbox>
                </v:rect>
                <v:rect id="Rectangle 639" o:spid="_x0000_s1114" style="position:absolute;left:35011;top:26790;width:6513;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" filled="f" stroked="f">
                  <v:textbox inset="0,0,0,0">
                    <w:txbxContent>
                      <w:p w14:paraId="0BE9259D" w14:textId="77777777" w:rsidR="00216ADB" w:rsidRDefault="00216ADB">
                        <w:pPr>
                          <w:spacing w:after="160" w:line="259" w:lineRule="auto"/>
                          <w:ind w:left="0" w:firstLine="0"/>
                          <w:jc w:val="left"/>
                        </w:pPr>
                        <w:r>
                          <w:t>Arents</w:t>
                        </w:r>
                      </w:p>
                    </w:txbxContent>
                  </v:textbox>
                </v:rect>
                <v:rect id="Rectangle 641" o:spid="_x0000_s1115" style="position:absolute;left:29504;top:69408;width:2207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" filled="f" stroked="f">
                  <v:textbox inset="0,0,0,0">
                    <w:txbxContent>
                      <w:p w14:paraId="0BE9259E" w14:textId="77777777" w:rsidR="00216ADB" w:rsidRDefault="00216ADB">
                        <w:pPr>
                          <w:spacing w:after="160" w:line="259" w:lineRule="auto"/>
                          <w:ind w:left="0" w:firstLine="0"/>
                          <w:jc w:val="left"/>
                        </w:pPr>
                        <w:proofErr w:type="gramStart"/>
                        <w:r>
                          <w:t xml:space="preserve">Refuse </w:t>
                        </w:r>
                        <w:r>
                          <w:rPr>
                            <w:spacing w:val="-379"/>
                          </w:rPr>
                          <w:t xml:space="preserve"> </w:t>
                        </w:r>
                        <w:r>
                          <w:t>Anthropic</w:t>
                        </w:r>
                        <w:proofErr w:type="gramEnd"/>
                        <w:r>
                          <w:rPr>
                            <w:spacing w:val="-379"/>
                          </w:rPr>
                          <w:t xml:space="preserve">  </w:t>
                        </w:r>
                        <w:r>
                          <w:t xml:space="preserve"> Soils</w:t>
                        </w:r>
                      </w:p>
                    </w:txbxContent>
                  </v:textbox>
                </v:rect>
                <v:rect id="Rectangle 642" o:spid="_x0000_s1116" style="position:absolute;left:40267;top:6357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" filled="f" stroked="f">
                  <v:textbox inset="0,0,0,0">
                    <w:txbxContent>
                      <w:p w14:paraId="0BE9259F" w14:textId="77777777" w:rsidR="00216ADB" w:rsidRDefault="00216ADB">
                        <w:pPr>
                          <w:spacing w:after="160" w:line="259" w:lineRule="auto"/>
                          <w:ind w:left="0" w:firstLine="0"/>
                          <w:jc w:val="left"/>
                        </w:pPr>
                        <w:r>
                          <w:t xml:space="preserve"> </w:t>
                        </w:r>
                      </w:p>
                    </w:txbxContent>
                  </v:textbox>
                </v:rect>
                <v:rect id="Rectangle 643" o:spid="_x0000_s1117" style="position:absolute;left:33433;top:48138;width:1421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" filled="f" stroked="f">
                  <v:textbox inset="0,0,0,0">
                    <w:txbxContent>
                      <w:p w14:paraId="0BE925A0" w14:textId="77777777" w:rsidR="00216ADB" w:rsidRDefault="00216ADB">
                        <w:pPr>
                          <w:spacing w:after="160" w:line="259" w:lineRule="auto"/>
                          <w:ind w:left="0" w:firstLine="0"/>
                          <w:jc w:val="left"/>
                        </w:pPr>
                        <w:r>
                          <w:t>anthropic</w:t>
                        </w:r>
                        <w:r>
                          <w:rPr>
                            <w:spacing w:val="-379"/>
                          </w:rPr>
                          <w:t xml:space="preserve">     </w:t>
                        </w:r>
                        <w:r>
                          <w:t xml:space="preserve"> soils</w:t>
                        </w:r>
                      </w:p>
                    </w:txbxContent>
                  </v:textbox>
                </v:rect>
                <v:rect id="Rectangle 644" o:spid="_x0000_s1118" style="position:absolute;left:40267;top:4428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" filled="f" stroked="f">
                  <v:textbox inset="0,0,0,0">
                    <w:txbxContent>
                      <w:p w14:paraId="0BE925A1" w14:textId="77777777" w:rsidR="00216ADB" w:rsidRDefault="00216ADB">
                        <w:pPr>
                          <w:spacing w:after="160" w:line="259" w:lineRule="auto"/>
                          <w:ind w:left="0" w:firstLine="0"/>
                          <w:jc w:val="left"/>
                        </w:pPr>
                        <w:r>
                          <w:t xml:space="preserve"> </w:t>
                        </w:r>
                      </w:p>
                    </w:txbxContent>
                  </v:textbox>
                </v:rect>
                <v:rect id="Rectangle 645" o:spid="_x0000_s1119" style="position:absolute;left:29935;top:19438;width:2121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" filled="f" stroked="f">
                  <v:textbox inset="0,0,0,0">
                    <w:txbxContent>
                      <w:p w14:paraId="0BE925A2" w14:textId="77777777" w:rsidR="00216ADB" w:rsidRDefault="00216ADB">
                        <w:pPr>
                          <w:spacing w:after="160" w:line="259" w:lineRule="auto"/>
                          <w:ind w:left="0" w:firstLine="0"/>
                          <w:jc w:val="left"/>
                        </w:pPr>
                        <w:proofErr w:type="gramStart"/>
                        <w:r>
                          <w:t xml:space="preserve">Arents </w:t>
                        </w:r>
                        <w:r>
                          <w:rPr>
                            <w:spacing w:val="-379"/>
                          </w:rPr>
                          <w:t xml:space="preserve"> </w:t>
                        </w:r>
                        <w:r>
                          <w:t>or</w:t>
                        </w:r>
                        <w:proofErr w:type="gramEnd"/>
                        <w:r>
                          <w:t xml:space="preserve"> </w:t>
                        </w:r>
                        <w:r>
                          <w:rPr>
                            <w:spacing w:val="-379"/>
                          </w:rPr>
                          <w:t xml:space="preserve"> </w:t>
                        </w:r>
                        <w:r>
                          <w:t>unclassified</w:t>
                        </w:r>
                      </w:p>
                    </w:txbxContent>
                  </v:textbox>
                </v:rect>
                <v:rect id="Rectangle 647" o:spid="_x0000_s1120" style="position:absolute;left:31934;top:69565;width:2176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" filled="f" stroked="f">
                  <v:textbox inset="0,0,0,0">
                    <w:txbxContent>
                      <w:p w14:paraId="0BE925A3" w14:textId="77777777" w:rsidR="00216ADB" w:rsidRDefault="00216ADB">
                        <w:pPr>
                          <w:spacing w:after="160" w:line="259" w:lineRule="auto"/>
                          <w:ind w:left="0" w:firstLine="0"/>
                          <w:jc w:val="left"/>
                        </w:pPr>
                        <w:proofErr w:type="gramStart"/>
                        <w:r>
                          <w:t xml:space="preserve">Mixed </w:t>
                        </w:r>
                        <w:r>
                          <w:rPr>
                            <w:spacing w:val="-379"/>
                          </w:rPr>
                          <w:t xml:space="preserve"> </w:t>
                        </w:r>
                        <w:r>
                          <w:t>Anthropic</w:t>
                        </w:r>
                        <w:proofErr w:type="gramEnd"/>
                        <w:r>
                          <w:t xml:space="preserve"> </w:t>
                        </w:r>
                        <w:r>
                          <w:rPr>
                            <w:spacing w:val="-379"/>
                          </w:rPr>
                          <w:t xml:space="preserve"> </w:t>
                        </w:r>
                        <w:r>
                          <w:t>Soils</w:t>
                        </w:r>
                      </w:p>
                    </w:txbxContent>
                  </v:textbox>
                </v:rect>
                <v:rect id="Rectangle 648" o:spid="_x0000_s1121" style="position:absolute;left:42540;top:6380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" filled="f" stroked="f">
                  <v:textbox inset="0,0,0,0">
                    <w:txbxContent>
                      <w:p w14:paraId="0BE925A4" w14:textId="77777777" w:rsidR="00216ADB" w:rsidRDefault="00216ADB">
                        <w:pPr>
                          <w:spacing w:after="160" w:line="259" w:lineRule="auto"/>
                          <w:ind w:left="0" w:firstLine="0"/>
                          <w:jc w:val="left"/>
                        </w:pPr>
                        <w:r>
                          <w:t xml:space="preserve"> </w:t>
                        </w:r>
                      </w:p>
                    </w:txbxContent>
                  </v:textbox>
                </v:rect>
                <v:rect id="Rectangle 649" o:spid="_x0000_s1122" style="position:absolute;left:35706;top:48138;width:1421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" filled="f" stroked="f">
                  <v:textbox inset="0,0,0,0">
                    <w:txbxContent>
                      <w:p w14:paraId="0BE925A5" w14:textId="77777777" w:rsidR="00216ADB" w:rsidRDefault="00216ADB">
                        <w:pPr>
                          <w:spacing w:after="160" w:line="259" w:lineRule="auto"/>
                          <w:ind w:left="0" w:firstLine="0"/>
                          <w:jc w:val="left"/>
                        </w:pPr>
                        <w:proofErr w:type="gramStart"/>
                        <w:r>
                          <w:t>anthropic</w:t>
                        </w:r>
                        <w:r>
                          <w:rPr>
                            <w:spacing w:val="-379"/>
                          </w:rPr>
                          <w:t xml:space="preserve"> </w:t>
                        </w:r>
                        <w:r>
                          <w:t xml:space="preserve"> soils</w:t>
                        </w:r>
                        <w:proofErr w:type="gramEnd"/>
                      </w:p>
                    </w:txbxContent>
                  </v:textbox>
                </v:rect>
                <v:rect id="Rectangle 650" o:spid="_x0000_s1123" style="position:absolute;left:42540;top:4428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" filled="f" stroked="f">
                  <v:textbox inset="0,0,0,0">
                    <w:txbxContent>
                      <w:p w14:paraId="0BE925A6" w14:textId="77777777" w:rsidR="00216ADB" w:rsidRDefault="00216ADB">
                        <w:pPr>
                          <w:spacing w:after="160" w:line="259" w:lineRule="auto"/>
                          <w:ind w:left="0" w:firstLine="0"/>
                          <w:jc w:val="left"/>
                        </w:pPr>
                        <w:r>
                          <w:t xml:space="preserve"> </w:t>
                        </w:r>
                      </w:p>
                    </w:txbxContent>
                  </v:textbox>
                </v:rect>
                <v:rect id="Rectangle 651" o:spid="_x0000_s1124" style="position:absolute;left:39558;top:26789;width:651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" filled="f" stroked="f">
                  <v:textbox inset="0,0,0,0">
                    <w:txbxContent>
                      <w:p w14:paraId="0BE925A7" w14:textId="77777777" w:rsidR="00216ADB" w:rsidRDefault="00216ADB">
                        <w:pPr>
                          <w:spacing w:after="160" w:line="259" w:lineRule="auto"/>
                          <w:ind w:left="0" w:firstLine="0"/>
                          <w:jc w:val="left"/>
                        </w:pPr>
                        <w:r>
                          <w:t>Arents</w:t>
                        </w:r>
                      </w:p>
                    </w:txbxContent>
                  </v:textbox>
                </v:rect>
                <v:rect id="Rectangle 652" o:spid="_x0000_s1125" style="position:absolute;left:44814;top:8377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" filled="f" stroked="f">
                  <v:textbox inset="0,0,0,0">
                    <w:txbxContent>
                      <w:p w14:paraId="0BE925A8" w14:textId="77777777" w:rsidR="00216ADB" w:rsidRDefault="00216ADB">
                        <w:pPr>
                          <w:spacing w:after="160" w:line="259" w:lineRule="auto"/>
                          <w:ind w:left="0" w:firstLine="0"/>
                          <w:jc w:val="left"/>
                        </w:pPr>
                        <w:r>
                          <w:t xml:space="preserve"> </w:t>
                        </w:r>
                      </w:p>
                    </w:txbxContent>
                  </v:textbox>
                </v:rect>
                <v:rect id="Rectangle 653" o:spid="_x0000_s1126" style="position:absolute;left:35761;top:71117;width:1865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" filled="f" stroked="f">
                  <v:textbox inset="0,0,0,0">
                    <w:txbxContent>
                      <w:p w14:paraId="0BE925A9" w14:textId="77777777" w:rsidR="00216ADB" w:rsidRDefault="00216ADB">
                        <w:pPr>
                          <w:spacing w:after="160" w:line="259" w:lineRule="auto"/>
                          <w:ind w:left="0" w:firstLine="0"/>
                          <w:jc w:val="left"/>
                        </w:pPr>
                        <w:proofErr w:type="gramStart"/>
                        <w:r>
                          <w:t xml:space="preserve">Fill </w:t>
                        </w:r>
                        <w:r>
                          <w:rPr>
                            <w:spacing w:val="-379"/>
                          </w:rPr>
                          <w:t xml:space="preserve"> </w:t>
                        </w:r>
                        <w:r>
                          <w:t>Anthropic</w:t>
                        </w:r>
                        <w:proofErr w:type="gramEnd"/>
                        <w:r>
                          <w:t xml:space="preserve"> </w:t>
                        </w:r>
                        <w:r>
                          <w:rPr>
                            <w:spacing w:val="-379"/>
                          </w:rPr>
                          <w:t xml:space="preserve"> </w:t>
                        </w:r>
                        <w:r>
                          <w:t>Soils</w:t>
                        </w:r>
                      </w:p>
                    </w:txbxContent>
                  </v:textbox>
                </v:rect>
                <v:rect id="Rectangle 654" o:spid="_x0000_s1127" style="position:absolute;left:44814;top:6614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" filled="f" stroked="f">
                  <v:textbox inset="0,0,0,0">
                    <w:txbxContent>
                      <w:p w14:paraId="0BE925AA" w14:textId="77777777" w:rsidR="00216ADB" w:rsidRDefault="00216ADB">
                        <w:pPr>
                          <w:spacing w:after="160" w:line="259" w:lineRule="auto"/>
                          <w:ind w:left="0" w:firstLine="0"/>
                          <w:jc w:val="left"/>
                        </w:pPr>
                        <w:r>
                          <w:t xml:space="preserve"> </w:t>
                        </w:r>
                      </w:p>
                    </w:txbxContent>
                  </v:textbox>
                </v:rect>
                <v:rect id="Rectangle 655" o:spid="_x0000_s1128" style="position:absolute;left:37980;top:48138;width:1421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" filled="f" stroked="f">
                  <v:textbox inset="0,0,0,0">
                    <w:txbxContent>
                      <w:p w14:paraId="0BE925AB" w14:textId="77777777" w:rsidR="00216ADB" w:rsidRDefault="00216ADB">
                        <w:pPr>
                          <w:spacing w:after="160" w:line="259" w:lineRule="auto"/>
                          <w:ind w:left="0" w:firstLine="0"/>
                          <w:jc w:val="left"/>
                        </w:pPr>
                        <w:r>
                          <w:t>anthropic</w:t>
                        </w:r>
                        <w:r>
                          <w:rPr>
                            <w:spacing w:val="-379"/>
                          </w:rPr>
                          <w:t xml:space="preserve">   </w:t>
                        </w:r>
                        <w:r>
                          <w:t xml:space="preserve"> soils</w:t>
                        </w:r>
                      </w:p>
                    </w:txbxContent>
                  </v:textbox>
                </v:rect>
                <v:rect id="Rectangle 656" o:spid="_x0000_s1129" style="position:absolute;left:44814;top:4428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" filled="f" stroked="f">
                  <v:textbox inset="0,0,0,0">
                    <w:txbxContent>
                      <w:p w14:paraId="0BE925AC" w14:textId="77777777" w:rsidR="00216ADB" w:rsidRDefault="00216ADB">
                        <w:pPr>
                          <w:spacing w:after="160" w:line="259" w:lineRule="auto"/>
                          <w:ind w:left="0" w:firstLine="0"/>
                          <w:jc w:val="left"/>
                        </w:pPr>
                        <w:r>
                          <w:t xml:space="preserve"> </w:t>
                        </w:r>
                      </w:p>
                    </w:txbxContent>
                  </v:textbox>
                </v:rect>
                <v:rect id="Rectangle 657" o:spid="_x0000_s1130" style="position:absolute;left:41832;top:26789;width:651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" filled="f" stroked="f">
                  <v:textbox inset="0,0,0,0">
                    <w:txbxContent>
                      <w:p w14:paraId="0BE925AD" w14:textId="77777777" w:rsidR="00216ADB" w:rsidRDefault="00216ADB">
                        <w:pPr>
                          <w:spacing w:after="160" w:line="259" w:lineRule="auto"/>
                          <w:ind w:left="0" w:firstLine="0"/>
                          <w:jc w:val="left"/>
                        </w:pPr>
                        <w:r>
                          <w:t>Arents</w:t>
                        </w:r>
                      </w:p>
                    </w:txbxContent>
                  </v:textbox>
                </v:rect>
                <v:shape id="Shape 658" o:spid="_x0000_s1131" style="position:absolute;left:12282;top:418;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" path="m,8495665l,e" filled="f" strokecolor="#181717" strokeweight="1pt">
                  <v:stroke miterlimit="1" joinstyle="miter"/>
                  <v:path arrowok="t" textboxrect="0,0,0,8495665"/>
                </v:shape>
                <v:shape id="Shape 659" o:spid="_x0000_s1132" style="position:absolute;left:18404;top:418;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" path="m,8495665l,e" filled="f" strokecolor="#181717" strokeweight="1pt">
                  <v:stroke miterlimit="1" joinstyle="miter"/>
                  <v:path arrowok="t" textboxrect="0,0,0,8495665"/>
                </v:shape>
                <v:rect id="Rectangle 660" o:spid="_x0000_s1133" style="position:absolute;left:8268;top:17347;width:14947;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" filled="f" stroked="f">
                  <v:textbox inset="0,0,0,0">
                    <w:txbxContent>
                      <w:p w14:paraId="0BE925AE" w14:textId="77777777" w:rsidR="00216ADB" w:rsidRDefault="00216ADB">
                        <w:pPr>
                          <w:spacing w:after="160" w:line="259" w:lineRule="auto"/>
                          <w:ind w:left="0" w:firstLine="0"/>
                          <w:jc w:val="left"/>
                        </w:pPr>
                        <w:r>
                          <w:rPr>
                            <w:b/>
                          </w:rPr>
                          <w:t>Soil</w:t>
                        </w:r>
                        <w:r>
                          <w:rPr>
                            <w:b/>
                            <w:spacing w:val="-385"/>
                          </w:rPr>
                          <w:t xml:space="preserve">  </w:t>
                        </w:r>
                        <w:r>
                          <w:t xml:space="preserve"> </w:t>
                        </w:r>
                        <w:r>
                          <w:rPr>
                            <w:b/>
                          </w:rPr>
                          <w:t>Taxonomy</w:t>
                        </w:r>
                      </w:p>
                    </w:txbxContent>
                  </v:textbox>
                </v:rect>
                <v:rect id="Rectangle 661" o:spid="_x0000_s1134" style="position:absolute;left:44593;top:75446;width:17608;height:224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" filled="f" stroked="f">
                  <v:textbox inset="0,0,0,0">
                    <w:txbxContent>
                      <w:p w14:paraId="0BE925AF" w14:textId="77777777" w:rsidR="00216ADB" w:rsidRDefault="00216ADB">
                        <w:pPr>
                          <w:spacing w:after="160" w:line="259" w:lineRule="auto"/>
                          <w:ind w:left="0" w:firstLine="0"/>
                          <w:jc w:val="left"/>
                        </w:pPr>
                        <w:r>
                          <w:rPr>
                            <w:sz w:val="22"/>
                          </w:rPr>
                          <w:t>*</w:t>
                        </w:r>
                        <w:r>
                          <w:rPr>
                            <w:spacing w:val="-321"/>
                            <w:sz w:val="22"/>
                          </w:rPr>
                          <w:t xml:space="preserve"> </w:t>
                        </w:r>
                        <w:r>
                          <w:rPr>
                            <w:spacing w:val="-55"/>
                            <w:sz w:val="22"/>
                          </w:rPr>
                          <w:t xml:space="preserve"> </w:t>
                        </w:r>
                        <w:r>
                          <w:rPr>
                            <w:sz w:val="22"/>
                          </w:rPr>
                          <w:t>YB</w:t>
                        </w:r>
                        <w:r>
                          <w:rPr>
                            <w:spacing w:val="-321"/>
                            <w:sz w:val="22"/>
                          </w:rPr>
                          <w:t xml:space="preserve"> </w:t>
                        </w:r>
                        <w:r>
                          <w:rPr>
                            <w:sz w:val="22"/>
                          </w:rPr>
                          <w:t>=</w:t>
                        </w:r>
                        <w:r>
                          <w:rPr>
                            <w:spacing w:val="-321"/>
                            <w:sz w:val="22"/>
                          </w:rPr>
                          <w:t xml:space="preserve"> </w:t>
                        </w:r>
                        <w:proofErr w:type="gramStart"/>
                        <w:r>
                          <w:rPr>
                            <w:sz w:val="22"/>
                          </w:rPr>
                          <w:t>yellow-brown</w:t>
                        </w:r>
                        <w:proofErr w:type="gramEnd"/>
                      </w:p>
                    </w:txbxContent>
                  </v:textbox>
                </v:rect>
                <w10:anchorlock/>
              </v:group>
            </w:pict>
          </mc:Fallback>
        </mc:AlternateContent>
      </w:r>
    </w:p>
    <w:p w14:paraId="0BE912E3" w14:textId="77777777" w:rsidR="00174C4D" w:rsidRDefault="00174C4D">
      <w:pPr>
        <w:sectPr w:rsidR="00174C4D">
          <w:headerReference w:type="even" r:id="rId28"/>
          <w:headerReference w:type="default" r:id="rId29"/>
          <w:footerReference w:type="even" r:id="rId30"/>
          <w:footerReference w:type="default" r:id="rId31"/>
          <w:headerReference w:type="first" r:id="rId32"/>
          <w:footerReference w:type="first" r:id="rId33"/>
          <w:pgSz w:w="12746" w:h="17678"/>
          <w:pgMar w:top="1942" w:right="2114" w:bottom="627" w:left="2121" w:header="0" w:footer="720" w:gutter="0"/>
          <w:cols w:space="720"/>
          <w:titlePg/>
        </w:sectPr>
      </w:pPr>
    </w:p>
    <w:p w14:paraId="0BE912E4" w14:textId="77777777" w:rsidR="00174C4D" w:rsidRDefault="008F760C" w:rsidP="003B0D63">
      <w:pPr>
        <w:spacing w:after="0" w:line="259" w:lineRule="auto"/>
        <w:ind w:left="653" w:firstLine="0"/>
        <w:jc w:val="left"/>
      </w:pPr>
      <w:r>
        <w:rPr>
          <w:rFonts w:ascii="Calibri" w:eastAsia="Calibri" w:hAnsi="Calibri" w:cs="Calibri"/>
          <w:noProof/>
          <w:color w:val="000000"/>
          <w:sz w:val="22"/>
          <w:shd w:val="clear" w:color="auto" w:fill="E6E6E6"/>
        </w:rPr>
        <w:lastRenderedPageBreak/>
        <mc:AlternateContent>
          <mc:Choice Requires="wpg">
            <w:drawing>
              <wp:inline distT="0" distB="0" distL="0" distR="0" wp14:anchorId="0BE921EF" wp14:editId="0BE921F0">
                <wp:extent cx="5384000" cy="8530170"/>
                <wp:effectExtent l="0" t="0" r="0" b="0"/>
                <wp:docPr id="133130" name="Group 133130"/>
                <wp:cNvGraphicFramePr/>
                <a:graphic xmlns:a="http://schemas.openxmlformats.org/drawingml/2006/main">
                  <a:graphicData uri="http://schemas.microsoft.com/office/word/2010/wordprocessingGroup">
                    <wpg:wgp>
                      <wpg:cNvGrpSpPr/>
                      <wpg:grpSpPr>
                        <a:xfrm>
                          <a:off x="0" y="0"/>
                          <a:ext cx="5384000" cy="8530170"/>
                          <a:chOff x="0" y="0"/>
                          <a:chExt cx="5384000" cy="8530170"/>
                        </a:xfrm>
                      </wpg:grpSpPr>
                      <wps:wsp>
                        <wps:cNvPr id="685" name="Rectangle 685"/>
                        <wps:cNvSpPr/>
                        <wps:spPr>
                          <a:xfrm rot="-5399999">
                            <a:off x="-229851" y="8049330"/>
                            <a:ext cx="709422" cy="249718"/>
                          </a:xfrm>
                          <a:prstGeom prst="rect">
                            <a:avLst/>
                          </a:prstGeom>
                          <a:ln>
                            <a:noFill/>
                          </a:ln>
                        </wps:spPr>
                        <wps:txbx>
                          <w:txbxContent>
                            <w:p w14:paraId="0BE925B0" w14:textId="77777777" w:rsidR="00216ADB" w:rsidRDefault="00216ADB">
                              <w:pPr>
                                <w:spacing w:after="160" w:line="259" w:lineRule="auto"/>
                                <w:ind w:left="0" w:firstLine="0"/>
                                <w:jc w:val="left"/>
                              </w:pPr>
                              <w:r>
                                <w:rPr>
                                  <w:b/>
                                  <w:sz w:val="24"/>
                                </w:rPr>
                                <w:t>Table</w:t>
                              </w:r>
                              <w:r>
                                <w:rPr>
                                  <w:b/>
                                  <w:spacing w:val="-356"/>
                                  <w:sz w:val="24"/>
                                </w:rPr>
                                <w:t xml:space="preserve"> </w:t>
                              </w:r>
                              <w:r>
                                <w:rPr>
                                  <w:b/>
                                  <w:sz w:val="24"/>
                                </w:rPr>
                                <w:t>1.</w:t>
                              </w:r>
                            </w:p>
                          </w:txbxContent>
                        </wps:txbx>
                        <wps:bodyPr horzOverflow="overflow" vert="horz" lIns="0" tIns="0" rIns="0" bIns="0" rtlCol="0">
                          <a:noAutofit/>
                        </wps:bodyPr>
                      </wps:wsp>
                      <wps:wsp>
                        <wps:cNvPr id="686" name="Rectangle 686"/>
                        <wps:cNvSpPr/>
                        <wps:spPr>
                          <a:xfrm rot="-5399999">
                            <a:off x="103287" y="7847637"/>
                            <a:ext cx="50673" cy="245055"/>
                          </a:xfrm>
                          <a:prstGeom prst="rect">
                            <a:avLst/>
                          </a:prstGeom>
                          <a:ln>
                            <a:noFill/>
                          </a:ln>
                        </wps:spPr>
                        <wps:txbx>
                          <w:txbxContent>
                            <w:p w14:paraId="0BE925B1"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5445" name="Rectangle 95445"/>
                        <wps:cNvSpPr/>
                        <wps:spPr>
                          <a:xfrm rot="-5399999">
                            <a:off x="-347912" y="7211379"/>
                            <a:ext cx="949611" cy="247689"/>
                          </a:xfrm>
                          <a:prstGeom prst="rect">
                            <a:avLst/>
                          </a:prstGeom>
                          <a:ln>
                            <a:noFill/>
                          </a:ln>
                        </wps:spPr>
                        <wps:txbx>
                          <w:txbxContent>
                            <w:p w14:paraId="0BE925B2" w14:textId="77777777" w:rsidR="00216ADB" w:rsidRDefault="00216ADB">
                              <w:pPr>
                                <w:spacing w:after="160" w:line="259" w:lineRule="auto"/>
                                <w:ind w:left="0" w:firstLine="0"/>
                                <w:jc w:val="left"/>
                              </w:pPr>
                              <w:r>
                                <w:rPr>
                                  <w:i/>
                                  <w:sz w:val="24"/>
                                </w:rPr>
                                <w:t>(continued)</w:t>
                              </w:r>
                            </w:p>
                          </w:txbxContent>
                        </wps:txbx>
                        <wps:bodyPr horzOverflow="overflow" vert="horz" lIns="0" tIns="0" rIns="0" bIns="0" rtlCol="0">
                          <a:noAutofit/>
                        </wps:bodyPr>
                      </wps:wsp>
                      <wps:wsp>
                        <wps:cNvPr id="95444" name="Rectangle 95444"/>
                        <wps:cNvSpPr/>
                        <wps:spPr>
                          <a:xfrm rot="-5399999">
                            <a:off x="-679534" y="6879756"/>
                            <a:ext cx="949612" cy="247690"/>
                          </a:xfrm>
                          <a:prstGeom prst="rect">
                            <a:avLst/>
                          </a:prstGeom>
                          <a:ln>
                            <a:noFill/>
                          </a:ln>
                        </wps:spPr>
                        <wps:txbx>
                          <w:txbxContent>
                            <w:p w14:paraId="0BE925B3"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5443" name="Rectangle 95443"/>
                        <wps:cNvSpPr/>
                        <wps:spPr>
                          <a:xfrm rot="-5399999">
                            <a:off x="-16289" y="7543001"/>
                            <a:ext cx="949612" cy="247690"/>
                          </a:xfrm>
                          <a:prstGeom prst="rect">
                            <a:avLst/>
                          </a:prstGeom>
                          <a:ln>
                            <a:noFill/>
                          </a:ln>
                        </wps:spPr>
                        <wps:txbx>
                          <w:txbxContent>
                            <w:p w14:paraId="0BE925B4"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688" name="Rectangle 688"/>
                        <wps:cNvSpPr/>
                        <wps:spPr>
                          <a:xfrm rot="-5399999">
                            <a:off x="103287" y="6948172"/>
                            <a:ext cx="50673" cy="245055"/>
                          </a:xfrm>
                          <a:prstGeom prst="rect">
                            <a:avLst/>
                          </a:prstGeom>
                          <a:ln>
                            <a:noFill/>
                          </a:ln>
                        </wps:spPr>
                        <wps:txbx>
                          <w:txbxContent>
                            <w:p w14:paraId="0BE925B5"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89" name="Rectangle 689"/>
                        <wps:cNvSpPr/>
                        <wps:spPr>
                          <a:xfrm rot="-5399999">
                            <a:off x="-639311" y="7296050"/>
                            <a:ext cx="2195171" cy="270526"/>
                          </a:xfrm>
                          <a:prstGeom prst="rect">
                            <a:avLst/>
                          </a:prstGeom>
                          <a:ln>
                            <a:noFill/>
                          </a:ln>
                        </wps:spPr>
                        <wps:txbx>
                          <w:txbxContent>
                            <w:p w14:paraId="0BE925B6"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wps:txbx>
                        <wps:bodyPr horzOverflow="overflow" vert="horz" lIns="0" tIns="0" rIns="0" bIns="0" rtlCol="0">
                          <a:noAutofit/>
                        </wps:bodyPr>
                      </wps:wsp>
                      <wps:wsp>
                        <wps:cNvPr id="690" name="Rectangle 690"/>
                        <wps:cNvSpPr/>
                        <wps:spPr>
                          <a:xfrm rot="-5399999">
                            <a:off x="430826" y="6715684"/>
                            <a:ext cx="54896" cy="270526"/>
                          </a:xfrm>
                          <a:prstGeom prst="rect">
                            <a:avLst/>
                          </a:prstGeom>
                          <a:ln>
                            <a:noFill/>
                          </a:ln>
                        </wps:spPr>
                        <wps:txbx>
                          <w:txbxContent>
                            <w:p w14:paraId="0BE925B7"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691" name="Rectangle 691"/>
                        <wps:cNvSpPr/>
                        <wps:spPr>
                          <a:xfrm rot="-5399999">
                            <a:off x="-352755" y="4773595"/>
                            <a:ext cx="1622060" cy="270527"/>
                          </a:xfrm>
                          <a:prstGeom prst="rect">
                            <a:avLst/>
                          </a:prstGeom>
                          <a:ln>
                            <a:noFill/>
                          </a:ln>
                        </wps:spPr>
                        <wps:txbx>
                          <w:txbxContent>
                            <w:p w14:paraId="0BE925B8"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rPr>
                                <w:t xml:space="preserve"> </w:t>
                              </w:r>
                              <w:r>
                                <w:rPr>
                                  <w:b/>
                                  <w:spacing w:val="-385"/>
                                </w:rPr>
                                <w:t xml:space="preserve"> </w:t>
                              </w:r>
                              <w:r>
                                <w:rPr>
                                  <w:b/>
                                </w:rPr>
                                <w:t>Soil</w:t>
                              </w:r>
                            </w:p>
                          </w:txbxContent>
                        </wps:txbx>
                        <wps:bodyPr horzOverflow="overflow" vert="horz" lIns="0" tIns="0" rIns="0" bIns="0" rtlCol="0">
                          <a:noAutofit/>
                        </wps:bodyPr>
                      </wps:wsp>
                      <wps:wsp>
                        <wps:cNvPr id="692" name="Rectangle 692"/>
                        <wps:cNvSpPr/>
                        <wps:spPr>
                          <a:xfrm rot="-5399999">
                            <a:off x="430826" y="4337584"/>
                            <a:ext cx="54896" cy="270526"/>
                          </a:xfrm>
                          <a:prstGeom prst="rect">
                            <a:avLst/>
                          </a:prstGeom>
                          <a:ln>
                            <a:noFill/>
                          </a:ln>
                        </wps:spPr>
                        <wps:txbx>
                          <w:txbxContent>
                            <w:p w14:paraId="0BE925B9"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5451" name="Rectangle 95451"/>
                        <wps:cNvSpPr/>
                        <wps:spPr>
                          <a:xfrm rot="-5399999">
                            <a:off x="-205976" y="7036296"/>
                            <a:ext cx="1055096" cy="270526"/>
                          </a:xfrm>
                          <a:prstGeom prst="rect">
                            <a:avLst/>
                          </a:prstGeom>
                          <a:ln>
                            <a:noFill/>
                          </a:ln>
                        </wps:spPr>
                        <wps:txbx>
                          <w:txbxContent>
                            <w:p w14:paraId="0BE925BA"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5453" name="Rectangle 95453"/>
                        <wps:cNvSpPr/>
                        <wps:spPr>
                          <a:xfrm rot="-5399999">
                            <a:off x="163187" y="7405460"/>
                            <a:ext cx="1055096" cy="270526"/>
                          </a:xfrm>
                          <a:prstGeom prst="rect">
                            <a:avLst/>
                          </a:prstGeom>
                          <a:ln>
                            <a:noFill/>
                          </a:ln>
                        </wps:spPr>
                        <wps:txbx>
                          <w:txbxContent>
                            <w:p w14:paraId="0BE925BB" w14:textId="77777777" w:rsidR="00216ADB" w:rsidRDefault="00216ADB">
                              <w:pPr>
                                <w:spacing w:after="160" w:line="259" w:lineRule="auto"/>
                                <w:ind w:left="0" w:firstLine="0"/>
                                <w:jc w:val="left"/>
                              </w:pPr>
                              <w:r>
                                <w:rPr>
                                  <w:b/>
                                </w:rPr>
                                <w:t>(version 3)</w:t>
                              </w:r>
                              <w:r>
                                <w:rPr>
                                  <w:b/>
                                  <w:spacing w:val="-65"/>
                                </w:rPr>
                                <w:t xml:space="preserve"> </w:t>
                              </w:r>
                            </w:p>
                          </w:txbxContent>
                        </wps:txbx>
                        <wps:bodyPr horzOverflow="overflow" vert="horz" lIns="0" tIns="0" rIns="0" bIns="0" rtlCol="0">
                          <a:noAutofit/>
                        </wps:bodyPr>
                      </wps:wsp>
                      <wps:wsp>
                        <wps:cNvPr id="95449" name="Rectangle 95449"/>
                        <wps:cNvSpPr/>
                        <wps:spPr>
                          <a:xfrm rot="-5399999">
                            <a:off x="491075" y="7733348"/>
                            <a:ext cx="1055096" cy="270526"/>
                          </a:xfrm>
                          <a:prstGeom prst="rect">
                            <a:avLst/>
                          </a:prstGeom>
                          <a:ln>
                            <a:noFill/>
                          </a:ln>
                        </wps:spPr>
                        <wps:txbx>
                          <w:txbxContent>
                            <w:p w14:paraId="0BE925BC"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695" name="Rectangle 695"/>
                        <wps:cNvSpPr/>
                        <wps:spPr>
                          <a:xfrm rot="-5399999">
                            <a:off x="622012" y="7070979"/>
                            <a:ext cx="54896" cy="270526"/>
                          </a:xfrm>
                          <a:prstGeom prst="rect">
                            <a:avLst/>
                          </a:prstGeom>
                          <a:ln>
                            <a:noFill/>
                          </a:ln>
                        </wps:spPr>
                        <wps:txbx>
                          <w:txbxContent>
                            <w:p w14:paraId="0BE925BD"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696" name="Rectangle 696"/>
                        <wps:cNvSpPr/>
                        <wps:spPr>
                          <a:xfrm rot="-5399999">
                            <a:off x="-27295" y="4806829"/>
                            <a:ext cx="1353510" cy="270527"/>
                          </a:xfrm>
                          <a:prstGeom prst="rect">
                            <a:avLst/>
                          </a:prstGeom>
                          <a:ln>
                            <a:noFill/>
                          </a:ln>
                        </wps:spPr>
                        <wps:txbx>
                          <w:txbxContent>
                            <w:p w14:paraId="0BE925BE" w14:textId="77777777" w:rsidR="00216ADB" w:rsidRDefault="00216ADB">
                              <w:pPr>
                                <w:spacing w:after="160" w:line="259" w:lineRule="auto"/>
                                <w:ind w:left="0" w:firstLine="0"/>
                                <w:jc w:val="left"/>
                              </w:pPr>
                              <w:r>
                                <w:rPr>
                                  <w:b/>
                                </w:rPr>
                                <w:t>Classification</w:t>
                              </w:r>
                            </w:p>
                          </w:txbxContent>
                        </wps:txbx>
                        <wps:bodyPr horzOverflow="overflow" vert="horz" lIns="0" tIns="0" rIns="0" bIns="0" rtlCol="0">
                          <a:noAutofit/>
                        </wps:bodyPr>
                      </wps:wsp>
                      <wps:wsp>
                        <wps:cNvPr id="697" name="Rectangle 697"/>
                        <wps:cNvSpPr/>
                        <wps:spPr>
                          <a:xfrm rot="-5399999">
                            <a:off x="622012" y="4438460"/>
                            <a:ext cx="54896" cy="270526"/>
                          </a:xfrm>
                          <a:prstGeom prst="rect">
                            <a:avLst/>
                          </a:prstGeom>
                          <a:ln>
                            <a:noFill/>
                          </a:ln>
                        </wps:spPr>
                        <wps:txbx>
                          <w:txbxContent>
                            <w:p w14:paraId="0BE925BF"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698" name="Rectangle 698"/>
                        <wps:cNvSpPr/>
                        <wps:spPr>
                          <a:xfrm rot="-5399999">
                            <a:off x="382205" y="7635306"/>
                            <a:ext cx="1521711" cy="265477"/>
                          </a:xfrm>
                          <a:prstGeom prst="rect">
                            <a:avLst/>
                          </a:prstGeom>
                          <a:ln>
                            <a:noFill/>
                          </a:ln>
                        </wps:spPr>
                        <wps:txbx>
                          <w:txbxContent>
                            <w:p w14:paraId="0BE925C0" w14:textId="77777777" w:rsidR="00216ADB" w:rsidRDefault="00216ADB">
                              <w:pPr>
                                <w:spacing w:after="160" w:line="259" w:lineRule="auto"/>
                                <w:ind w:left="0" w:firstLine="0"/>
                                <w:jc w:val="left"/>
                              </w:pPr>
                              <w:r>
                                <w:t>BROWN</w:t>
                              </w:r>
                              <w:r>
                                <w:rPr>
                                  <w:spacing w:val="-379"/>
                                </w:rPr>
                                <w:t xml:space="preserve"> </w:t>
                              </w:r>
                              <w:r>
                                <w:t>SOILS</w:t>
                              </w:r>
                            </w:p>
                          </w:txbxContent>
                        </wps:txbx>
                        <wps:bodyPr horzOverflow="overflow" vert="horz" lIns="0" tIns="0" rIns="0" bIns="0" rtlCol="0">
                          <a:noAutofit/>
                        </wps:bodyPr>
                      </wps:wsp>
                      <wps:wsp>
                        <wps:cNvPr id="699" name="Rectangle 699"/>
                        <wps:cNvSpPr/>
                        <wps:spPr>
                          <a:xfrm rot="-5399999">
                            <a:off x="1342955" y="8368713"/>
                            <a:ext cx="54896" cy="265476"/>
                          </a:xfrm>
                          <a:prstGeom prst="rect">
                            <a:avLst/>
                          </a:prstGeom>
                          <a:ln>
                            <a:noFill/>
                          </a:ln>
                        </wps:spPr>
                        <wps:txbx>
                          <w:txbxContent>
                            <w:p w14:paraId="0BE925C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00" name="Rectangle 700"/>
                        <wps:cNvSpPr/>
                        <wps:spPr>
                          <a:xfrm rot="-5399999">
                            <a:off x="224948" y="6891945"/>
                            <a:ext cx="2290910" cy="265476"/>
                          </a:xfrm>
                          <a:prstGeom prst="rect">
                            <a:avLst/>
                          </a:prstGeom>
                          <a:ln>
                            <a:noFill/>
                          </a:ln>
                        </wps:spPr>
                        <wps:txbx>
                          <w:txbxContent>
                            <w:p w14:paraId="0BE925C2" w14:textId="77777777" w:rsidR="00216ADB" w:rsidRDefault="00216ADB">
                              <w:pPr>
                                <w:spacing w:after="160" w:line="259" w:lineRule="auto"/>
                                <w:ind w:left="0" w:firstLine="0"/>
                                <w:jc w:val="left"/>
                              </w:pPr>
                              <w:proofErr w:type="spellStart"/>
                              <w:proofErr w:type="gramStart"/>
                              <w:r>
                                <w:t>Allophanic</w:t>
                              </w:r>
                              <w:proofErr w:type="spellEnd"/>
                              <w:r>
                                <w:t xml:space="preserve"> </w:t>
                              </w:r>
                              <w:r>
                                <w:rPr>
                                  <w:spacing w:val="-379"/>
                                </w:rPr>
                                <w:t xml:space="preserve"> </w:t>
                              </w:r>
                              <w:r>
                                <w:t>Brown</w:t>
                              </w:r>
                              <w:proofErr w:type="gramEnd"/>
                              <w:r>
                                <w:t xml:space="preserve"> </w:t>
                              </w:r>
                              <w:r>
                                <w:rPr>
                                  <w:spacing w:val="-379"/>
                                </w:rPr>
                                <w:t xml:space="preserve"> </w:t>
                              </w:r>
                              <w:r>
                                <w:t>Soils</w:t>
                              </w:r>
                            </w:p>
                          </w:txbxContent>
                        </wps:txbx>
                        <wps:bodyPr horzOverflow="overflow" vert="horz" lIns="0" tIns="0" rIns="0" bIns="0" rtlCol="0">
                          <a:noAutofit/>
                        </wps:bodyPr>
                      </wps:wsp>
                      <wps:wsp>
                        <wps:cNvPr id="701" name="Rectangle 701"/>
                        <wps:cNvSpPr/>
                        <wps:spPr>
                          <a:xfrm rot="-5399999">
                            <a:off x="1342955" y="6287463"/>
                            <a:ext cx="54896" cy="265477"/>
                          </a:xfrm>
                          <a:prstGeom prst="rect">
                            <a:avLst/>
                          </a:prstGeom>
                          <a:ln>
                            <a:noFill/>
                          </a:ln>
                        </wps:spPr>
                        <wps:txbx>
                          <w:txbxContent>
                            <w:p w14:paraId="0BE925C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02" name="Rectangle 702"/>
                        <wps:cNvSpPr/>
                        <wps:spPr>
                          <a:xfrm rot="-5399999">
                            <a:off x="-312590" y="4194071"/>
                            <a:ext cx="3365988" cy="265477"/>
                          </a:xfrm>
                          <a:prstGeom prst="rect">
                            <a:avLst/>
                          </a:prstGeom>
                          <a:ln>
                            <a:noFill/>
                          </a:ln>
                        </wps:spPr>
                        <wps:txbx>
                          <w:txbxContent>
                            <w:p w14:paraId="0BE925C4" w14:textId="77777777" w:rsidR="00216ADB" w:rsidRDefault="00216ADB">
                              <w:pPr>
                                <w:spacing w:after="160" w:line="259" w:lineRule="auto"/>
                                <w:ind w:left="0" w:firstLine="0"/>
                                <w:jc w:val="left"/>
                              </w:pPr>
                              <w:r>
                                <w:t>YB</w:t>
                              </w:r>
                              <w:r>
                                <w:rPr>
                                  <w:spacing w:val="-379"/>
                                </w:rPr>
                                <w:t xml:space="preserve">  </w:t>
                              </w:r>
                              <w:r>
                                <w:t xml:space="preserve"> </w:t>
                              </w:r>
                              <w:proofErr w:type="gramStart"/>
                              <w:r>
                                <w:t xml:space="preserve">earths </w:t>
                              </w:r>
                              <w:r>
                                <w:rPr>
                                  <w:spacing w:val="-379"/>
                                </w:rPr>
                                <w:t xml:space="preserve"> </w:t>
                              </w:r>
                              <w:r>
                                <w:t>(</w:t>
                              </w:r>
                              <w:proofErr w:type="gramEnd"/>
                              <w:r>
                                <w:t xml:space="preserve">upland </w:t>
                              </w:r>
                              <w:r>
                                <w:rPr>
                                  <w:spacing w:val="-379"/>
                                </w:rPr>
                                <w:t xml:space="preserve"> </w:t>
                              </w:r>
                              <w:r>
                                <w:t xml:space="preserve">&amp; </w:t>
                              </w:r>
                              <w:r>
                                <w:rPr>
                                  <w:spacing w:val="-379"/>
                                </w:rPr>
                                <w:t xml:space="preserve"> </w:t>
                              </w:r>
                              <w:r>
                                <w:t xml:space="preserve">high </w:t>
                              </w:r>
                              <w:r>
                                <w:rPr>
                                  <w:spacing w:val="-379"/>
                                </w:rPr>
                                <w:t xml:space="preserve"> </w:t>
                              </w:r>
                              <w:r>
                                <w:t>country)</w:t>
                              </w:r>
                            </w:p>
                          </w:txbxContent>
                        </wps:txbx>
                        <wps:bodyPr horzOverflow="overflow" vert="horz" lIns="0" tIns="0" rIns="0" bIns="0" rtlCol="0">
                          <a:noAutofit/>
                        </wps:bodyPr>
                      </wps:wsp>
                      <wps:wsp>
                        <wps:cNvPr id="703" name="Rectangle 703"/>
                        <wps:cNvSpPr/>
                        <wps:spPr>
                          <a:xfrm rot="-5399999">
                            <a:off x="1342954" y="3318799"/>
                            <a:ext cx="54896" cy="265476"/>
                          </a:xfrm>
                          <a:prstGeom prst="rect">
                            <a:avLst/>
                          </a:prstGeom>
                          <a:ln>
                            <a:noFill/>
                          </a:ln>
                        </wps:spPr>
                        <wps:txbx>
                          <w:txbxContent>
                            <w:p w14:paraId="0BE925C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04" name="Rectangle 704"/>
                        <wps:cNvSpPr/>
                        <wps:spPr>
                          <a:xfrm rot="-5399999">
                            <a:off x="765342" y="2392331"/>
                            <a:ext cx="1210122" cy="265476"/>
                          </a:xfrm>
                          <a:prstGeom prst="rect">
                            <a:avLst/>
                          </a:prstGeom>
                          <a:ln>
                            <a:noFill/>
                          </a:ln>
                        </wps:spPr>
                        <wps:txbx>
                          <w:txbxContent>
                            <w:p w14:paraId="0BE925C6" w14:textId="77777777" w:rsidR="00216ADB" w:rsidRDefault="00216ADB">
                              <w:pPr>
                                <w:spacing w:after="160" w:line="259" w:lineRule="auto"/>
                                <w:ind w:left="0" w:firstLine="0"/>
                                <w:jc w:val="left"/>
                              </w:pPr>
                              <w:proofErr w:type="spellStart"/>
                              <w:r>
                                <w:t>Dystrudepts</w:t>
                              </w:r>
                              <w:proofErr w:type="spellEnd"/>
                            </w:p>
                          </w:txbxContent>
                        </wps:txbx>
                        <wps:bodyPr horzOverflow="overflow" vert="horz" lIns="0" tIns="0" rIns="0" bIns="0" rtlCol="0">
                          <a:noAutofit/>
                        </wps:bodyPr>
                      </wps:wsp>
                      <wps:wsp>
                        <wps:cNvPr id="705" name="Rectangle 705"/>
                        <wps:cNvSpPr/>
                        <wps:spPr>
                          <a:xfrm rot="-5399999">
                            <a:off x="1570297" y="8368714"/>
                            <a:ext cx="54896" cy="265477"/>
                          </a:xfrm>
                          <a:prstGeom prst="rect">
                            <a:avLst/>
                          </a:prstGeom>
                          <a:ln>
                            <a:noFill/>
                          </a:ln>
                        </wps:spPr>
                        <wps:txbx>
                          <w:txbxContent>
                            <w:p w14:paraId="0BE925C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06" name="Rectangle 706"/>
                        <wps:cNvSpPr/>
                        <wps:spPr>
                          <a:xfrm rot="-5399999">
                            <a:off x="686367" y="7126021"/>
                            <a:ext cx="1822758" cy="265476"/>
                          </a:xfrm>
                          <a:prstGeom prst="rect">
                            <a:avLst/>
                          </a:prstGeom>
                          <a:ln>
                            <a:noFill/>
                          </a:ln>
                        </wps:spPr>
                        <wps:txbx>
                          <w:txbxContent>
                            <w:p w14:paraId="0BE925C8" w14:textId="77777777" w:rsidR="00216ADB" w:rsidRDefault="00216ADB">
                              <w:pPr>
                                <w:spacing w:after="160" w:line="259" w:lineRule="auto"/>
                                <w:ind w:left="0" w:firstLine="0"/>
                                <w:jc w:val="left"/>
                              </w:pPr>
                              <w:proofErr w:type="gramStart"/>
                              <w:r>
                                <w:t xml:space="preserve">Sandy </w:t>
                              </w:r>
                              <w:r>
                                <w:rPr>
                                  <w:spacing w:val="-379"/>
                                </w:rPr>
                                <w:t xml:space="preserve"> </w:t>
                              </w:r>
                              <w:r>
                                <w:t>Brown</w:t>
                              </w:r>
                              <w:proofErr w:type="gramEnd"/>
                              <w:r>
                                <w:rPr>
                                  <w:spacing w:val="-379"/>
                                </w:rPr>
                                <w:t xml:space="preserve">  </w:t>
                              </w:r>
                              <w:r>
                                <w:t xml:space="preserve"> Soils</w:t>
                              </w:r>
                            </w:p>
                          </w:txbxContent>
                        </wps:txbx>
                        <wps:bodyPr horzOverflow="overflow" vert="horz" lIns="0" tIns="0" rIns="0" bIns="0" rtlCol="0">
                          <a:noAutofit/>
                        </wps:bodyPr>
                      </wps:wsp>
                      <wps:wsp>
                        <wps:cNvPr id="707" name="Rectangle 707"/>
                        <wps:cNvSpPr/>
                        <wps:spPr>
                          <a:xfrm rot="-5399999">
                            <a:off x="1570298" y="6639456"/>
                            <a:ext cx="54896" cy="265476"/>
                          </a:xfrm>
                          <a:prstGeom prst="rect">
                            <a:avLst/>
                          </a:prstGeom>
                          <a:ln>
                            <a:noFill/>
                          </a:ln>
                        </wps:spPr>
                        <wps:txbx>
                          <w:txbxContent>
                            <w:p w14:paraId="0BE925C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08" name="Rectangle 708"/>
                        <wps:cNvSpPr/>
                        <wps:spPr>
                          <a:xfrm rot="-5399999">
                            <a:off x="1151004" y="5430325"/>
                            <a:ext cx="893483" cy="265477"/>
                          </a:xfrm>
                          <a:prstGeom prst="rect">
                            <a:avLst/>
                          </a:prstGeom>
                          <a:ln>
                            <a:noFill/>
                          </a:ln>
                        </wps:spPr>
                        <wps:txbx>
                          <w:txbxContent>
                            <w:p w14:paraId="0BE925CA" w14:textId="77777777" w:rsidR="00216ADB" w:rsidRDefault="00216ADB">
                              <w:pPr>
                                <w:spacing w:after="160" w:line="259" w:lineRule="auto"/>
                                <w:ind w:left="0" w:firstLine="0"/>
                                <w:jc w:val="left"/>
                              </w:pPr>
                              <w:r>
                                <w:t>YB</w:t>
                              </w:r>
                              <w:r>
                                <w:rPr>
                                  <w:spacing w:val="-379"/>
                                </w:rPr>
                                <w:t xml:space="preserve">  </w:t>
                              </w:r>
                              <w:r>
                                <w:t xml:space="preserve"> sands</w:t>
                              </w:r>
                            </w:p>
                          </w:txbxContent>
                        </wps:txbx>
                        <wps:bodyPr horzOverflow="overflow" vert="horz" lIns="0" tIns="0" rIns="0" bIns="0" rtlCol="0">
                          <a:noAutofit/>
                        </wps:bodyPr>
                      </wps:wsp>
                      <wps:wsp>
                        <wps:cNvPr id="709" name="Rectangle 709"/>
                        <wps:cNvSpPr/>
                        <wps:spPr>
                          <a:xfrm rot="-5399999">
                            <a:off x="1570297" y="5177828"/>
                            <a:ext cx="54896" cy="265476"/>
                          </a:xfrm>
                          <a:prstGeom prst="rect">
                            <a:avLst/>
                          </a:prstGeom>
                          <a:ln>
                            <a:noFill/>
                          </a:ln>
                        </wps:spPr>
                        <wps:txbx>
                          <w:txbxContent>
                            <w:p w14:paraId="0BE925C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10" name="Rectangle 710"/>
                        <wps:cNvSpPr/>
                        <wps:spPr>
                          <a:xfrm rot="-5399999">
                            <a:off x="-483791" y="915856"/>
                            <a:ext cx="4163074" cy="265476"/>
                          </a:xfrm>
                          <a:prstGeom prst="rect">
                            <a:avLst/>
                          </a:prstGeom>
                          <a:ln>
                            <a:noFill/>
                          </a:ln>
                        </wps:spPr>
                        <wps:txbx>
                          <w:txbxContent>
                            <w:p w14:paraId="0BE925CC" w14:textId="77777777" w:rsidR="00216ADB" w:rsidRDefault="00216ADB">
                              <w:pPr>
                                <w:spacing w:after="160" w:line="259" w:lineRule="auto"/>
                                <w:ind w:left="0" w:firstLine="0"/>
                                <w:jc w:val="left"/>
                              </w:pPr>
                              <w:proofErr w:type="spellStart"/>
                              <w:proofErr w:type="gramStart"/>
                              <w:r>
                                <w:t>Dystrustepts</w:t>
                              </w:r>
                              <w:proofErr w:type="spellEnd"/>
                              <w:r>
                                <w:t>,</w:t>
                              </w:r>
                              <w:r>
                                <w:rPr>
                                  <w:spacing w:val="-379"/>
                                </w:rPr>
                                <w:t xml:space="preserve">  </w:t>
                              </w:r>
                              <w:r>
                                <w:t xml:space="preserve"> </w:t>
                              </w:r>
                              <w:proofErr w:type="spellStart"/>
                              <w:proofErr w:type="gramEnd"/>
                              <w:r>
                                <w:t>Dystrudepts</w:t>
                              </w:r>
                              <w:proofErr w:type="spellEnd"/>
                              <w:r>
                                <w:rPr>
                                  <w:spacing w:val="-379"/>
                                </w:rPr>
                                <w:t xml:space="preserve">  </w:t>
                              </w:r>
                              <w:r>
                                <w:t xml:space="preserve"> and</w:t>
                              </w:r>
                              <w:r>
                                <w:rPr>
                                  <w:spacing w:val="-379"/>
                                </w:rPr>
                                <w:t xml:space="preserve"> </w:t>
                              </w:r>
                              <w:r>
                                <w:t xml:space="preserve"> </w:t>
                              </w:r>
                              <w:proofErr w:type="spellStart"/>
                              <w:r>
                                <w:t>Psamments</w:t>
                              </w:r>
                              <w:proofErr w:type="spellEnd"/>
                            </w:p>
                          </w:txbxContent>
                        </wps:txbx>
                        <wps:bodyPr horzOverflow="overflow" vert="horz" lIns="0" tIns="0" rIns="0" bIns="0" rtlCol="0">
                          <a:noAutofit/>
                        </wps:bodyPr>
                      </wps:wsp>
                      <wps:wsp>
                        <wps:cNvPr id="711" name="Rectangle 711"/>
                        <wps:cNvSpPr/>
                        <wps:spPr>
                          <a:xfrm rot="-5399999">
                            <a:off x="1797640" y="8368714"/>
                            <a:ext cx="54896" cy="265477"/>
                          </a:xfrm>
                          <a:prstGeom prst="rect">
                            <a:avLst/>
                          </a:prstGeom>
                          <a:ln>
                            <a:noFill/>
                          </a:ln>
                        </wps:spPr>
                        <wps:txbx>
                          <w:txbxContent>
                            <w:p w14:paraId="0BE925C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12" name="Rectangle 712"/>
                        <wps:cNvSpPr/>
                        <wps:spPr>
                          <a:xfrm rot="-5399999">
                            <a:off x="895593" y="7107906"/>
                            <a:ext cx="1858989" cy="265477"/>
                          </a:xfrm>
                          <a:prstGeom prst="rect">
                            <a:avLst/>
                          </a:prstGeom>
                          <a:ln>
                            <a:noFill/>
                          </a:ln>
                        </wps:spPr>
                        <wps:txbx>
                          <w:txbxContent>
                            <w:p w14:paraId="0BE925CE" w14:textId="77777777" w:rsidR="00216ADB" w:rsidRDefault="00216ADB">
                              <w:pPr>
                                <w:spacing w:after="160" w:line="259" w:lineRule="auto"/>
                                <w:ind w:left="0" w:firstLine="0"/>
                                <w:jc w:val="left"/>
                              </w:pPr>
                              <w:r>
                                <w:t>Oxidic</w:t>
                              </w:r>
                              <w:r>
                                <w:rPr>
                                  <w:spacing w:val="-379"/>
                                </w:rPr>
                                <w:t xml:space="preserve">  </w:t>
                              </w:r>
                              <w:r>
                                <w:t xml:space="preserve"> </w:t>
                              </w:r>
                              <w:proofErr w:type="gramStart"/>
                              <w:r>
                                <w:t xml:space="preserve">Brown </w:t>
                              </w:r>
                              <w:r>
                                <w:rPr>
                                  <w:spacing w:val="-379"/>
                                </w:rPr>
                                <w:t xml:space="preserve"> </w:t>
                              </w:r>
                              <w:r>
                                <w:t>Soils</w:t>
                              </w:r>
                              <w:proofErr w:type="gramEnd"/>
                            </w:p>
                          </w:txbxContent>
                        </wps:txbx>
                        <wps:bodyPr horzOverflow="overflow" vert="horz" lIns="0" tIns="0" rIns="0" bIns="0" rtlCol="0">
                          <a:noAutofit/>
                        </wps:bodyPr>
                      </wps:wsp>
                      <wps:wsp>
                        <wps:cNvPr id="713" name="Rectangle 713"/>
                        <wps:cNvSpPr/>
                        <wps:spPr>
                          <a:xfrm rot="-5399999">
                            <a:off x="1797640" y="6612215"/>
                            <a:ext cx="54896" cy="265477"/>
                          </a:xfrm>
                          <a:prstGeom prst="rect">
                            <a:avLst/>
                          </a:prstGeom>
                          <a:ln>
                            <a:noFill/>
                          </a:ln>
                        </wps:spPr>
                        <wps:txbx>
                          <w:txbxContent>
                            <w:p w14:paraId="0BE925C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14" name="Rectangle 714"/>
                        <wps:cNvSpPr/>
                        <wps:spPr>
                          <a:xfrm rot="-5399999">
                            <a:off x="832903" y="4884882"/>
                            <a:ext cx="1984372" cy="265477"/>
                          </a:xfrm>
                          <a:prstGeom prst="rect">
                            <a:avLst/>
                          </a:prstGeom>
                          <a:ln>
                            <a:noFill/>
                          </a:ln>
                        </wps:spPr>
                        <wps:txbx>
                          <w:txbxContent>
                            <w:p w14:paraId="0BE925D0"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rPr>
                                  <w:spacing w:val="-379"/>
                                </w:rPr>
                                <w:t xml:space="preserve">  </w:t>
                              </w:r>
                              <w:r>
                                <w:t xml:space="preserve"> (northern)</w:t>
                              </w:r>
                            </w:p>
                          </w:txbxContent>
                        </wps:txbx>
                        <wps:bodyPr horzOverflow="overflow" vert="horz" lIns="0" tIns="0" rIns="0" bIns="0" rtlCol="0">
                          <a:noAutofit/>
                        </wps:bodyPr>
                      </wps:wsp>
                      <wps:wsp>
                        <wps:cNvPr id="715" name="Rectangle 715"/>
                        <wps:cNvSpPr/>
                        <wps:spPr>
                          <a:xfrm rot="-5399999">
                            <a:off x="1797640" y="4357611"/>
                            <a:ext cx="54896" cy="265476"/>
                          </a:xfrm>
                          <a:prstGeom prst="rect">
                            <a:avLst/>
                          </a:prstGeom>
                          <a:ln>
                            <a:noFill/>
                          </a:ln>
                        </wps:spPr>
                        <wps:txbx>
                          <w:txbxContent>
                            <w:p w14:paraId="0BE925D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16" name="Rectangle 716"/>
                        <wps:cNvSpPr/>
                        <wps:spPr>
                          <a:xfrm rot="-5399999">
                            <a:off x="1220027" y="2392333"/>
                            <a:ext cx="1210122" cy="265476"/>
                          </a:xfrm>
                          <a:prstGeom prst="rect">
                            <a:avLst/>
                          </a:prstGeom>
                          <a:ln>
                            <a:noFill/>
                          </a:ln>
                        </wps:spPr>
                        <wps:txbx>
                          <w:txbxContent>
                            <w:p w14:paraId="0BE925D2" w14:textId="77777777" w:rsidR="00216ADB" w:rsidRDefault="00216ADB">
                              <w:pPr>
                                <w:spacing w:after="160" w:line="259" w:lineRule="auto"/>
                                <w:ind w:left="0" w:firstLine="0"/>
                                <w:jc w:val="left"/>
                              </w:pPr>
                              <w:proofErr w:type="spellStart"/>
                              <w:r>
                                <w:t>Dystrudepts</w:t>
                              </w:r>
                              <w:proofErr w:type="spellEnd"/>
                            </w:p>
                          </w:txbxContent>
                        </wps:txbx>
                        <wps:bodyPr horzOverflow="overflow" vert="horz" lIns="0" tIns="0" rIns="0" bIns="0" rtlCol="0">
                          <a:noAutofit/>
                        </wps:bodyPr>
                      </wps:wsp>
                      <wps:wsp>
                        <wps:cNvPr id="717" name="Rectangle 717"/>
                        <wps:cNvSpPr/>
                        <wps:spPr>
                          <a:xfrm rot="-5399999">
                            <a:off x="2024983" y="8368716"/>
                            <a:ext cx="54896" cy="265477"/>
                          </a:xfrm>
                          <a:prstGeom prst="rect">
                            <a:avLst/>
                          </a:prstGeom>
                          <a:ln>
                            <a:noFill/>
                          </a:ln>
                        </wps:spPr>
                        <wps:txbx>
                          <w:txbxContent>
                            <w:p w14:paraId="0BE925D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18" name="Rectangle 718"/>
                        <wps:cNvSpPr/>
                        <wps:spPr>
                          <a:xfrm rot="-5399999">
                            <a:off x="1171683" y="7156655"/>
                            <a:ext cx="1761495" cy="265475"/>
                          </a:xfrm>
                          <a:prstGeom prst="rect">
                            <a:avLst/>
                          </a:prstGeom>
                          <a:ln>
                            <a:noFill/>
                          </a:ln>
                        </wps:spPr>
                        <wps:txbx>
                          <w:txbxContent>
                            <w:p w14:paraId="0BE925D4" w14:textId="77777777" w:rsidR="00216ADB" w:rsidRDefault="00216ADB">
                              <w:pPr>
                                <w:spacing w:after="160" w:line="259" w:lineRule="auto"/>
                                <w:ind w:left="0" w:firstLine="0"/>
                                <w:jc w:val="left"/>
                              </w:pPr>
                              <w:r>
                                <w:t>Mafic</w:t>
                              </w:r>
                              <w:r>
                                <w:rPr>
                                  <w:spacing w:val="-379"/>
                                </w:rPr>
                                <w:t xml:space="preserve">  </w:t>
                              </w:r>
                              <w:r>
                                <w:t xml:space="preserve"> Brown</w:t>
                              </w:r>
                              <w:r>
                                <w:rPr>
                                  <w:spacing w:val="-379"/>
                                </w:rPr>
                                <w:t xml:space="preserve">  </w:t>
                              </w:r>
                              <w:r>
                                <w:t xml:space="preserve"> Soils</w:t>
                              </w:r>
                            </w:p>
                          </w:txbxContent>
                        </wps:txbx>
                        <wps:bodyPr horzOverflow="overflow" vert="horz" lIns="0" tIns="0" rIns="0" bIns="0" rtlCol="0">
                          <a:noAutofit/>
                        </wps:bodyPr>
                      </wps:wsp>
                      <wps:wsp>
                        <wps:cNvPr id="719" name="Rectangle 719"/>
                        <wps:cNvSpPr/>
                        <wps:spPr>
                          <a:xfrm rot="-5399999">
                            <a:off x="2024983" y="6685521"/>
                            <a:ext cx="54896" cy="265477"/>
                          </a:xfrm>
                          <a:prstGeom prst="rect">
                            <a:avLst/>
                          </a:prstGeom>
                          <a:ln>
                            <a:noFill/>
                          </a:ln>
                        </wps:spPr>
                        <wps:txbx>
                          <w:txbxContent>
                            <w:p w14:paraId="0BE925D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20" name="Rectangle 720"/>
                        <wps:cNvSpPr/>
                        <wps:spPr>
                          <a:xfrm rot="-5399999">
                            <a:off x="1057171" y="4881809"/>
                            <a:ext cx="1990520" cy="265476"/>
                          </a:xfrm>
                          <a:prstGeom prst="rect">
                            <a:avLst/>
                          </a:prstGeom>
                          <a:ln>
                            <a:noFill/>
                          </a:ln>
                        </wps:spPr>
                        <wps:txbx>
                          <w:txbxContent>
                            <w:p w14:paraId="0BE925D6" w14:textId="77777777" w:rsidR="00216ADB" w:rsidRDefault="00216ADB">
                              <w:pPr>
                                <w:spacing w:after="160" w:line="259" w:lineRule="auto"/>
                                <w:ind w:left="0" w:firstLine="0"/>
                                <w:jc w:val="left"/>
                              </w:pPr>
                              <w:r>
                                <w:t>BG*</w:t>
                              </w:r>
                              <w:r>
                                <w:rPr>
                                  <w:spacing w:val="-379"/>
                                </w:rPr>
                                <w:t xml:space="preserve"> </w:t>
                              </w:r>
                              <w:proofErr w:type="gramStart"/>
                              <w:r>
                                <w:t>loams</w:t>
                              </w:r>
                              <w:r>
                                <w:rPr>
                                  <w:spacing w:val="-379"/>
                                </w:rPr>
                                <w:t xml:space="preserve"> </w:t>
                              </w:r>
                              <w:r>
                                <w:t xml:space="preserve"> and</w:t>
                              </w:r>
                              <w:proofErr w:type="gramEnd"/>
                              <w:r>
                                <w:rPr>
                                  <w:spacing w:val="-379"/>
                                </w:rPr>
                                <w:t xml:space="preserve">  </w:t>
                              </w:r>
                              <w:r>
                                <w:t xml:space="preserve"> clays</w:t>
                              </w:r>
                            </w:p>
                          </w:txbxContent>
                        </wps:txbx>
                        <wps:bodyPr horzOverflow="overflow" vert="horz" lIns="0" tIns="0" rIns="0" bIns="0" rtlCol="0">
                          <a:noAutofit/>
                        </wps:bodyPr>
                      </wps:wsp>
                      <wps:wsp>
                        <wps:cNvPr id="721" name="Rectangle 721"/>
                        <wps:cNvSpPr/>
                        <wps:spPr>
                          <a:xfrm rot="-5399999">
                            <a:off x="2024983" y="4352989"/>
                            <a:ext cx="54896" cy="265476"/>
                          </a:xfrm>
                          <a:prstGeom prst="rect">
                            <a:avLst/>
                          </a:prstGeom>
                          <a:ln>
                            <a:noFill/>
                          </a:ln>
                        </wps:spPr>
                        <wps:txbx>
                          <w:txbxContent>
                            <w:p w14:paraId="0BE925D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22" name="Rectangle 722"/>
                        <wps:cNvSpPr/>
                        <wps:spPr>
                          <a:xfrm rot="-5399999">
                            <a:off x="1447369" y="2392334"/>
                            <a:ext cx="1210122" cy="265476"/>
                          </a:xfrm>
                          <a:prstGeom prst="rect">
                            <a:avLst/>
                          </a:prstGeom>
                          <a:ln>
                            <a:noFill/>
                          </a:ln>
                        </wps:spPr>
                        <wps:txbx>
                          <w:txbxContent>
                            <w:p w14:paraId="0BE925D8" w14:textId="77777777" w:rsidR="00216ADB" w:rsidRDefault="00216ADB">
                              <w:pPr>
                                <w:spacing w:after="160" w:line="259" w:lineRule="auto"/>
                                <w:ind w:left="0" w:firstLine="0"/>
                                <w:jc w:val="left"/>
                              </w:pPr>
                              <w:proofErr w:type="spellStart"/>
                              <w:r>
                                <w:t>Dystrudepts</w:t>
                              </w:r>
                              <w:proofErr w:type="spellEnd"/>
                            </w:p>
                          </w:txbxContent>
                        </wps:txbx>
                        <wps:bodyPr horzOverflow="overflow" vert="horz" lIns="0" tIns="0" rIns="0" bIns="0" rtlCol="0">
                          <a:noAutofit/>
                        </wps:bodyPr>
                      </wps:wsp>
                      <wps:wsp>
                        <wps:cNvPr id="723" name="Rectangle 723"/>
                        <wps:cNvSpPr/>
                        <wps:spPr>
                          <a:xfrm rot="-5399999">
                            <a:off x="2252325" y="8368716"/>
                            <a:ext cx="54896" cy="265477"/>
                          </a:xfrm>
                          <a:prstGeom prst="rect">
                            <a:avLst/>
                          </a:prstGeom>
                          <a:ln>
                            <a:noFill/>
                          </a:ln>
                        </wps:spPr>
                        <wps:txbx>
                          <w:txbxContent>
                            <w:p w14:paraId="0BE925D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24" name="Rectangle 724"/>
                        <wps:cNvSpPr/>
                        <wps:spPr>
                          <a:xfrm rot="-5399999">
                            <a:off x="1439758" y="7197387"/>
                            <a:ext cx="1680030" cy="265477"/>
                          </a:xfrm>
                          <a:prstGeom prst="rect">
                            <a:avLst/>
                          </a:prstGeom>
                          <a:ln>
                            <a:noFill/>
                          </a:ln>
                        </wps:spPr>
                        <wps:txbx>
                          <w:txbxContent>
                            <w:p w14:paraId="0BE925DA" w14:textId="77777777" w:rsidR="00216ADB" w:rsidRDefault="00216ADB">
                              <w:pPr>
                                <w:spacing w:after="160" w:line="259" w:lineRule="auto"/>
                                <w:ind w:left="0" w:firstLine="0"/>
                                <w:jc w:val="left"/>
                              </w:pPr>
                              <w:r>
                                <w:t>Acid</w:t>
                              </w:r>
                              <w:r>
                                <w:rPr>
                                  <w:spacing w:val="-379"/>
                                </w:rPr>
                                <w:t xml:space="preserve">  </w:t>
                              </w:r>
                              <w:r>
                                <w:t xml:space="preserve"> Brown</w:t>
                              </w:r>
                              <w:r>
                                <w:rPr>
                                  <w:spacing w:val="-379"/>
                                </w:rPr>
                                <w:t xml:space="preserve">  </w:t>
                              </w:r>
                              <w:r>
                                <w:t xml:space="preserve"> Soils</w:t>
                              </w:r>
                            </w:p>
                          </w:txbxContent>
                        </wps:txbx>
                        <wps:bodyPr horzOverflow="overflow" vert="horz" lIns="0" tIns="0" rIns="0" bIns="0" rtlCol="0">
                          <a:noAutofit/>
                        </wps:bodyPr>
                      </wps:wsp>
                      <wps:wsp>
                        <wps:cNvPr id="725" name="Rectangle 725"/>
                        <wps:cNvSpPr/>
                        <wps:spPr>
                          <a:xfrm rot="-5399999">
                            <a:off x="2252325" y="6746775"/>
                            <a:ext cx="54896" cy="265475"/>
                          </a:xfrm>
                          <a:prstGeom prst="rect">
                            <a:avLst/>
                          </a:prstGeom>
                          <a:ln>
                            <a:noFill/>
                          </a:ln>
                        </wps:spPr>
                        <wps:txbx>
                          <w:txbxContent>
                            <w:p w14:paraId="0BE925D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26" name="Rectangle 726"/>
                        <wps:cNvSpPr/>
                        <wps:spPr>
                          <a:xfrm rot="-5399999">
                            <a:off x="630376" y="4227672"/>
                            <a:ext cx="3298796" cy="265476"/>
                          </a:xfrm>
                          <a:prstGeom prst="rect">
                            <a:avLst/>
                          </a:prstGeom>
                          <a:ln>
                            <a:noFill/>
                          </a:ln>
                        </wps:spPr>
                        <wps:txbx>
                          <w:txbxContent>
                            <w:p w14:paraId="0BE925DC" w14:textId="77777777" w:rsidR="00216ADB" w:rsidRDefault="00216ADB">
                              <w:pPr>
                                <w:spacing w:after="160" w:line="259" w:lineRule="auto"/>
                                <w:ind w:left="0" w:firstLine="0"/>
                                <w:jc w:val="left"/>
                              </w:pPr>
                              <w:proofErr w:type="spellStart"/>
                              <w:proofErr w:type="gramStart"/>
                              <w:r>
                                <w:t>podzolised</w:t>
                              </w:r>
                              <w:proofErr w:type="spellEnd"/>
                              <w:r>
                                <w:rPr>
                                  <w:spacing w:val="-379"/>
                                </w:rPr>
                                <w:t xml:space="preserve"> </w:t>
                              </w:r>
                              <w:r>
                                <w:t xml:space="preserve"> YB</w:t>
                              </w:r>
                              <w:proofErr w:type="gramEnd"/>
                              <w:r>
                                <w:t xml:space="preserve"> </w:t>
                              </w:r>
                              <w:r>
                                <w:rPr>
                                  <w:spacing w:val="-379"/>
                                </w:rPr>
                                <w:t xml:space="preserve"> </w:t>
                              </w:r>
                              <w:r>
                                <w:t>earths</w:t>
                              </w:r>
                              <w:r>
                                <w:rPr>
                                  <w:spacing w:val="-379"/>
                                </w:rPr>
                                <w:t xml:space="preserve">  </w:t>
                              </w:r>
                              <w:r>
                                <w:t xml:space="preserve"> or</w:t>
                              </w:r>
                              <w:r>
                                <w:rPr>
                                  <w:spacing w:val="-379"/>
                                </w:rPr>
                                <w:t xml:space="preserve"> </w:t>
                              </w:r>
                              <w:r>
                                <w:t xml:space="preserve"> YB</w:t>
                              </w:r>
                              <w:r>
                                <w:rPr>
                                  <w:spacing w:val="-379"/>
                                </w:rPr>
                                <w:t xml:space="preserve"> </w:t>
                              </w:r>
                              <w:r>
                                <w:t xml:space="preserve"> earths</w:t>
                              </w:r>
                            </w:p>
                          </w:txbxContent>
                        </wps:txbx>
                        <wps:bodyPr horzOverflow="overflow" vert="horz" lIns="0" tIns="0" rIns="0" bIns="0" rtlCol="0">
                          <a:noAutofit/>
                        </wps:bodyPr>
                      </wps:wsp>
                      <wps:wsp>
                        <wps:cNvPr id="727" name="Rectangle 727"/>
                        <wps:cNvSpPr/>
                        <wps:spPr>
                          <a:xfrm rot="-5399999">
                            <a:off x="2252325" y="3369324"/>
                            <a:ext cx="54896" cy="265476"/>
                          </a:xfrm>
                          <a:prstGeom prst="rect">
                            <a:avLst/>
                          </a:prstGeom>
                          <a:ln>
                            <a:noFill/>
                          </a:ln>
                        </wps:spPr>
                        <wps:txbx>
                          <w:txbxContent>
                            <w:p w14:paraId="0BE925D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28" name="Rectangle 728"/>
                        <wps:cNvSpPr/>
                        <wps:spPr>
                          <a:xfrm rot="-5399999">
                            <a:off x="1674713" y="2392334"/>
                            <a:ext cx="1210122" cy="265476"/>
                          </a:xfrm>
                          <a:prstGeom prst="rect">
                            <a:avLst/>
                          </a:prstGeom>
                          <a:ln>
                            <a:noFill/>
                          </a:ln>
                        </wps:spPr>
                        <wps:txbx>
                          <w:txbxContent>
                            <w:p w14:paraId="0BE925DE" w14:textId="77777777" w:rsidR="00216ADB" w:rsidRDefault="00216ADB">
                              <w:pPr>
                                <w:spacing w:after="160" w:line="259" w:lineRule="auto"/>
                                <w:ind w:left="0" w:firstLine="0"/>
                                <w:jc w:val="left"/>
                              </w:pPr>
                              <w:proofErr w:type="spellStart"/>
                              <w:r>
                                <w:t>Dystrudepts</w:t>
                              </w:r>
                              <w:proofErr w:type="spellEnd"/>
                            </w:p>
                          </w:txbxContent>
                        </wps:txbx>
                        <wps:bodyPr horzOverflow="overflow" vert="horz" lIns="0" tIns="0" rIns="0" bIns="0" rtlCol="0">
                          <a:noAutofit/>
                        </wps:bodyPr>
                      </wps:wsp>
                      <wps:wsp>
                        <wps:cNvPr id="730" name="Rectangle 730"/>
                        <wps:cNvSpPr/>
                        <wps:spPr>
                          <a:xfrm rot="-5399999">
                            <a:off x="1666991" y="7197278"/>
                            <a:ext cx="1680250" cy="265477"/>
                          </a:xfrm>
                          <a:prstGeom prst="rect">
                            <a:avLst/>
                          </a:prstGeom>
                          <a:ln>
                            <a:noFill/>
                          </a:ln>
                        </wps:spPr>
                        <wps:txbx>
                          <w:txbxContent>
                            <w:p w14:paraId="0BE925DF" w14:textId="77777777" w:rsidR="00216ADB" w:rsidRDefault="00216ADB">
                              <w:pPr>
                                <w:spacing w:after="160" w:line="259" w:lineRule="auto"/>
                                <w:ind w:left="0" w:firstLine="0"/>
                                <w:jc w:val="left"/>
                              </w:pPr>
                              <w:r>
                                <w:t>Firm</w:t>
                              </w:r>
                              <w:r>
                                <w:rPr>
                                  <w:spacing w:val="-379"/>
                                </w:rPr>
                                <w:t xml:space="preserve">  </w:t>
                              </w:r>
                              <w:r>
                                <w:t xml:space="preserve"> Brown</w:t>
                              </w:r>
                              <w:r>
                                <w:rPr>
                                  <w:spacing w:val="-379"/>
                                </w:rPr>
                                <w:t xml:space="preserve">  </w:t>
                              </w:r>
                              <w:r>
                                <w:t xml:space="preserve"> Soils</w:t>
                              </w:r>
                            </w:p>
                          </w:txbxContent>
                        </wps:txbx>
                        <wps:bodyPr horzOverflow="overflow" vert="horz" lIns="0" tIns="0" rIns="0" bIns="0" rtlCol="0">
                          <a:noAutofit/>
                        </wps:bodyPr>
                      </wps:wsp>
                      <wps:wsp>
                        <wps:cNvPr id="731" name="Rectangle 731"/>
                        <wps:cNvSpPr/>
                        <wps:spPr>
                          <a:xfrm rot="-5399999">
                            <a:off x="2479668" y="6746611"/>
                            <a:ext cx="54896" cy="265475"/>
                          </a:xfrm>
                          <a:prstGeom prst="rect">
                            <a:avLst/>
                          </a:prstGeom>
                          <a:ln>
                            <a:noFill/>
                          </a:ln>
                        </wps:spPr>
                        <wps:txbx>
                          <w:txbxContent>
                            <w:p w14:paraId="0BE925E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32" name="Rectangle 732"/>
                        <wps:cNvSpPr/>
                        <wps:spPr>
                          <a:xfrm rot="-5399999">
                            <a:off x="688420" y="4058374"/>
                            <a:ext cx="3637392" cy="265476"/>
                          </a:xfrm>
                          <a:prstGeom prst="rect">
                            <a:avLst/>
                          </a:prstGeom>
                          <a:ln>
                            <a:noFill/>
                          </a:ln>
                        </wps:spPr>
                        <wps:txbx>
                          <w:txbxContent>
                            <w:p w14:paraId="0BE925E1" w14:textId="77777777" w:rsidR="00216ADB" w:rsidRDefault="00216ADB">
                              <w:pPr>
                                <w:spacing w:after="160" w:line="259" w:lineRule="auto"/>
                                <w:ind w:left="0" w:firstLine="0"/>
                                <w:jc w:val="left"/>
                              </w:pPr>
                              <w:proofErr w:type="gramStart"/>
                              <w:r>
                                <w:t>YB</w:t>
                              </w:r>
                              <w:r>
                                <w:rPr>
                                  <w:spacing w:val="-379"/>
                                </w:rPr>
                                <w:t xml:space="preserve"> </w:t>
                              </w:r>
                              <w:r>
                                <w:t xml:space="preserve"> earths</w:t>
                              </w:r>
                              <w:proofErr w:type="gramEnd"/>
                              <w:r>
                                <w:t xml:space="preserve">, </w:t>
                              </w:r>
                              <w:r>
                                <w:rPr>
                                  <w:spacing w:val="-379"/>
                                </w:rPr>
                                <w:t xml:space="preserve"> </w:t>
                              </w:r>
                              <w:r>
                                <w:t xml:space="preserve">YB </w:t>
                              </w:r>
                              <w:r>
                                <w:rPr>
                                  <w:spacing w:val="-379"/>
                                </w:rPr>
                                <w:t xml:space="preserve"> </w:t>
                              </w:r>
                              <w:r>
                                <w:t xml:space="preserve">shallow </w:t>
                              </w:r>
                              <w:r>
                                <w:rPr>
                                  <w:spacing w:val="-379"/>
                                </w:rPr>
                                <w:t xml:space="preserve"> </w:t>
                              </w:r>
                              <w:r>
                                <w:t xml:space="preserve">and </w:t>
                              </w:r>
                              <w:r>
                                <w:rPr>
                                  <w:spacing w:val="-379"/>
                                </w:rPr>
                                <w:t xml:space="preserve"> </w:t>
                              </w:r>
                              <w:r>
                                <w:t xml:space="preserve">stony </w:t>
                              </w:r>
                              <w:r>
                                <w:rPr>
                                  <w:spacing w:val="-379"/>
                                </w:rPr>
                                <w:t xml:space="preserve"> </w:t>
                              </w:r>
                              <w:r>
                                <w:t>soils</w:t>
                              </w:r>
                            </w:p>
                          </w:txbxContent>
                        </wps:txbx>
                        <wps:bodyPr horzOverflow="overflow" vert="horz" lIns="0" tIns="0" rIns="0" bIns="0" rtlCol="0">
                          <a:noAutofit/>
                        </wps:bodyPr>
                      </wps:wsp>
                      <wps:wsp>
                        <wps:cNvPr id="733" name="Rectangle 733"/>
                        <wps:cNvSpPr/>
                        <wps:spPr>
                          <a:xfrm rot="-5399999">
                            <a:off x="2479668" y="3114741"/>
                            <a:ext cx="54896" cy="265476"/>
                          </a:xfrm>
                          <a:prstGeom prst="rect">
                            <a:avLst/>
                          </a:prstGeom>
                          <a:ln>
                            <a:noFill/>
                          </a:ln>
                        </wps:spPr>
                        <wps:txbx>
                          <w:txbxContent>
                            <w:p w14:paraId="0BE925E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34" name="Rectangle 734"/>
                        <wps:cNvSpPr/>
                        <wps:spPr>
                          <a:xfrm rot="-5399999">
                            <a:off x="1040960" y="1531241"/>
                            <a:ext cx="2932311" cy="265476"/>
                          </a:xfrm>
                          <a:prstGeom prst="rect">
                            <a:avLst/>
                          </a:prstGeom>
                          <a:ln>
                            <a:noFill/>
                          </a:ln>
                        </wps:spPr>
                        <wps:txbx>
                          <w:txbxContent>
                            <w:p w14:paraId="0BE925E3" w14:textId="77777777" w:rsidR="00216ADB" w:rsidRDefault="00216ADB">
                              <w:pPr>
                                <w:spacing w:after="160" w:line="259" w:lineRule="auto"/>
                                <w:ind w:left="0" w:firstLine="0"/>
                                <w:jc w:val="left"/>
                              </w:pPr>
                              <w:proofErr w:type="spellStart"/>
                              <w:r>
                                <w:t>Dystrudepts</w:t>
                              </w:r>
                              <w:proofErr w:type="spellEnd"/>
                              <w:r>
                                <w:rPr>
                                  <w:spacing w:val="-379"/>
                                </w:rPr>
                                <w:t xml:space="preserve">  </w:t>
                              </w:r>
                              <w:r>
                                <w:t xml:space="preserve"> </w:t>
                              </w:r>
                              <w:proofErr w:type="gramStart"/>
                              <w:r>
                                <w:t xml:space="preserve">and </w:t>
                              </w:r>
                              <w:r>
                                <w:rPr>
                                  <w:spacing w:val="-379"/>
                                </w:rPr>
                                <w:t xml:space="preserve"> </w:t>
                              </w:r>
                              <w:proofErr w:type="spellStart"/>
                              <w:r>
                                <w:t>Dystrustepts</w:t>
                              </w:r>
                              <w:proofErr w:type="spellEnd"/>
                              <w:proofErr w:type="gramEnd"/>
                            </w:p>
                          </w:txbxContent>
                        </wps:txbx>
                        <wps:bodyPr horzOverflow="overflow" vert="horz" lIns="0" tIns="0" rIns="0" bIns="0" rtlCol="0">
                          <a:noAutofit/>
                        </wps:bodyPr>
                      </wps:wsp>
                      <wps:wsp>
                        <wps:cNvPr id="736" name="Rectangle 736"/>
                        <wps:cNvSpPr/>
                        <wps:spPr>
                          <a:xfrm rot="-5399999">
                            <a:off x="1817590" y="7120536"/>
                            <a:ext cx="1833737" cy="265475"/>
                          </a:xfrm>
                          <a:prstGeom prst="rect">
                            <a:avLst/>
                          </a:prstGeom>
                          <a:ln>
                            <a:noFill/>
                          </a:ln>
                        </wps:spPr>
                        <wps:txbx>
                          <w:txbxContent>
                            <w:p w14:paraId="0BE925E4"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Brown </w:t>
                              </w:r>
                              <w:r>
                                <w:rPr>
                                  <w:spacing w:val="-379"/>
                                </w:rPr>
                                <w:t xml:space="preserve"> </w:t>
                              </w:r>
                              <w:r>
                                <w:t>Soils</w:t>
                              </w:r>
                              <w:proofErr w:type="gramEnd"/>
                            </w:p>
                          </w:txbxContent>
                        </wps:txbx>
                        <wps:bodyPr horzOverflow="overflow" vert="horz" lIns="0" tIns="0" rIns="0" bIns="0" rtlCol="0">
                          <a:noAutofit/>
                        </wps:bodyPr>
                      </wps:wsp>
                      <wps:wsp>
                        <wps:cNvPr id="737" name="Rectangle 737"/>
                        <wps:cNvSpPr/>
                        <wps:spPr>
                          <a:xfrm rot="-5399999">
                            <a:off x="2707011" y="6631205"/>
                            <a:ext cx="54896" cy="265477"/>
                          </a:xfrm>
                          <a:prstGeom prst="rect">
                            <a:avLst/>
                          </a:prstGeom>
                          <a:ln>
                            <a:noFill/>
                          </a:ln>
                        </wps:spPr>
                        <wps:txbx>
                          <w:txbxContent>
                            <w:p w14:paraId="0BE925E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38" name="Rectangle 738"/>
                        <wps:cNvSpPr/>
                        <wps:spPr>
                          <a:xfrm rot="-5399999">
                            <a:off x="915762" y="4058374"/>
                            <a:ext cx="3637393" cy="265476"/>
                          </a:xfrm>
                          <a:prstGeom prst="rect">
                            <a:avLst/>
                          </a:prstGeom>
                          <a:ln>
                            <a:noFill/>
                          </a:ln>
                        </wps:spPr>
                        <wps:txbx>
                          <w:txbxContent>
                            <w:p w14:paraId="0BE925E6"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t>,</w:t>
                              </w:r>
                              <w:r>
                                <w:rPr>
                                  <w:spacing w:val="-379"/>
                                </w:rPr>
                                <w:t xml:space="preserve">   </w:t>
                              </w:r>
                              <w:r>
                                <w:t xml:space="preserve"> YB </w:t>
                              </w:r>
                              <w:r>
                                <w:rPr>
                                  <w:spacing w:val="-379"/>
                                </w:rPr>
                                <w:t xml:space="preserve"> </w:t>
                              </w:r>
                              <w:r>
                                <w:t>shallow</w:t>
                              </w:r>
                              <w:r>
                                <w:rPr>
                                  <w:spacing w:val="-379"/>
                                </w:rPr>
                                <w:t xml:space="preserve">   </w:t>
                              </w:r>
                              <w:r>
                                <w:t xml:space="preserve"> and </w:t>
                              </w:r>
                              <w:r>
                                <w:rPr>
                                  <w:spacing w:val="-379"/>
                                </w:rPr>
                                <w:t xml:space="preserve"> </w:t>
                              </w:r>
                              <w:r>
                                <w:t>stony</w:t>
                              </w:r>
                              <w:r>
                                <w:rPr>
                                  <w:spacing w:val="-379"/>
                                </w:rPr>
                                <w:t xml:space="preserve">  </w:t>
                              </w:r>
                              <w:r>
                                <w:t xml:space="preserve"> soils</w:t>
                              </w:r>
                            </w:p>
                          </w:txbxContent>
                        </wps:txbx>
                        <wps:bodyPr horzOverflow="overflow" vert="horz" lIns="0" tIns="0" rIns="0" bIns="0" rtlCol="0">
                          <a:noAutofit/>
                        </wps:bodyPr>
                      </wps:wsp>
                      <wps:wsp>
                        <wps:cNvPr id="739" name="Rectangle 739"/>
                        <wps:cNvSpPr/>
                        <wps:spPr>
                          <a:xfrm rot="-5399999">
                            <a:off x="2707010" y="3114742"/>
                            <a:ext cx="54896" cy="265476"/>
                          </a:xfrm>
                          <a:prstGeom prst="rect">
                            <a:avLst/>
                          </a:prstGeom>
                          <a:ln>
                            <a:noFill/>
                          </a:ln>
                        </wps:spPr>
                        <wps:txbx>
                          <w:txbxContent>
                            <w:p w14:paraId="0BE925E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40" name="Rectangle 740"/>
                        <wps:cNvSpPr/>
                        <wps:spPr>
                          <a:xfrm rot="-5399999">
                            <a:off x="1268303" y="1531241"/>
                            <a:ext cx="2932311" cy="265476"/>
                          </a:xfrm>
                          <a:prstGeom prst="rect">
                            <a:avLst/>
                          </a:prstGeom>
                          <a:ln>
                            <a:noFill/>
                          </a:ln>
                        </wps:spPr>
                        <wps:txbx>
                          <w:txbxContent>
                            <w:p w14:paraId="0BE925E8" w14:textId="77777777" w:rsidR="00216ADB" w:rsidRDefault="00216ADB">
                              <w:pPr>
                                <w:spacing w:after="160" w:line="259" w:lineRule="auto"/>
                                <w:ind w:left="0" w:firstLine="0"/>
                                <w:jc w:val="left"/>
                              </w:pPr>
                              <w:proofErr w:type="spellStart"/>
                              <w:proofErr w:type="gramStart"/>
                              <w:r>
                                <w:t>Dystrudepts</w:t>
                              </w:r>
                              <w:proofErr w:type="spellEnd"/>
                              <w:r>
                                <w:t xml:space="preserve"> </w:t>
                              </w:r>
                              <w:r>
                                <w:rPr>
                                  <w:spacing w:val="-379"/>
                                </w:rPr>
                                <w:t xml:space="preserve"> </w:t>
                              </w:r>
                              <w:r>
                                <w:t>and</w:t>
                              </w:r>
                              <w:proofErr w:type="gramEnd"/>
                              <w:r>
                                <w:rPr>
                                  <w:spacing w:val="-379"/>
                                </w:rPr>
                                <w:t xml:space="preserve">   </w:t>
                              </w:r>
                              <w:r>
                                <w:t xml:space="preserve"> </w:t>
                              </w:r>
                              <w:proofErr w:type="spellStart"/>
                              <w:r>
                                <w:t>Dystrustepts</w:t>
                              </w:r>
                              <w:proofErr w:type="spellEnd"/>
                            </w:p>
                          </w:txbxContent>
                        </wps:txbx>
                        <wps:bodyPr horzOverflow="overflow" vert="horz" lIns="0" tIns="0" rIns="0" bIns="0" rtlCol="0">
                          <a:noAutofit/>
                        </wps:bodyPr>
                      </wps:wsp>
                      <wps:wsp>
                        <wps:cNvPr id="741" name="Rectangle 741"/>
                        <wps:cNvSpPr/>
                        <wps:spPr>
                          <a:xfrm rot="-5399999">
                            <a:off x="2493872" y="7773868"/>
                            <a:ext cx="1244597" cy="265477"/>
                          </a:xfrm>
                          <a:prstGeom prst="rect">
                            <a:avLst/>
                          </a:prstGeom>
                          <a:ln>
                            <a:noFill/>
                          </a:ln>
                        </wps:spPr>
                        <wps:txbx>
                          <w:txbxContent>
                            <w:p w14:paraId="0BE925E9" w14:textId="77777777" w:rsidR="00216ADB" w:rsidRDefault="00216ADB">
                              <w:pPr>
                                <w:spacing w:after="160" w:line="259" w:lineRule="auto"/>
                                <w:ind w:left="0" w:firstLine="0"/>
                                <w:jc w:val="left"/>
                              </w:pPr>
                              <w:r>
                                <w:t>GLEY</w:t>
                              </w:r>
                              <w:r>
                                <w:rPr>
                                  <w:spacing w:val="-379"/>
                                </w:rPr>
                                <w:t xml:space="preserve"> </w:t>
                              </w:r>
                              <w:r>
                                <w:t>SOILS</w:t>
                              </w:r>
                            </w:p>
                          </w:txbxContent>
                        </wps:txbx>
                        <wps:bodyPr horzOverflow="overflow" vert="horz" lIns="0" tIns="0" rIns="0" bIns="0" rtlCol="0">
                          <a:noAutofit/>
                        </wps:bodyPr>
                      </wps:wsp>
                      <wps:wsp>
                        <wps:cNvPr id="742" name="Rectangle 742"/>
                        <wps:cNvSpPr/>
                        <wps:spPr>
                          <a:xfrm rot="-5399999">
                            <a:off x="3315405" y="8368719"/>
                            <a:ext cx="54896" cy="265477"/>
                          </a:xfrm>
                          <a:prstGeom prst="rect">
                            <a:avLst/>
                          </a:prstGeom>
                          <a:ln>
                            <a:noFill/>
                          </a:ln>
                        </wps:spPr>
                        <wps:txbx>
                          <w:txbxContent>
                            <w:p w14:paraId="0BE925E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43" name="Rectangle 743"/>
                        <wps:cNvSpPr/>
                        <wps:spPr>
                          <a:xfrm rot="-5399999">
                            <a:off x="2354620" y="7049172"/>
                            <a:ext cx="1976467" cy="265477"/>
                          </a:xfrm>
                          <a:prstGeom prst="rect">
                            <a:avLst/>
                          </a:prstGeom>
                          <a:ln>
                            <a:noFill/>
                          </a:ln>
                        </wps:spPr>
                        <wps:txbx>
                          <w:txbxContent>
                            <w:p w14:paraId="0BE925EB" w14:textId="77777777" w:rsidR="00216ADB" w:rsidRDefault="00216ADB">
                              <w:pPr>
                                <w:spacing w:after="160" w:line="259" w:lineRule="auto"/>
                                <w:ind w:left="0" w:firstLine="0"/>
                                <w:jc w:val="left"/>
                              </w:pPr>
                              <w:proofErr w:type="gramStart"/>
                              <w:r>
                                <w:t xml:space="preserve">Sulphuric </w:t>
                              </w:r>
                              <w:r>
                                <w:rPr>
                                  <w:spacing w:val="-379"/>
                                </w:rPr>
                                <w:t xml:space="preserve"> </w:t>
                              </w:r>
                              <w:proofErr w:type="spellStart"/>
                              <w:r>
                                <w:t>Gley</w:t>
                              </w:r>
                              <w:proofErr w:type="spellEnd"/>
                              <w:proofErr w:type="gramEnd"/>
                              <w:r>
                                <w:rPr>
                                  <w:spacing w:val="-379"/>
                                </w:rPr>
                                <w:t xml:space="preserve"> </w:t>
                              </w:r>
                              <w:r>
                                <w:t xml:space="preserve"> Soils</w:t>
                              </w:r>
                            </w:p>
                          </w:txbxContent>
                        </wps:txbx>
                        <wps:bodyPr horzOverflow="overflow" vert="horz" lIns="0" tIns="0" rIns="0" bIns="0" rtlCol="0">
                          <a:noAutofit/>
                        </wps:bodyPr>
                      </wps:wsp>
                      <wps:wsp>
                        <wps:cNvPr id="744" name="Rectangle 744"/>
                        <wps:cNvSpPr/>
                        <wps:spPr>
                          <a:xfrm rot="-5399999">
                            <a:off x="3315404" y="6523893"/>
                            <a:ext cx="54896" cy="265475"/>
                          </a:xfrm>
                          <a:prstGeom prst="rect">
                            <a:avLst/>
                          </a:prstGeom>
                          <a:ln>
                            <a:noFill/>
                          </a:ln>
                        </wps:spPr>
                        <wps:txbx>
                          <w:txbxContent>
                            <w:p w14:paraId="0BE925E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45" name="Rectangle 745"/>
                        <wps:cNvSpPr/>
                        <wps:spPr>
                          <a:xfrm rot="-5399999">
                            <a:off x="2891829" y="5426047"/>
                            <a:ext cx="902047" cy="265477"/>
                          </a:xfrm>
                          <a:prstGeom prst="rect">
                            <a:avLst/>
                          </a:prstGeom>
                          <a:ln>
                            <a:noFill/>
                          </a:ln>
                        </wps:spPr>
                        <wps:txbx>
                          <w:txbxContent>
                            <w:p w14:paraId="0BE925ED" w14:textId="77777777" w:rsidR="00216ADB" w:rsidRDefault="00216ADB">
                              <w:pPr>
                                <w:spacing w:after="160" w:line="259" w:lineRule="auto"/>
                                <w:ind w:left="0" w:firstLine="0"/>
                                <w:jc w:val="left"/>
                              </w:pPr>
                              <w:proofErr w:type="spellStart"/>
                              <w:r>
                                <w:t>gley</w:t>
                              </w:r>
                              <w:proofErr w:type="spellEnd"/>
                              <w:r>
                                <w:rPr>
                                  <w:spacing w:val="-379"/>
                                </w:rPr>
                                <w:t xml:space="preserve">  </w:t>
                              </w:r>
                              <w:r>
                                <w:t xml:space="preserve"> soils</w:t>
                              </w:r>
                            </w:p>
                          </w:txbxContent>
                        </wps:txbx>
                        <wps:bodyPr horzOverflow="overflow" vert="horz" lIns="0" tIns="0" rIns="0" bIns="0" rtlCol="0">
                          <a:noAutofit/>
                        </wps:bodyPr>
                      </wps:wsp>
                      <wps:wsp>
                        <wps:cNvPr id="746" name="Rectangle 746"/>
                        <wps:cNvSpPr/>
                        <wps:spPr>
                          <a:xfrm rot="-5399999">
                            <a:off x="3315404" y="5171393"/>
                            <a:ext cx="54896" cy="265476"/>
                          </a:xfrm>
                          <a:prstGeom prst="rect">
                            <a:avLst/>
                          </a:prstGeom>
                          <a:ln>
                            <a:noFill/>
                          </a:ln>
                        </wps:spPr>
                        <wps:txbx>
                          <w:txbxContent>
                            <w:p w14:paraId="0BE925E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47" name="Rectangle 747"/>
                        <wps:cNvSpPr/>
                        <wps:spPr>
                          <a:xfrm rot="-5399999">
                            <a:off x="2673673" y="2328218"/>
                            <a:ext cx="1338358" cy="265476"/>
                          </a:xfrm>
                          <a:prstGeom prst="rect">
                            <a:avLst/>
                          </a:prstGeom>
                          <a:ln>
                            <a:noFill/>
                          </a:ln>
                        </wps:spPr>
                        <wps:txbx>
                          <w:txbxContent>
                            <w:p w14:paraId="0BE925EF" w14:textId="77777777" w:rsidR="00216ADB" w:rsidRDefault="00216ADB">
                              <w:pPr>
                                <w:spacing w:after="160" w:line="259" w:lineRule="auto"/>
                                <w:ind w:left="0" w:firstLine="0"/>
                                <w:jc w:val="left"/>
                              </w:pPr>
                              <w:proofErr w:type="spellStart"/>
                              <w:r>
                                <w:t>Sulphaquepts</w:t>
                              </w:r>
                              <w:proofErr w:type="spellEnd"/>
                            </w:p>
                          </w:txbxContent>
                        </wps:txbx>
                        <wps:bodyPr horzOverflow="overflow" vert="horz" lIns="0" tIns="0" rIns="0" bIns="0" rtlCol="0">
                          <a:noAutofit/>
                        </wps:bodyPr>
                      </wps:wsp>
                      <wps:wsp>
                        <wps:cNvPr id="748" name="Rectangle 748"/>
                        <wps:cNvSpPr/>
                        <wps:spPr>
                          <a:xfrm rot="-5399999">
                            <a:off x="3542747" y="8368719"/>
                            <a:ext cx="54896" cy="265477"/>
                          </a:xfrm>
                          <a:prstGeom prst="rect">
                            <a:avLst/>
                          </a:prstGeom>
                          <a:ln>
                            <a:noFill/>
                          </a:ln>
                        </wps:spPr>
                        <wps:txbx>
                          <w:txbxContent>
                            <w:p w14:paraId="0BE925F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49" name="Rectangle 749"/>
                        <wps:cNvSpPr/>
                        <wps:spPr>
                          <a:xfrm rot="-5399999">
                            <a:off x="2753346" y="7220556"/>
                            <a:ext cx="1633698" cy="265477"/>
                          </a:xfrm>
                          <a:prstGeom prst="rect">
                            <a:avLst/>
                          </a:prstGeom>
                          <a:ln>
                            <a:noFill/>
                          </a:ln>
                        </wps:spPr>
                        <wps:txbx>
                          <w:txbxContent>
                            <w:p w14:paraId="0BE925F1" w14:textId="77777777" w:rsidR="00216ADB" w:rsidRDefault="00216ADB">
                              <w:pPr>
                                <w:spacing w:after="160" w:line="259" w:lineRule="auto"/>
                                <w:ind w:left="0" w:firstLine="0"/>
                                <w:jc w:val="left"/>
                              </w:pPr>
                              <w:proofErr w:type="gramStart"/>
                              <w:r>
                                <w:t>Sandy</w:t>
                              </w:r>
                              <w:r>
                                <w:rPr>
                                  <w:spacing w:val="-379"/>
                                </w:rPr>
                                <w:t xml:space="preserve"> </w:t>
                              </w:r>
                              <w:r>
                                <w:t xml:space="preserve"> </w:t>
                              </w:r>
                              <w:proofErr w:type="spellStart"/>
                              <w:r>
                                <w:t>Gley</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750" name="Rectangle 750"/>
                        <wps:cNvSpPr/>
                        <wps:spPr>
                          <a:xfrm rot="-5399999">
                            <a:off x="3542747" y="6781613"/>
                            <a:ext cx="54896" cy="265477"/>
                          </a:xfrm>
                          <a:prstGeom prst="rect">
                            <a:avLst/>
                          </a:prstGeom>
                          <a:ln>
                            <a:noFill/>
                          </a:ln>
                        </wps:spPr>
                        <wps:txbx>
                          <w:txbxContent>
                            <w:p w14:paraId="0BE925F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51" name="Rectangle 751"/>
                        <wps:cNvSpPr/>
                        <wps:spPr>
                          <a:xfrm rot="-5399999">
                            <a:off x="3119172" y="5426049"/>
                            <a:ext cx="902047" cy="265477"/>
                          </a:xfrm>
                          <a:prstGeom prst="rect">
                            <a:avLst/>
                          </a:prstGeom>
                          <a:ln>
                            <a:noFill/>
                          </a:ln>
                        </wps:spPr>
                        <wps:txbx>
                          <w:txbxContent>
                            <w:p w14:paraId="0BE925F3" w14:textId="77777777" w:rsidR="00216ADB" w:rsidRDefault="00216ADB">
                              <w:pPr>
                                <w:spacing w:after="160" w:line="259" w:lineRule="auto"/>
                                <w:ind w:left="0" w:firstLine="0"/>
                                <w:jc w:val="left"/>
                              </w:pPr>
                              <w:proofErr w:type="spellStart"/>
                              <w:proofErr w:type="gramStart"/>
                              <w:r>
                                <w:t>gley</w:t>
                              </w:r>
                              <w:proofErr w:type="spellEnd"/>
                              <w:r>
                                <w:rPr>
                                  <w:spacing w:val="-379"/>
                                </w:rPr>
                                <w:t xml:space="preserve"> </w:t>
                              </w:r>
                              <w:r>
                                <w:t xml:space="preserve"> soils</w:t>
                              </w:r>
                              <w:proofErr w:type="gramEnd"/>
                            </w:p>
                          </w:txbxContent>
                        </wps:txbx>
                        <wps:bodyPr horzOverflow="overflow" vert="horz" lIns="0" tIns="0" rIns="0" bIns="0" rtlCol="0">
                          <a:noAutofit/>
                        </wps:bodyPr>
                      </wps:wsp>
                      <wps:wsp>
                        <wps:cNvPr id="752" name="Rectangle 752"/>
                        <wps:cNvSpPr/>
                        <wps:spPr>
                          <a:xfrm rot="-5399999">
                            <a:off x="3542747" y="5171394"/>
                            <a:ext cx="54896" cy="265476"/>
                          </a:xfrm>
                          <a:prstGeom prst="rect">
                            <a:avLst/>
                          </a:prstGeom>
                          <a:ln>
                            <a:noFill/>
                          </a:ln>
                        </wps:spPr>
                        <wps:txbx>
                          <w:txbxContent>
                            <w:p w14:paraId="0BE925F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53" name="Rectangle 753"/>
                        <wps:cNvSpPr/>
                        <wps:spPr>
                          <a:xfrm rot="-5399999">
                            <a:off x="2590086" y="2017289"/>
                            <a:ext cx="1960219" cy="265476"/>
                          </a:xfrm>
                          <a:prstGeom prst="rect">
                            <a:avLst/>
                          </a:prstGeom>
                          <a:ln>
                            <a:noFill/>
                          </a:ln>
                        </wps:spPr>
                        <wps:txbx>
                          <w:txbxContent>
                            <w:p w14:paraId="0BE925F5" w14:textId="77777777" w:rsidR="00216ADB" w:rsidRDefault="00216ADB">
                              <w:pPr>
                                <w:spacing w:after="160" w:line="259" w:lineRule="auto"/>
                                <w:ind w:left="0" w:firstLine="0"/>
                                <w:jc w:val="left"/>
                              </w:pPr>
                              <w:proofErr w:type="gramStart"/>
                              <w:r>
                                <w:t xml:space="preserve">Aquepts </w:t>
                              </w:r>
                              <w:r>
                                <w:rPr>
                                  <w:spacing w:val="-379"/>
                                </w:rPr>
                                <w:t xml:space="preserve"> </w:t>
                              </w:r>
                              <w:r>
                                <w:t>or</w:t>
                              </w:r>
                              <w:proofErr w:type="gramEnd"/>
                              <w:r>
                                <w:rPr>
                                  <w:spacing w:val="-379"/>
                                </w:rPr>
                                <w:t xml:space="preserve">  </w:t>
                              </w:r>
                              <w:r>
                                <w:t xml:space="preserve"> </w:t>
                              </w:r>
                              <w:proofErr w:type="spellStart"/>
                              <w:r>
                                <w:t>Aquents</w:t>
                              </w:r>
                              <w:proofErr w:type="spellEnd"/>
                            </w:p>
                          </w:txbxContent>
                        </wps:txbx>
                        <wps:bodyPr horzOverflow="overflow" vert="horz" lIns="0" tIns="0" rIns="0" bIns="0" rtlCol="0">
                          <a:noAutofit/>
                        </wps:bodyPr>
                      </wps:wsp>
                      <wps:wsp>
                        <wps:cNvPr id="754" name="Rectangle 754"/>
                        <wps:cNvSpPr/>
                        <wps:spPr>
                          <a:xfrm rot="-5399999">
                            <a:off x="3770090" y="8368720"/>
                            <a:ext cx="54896" cy="265477"/>
                          </a:xfrm>
                          <a:prstGeom prst="rect">
                            <a:avLst/>
                          </a:prstGeom>
                          <a:ln>
                            <a:noFill/>
                          </a:ln>
                        </wps:spPr>
                        <wps:txbx>
                          <w:txbxContent>
                            <w:p w14:paraId="0BE925F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55" name="Rectangle 755"/>
                        <wps:cNvSpPr/>
                        <wps:spPr>
                          <a:xfrm rot="-5399999">
                            <a:off x="3052053" y="7291922"/>
                            <a:ext cx="1490969" cy="265477"/>
                          </a:xfrm>
                          <a:prstGeom prst="rect">
                            <a:avLst/>
                          </a:prstGeom>
                          <a:ln>
                            <a:noFill/>
                          </a:ln>
                        </wps:spPr>
                        <wps:txbx>
                          <w:txbxContent>
                            <w:p w14:paraId="0BE925F7" w14:textId="77777777" w:rsidR="00216ADB" w:rsidRDefault="00216ADB">
                              <w:pPr>
                                <w:spacing w:after="160" w:line="259" w:lineRule="auto"/>
                                <w:ind w:left="0" w:firstLine="0"/>
                                <w:jc w:val="left"/>
                              </w:pPr>
                              <w:proofErr w:type="gramStart"/>
                              <w:r>
                                <w:t>Acid</w:t>
                              </w:r>
                              <w:r>
                                <w:rPr>
                                  <w:spacing w:val="-379"/>
                                </w:rPr>
                                <w:t xml:space="preserve"> </w:t>
                              </w:r>
                              <w:r>
                                <w:t xml:space="preserve"> </w:t>
                              </w:r>
                              <w:proofErr w:type="spellStart"/>
                              <w:r>
                                <w:t>Gley</w:t>
                              </w:r>
                              <w:proofErr w:type="spellEnd"/>
                              <w:proofErr w:type="gramEnd"/>
                              <w:r>
                                <w:rPr>
                                  <w:spacing w:val="-379"/>
                                </w:rPr>
                                <w:t xml:space="preserve"> </w:t>
                              </w:r>
                              <w:r>
                                <w:t xml:space="preserve"> Soils</w:t>
                              </w:r>
                            </w:p>
                          </w:txbxContent>
                        </wps:txbx>
                        <wps:bodyPr horzOverflow="overflow" vert="horz" lIns="0" tIns="0" rIns="0" bIns="0" rtlCol="0">
                          <a:noAutofit/>
                        </wps:bodyPr>
                      </wps:wsp>
                      <wps:wsp>
                        <wps:cNvPr id="756" name="Rectangle 756"/>
                        <wps:cNvSpPr/>
                        <wps:spPr>
                          <a:xfrm rot="-5399999">
                            <a:off x="3770090" y="6888929"/>
                            <a:ext cx="54896" cy="265477"/>
                          </a:xfrm>
                          <a:prstGeom prst="rect">
                            <a:avLst/>
                          </a:prstGeom>
                          <a:ln>
                            <a:noFill/>
                          </a:ln>
                        </wps:spPr>
                        <wps:txbx>
                          <w:txbxContent>
                            <w:p w14:paraId="0BE925F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57" name="Rectangle 757"/>
                        <wps:cNvSpPr/>
                        <wps:spPr>
                          <a:xfrm rot="-5399999">
                            <a:off x="3346514" y="5426049"/>
                            <a:ext cx="902047" cy="265477"/>
                          </a:xfrm>
                          <a:prstGeom prst="rect">
                            <a:avLst/>
                          </a:prstGeom>
                          <a:ln>
                            <a:noFill/>
                          </a:ln>
                        </wps:spPr>
                        <wps:txbx>
                          <w:txbxContent>
                            <w:p w14:paraId="0BE925F9" w14:textId="77777777" w:rsidR="00216ADB" w:rsidRDefault="00216ADB">
                              <w:pPr>
                                <w:spacing w:after="160" w:line="259" w:lineRule="auto"/>
                                <w:ind w:left="0" w:firstLine="0"/>
                                <w:jc w:val="left"/>
                              </w:pPr>
                              <w:proofErr w:type="spellStart"/>
                              <w:proofErr w:type="gramStart"/>
                              <w:r>
                                <w:t>gley</w:t>
                              </w:r>
                              <w:proofErr w:type="spellEnd"/>
                              <w:r>
                                <w:rPr>
                                  <w:spacing w:val="-379"/>
                                </w:rPr>
                                <w:t xml:space="preserve"> </w:t>
                              </w:r>
                              <w:r>
                                <w:t xml:space="preserve"> soils</w:t>
                              </w:r>
                              <w:proofErr w:type="gramEnd"/>
                            </w:p>
                          </w:txbxContent>
                        </wps:txbx>
                        <wps:bodyPr horzOverflow="overflow" vert="horz" lIns="0" tIns="0" rIns="0" bIns="0" rtlCol="0">
                          <a:noAutofit/>
                        </wps:bodyPr>
                      </wps:wsp>
                      <wps:wsp>
                        <wps:cNvPr id="758" name="Rectangle 758"/>
                        <wps:cNvSpPr/>
                        <wps:spPr>
                          <a:xfrm rot="-5399999">
                            <a:off x="3770089" y="5171395"/>
                            <a:ext cx="54896" cy="265476"/>
                          </a:xfrm>
                          <a:prstGeom prst="rect">
                            <a:avLst/>
                          </a:prstGeom>
                          <a:ln>
                            <a:noFill/>
                          </a:ln>
                        </wps:spPr>
                        <wps:txbx>
                          <w:txbxContent>
                            <w:p w14:paraId="0BE925F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59" name="Rectangle 759"/>
                        <wps:cNvSpPr/>
                        <wps:spPr>
                          <a:xfrm rot="-5399999">
                            <a:off x="3383514" y="2583375"/>
                            <a:ext cx="828048" cy="265476"/>
                          </a:xfrm>
                          <a:prstGeom prst="rect">
                            <a:avLst/>
                          </a:prstGeom>
                          <a:ln>
                            <a:noFill/>
                          </a:ln>
                        </wps:spPr>
                        <wps:txbx>
                          <w:txbxContent>
                            <w:p w14:paraId="0BE925FB" w14:textId="77777777" w:rsidR="00216ADB" w:rsidRDefault="00216ADB">
                              <w:pPr>
                                <w:spacing w:after="160" w:line="259" w:lineRule="auto"/>
                                <w:ind w:left="0" w:firstLine="0"/>
                                <w:jc w:val="left"/>
                              </w:pPr>
                              <w:r>
                                <w:t>Aquepts</w:t>
                              </w:r>
                            </w:p>
                          </w:txbxContent>
                        </wps:txbx>
                        <wps:bodyPr horzOverflow="overflow" vert="horz" lIns="0" tIns="0" rIns="0" bIns="0" rtlCol="0">
                          <a:noAutofit/>
                        </wps:bodyPr>
                      </wps:wsp>
                      <wps:wsp>
                        <wps:cNvPr id="761" name="Rectangle 761"/>
                        <wps:cNvSpPr/>
                        <wps:spPr>
                          <a:xfrm rot="-5399999">
                            <a:off x="3189915" y="7202444"/>
                            <a:ext cx="1669929" cy="265475"/>
                          </a:xfrm>
                          <a:prstGeom prst="rect">
                            <a:avLst/>
                          </a:prstGeom>
                          <a:ln>
                            <a:noFill/>
                          </a:ln>
                        </wps:spPr>
                        <wps:txbx>
                          <w:txbxContent>
                            <w:p w14:paraId="0BE925FC" w14:textId="77777777" w:rsidR="00216ADB" w:rsidRDefault="00216ADB">
                              <w:pPr>
                                <w:spacing w:after="160" w:line="259" w:lineRule="auto"/>
                                <w:ind w:left="0" w:firstLine="0"/>
                                <w:jc w:val="left"/>
                              </w:pPr>
                              <w:proofErr w:type="gramStart"/>
                              <w:r>
                                <w:t>Oxidic</w:t>
                              </w:r>
                              <w:r>
                                <w:rPr>
                                  <w:spacing w:val="-379"/>
                                </w:rPr>
                                <w:t xml:space="preserve"> </w:t>
                              </w:r>
                              <w:r>
                                <w:t xml:space="preserve"> </w:t>
                              </w:r>
                              <w:proofErr w:type="spellStart"/>
                              <w:r>
                                <w:t>Gley</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762" name="Rectangle 762"/>
                        <wps:cNvSpPr/>
                        <wps:spPr>
                          <a:xfrm rot="-5399999">
                            <a:off x="3997432" y="6754375"/>
                            <a:ext cx="54896" cy="265475"/>
                          </a:xfrm>
                          <a:prstGeom prst="rect">
                            <a:avLst/>
                          </a:prstGeom>
                          <a:ln>
                            <a:noFill/>
                          </a:ln>
                        </wps:spPr>
                        <wps:txbx>
                          <w:txbxContent>
                            <w:p w14:paraId="0BE925F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63" name="Rectangle 763"/>
                        <wps:cNvSpPr/>
                        <wps:spPr>
                          <a:xfrm rot="-5399999">
                            <a:off x="3573858" y="5426050"/>
                            <a:ext cx="902047" cy="265477"/>
                          </a:xfrm>
                          <a:prstGeom prst="rect">
                            <a:avLst/>
                          </a:prstGeom>
                          <a:ln>
                            <a:noFill/>
                          </a:ln>
                        </wps:spPr>
                        <wps:txbx>
                          <w:txbxContent>
                            <w:p w14:paraId="0BE925FE" w14:textId="77777777" w:rsidR="00216ADB" w:rsidRDefault="00216ADB">
                              <w:pPr>
                                <w:spacing w:after="160" w:line="259" w:lineRule="auto"/>
                                <w:ind w:left="0" w:firstLine="0"/>
                                <w:jc w:val="left"/>
                              </w:pPr>
                              <w:proofErr w:type="spellStart"/>
                              <w:proofErr w:type="gramStart"/>
                              <w:r>
                                <w:t>gley</w:t>
                              </w:r>
                              <w:proofErr w:type="spellEnd"/>
                              <w:r>
                                <w:rPr>
                                  <w:spacing w:val="-379"/>
                                </w:rPr>
                                <w:t xml:space="preserve"> </w:t>
                              </w:r>
                              <w:r>
                                <w:t xml:space="preserve"> soils</w:t>
                              </w:r>
                              <w:proofErr w:type="gramEnd"/>
                            </w:p>
                          </w:txbxContent>
                        </wps:txbx>
                        <wps:bodyPr horzOverflow="overflow" vert="horz" lIns="0" tIns="0" rIns="0" bIns="0" rtlCol="0">
                          <a:noAutofit/>
                        </wps:bodyPr>
                      </wps:wsp>
                      <wps:wsp>
                        <wps:cNvPr id="764" name="Rectangle 764"/>
                        <wps:cNvSpPr/>
                        <wps:spPr>
                          <a:xfrm rot="-5399999">
                            <a:off x="3997433" y="5171395"/>
                            <a:ext cx="54896" cy="265476"/>
                          </a:xfrm>
                          <a:prstGeom prst="rect">
                            <a:avLst/>
                          </a:prstGeom>
                          <a:ln>
                            <a:noFill/>
                          </a:ln>
                        </wps:spPr>
                        <wps:txbx>
                          <w:txbxContent>
                            <w:p w14:paraId="0BE925F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65" name="Rectangle 765"/>
                        <wps:cNvSpPr/>
                        <wps:spPr>
                          <a:xfrm rot="-5399999">
                            <a:off x="3695177" y="2667696"/>
                            <a:ext cx="659408" cy="265476"/>
                          </a:xfrm>
                          <a:prstGeom prst="rect">
                            <a:avLst/>
                          </a:prstGeom>
                          <a:ln>
                            <a:noFill/>
                          </a:ln>
                        </wps:spPr>
                        <wps:txbx>
                          <w:txbxContent>
                            <w:p w14:paraId="0BE92600" w14:textId="77777777" w:rsidR="00216ADB" w:rsidRDefault="00216ADB">
                              <w:pPr>
                                <w:spacing w:after="160" w:line="259" w:lineRule="auto"/>
                                <w:ind w:left="0" w:firstLine="0"/>
                                <w:jc w:val="left"/>
                              </w:pPr>
                              <w:r>
                                <w:t>Aquox</w:t>
                              </w:r>
                            </w:p>
                          </w:txbxContent>
                        </wps:txbx>
                        <wps:bodyPr horzOverflow="overflow" vert="horz" lIns="0" tIns="0" rIns="0" bIns="0" rtlCol="0">
                          <a:noAutofit/>
                        </wps:bodyPr>
                      </wps:wsp>
                      <wps:wsp>
                        <wps:cNvPr id="767" name="Rectangle 767"/>
                        <wps:cNvSpPr/>
                        <wps:spPr>
                          <a:xfrm rot="-5399999">
                            <a:off x="3412977" y="7198161"/>
                            <a:ext cx="1678493" cy="265477"/>
                          </a:xfrm>
                          <a:prstGeom prst="rect">
                            <a:avLst/>
                          </a:prstGeom>
                          <a:ln>
                            <a:noFill/>
                          </a:ln>
                        </wps:spPr>
                        <wps:txbx>
                          <w:txbxContent>
                            <w:p w14:paraId="0BE92601" w14:textId="77777777" w:rsidR="00216ADB" w:rsidRDefault="00216ADB">
                              <w:pPr>
                                <w:spacing w:after="160" w:line="259" w:lineRule="auto"/>
                                <w:ind w:left="0" w:firstLine="0"/>
                                <w:jc w:val="left"/>
                              </w:pPr>
                              <w:proofErr w:type="gramStart"/>
                              <w:r>
                                <w:t>Recent</w:t>
                              </w:r>
                              <w:r>
                                <w:rPr>
                                  <w:spacing w:val="-379"/>
                                </w:rPr>
                                <w:t xml:space="preserve"> </w:t>
                              </w:r>
                              <w:r>
                                <w:t xml:space="preserve"> </w:t>
                              </w:r>
                              <w:proofErr w:type="spellStart"/>
                              <w:r>
                                <w:t>Gley</w:t>
                              </w:r>
                              <w:proofErr w:type="spellEnd"/>
                              <w:proofErr w:type="gramEnd"/>
                              <w:r>
                                <w:rPr>
                                  <w:spacing w:val="-379"/>
                                </w:rPr>
                                <w:t xml:space="preserve">  </w:t>
                              </w:r>
                              <w:r>
                                <w:t xml:space="preserve"> Soils</w:t>
                              </w:r>
                            </w:p>
                          </w:txbxContent>
                        </wps:txbx>
                        <wps:bodyPr horzOverflow="overflow" vert="horz" lIns="0" tIns="0" rIns="0" bIns="0" rtlCol="0">
                          <a:noAutofit/>
                        </wps:bodyPr>
                      </wps:wsp>
                      <wps:wsp>
                        <wps:cNvPr id="768" name="Rectangle 768"/>
                        <wps:cNvSpPr/>
                        <wps:spPr>
                          <a:xfrm rot="-5399999">
                            <a:off x="4224775" y="6747936"/>
                            <a:ext cx="54896" cy="265475"/>
                          </a:xfrm>
                          <a:prstGeom prst="rect">
                            <a:avLst/>
                          </a:prstGeom>
                          <a:ln>
                            <a:noFill/>
                          </a:ln>
                        </wps:spPr>
                        <wps:txbx>
                          <w:txbxContent>
                            <w:p w14:paraId="0BE9260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69" name="Rectangle 769"/>
                        <wps:cNvSpPr/>
                        <wps:spPr>
                          <a:xfrm rot="-5399999">
                            <a:off x="3359069" y="4983921"/>
                            <a:ext cx="1786307" cy="265475"/>
                          </a:xfrm>
                          <a:prstGeom prst="rect">
                            <a:avLst/>
                          </a:prstGeom>
                          <a:ln>
                            <a:noFill/>
                          </a:ln>
                        </wps:spPr>
                        <wps:txbx>
                          <w:txbxContent>
                            <w:p w14:paraId="0BE92603" w14:textId="77777777" w:rsidR="00216ADB" w:rsidRDefault="00216ADB">
                              <w:pPr>
                                <w:spacing w:after="160" w:line="259" w:lineRule="auto"/>
                                <w:ind w:left="0" w:firstLine="0"/>
                                <w:jc w:val="left"/>
                              </w:pPr>
                              <w:proofErr w:type="spellStart"/>
                              <w:proofErr w:type="gramStart"/>
                              <w:r>
                                <w:t>Gleyed</w:t>
                              </w:r>
                              <w:proofErr w:type="spellEnd"/>
                              <w:r>
                                <w:t xml:space="preserve"> </w:t>
                              </w:r>
                              <w:r>
                                <w:rPr>
                                  <w:spacing w:val="-379"/>
                                </w:rPr>
                                <w:t xml:space="preserve"> </w:t>
                              </w:r>
                              <w:r>
                                <w:t>recent</w:t>
                              </w:r>
                              <w:proofErr w:type="gramEnd"/>
                              <w:r>
                                <w:rPr>
                                  <w:spacing w:val="-379"/>
                                </w:rPr>
                                <w:t xml:space="preserve">  </w:t>
                              </w:r>
                              <w:r>
                                <w:t xml:space="preserve"> soils</w:t>
                              </w:r>
                            </w:p>
                          </w:txbxContent>
                        </wps:txbx>
                        <wps:bodyPr horzOverflow="overflow" vert="horz" lIns="0" tIns="0" rIns="0" bIns="0" rtlCol="0">
                          <a:noAutofit/>
                        </wps:bodyPr>
                      </wps:wsp>
                      <wps:wsp>
                        <wps:cNvPr id="770" name="Rectangle 770"/>
                        <wps:cNvSpPr/>
                        <wps:spPr>
                          <a:xfrm rot="-5399999">
                            <a:off x="4224775" y="4506538"/>
                            <a:ext cx="54896" cy="265476"/>
                          </a:xfrm>
                          <a:prstGeom prst="rect">
                            <a:avLst/>
                          </a:prstGeom>
                          <a:ln>
                            <a:noFill/>
                          </a:ln>
                        </wps:spPr>
                        <wps:txbx>
                          <w:txbxContent>
                            <w:p w14:paraId="0BE9260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71" name="Rectangle 771"/>
                        <wps:cNvSpPr/>
                        <wps:spPr>
                          <a:xfrm rot="-5399999">
                            <a:off x="3840285" y="2585463"/>
                            <a:ext cx="823876" cy="265476"/>
                          </a:xfrm>
                          <a:prstGeom prst="rect">
                            <a:avLst/>
                          </a:prstGeom>
                          <a:ln>
                            <a:noFill/>
                          </a:ln>
                        </wps:spPr>
                        <wps:txbx>
                          <w:txbxContent>
                            <w:p w14:paraId="0BE92605" w14:textId="77777777" w:rsidR="00216ADB" w:rsidRDefault="00216ADB">
                              <w:pPr>
                                <w:spacing w:after="160" w:line="259" w:lineRule="auto"/>
                                <w:ind w:left="0" w:firstLine="0"/>
                                <w:jc w:val="left"/>
                              </w:pPr>
                              <w:proofErr w:type="spellStart"/>
                              <w:r>
                                <w:t>Aquents</w:t>
                              </w:r>
                              <w:proofErr w:type="spellEnd"/>
                            </w:p>
                          </w:txbxContent>
                        </wps:txbx>
                        <wps:bodyPr horzOverflow="overflow" vert="horz" lIns="0" tIns="0" rIns="0" bIns="0" rtlCol="0">
                          <a:noAutofit/>
                        </wps:bodyPr>
                      </wps:wsp>
                      <wps:wsp>
                        <wps:cNvPr id="772" name="Rectangle 772"/>
                        <wps:cNvSpPr/>
                        <wps:spPr>
                          <a:xfrm rot="-5399999">
                            <a:off x="4452118" y="8368722"/>
                            <a:ext cx="54896" cy="265477"/>
                          </a:xfrm>
                          <a:prstGeom prst="rect">
                            <a:avLst/>
                          </a:prstGeom>
                          <a:ln>
                            <a:noFill/>
                          </a:ln>
                        </wps:spPr>
                        <wps:txbx>
                          <w:txbxContent>
                            <w:p w14:paraId="0BE9260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73" name="Rectangle 773"/>
                        <wps:cNvSpPr/>
                        <wps:spPr>
                          <a:xfrm rot="-5399999">
                            <a:off x="3657228" y="7215070"/>
                            <a:ext cx="1644677" cy="265477"/>
                          </a:xfrm>
                          <a:prstGeom prst="rect">
                            <a:avLst/>
                          </a:prstGeom>
                          <a:ln>
                            <a:noFill/>
                          </a:ln>
                        </wps:spPr>
                        <wps:txbx>
                          <w:txbxContent>
                            <w:p w14:paraId="0BE92607" w14:textId="77777777" w:rsidR="00216ADB" w:rsidRDefault="00216ADB">
                              <w:pPr>
                                <w:spacing w:after="160" w:line="259" w:lineRule="auto"/>
                                <w:ind w:left="0" w:firstLine="0"/>
                                <w:jc w:val="left"/>
                              </w:pPr>
                              <w:proofErr w:type="gramStart"/>
                              <w:r>
                                <w:t xml:space="preserve">Orthic </w:t>
                              </w:r>
                              <w:r>
                                <w:rPr>
                                  <w:spacing w:val="-379"/>
                                </w:rPr>
                                <w:t xml:space="preserve"> </w:t>
                              </w:r>
                              <w:proofErr w:type="spellStart"/>
                              <w:r>
                                <w:t>Gley</w:t>
                              </w:r>
                              <w:proofErr w:type="spellEnd"/>
                              <w:proofErr w:type="gramEnd"/>
                              <w:r>
                                <w:rPr>
                                  <w:spacing w:val="-379"/>
                                </w:rPr>
                                <w:t xml:space="preserve"> </w:t>
                              </w:r>
                              <w:r>
                                <w:t xml:space="preserve"> Soils</w:t>
                              </w:r>
                            </w:p>
                          </w:txbxContent>
                        </wps:txbx>
                        <wps:bodyPr horzOverflow="overflow" vert="horz" lIns="0" tIns="0" rIns="0" bIns="0" rtlCol="0">
                          <a:noAutofit/>
                        </wps:bodyPr>
                      </wps:wsp>
                      <wps:wsp>
                        <wps:cNvPr id="774" name="Rectangle 774"/>
                        <wps:cNvSpPr/>
                        <wps:spPr>
                          <a:xfrm rot="-5399999">
                            <a:off x="4452117" y="6773363"/>
                            <a:ext cx="54896" cy="265475"/>
                          </a:xfrm>
                          <a:prstGeom prst="rect">
                            <a:avLst/>
                          </a:prstGeom>
                          <a:ln>
                            <a:noFill/>
                          </a:ln>
                        </wps:spPr>
                        <wps:txbx>
                          <w:txbxContent>
                            <w:p w14:paraId="0BE9260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75" name="Rectangle 775"/>
                        <wps:cNvSpPr/>
                        <wps:spPr>
                          <a:xfrm rot="-5399999">
                            <a:off x="3586412" y="4983922"/>
                            <a:ext cx="1786307" cy="265476"/>
                          </a:xfrm>
                          <a:prstGeom prst="rect">
                            <a:avLst/>
                          </a:prstGeom>
                          <a:ln>
                            <a:noFill/>
                          </a:ln>
                        </wps:spPr>
                        <wps:txbx>
                          <w:txbxContent>
                            <w:p w14:paraId="0BE92609" w14:textId="77777777" w:rsidR="00216ADB" w:rsidRDefault="00216ADB">
                              <w:pPr>
                                <w:spacing w:after="160" w:line="259" w:lineRule="auto"/>
                                <w:ind w:left="0" w:firstLine="0"/>
                                <w:jc w:val="left"/>
                              </w:pPr>
                              <w:proofErr w:type="spellStart"/>
                              <w:r>
                                <w:t>gleyed</w:t>
                              </w:r>
                              <w:proofErr w:type="spellEnd"/>
                              <w:r>
                                <w:rPr>
                                  <w:spacing w:val="-379"/>
                                </w:rPr>
                                <w:t xml:space="preserve">  </w:t>
                              </w:r>
                              <w:r>
                                <w:t xml:space="preserve"> </w:t>
                              </w:r>
                              <w:proofErr w:type="gramStart"/>
                              <w:r>
                                <w:t xml:space="preserve">recent </w:t>
                              </w:r>
                              <w:r>
                                <w:rPr>
                                  <w:spacing w:val="-379"/>
                                </w:rPr>
                                <w:t xml:space="preserve"> </w:t>
                              </w:r>
                              <w:r>
                                <w:t>soils</w:t>
                              </w:r>
                              <w:proofErr w:type="gramEnd"/>
                            </w:p>
                          </w:txbxContent>
                        </wps:txbx>
                        <wps:bodyPr horzOverflow="overflow" vert="horz" lIns="0" tIns="0" rIns="0" bIns="0" rtlCol="0">
                          <a:noAutofit/>
                        </wps:bodyPr>
                      </wps:wsp>
                      <wps:wsp>
                        <wps:cNvPr id="776" name="Rectangle 776"/>
                        <wps:cNvSpPr/>
                        <wps:spPr>
                          <a:xfrm rot="-5399999">
                            <a:off x="4452118" y="4506539"/>
                            <a:ext cx="54896" cy="265476"/>
                          </a:xfrm>
                          <a:prstGeom prst="rect">
                            <a:avLst/>
                          </a:prstGeom>
                          <a:ln>
                            <a:noFill/>
                          </a:ln>
                        </wps:spPr>
                        <wps:txbx>
                          <w:txbxContent>
                            <w:p w14:paraId="0BE9260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777" name="Rectangle 777"/>
                        <wps:cNvSpPr/>
                        <wps:spPr>
                          <a:xfrm rot="-5399999">
                            <a:off x="3499457" y="2017292"/>
                            <a:ext cx="1960219" cy="265476"/>
                          </a:xfrm>
                          <a:prstGeom prst="rect">
                            <a:avLst/>
                          </a:prstGeom>
                          <a:ln>
                            <a:noFill/>
                          </a:ln>
                        </wps:spPr>
                        <wps:txbx>
                          <w:txbxContent>
                            <w:p w14:paraId="0BE9260B" w14:textId="77777777" w:rsidR="00216ADB" w:rsidRDefault="00216ADB">
                              <w:pPr>
                                <w:spacing w:after="160" w:line="259" w:lineRule="auto"/>
                                <w:ind w:left="0" w:firstLine="0"/>
                                <w:jc w:val="left"/>
                              </w:pPr>
                              <w:r>
                                <w:t>Aquepts</w:t>
                              </w:r>
                              <w:r>
                                <w:rPr>
                                  <w:spacing w:val="-379"/>
                                </w:rPr>
                                <w:t xml:space="preserve">       </w:t>
                              </w:r>
                              <w:r>
                                <w:t xml:space="preserve"> </w:t>
                              </w:r>
                              <w:proofErr w:type="gramStart"/>
                              <w:r>
                                <w:t>or</w:t>
                              </w:r>
                              <w:r>
                                <w:rPr>
                                  <w:spacing w:val="-379"/>
                                </w:rPr>
                                <w:t xml:space="preserve"> </w:t>
                              </w:r>
                              <w:r>
                                <w:t xml:space="preserve"> </w:t>
                              </w:r>
                              <w:proofErr w:type="spellStart"/>
                              <w:r>
                                <w:t>Aquents</w:t>
                              </w:r>
                              <w:proofErr w:type="spellEnd"/>
                              <w:proofErr w:type="gramEnd"/>
                            </w:p>
                          </w:txbxContent>
                        </wps:txbx>
                        <wps:bodyPr horzOverflow="overflow" vert="horz" lIns="0" tIns="0" rIns="0" bIns="0" rtlCol="0">
                          <a:noAutofit/>
                        </wps:bodyPr>
                      </wps:wsp>
                      <wps:wsp>
                        <wps:cNvPr id="778" name="Shape 778"/>
                        <wps:cNvSpPr/>
                        <wps:spPr>
                          <a:xfrm>
                            <a:off x="247002" y="34505"/>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779" name="Shape 779"/>
                        <wps:cNvSpPr/>
                        <wps:spPr>
                          <a:xfrm>
                            <a:off x="809612" y="34505"/>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780" name="Rectangle 780"/>
                        <wps:cNvSpPr/>
                        <wps:spPr>
                          <a:xfrm rot="-5399999">
                            <a:off x="-185571" y="1728086"/>
                            <a:ext cx="1494702" cy="270526"/>
                          </a:xfrm>
                          <a:prstGeom prst="rect">
                            <a:avLst/>
                          </a:prstGeom>
                          <a:ln>
                            <a:noFill/>
                          </a:ln>
                        </wps:spPr>
                        <wps:txbx>
                          <w:txbxContent>
                            <w:p w14:paraId="0BE9260C" w14:textId="77777777" w:rsidR="00216ADB" w:rsidRDefault="00216ADB">
                              <w:pPr>
                                <w:spacing w:after="160" w:line="259" w:lineRule="auto"/>
                                <w:ind w:left="0" w:firstLine="0"/>
                                <w:jc w:val="left"/>
                              </w:pPr>
                              <w:r>
                                <w:rPr>
                                  <w:b/>
                                </w:rPr>
                                <w:t>Soil</w:t>
                              </w:r>
                              <w:r>
                                <w:rPr>
                                  <w:b/>
                                  <w:spacing w:val="-385"/>
                                </w:rPr>
                                <w:t xml:space="preserve">  </w:t>
                              </w:r>
                              <w:r>
                                <w:t xml:space="preserve"> </w:t>
                              </w:r>
                              <w:r>
                                <w:rPr>
                                  <w:b/>
                                </w:rPr>
                                <w:t>Taxonomy</w:t>
                              </w:r>
                            </w:p>
                          </w:txbxContent>
                        </wps:txbx>
                        <wps:bodyPr horzOverflow="overflow" vert="horz" lIns="0" tIns="0" rIns="0" bIns="0" rtlCol="0">
                          <a:noAutofit/>
                        </wps:bodyPr>
                      </wps:wsp>
                      <wps:wsp>
                        <wps:cNvPr id="783" name="Rectangle 783"/>
                        <wps:cNvSpPr/>
                        <wps:spPr>
                          <a:xfrm rot="-5399999">
                            <a:off x="4367478" y="7457912"/>
                            <a:ext cx="1919882" cy="224634"/>
                          </a:xfrm>
                          <a:prstGeom prst="rect">
                            <a:avLst/>
                          </a:prstGeom>
                          <a:ln>
                            <a:noFill/>
                          </a:ln>
                        </wps:spPr>
                        <wps:txbx>
                          <w:txbxContent>
                            <w:p w14:paraId="0BE9260D" w14:textId="77777777" w:rsidR="00216ADB" w:rsidRDefault="00216ADB">
                              <w:pPr>
                                <w:spacing w:after="160" w:line="259" w:lineRule="auto"/>
                                <w:ind w:left="0" w:firstLine="0"/>
                                <w:jc w:val="left"/>
                              </w:pPr>
                              <w:r>
                                <w:rPr>
                                  <w:sz w:val="22"/>
                                </w:rPr>
                                <w:t>*</w:t>
                              </w:r>
                              <w:r>
                                <w:rPr>
                                  <w:spacing w:val="-321"/>
                                  <w:sz w:val="22"/>
                                </w:rPr>
                                <w:t xml:space="preserve"> </w:t>
                              </w:r>
                              <w:r>
                                <w:rPr>
                                  <w:spacing w:val="-55"/>
                                  <w:sz w:val="22"/>
                                </w:rPr>
                                <w:t xml:space="preserve"> </w:t>
                              </w:r>
                              <w:r>
                                <w:rPr>
                                  <w:sz w:val="22"/>
                                </w:rPr>
                                <w:t>BG</w:t>
                              </w:r>
                              <w:r>
                                <w:rPr>
                                  <w:spacing w:val="-321"/>
                                  <w:sz w:val="22"/>
                                </w:rPr>
                                <w:t xml:space="preserve"> </w:t>
                              </w:r>
                              <w:r>
                                <w:rPr>
                                  <w:sz w:val="22"/>
                                </w:rPr>
                                <w:t>=</w:t>
                              </w:r>
                              <w:r>
                                <w:rPr>
                                  <w:spacing w:val="-321"/>
                                  <w:sz w:val="22"/>
                                </w:rPr>
                                <w:t xml:space="preserve"> </w:t>
                              </w:r>
                              <w:r>
                                <w:rPr>
                                  <w:sz w:val="22"/>
                                </w:rPr>
                                <w:t xml:space="preserve">brown </w:t>
                              </w:r>
                              <w:r>
                                <w:t xml:space="preserve"> </w:t>
                              </w:r>
                              <w:r>
                                <w:rPr>
                                  <w:spacing w:val="-321"/>
                                  <w:sz w:val="22"/>
                                </w:rPr>
                                <w:t xml:space="preserve"> </w:t>
                              </w:r>
                              <w:r>
                                <w:rPr>
                                  <w:sz w:val="22"/>
                                </w:rPr>
                                <w:t>granular</w:t>
                              </w:r>
                            </w:p>
                          </w:txbxContent>
                        </wps:txbx>
                        <wps:bodyPr horzOverflow="overflow" vert="horz" lIns="0" tIns="0" rIns="0" bIns="0" rtlCol="0">
                          <a:noAutofit/>
                        </wps:bodyPr>
                      </wps:wsp>
                    </wpg:wgp>
                  </a:graphicData>
                </a:graphic>
              </wp:inline>
            </w:drawing>
          </mc:Choice>
          <mc:Fallback>
            <w:pict>
              <v:group w14:anchorId="0BE921EF" id="Group 133130" o:spid="_x0000_s1135" style="width:423.95pt;height:671.65pt;mso-position-horizontal-relative:char;mso-position-vertical-relative:line" coordsize="53840,8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">
                <v:rect id="Rectangle 685" o:spid="_x0000_s1136" style="position:absolute;left:-2299;top:80493;width:7095;height:2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" filled="f" stroked="f">
                  <v:textbox inset="0,0,0,0">
                    <w:txbxContent>
                      <w:p w14:paraId="0BE925B0" w14:textId="77777777" w:rsidR="00216ADB" w:rsidRDefault="00216ADB">
                        <w:pPr>
                          <w:spacing w:after="160" w:line="259" w:lineRule="auto"/>
                          <w:ind w:left="0" w:firstLine="0"/>
                          <w:jc w:val="left"/>
                        </w:pPr>
                        <w:r>
                          <w:rPr>
                            <w:b/>
                            <w:sz w:val="24"/>
                          </w:rPr>
                          <w:t>Table</w:t>
                        </w:r>
                        <w:r>
                          <w:rPr>
                            <w:b/>
                            <w:spacing w:val="-356"/>
                            <w:sz w:val="24"/>
                          </w:rPr>
                          <w:t xml:space="preserve"> </w:t>
                        </w:r>
                        <w:r>
                          <w:rPr>
                            <w:b/>
                            <w:sz w:val="24"/>
                          </w:rPr>
                          <w:t>1.</w:t>
                        </w:r>
                      </w:p>
                    </w:txbxContent>
                  </v:textbox>
                </v:rect>
                <v:rect id="Rectangle 686" o:spid="_x0000_s1137" style="position:absolute;left:1032;top:78476;width:507;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" filled="f" stroked="f">
                  <v:textbox inset="0,0,0,0">
                    <w:txbxContent>
                      <w:p w14:paraId="0BE925B1" w14:textId="77777777" w:rsidR="00216ADB" w:rsidRDefault="00216ADB">
                        <w:pPr>
                          <w:spacing w:after="160" w:line="259" w:lineRule="auto"/>
                          <w:ind w:left="0" w:firstLine="0"/>
                          <w:jc w:val="left"/>
                        </w:pPr>
                        <w:r>
                          <w:rPr>
                            <w:sz w:val="24"/>
                          </w:rPr>
                          <w:t xml:space="preserve"> </w:t>
                        </w:r>
                      </w:p>
                    </w:txbxContent>
                  </v:textbox>
                </v:rect>
                <v:rect id="Rectangle 95445" o:spid="_x0000_s1138" style="position:absolute;left:-3479;top:72113;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" filled="f" stroked="f">
                  <v:textbox inset="0,0,0,0">
                    <w:txbxContent>
                      <w:p w14:paraId="0BE925B2" w14:textId="77777777" w:rsidR="00216ADB" w:rsidRDefault="00216ADB">
                        <w:pPr>
                          <w:spacing w:after="160" w:line="259" w:lineRule="auto"/>
                          <w:ind w:left="0" w:firstLine="0"/>
                          <w:jc w:val="left"/>
                        </w:pPr>
                        <w:r>
                          <w:rPr>
                            <w:i/>
                            <w:sz w:val="24"/>
                          </w:rPr>
                          <w:t>(continued)</w:t>
                        </w:r>
                      </w:p>
                    </w:txbxContent>
                  </v:textbox>
                </v:rect>
                <v:rect id="Rectangle 95444" o:spid="_x0000_s1139" style="position:absolute;left:-6795;top:68797;width:9497;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" filled="f" stroked="f">
                  <v:textbox inset="0,0,0,0">
                    <w:txbxContent>
                      <w:p w14:paraId="0BE925B3" w14:textId="77777777" w:rsidR="00216ADB" w:rsidRDefault="00216ADB">
                        <w:pPr>
                          <w:spacing w:after="160" w:line="259" w:lineRule="auto"/>
                          <w:ind w:left="0" w:firstLine="0"/>
                          <w:jc w:val="left"/>
                        </w:pPr>
                      </w:p>
                    </w:txbxContent>
                  </v:textbox>
                </v:rect>
                <v:rect id="Rectangle 95443" o:spid="_x0000_s1140" style="position:absolute;left:-163;top:75429;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" filled="f" stroked="f">
                  <v:textbox inset="0,0,0,0">
                    <w:txbxContent>
                      <w:p w14:paraId="0BE925B4" w14:textId="77777777" w:rsidR="00216ADB" w:rsidRDefault="00216ADB">
                        <w:pPr>
                          <w:spacing w:after="160" w:line="259" w:lineRule="auto"/>
                          <w:ind w:left="0" w:firstLine="0"/>
                          <w:jc w:val="left"/>
                        </w:pPr>
                      </w:p>
                    </w:txbxContent>
                  </v:textbox>
                </v:rect>
                <v:rect id="Rectangle 688" o:spid="_x0000_s1141" style="position:absolute;left:1032;top:69481;width:507;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" filled="f" stroked="f">
                  <v:textbox inset="0,0,0,0">
                    <w:txbxContent>
                      <w:p w14:paraId="0BE925B5" w14:textId="77777777" w:rsidR="00216ADB" w:rsidRDefault="00216ADB">
                        <w:pPr>
                          <w:spacing w:after="160" w:line="259" w:lineRule="auto"/>
                          <w:ind w:left="0" w:firstLine="0"/>
                          <w:jc w:val="left"/>
                        </w:pPr>
                        <w:r>
                          <w:rPr>
                            <w:sz w:val="24"/>
                          </w:rPr>
                          <w:t xml:space="preserve"> </w:t>
                        </w:r>
                      </w:p>
                    </w:txbxContent>
                  </v:textbox>
                </v:rect>
                <v:rect id="Rectangle 689" o:spid="_x0000_s1142" style="position:absolute;left:-6393;top:72960;width:219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" filled="f" stroked="f">
                  <v:textbox inset="0,0,0,0">
                    <w:txbxContent>
                      <w:p w14:paraId="0BE925B6"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v:textbox>
                </v:rect>
                <v:rect id="Rectangle 690" o:spid="_x0000_s1143" style="position:absolute;left:4308;top:67156;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" filled="f" stroked="f">
                  <v:textbox inset="0,0,0,0">
                    <w:txbxContent>
                      <w:p w14:paraId="0BE925B7" w14:textId="77777777" w:rsidR="00216ADB" w:rsidRDefault="00216ADB">
                        <w:pPr>
                          <w:spacing w:after="160" w:line="259" w:lineRule="auto"/>
                          <w:ind w:left="0" w:firstLine="0"/>
                          <w:jc w:val="left"/>
                        </w:pPr>
                        <w:r>
                          <w:rPr>
                            <w:b/>
                          </w:rPr>
                          <w:t xml:space="preserve"> </w:t>
                        </w:r>
                      </w:p>
                    </w:txbxContent>
                  </v:textbox>
                </v:rect>
                <v:rect id="Rectangle 691" o:spid="_x0000_s1144" style="position:absolute;left:-3527;top:47735;width:16220;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" filled="f" stroked="f">
                  <v:textbox inset="0,0,0,0">
                    <w:txbxContent>
                      <w:p w14:paraId="0BE925B8"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rPr>
                          <w:t xml:space="preserve"> </w:t>
                        </w:r>
                        <w:r>
                          <w:rPr>
                            <w:b/>
                            <w:spacing w:val="-385"/>
                          </w:rPr>
                          <w:t xml:space="preserve"> </w:t>
                        </w:r>
                        <w:r>
                          <w:rPr>
                            <w:b/>
                          </w:rPr>
                          <w:t>Soil</w:t>
                        </w:r>
                      </w:p>
                    </w:txbxContent>
                  </v:textbox>
                </v:rect>
                <v:rect id="Rectangle 692" o:spid="_x0000_s1145" style="position:absolute;left:4308;top:43375;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" filled="f" stroked="f">
                  <v:textbox inset="0,0,0,0">
                    <w:txbxContent>
                      <w:p w14:paraId="0BE925B9" w14:textId="77777777" w:rsidR="00216ADB" w:rsidRDefault="00216ADB">
                        <w:pPr>
                          <w:spacing w:after="160" w:line="259" w:lineRule="auto"/>
                          <w:ind w:left="0" w:firstLine="0"/>
                          <w:jc w:val="left"/>
                        </w:pPr>
                        <w:r>
                          <w:rPr>
                            <w:b/>
                          </w:rPr>
                          <w:t xml:space="preserve"> </w:t>
                        </w:r>
                      </w:p>
                    </w:txbxContent>
                  </v:textbox>
                </v:rect>
                <v:rect id="Rectangle 95451" o:spid="_x0000_s1146" style="position:absolute;left:-2060;top:70363;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" filled="f" stroked="f">
                  <v:textbox inset="0,0,0,0">
                    <w:txbxContent>
                      <w:p w14:paraId="0BE925BA" w14:textId="77777777" w:rsidR="00216ADB" w:rsidRDefault="00216ADB">
                        <w:pPr>
                          <w:spacing w:after="160" w:line="259" w:lineRule="auto"/>
                          <w:ind w:left="0" w:firstLine="0"/>
                          <w:jc w:val="left"/>
                        </w:pPr>
                      </w:p>
                    </w:txbxContent>
                  </v:textbox>
                </v:rect>
                <v:rect id="Rectangle 95453" o:spid="_x0000_s1147" style="position:absolute;left:1631;top:74054;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" filled="f" stroked="f">
                  <v:textbox inset="0,0,0,0">
                    <w:txbxContent>
                      <w:p w14:paraId="0BE925BB" w14:textId="77777777" w:rsidR="00216ADB" w:rsidRDefault="00216ADB">
                        <w:pPr>
                          <w:spacing w:after="160" w:line="259" w:lineRule="auto"/>
                          <w:ind w:left="0" w:firstLine="0"/>
                          <w:jc w:val="left"/>
                        </w:pPr>
                        <w:r>
                          <w:rPr>
                            <w:b/>
                          </w:rPr>
                          <w:t>(version 3)</w:t>
                        </w:r>
                        <w:r>
                          <w:rPr>
                            <w:b/>
                            <w:spacing w:val="-65"/>
                          </w:rPr>
                          <w:t xml:space="preserve"> </w:t>
                        </w:r>
                      </w:p>
                    </w:txbxContent>
                  </v:textbox>
                </v:rect>
                <v:rect id="Rectangle 95449" o:spid="_x0000_s1148" style="position:absolute;left:4910;top:77333;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" filled="f" stroked="f">
                  <v:textbox inset="0,0,0,0">
                    <w:txbxContent>
                      <w:p w14:paraId="0BE925BC" w14:textId="77777777" w:rsidR="00216ADB" w:rsidRDefault="00216ADB">
                        <w:pPr>
                          <w:spacing w:after="160" w:line="259" w:lineRule="auto"/>
                          <w:ind w:left="0" w:firstLine="0"/>
                          <w:jc w:val="left"/>
                        </w:pPr>
                      </w:p>
                    </w:txbxContent>
                  </v:textbox>
                </v:rect>
                <v:rect id="Rectangle 695" o:spid="_x0000_s1149" style="position:absolute;left:6219;top:70709;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" filled="f" stroked="f">
                  <v:textbox inset="0,0,0,0">
                    <w:txbxContent>
                      <w:p w14:paraId="0BE925BD" w14:textId="77777777" w:rsidR="00216ADB" w:rsidRDefault="00216ADB">
                        <w:pPr>
                          <w:spacing w:after="160" w:line="259" w:lineRule="auto"/>
                          <w:ind w:left="0" w:firstLine="0"/>
                          <w:jc w:val="left"/>
                        </w:pPr>
                        <w:r>
                          <w:rPr>
                            <w:b/>
                          </w:rPr>
                          <w:t xml:space="preserve"> </w:t>
                        </w:r>
                      </w:p>
                    </w:txbxContent>
                  </v:textbox>
                </v:rect>
                <v:rect id="Rectangle 696" o:spid="_x0000_s1150" style="position:absolute;left:-274;top:48068;width:13535;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" filled="f" stroked="f">
                  <v:textbox inset="0,0,0,0">
                    <w:txbxContent>
                      <w:p w14:paraId="0BE925BE" w14:textId="77777777" w:rsidR="00216ADB" w:rsidRDefault="00216ADB">
                        <w:pPr>
                          <w:spacing w:after="160" w:line="259" w:lineRule="auto"/>
                          <w:ind w:left="0" w:firstLine="0"/>
                          <w:jc w:val="left"/>
                        </w:pPr>
                        <w:r>
                          <w:rPr>
                            <w:b/>
                          </w:rPr>
                          <w:t>Classification</w:t>
                        </w:r>
                      </w:p>
                    </w:txbxContent>
                  </v:textbox>
                </v:rect>
                <v:rect id="Rectangle 697" o:spid="_x0000_s1151" style="position:absolute;left:6219;top:44384;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" filled="f" stroked="f">
                  <v:textbox inset="0,0,0,0">
                    <w:txbxContent>
                      <w:p w14:paraId="0BE925BF" w14:textId="77777777" w:rsidR="00216ADB" w:rsidRDefault="00216ADB">
                        <w:pPr>
                          <w:spacing w:after="160" w:line="259" w:lineRule="auto"/>
                          <w:ind w:left="0" w:firstLine="0"/>
                          <w:jc w:val="left"/>
                        </w:pPr>
                        <w:r>
                          <w:rPr>
                            <w:b/>
                          </w:rPr>
                          <w:t xml:space="preserve"> </w:t>
                        </w:r>
                      </w:p>
                    </w:txbxContent>
                  </v:textbox>
                </v:rect>
                <v:rect id="Rectangle 698" o:spid="_x0000_s1152" style="position:absolute;left:3821;top:76353;width:1521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" filled="f" stroked="f">
                  <v:textbox inset="0,0,0,0">
                    <w:txbxContent>
                      <w:p w14:paraId="0BE925C0" w14:textId="77777777" w:rsidR="00216ADB" w:rsidRDefault="00216ADB">
                        <w:pPr>
                          <w:spacing w:after="160" w:line="259" w:lineRule="auto"/>
                          <w:ind w:left="0" w:firstLine="0"/>
                          <w:jc w:val="left"/>
                        </w:pPr>
                        <w:r>
                          <w:t>BROWN</w:t>
                        </w:r>
                        <w:r>
                          <w:rPr>
                            <w:spacing w:val="-379"/>
                          </w:rPr>
                          <w:t xml:space="preserve"> </w:t>
                        </w:r>
                        <w:r>
                          <w:t>SOILS</w:t>
                        </w:r>
                      </w:p>
                    </w:txbxContent>
                  </v:textbox>
                </v:rect>
                <v:rect id="Rectangle 699" o:spid="_x0000_s1153" style="position:absolute;left:13430;top:83686;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" filled="f" stroked="f">
                  <v:textbox inset="0,0,0,0">
                    <w:txbxContent>
                      <w:p w14:paraId="0BE925C1" w14:textId="77777777" w:rsidR="00216ADB" w:rsidRDefault="00216ADB">
                        <w:pPr>
                          <w:spacing w:after="160" w:line="259" w:lineRule="auto"/>
                          <w:ind w:left="0" w:firstLine="0"/>
                          <w:jc w:val="left"/>
                        </w:pPr>
                        <w:r>
                          <w:t xml:space="preserve"> </w:t>
                        </w:r>
                      </w:p>
                    </w:txbxContent>
                  </v:textbox>
                </v:rect>
                <v:rect id="Rectangle 700" o:spid="_x0000_s1154" style="position:absolute;left:2249;top:68919;width:2290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" filled="f" stroked="f">
                  <v:textbox inset="0,0,0,0">
                    <w:txbxContent>
                      <w:p w14:paraId="0BE925C2" w14:textId="77777777" w:rsidR="00216ADB" w:rsidRDefault="00216ADB">
                        <w:pPr>
                          <w:spacing w:after="160" w:line="259" w:lineRule="auto"/>
                          <w:ind w:left="0" w:firstLine="0"/>
                          <w:jc w:val="left"/>
                        </w:pPr>
                        <w:proofErr w:type="spellStart"/>
                        <w:proofErr w:type="gramStart"/>
                        <w:r>
                          <w:t>Allophanic</w:t>
                        </w:r>
                        <w:proofErr w:type="spellEnd"/>
                        <w:r>
                          <w:t xml:space="preserve"> </w:t>
                        </w:r>
                        <w:r>
                          <w:rPr>
                            <w:spacing w:val="-379"/>
                          </w:rPr>
                          <w:t xml:space="preserve"> </w:t>
                        </w:r>
                        <w:r>
                          <w:t>Brown</w:t>
                        </w:r>
                        <w:proofErr w:type="gramEnd"/>
                        <w:r>
                          <w:t xml:space="preserve"> </w:t>
                        </w:r>
                        <w:r>
                          <w:rPr>
                            <w:spacing w:val="-379"/>
                          </w:rPr>
                          <w:t xml:space="preserve"> </w:t>
                        </w:r>
                        <w:r>
                          <w:t>Soils</w:t>
                        </w:r>
                      </w:p>
                    </w:txbxContent>
                  </v:textbox>
                </v:rect>
                <v:rect id="Rectangle 701" o:spid="_x0000_s1155" style="position:absolute;left:13429;top:6287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" filled="f" stroked="f">
                  <v:textbox inset="0,0,0,0">
                    <w:txbxContent>
                      <w:p w14:paraId="0BE925C3" w14:textId="77777777" w:rsidR="00216ADB" w:rsidRDefault="00216ADB">
                        <w:pPr>
                          <w:spacing w:after="160" w:line="259" w:lineRule="auto"/>
                          <w:ind w:left="0" w:firstLine="0"/>
                          <w:jc w:val="left"/>
                        </w:pPr>
                        <w:r>
                          <w:t xml:space="preserve"> </w:t>
                        </w:r>
                      </w:p>
                    </w:txbxContent>
                  </v:textbox>
                </v:rect>
                <v:rect id="Rectangle 702" o:spid="_x0000_s1156" style="position:absolute;left:-3126;top:41940;width:3366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" filled="f" stroked="f">
                  <v:textbox inset="0,0,0,0">
                    <w:txbxContent>
                      <w:p w14:paraId="0BE925C4" w14:textId="77777777" w:rsidR="00216ADB" w:rsidRDefault="00216ADB">
                        <w:pPr>
                          <w:spacing w:after="160" w:line="259" w:lineRule="auto"/>
                          <w:ind w:left="0" w:firstLine="0"/>
                          <w:jc w:val="left"/>
                        </w:pPr>
                        <w:r>
                          <w:t>YB</w:t>
                        </w:r>
                        <w:r>
                          <w:rPr>
                            <w:spacing w:val="-379"/>
                          </w:rPr>
                          <w:t xml:space="preserve">  </w:t>
                        </w:r>
                        <w:r>
                          <w:t xml:space="preserve"> </w:t>
                        </w:r>
                        <w:proofErr w:type="gramStart"/>
                        <w:r>
                          <w:t xml:space="preserve">earths </w:t>
                        </w:r>
                        <w:r>
                          <w:rPr>
                            <w:spacing w:val="-379"/>
                          </w:rPr>
                          <w:t xml:space="preserve"> </w:t>
                        </w:r>
                        <w:r>
                          <w:t>(</w:t>
                        </w:r>
                        <w:proofErr w:type="gramEnd"/>
                        <w:r>
                          <w:t xml:space="preserve">upland </w:t>
                        </w:r>
                        <w:r>
                          <w:rPr>
                            <w:spacing w:val="-379"/>
                          </w:rPr>
                          <w:t xml:space="preserve"> </w:t>
                        </w:r>
                        <w:r>
                          <w:t xml:space="preserve">&amp; </w:t>
                        </w:r>
                        <w:r>
                          <w:rPr>
                            <w:spacing w:val="-379"/>
                          </w:rPr>
                          <w:t xml:space="preserve"> </w:t>
                        </w:r>
                        <w:r>
                          <w:t xml:space="preserve">high </w:t>
                        </w:r>
                        <w:r>
                          <w:rPr>
                            <w:spacing w:val="-379"/>
                          </w:rPr>
                          <w:t xml:space="preserve"> </w:t>
                        </w:r>
                        <w:r>
                          <w:t>country)</w:t>
                        </w:r>
                      </w:p>
                    </w:txbxContent>
                  </v:textbox>
                </v:rect>
                <v:rect id="Rectangle 703" o:spid="_x0000_s1157" style="position:absolute;left:13429;top:3318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" filled="f" stroked="f">
                  <v:textbox inset="0,0,0,0">
                    <w:txbxContent>
                      <w:p w14:paraId="0BE925C5" w14:textId="77777777" w:rsidR="00216ADB" w:rsidRDefault="00216ADB">
                        <w:pPr>
                          <w:spacing w:after="160" w:line="259" w:lineRule="auto"/>
                          <w:ind w:left="0" w:firstLine="0"/>
                          <w:jc w:val="left"/>
                        </w:pPr>
                        <w:r>
                          <w:t xml:space="preserve"> </w:t>
                        </w:r>
                      </w:p>
                    </w:txbxContent>
                  </v:textbox>
                </v:rect>
                <v:rect id="Rectangle 704" o:spid="_x0000_s1158" style="position:absolute;left:7653;top:23923;width:1210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" filled="f" stroked="f">
                  <v:textbox inset="0,0,0,0">
                    <w:txbxContent>
                      <w:p w14:paraId="0BE925C6" w14:textId="77777777" w:rsidR="00216ADB" w:rsidRDefault="00216ADB">
                        <w:pPr>
                          <w:spacing w:after="160" w:line="259" w:lineRule="auto"/>
                          <w:ind w:left="0" w:firstLine="0"/>
                          <w:jc w:val="left"/>
                        </w:pPr>
                        <w:proofErr w:type="spellStart"/>
                        <w:r>
                          <w:t>Dystrudepts</w:t>
                        </w:r>
                        <w:proofErr w:type="spellEnd"/>
                      </w:p>
                    </w:txbxContent>
                  </v:textbox>
                </v:rect>
                <v:rect id="Rectangle 705" o:spid="_x0000_s1159" style="position:absolute;left:15702;top:83688;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" filled="f" stroked="f">
                  <v:textbox inset="0,0,0,0">
                    <w:txbxContent>
                      <w:p w14:paraId="0BE925C7" w14:textId="77777777" w:rsidR="00216ADB" w:rsidRDefault="00216ADB">
                        <w:pPr>
                          <w:spacing w:after="160" w:line="259" w:lineRule="auto"/>
                          <w:ind w:left="0" w:firstLine="0"/>
                          <w:jc w:val="left"/>
                        </w:pPr>
                        <w:r>
                          <w:t xml:space="preserve"> </w:t>
                        </w:r>
                      </w:p>
                    </w:txbxContent>
                  </v:textbox>
                </v:rect>
                <v:rect id="Rectangle 706" o:spid="_x0000_s1160" style="position:absolute;left:6863;top:71260;width:1822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" filled="f" stroked="f">
                  <v:textbox inset="0,0,0,0">
                    <w:txbxContent>
                      <w:p w14:paraId="0BE925C8" w14:textId="77777777" w:rsidR="00216ADB" w:rsidRDefault="00216ADB">
                        <w:pPr>
                          <w:spacing w:after="160" w:line="259" w:lineRule="auto"/>
                          <w:ind w:left="0" w:firstLine="0"/>
                          <w:jc w:val="left"/>
                        </w:pPr>
                        <w:proofErr w:type="gramStart"/>
                        <w:r>
                          <w:t xml:space="preserve">Sandy </w:t>
                        </w:r>
                        <w:r>
                          <w:rPr>
                            <w:spacing w:val="-379"/>
                          </w:rPr>
                          <w:t xml:space="preserve"> </w:t>
                        </w:r>
                        <w:r>
                          <w:t>Brown</w:t>
                        </w:r>
                        <w:proofErr w:type="gramEnd"/>
                        <w:r>
                          <w:rPr>
                            <w:spacing w:val="-379"/>
                          </w:rPr>
                          <w:t xml:space="preserve">  </w:t>
                        </w:r>
                        <w:r>
                          <w:t xml:space="preserve"> Soils</w:t>
                        </w:r>
                      </w:p>
                    </w:txbxContent>
                  </v:textbox>
                </v:rect>
                <v:rect id="Rectangle 707" o:spid="_x0000_s1161" style="position:absolute;left:15702;top:66395;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" filled="f" stroked="f">
                  <v:textbox inset="0,0,0,0">
                    <w:txbxContent>
                      <w:p w14:paraId="0BE925C9" w14:textId="77777777" w:rsidR="00216ADB" w:rsidRDefault="00216ADB">
                        <w:pPr>
                          <w:spacing w:after="160" w:line="259" w:lineRule="auto"/>
                          <w:ind w:left="0" w:firstLine="0"/>
                          <w:jc w:val="left"/>
                        </w:pPr>
                        <w:r>
                          <w:t xml:space="preserve"> </w:t>
                        </w:r>
                      </w:p>
                    </w:txbxContent>
                  </v:textbox>
                </v:rect>
                <v:rect id="Rectangle 708" o:spid="_x0000_s1162" style="position:absolute;left:11509;top:54304;width:8935;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" filled="f" stroked="f">
                  <v:textbox inset="0,0,0,0">
                    <w:txbxContent>
                      <w:p w14:paraId="0BE925CA" w14:textId="77777777" w:rsidR="00216ADB" w:rsidRDefault="00216ADB">
                        <w:pPr>
                          <w:spacing w:after="160" w:line="259" w:lineRule="auto"/>
                          <w:ind w:left="0" w:firstLine="0"/>
                          <w:jc w:val="left"/>
                        </w:pPr>
                        <w:r>
                          <w:t>YB</w:t>
                        </w:r>
                        <w:r>
                          <w:rPr>
                            <w:spacing w:val="-379"/>
                          </w:rPr>
                          <w:t xml:space="preserve">  </w:t>
                        </w:r>
                        <w:r>
                          <w:t xml:space="preserve"> sands</w:t>
                        </w:r>
                      </w:p>
                    </w:txbxContent>
                  </v:textbox>
                </v:rect>
                <v:rect id="Rectangle 709" o:spid="_x0000_s1163" style="position:absolute;left:15702;top:51779;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" filled="f" stroked="f">
                  <v:textbox inset="0,0,0,0">
                    <w:txbxContent>
                      <w:p w14:paraId="0BE925CB" w14:textId="77777777" w:rsidR="00216ADB" w:rsidRDefault="00216ADB">
                        <w:pPr>
                          <w:spacing w:after="160" w:line="259" w:lineRule="auto"/>
                          <w:ind w:left="0" w:firstLine="0"/>
                          <w:jc w:val="left"/>
                        </w:pPr>
                        <w:r>
                          <w:t xml:space="preserve"> </w:t>
                        </w:r>
                      </w:p>
                    </w:txbxContent>
                  </v:textbox>
                </v:rect>
                <v:rect id="Rectangle 710" o:spid="_x0000_s1164" style="position:absolute;left:-4838;top:9159;width:41630;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" filled="f" stroked="f">
                  <v:textbox inset="0,0,0,0">
                    <w:txbxContent>
                      <w:p w14:paraId="0BE925CC" w14:textId="77777777" w:rsidR="00216ADB" w:rsidRDefault="00216ADB">
                        <w:pPr>
                          <w:spacing w:after="160" w:line="259" w:lineRule="auto"/>
                          <w:ind w:left="0" w:firstLine="0"/>
                          <w:jc w:val="left"/>
                        </w:pPr>
                        <w:proofErr w:type="spellStart"/>
                        <w:proofErr w:type="gramStart"/>
                        <w:r>
                          <w:t>Dystrustepts</w:t>
                        </w:r>
                        <w:proofErr w:type="spellEnd"/>
                        <w:r>
                          <w:t>,</w:t>
                        </w:r>
                        <w:r>
                          <w:rPr>
                            <w:spacing w:val="-379"/>
                          </w:rPr>
                          <w:t xml:space="preserve">  </w:t>
                        </w:r>
                        <w:r>
                          <w:t xml:space="preserve"> </w:t>
                        </w:r>
                        <w:proofErr w:type="spellStart"/>
                        <w:proofErr w:type="gramEnd"/>
                        <w:r>
                          <w:t>Dystrudepts</w:t>
                        </w:r>
                        <w:proofErr w:type="spellEnd"/>
                        <w:r>
                          <w:rPr>
                            <w:spacing w:val="-379"/>
                          </w:rPr>
                          <w:t xml:space="preserve">  </w:t>
                        </w:r>
                        <w:r>
                          <w:t xml:space="preserve"> and</w:t>
                        </w:r>
                        <w:r>
                          <w:rPr>
                            <w:spacing w:val="-379"/>
                          </w:rPr>
                          <w:t xml:space="preserve"> </w:t>
                        </w:r>
                        <w:r>
                          <w:t xml:space="preserve"> </w:t>
                        </w:r>
                        <w:proofErr w:type="spellStart"/>
                        <w:r>
                          <w:t>Psamments</w:t>
                        </w:r>
                        <w:proofErr w:type="spellEnd"/>
                      </w:p>
                    </w:txbxContent>
                  </v:textbox>
                </v:rect>
                <v:rect id="Rectangle 711" o:spid="_x0000_s1165" style="position:absolute;left:17976;top:8368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" filled="f" stroked="f">
                  <v:textbox inset="0,0,0,0">
                    <w:txbxContent>
                      <w:p w14:paraId="0BE925CD" w14:textId="77777777" w:rsidR="00216ADB" w:rsidRDefault="00216ADB">
                        <w:pPr>
                          <w:spacing w:after="160" w:line="259" w:lineRule="auto"/>
                          <w:ind w:left="0" w:firstLine="0"/>
                          <w:jc w:val="left"/>
                        </w:pPr>
                        <w:r>
                          <w:t xml:space="preserve"> </w:t>
                        </w:r>
                      </w:p>
                    </w:txbxContent>
                  </v:textbox>
                </v:rect>
                <v:rect id="Rectangle 712" o:spid="_x0000_s1166" style="position:absolute;left:8956;top:71078;width:1859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" filled="f" stroked="f">
                  <v:textbox inset="0,0,0,0">
                    <w:txbxContent>
                      <w:p w14:paraId="0BE925CE" w14:textId="77777777" w:rsidR="00216ADB" w:rsidRDefault="00216ADB">
                        <w:pPr>
                          <w:spacing w:after="160" w:line="259" w:lineRule="auto"/>
                          <w:ind w:left="0" w:firstLine="0"/>
                          <w:jc w:val="left"/>
                        </w:pPr>
                        <w:r>
                          <w:t>Oxidic</w:t>
                        </w:r>
                        <w:r>
                          <w:rPr>
                            <w:spacing w:val="-379"/>
                          </w:rPr>
                          <w:t xml:space="preserve">  </w:t>
                        </w:r>
                        <w:r>
                          <w:t xml:space="preserve"> </w:t>
                        </w:r>
                        <w:proofErr w:type="gramStart"/>
                        <w:r>
                          <w:t xml:space="preserve">Brown </w:t>
                        </w:r>
                        <w:r>
                          <w:rPr>
                            <w:spacing w:val="-379"/>
                          </w:rPr>
                          <w:t xml:space="preserve"> </w:t>
                        </w:r>
                        <w:r>
                          <w:t>Soils</w:t>
                        </w:r>
                        <w:proofErr w:type="gramEnd"/>
                      </w:p>
                    </w:txbxContent>
                  </v:textbox>
                </v:rect>
                <v:rect id="Rectangle 713" o:spid="_x0000_s1167" style="position:absolute;left:17976;top:6612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" filled="f" stroked="f">
                  <v:textbox inset="0,0,0,0">
                    <w:txbxContent>
                      <w:p w14:paraId="0BE925CF" w14:textId="77777777" w:rsidR="00216ADB" w:rsidRDefault="00216ADB">
                        <w:pPr>
                          <w:spacing w:after="160" w:line="259" w:lineRule="auto"/>
                          <w:ind w:left="0" w:firstLine="0"/>
                          <w:jc w:val="left"/>
                        </w:pPr>
                        <w:r>
                          <w:t xml:space="preserve"> </w:t>
                        </w:r>
                      </w:p>
                    </w:txbxContent>
                  </v:textbox>
                </v:rect>
                <v:rect id="Rectangle 714" o:spid="_x0000_s1168" style="position:absolute;left:8329;top:48848;width:1984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" filled="f" stroked="f">
                  <v:textbox inset="0,0,0,0">
                    <w:txbxContent>
                      <w:p w14:paraId="0BE925D0"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rPr>
                            <w:spacing w:val="-379"/>
                          </w:rPr>
                          <w:t xml:space="preserve">  </w:t>
                        </w:r>
                        <w:r>
                          <w:t xml:space="preserve"> (northern)</w:t>
                        </w:r>
                      </w:p>
                    </w:txbxContent>
                  </v:textbox>
                </v:rect>
                <v:rect id="Rectangle 715" o:spid="_x0000_s1169" style="position:absolute;left:17977;top:43575;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" filled="f" stroked="f">
                  <v:textbox inset="0,0,0,0">
                    <w:txbxContent>
                      <w:p w14:paraId="0BE925D1" w14:textId="77777777" w:rsidR="00216ADB" w:rsidRDefault="00216ADB">
                        <w:pPr>
                          <w:spacing w:after="160" w:line="259" w:lineRule="auto"/>
                          <w:ind w:left="0" w:firstLine="0"/>
                          <w:jc w:val="left"/>
                        </w:pPr>
                        <w:r>
                          <w:t xml:space="preserve"> </w:t>
                        </w:r>
                      </w:p>
                    </w:txbxContent>
                  </v:textbox>
                </v:rect>
                <v:rect id="Rectangle 716" o:spid="_x0000_s1170" style="position:absolute;left:12200;top:23923;width:1210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" filled="f" stroked="f">
                  <v:textbox inset="0,0,0,0">
                    <w:txbxContent>
                      <w:p w14:paraId="0BE925D2" w14:textId="77777777" w:rsidR="00216ADB" w:rsidRDefault="00216ADB">
                        <w:pPr>
                          <w:spacing w:after="160" w:line="259" w:lineRule="auto"/>
                          <w:ind w:left="0" w:firstLine="0"/>
                          <w:jc w:val="left"/>
                        </w:pPr>
                        <w:proofErr w:type="spellStart"/>
                        <w:r>
                          <w:t>Dystrudepts</w:t>
                        </w:r>
                        <w:proofErr w:type="spellEnd"/>
                      </w:p>
                    </w:txbxContent>
                  </v:textbox>
                </v:rect>
                <v:rect id="Rectangle 717" o:spid="_x0000_s1171" style="position:absolute;left:20249;top:8368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" filled="f" stroked="f">
                  <v:textbox inset="0,0,0,0">
                    <w:txbxContent>
                      <w:p w14:paraId="0BE925D3" w14:textId="77777777" w:rsidR="00216ADB" w:rsidRDefault="00216ADB">
                        <w:pPr>
                          <w:spacing w:after="160" w:line="259" w:lineRule="auto"/>
                          <w:ind w:left="0" w:firstLine="0"/>
                          <w:jc w:val="left"/>
                        </w:pPr>
                        <w:r>
                          <w:t xml:space="preserve"> </w:t>
                        </w:r>
                      </w:p>
                    </w:txbxContent>
                  </v:textbox>
                </v:rect>
                <v:rect id="Rectangle 718" o:spid="_x0000_s1172" style="position:absolute;left:11716;top:71566;width:1761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" filled="f" stroked="f">
                  <v:textbox inset="0,0,0,0">
                    <w:txbxContent>
                      <w:p w14:paraId="0BE925D4" w14:textId="77777777" w:rsidR="00216ADB" w:rsidRDefault="00216ADB">
                        <w:pPr>
                          <w:spacing w:after="160" w:line="259" w:lineRule="auto"/>
                          <w:ind w:left="0" w:firstLine="0"/>
                          <w:jc w:val="left"/>
                        </w:pPr>
                        <w:r>
                          <w:t>Mafic</w:t>
                        </w:r>
                        <w:r>
                          <w:rPr>
                            <w:spacing w:val="-379"/>
                          </w:rPr>
                          <w:t xml:space="preserve">  </w:t>
                        </w:r>
                        <w:r>
                          <w:t xml:space="preserve"> Brown</w:t>
                        </w:r>
                        <w:r>
                          <w:rPr>
                            <w:spacing w:val="-379"/>
                          </w:rPr>
                          <w:t xml:space="preserve">  </w:t>
                        </w:r>
                        <w:r>
                          <w:t xml:space="preserve"> Soils</w:t>
                        </w:r>
                      </w:p>
                    </w:txbxContent>
                  </v:textbox>
                </v:rect>
                <v:rect id="Rectangle 719" o:spid="_x0000_s1173" style="position:absolute;left:20249;top:6685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" filled="f" stroked="f">
                  <v:textbox inset="0,0,0,0">
                    <w:txbxContent>
                      <w:p w14:paraId="0BE925D5" w14:textId="77777777" w:rsidR="00216ADB" w:rsidRDefault="00216ADB">
                        <w:pPr>
                          <w:spacing w:after="160" w:line="259" w:lineRule="auto"/>
                          <w:ind w:left="0" w:firstLine="0"/>
                          <w:jc w:val="left"/>
                        </w:pPr>
                        <w:r>
                          <w:t xml:space="preserve"> </w:t>
                        </w:r>
                      </w:p>
                    </w:txbxContent>
                  </v:textbox>
                </v:rect>
                <v:rect id="Rectangle 720" o:spid="_x0000_s1174" style="position:absolute;left:10571;top:48817;width:1990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" filled="f" stroked="f">
                  <v:textbox inset="0,0,0,0">
                    <w:txbxContent>
                      <w:p w14:paraId="0BE925D6" w14:textId="77777777" w:rsidR="00216ADB" w:rsidRDefault="00216ADB">
                        <w:pPr>
                          <w:spacing w:after="160" w:line="259" w:lineRule="auto"/>
                          <w:ind w:left="0" w:firstLine="0"/>
                          <w:jc w:val="left"/>
                        </w:pPr>
                        <w:r>
                          <w:t>BG*</w:t>
                        </w:r>
                        <w:r>
                          <w:rPr>
                            <w:spacing w:val="-379"/>
                          </w:rPr>
                          <w:t xml:space="preserve"> </w:t>
                        </w:r>
                        <w:proofErr w:type="gramStart"/>
                        <w:r>
                          <w:t>loams</w:t>
                        </w:r>
                        <w:r>
                          <w:rPr>
                            <w:spacing w:val="-379"/>
                          </w:rPr>
                          <w:t xml:space="preserve"> </w:t>
                        </w:r>
                        <w:r>
                          <w:t xml:space="preserve"> and</w:t>
                        </w:r>
                        <w:proofErr w:type="gramEnd"/>
                        <w:r>
                          <w:rPr>
                            <w:spacing w:val="-379"/>
                          </w:rPr>
                          <w:t xml:space="preserve">  </w:t>
                        </w:r>
                        <w:r>
                          <w:t xml:space="preserve"> clays</w:t>
                        </w:r>
                      </w:p>
                    </w:txbxContent>
                  </v:textbox>
                </v:rect>
                <v:rect id="Rectangle 721" o:spid="_x0000_s1175" style="position:absolute;left:20249;top:4352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" filled="f" stroked="f">
                  <v:textbox inset="0,0,0,0">
                    <w:txbxContent>
                      <w:p w14:paraId="0BE925D7" w14:textId="77777777" w:rsidR="00216ADB" w:rsidRDefault="00216ADB">
                        <w:pPr>
                          <w:spacing w:after="160" w:line="259" w:lineRule="auto"/>
                          <w:ind w:left="0" w:firstLine="0"/>
                          <w:jc w:val="left"/>
                        </w:pPr>
                        <w:r>
                          <w:t xml:space="preserve"> </w:t>
                        </w:r>
                      </w:p>
                    </w:txbxContent>
                  </v:textbox>
                </v:rect>
                <v:rect id="Rectangle 722" o:spid="_x0000_s1176" style="position:absolute;left:14473;top:23923;width:1210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" filled="f" stroked="f">
                  <v:textbox inset="0,0,0,0">
                    <w:txbxContent>
                      <w:p w14:paraId="0BE925D8" w14:textId="77777777" w:rsidR="00216ADB" w:rsidRDefault="00216ADB">
                        <w:pPr>
                          <w:spacing w:after="160" w:line="259" w:lineRule="auto"/>
                          <w:ind w:left="0" w:firstLine="0"/>
                          <w:jc w:val="left"/>
                        </w:pPr>
                        <w:proofErr w:type="spellStart"/>
                        <w:r>
                          <w:t>Dystrudepts</w:t>
                        </w:r>
                        <w:proofErr w:type="spellEnd"/>
                      </w:p>
                    </w:txbxContent>
                  </v:textbox>
                </v:rect>
                <v:rect id="Rectangle 723" o:spid="_x0000_s1177" style="position:absolute;left:22523;top:8368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" filled="f" stroked="f">
                  <v:textbox inset="0,0,0,0">
                    <w:txbxContent>
                      <w:p w14:paraId="0BE925D9" w14:textId="77777777" w:rsidR="00216ADB" w:rsidRDefault="00216ADB">
                        <w:pPr>
                          <w:spacing w:after="160" w:line="259" w:lineRule="auto"/>
                          <w:ind w:left="0" w:firstLine="0"/>
                          <w:jc w:val="left"/>
                        </w:pPr>
                        <w:r>
                          <w:t xml:space="preserve"> </w:t>
                        </w:r>
                      </w:p>
                    </w:txbxContent>
                  </v:textbox>
                </v:rect>
                <v:rect id="Rectangle 724" o:spid="_x0000_s1178" style="position:absolute;left:14398;top:71973;width:1680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" filled="f" stroked="f">
                  <v:textbox inset="0,0,0,0">
                    <w:txbxContent>
                      <w:p w14:paraId="0BE925DA" w14:textId="77777777" w:rsidR="00216ADB" w:rsidRDefault="00216ADB">
                        <w:pPr>
                          <w:spacing w:after="160" w:line="259" w:lineRule="auto"/>
                          <w:ind w:left="0" w:firstLine="0"/>
                          <w:jc w:val="left"/>
                        </w:pPr>
                        <w:r>
                          <w:t>Acid</w:t>
                        </w:r>
                        <w:r>
                          <w:rPr>
                            <w:spacing w:val="-379"/>
                          </w:rPr>
                          <w:t xml:space="preserve">  </w:t>
                        </w:r>
                        <w:r>
                          <w:t xml:space="preserve"> Brown</w:t>
                        </w:r>
                        <w:r>
                          <w:rPr>
                            <w:spacing w:val="-379"/>
                          </w:rPr>
                          <w:t xml:space="preserve">  </w:t>
                        </w:r>
                        <w:r>
                          <w:t xml:space="preserve"> Soils</w:t>
                        </w:r>
                      </w:p>
                    </w:txbxContent>
                  </v:textbox>
                </v:rect>
                <v:rect id="Rectangle 725" o:spid="_x0000_s1179" style="position:absolute;left:22523;top:6746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" filled="f" stroked="f">
                  <v:textbox inset="0,0,0,0">
                    <w:txbxContent>
                      <w:p w14:paraId="0BE925DB" w14:textId="77777777" w:rsidR="00216ADB" w:rsidRDefault="00216ADB">
                        <w:pPr>
                          <w:spacing w:after="160" w:line="259" w:lineRule="auto"/>
                          <w:ind w:left="0" w:firstLine="0"/>
                          <w:jc w:val="left"/>
                        </w:pPr>
                        <w:r>
                          <w:t xml:space="preserve"> </w:t>
                        </w:r>
                      </w:p>
                    </w:txbxContent>
                  </v:textbox>
                </v:rect>
                <v:rect id="Rectangle 726" o:spid="_x0000_s1180" style="position:absolute;left:6304;top:42276;width:3298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" filled="f" stroked="f">
                  <v:textbox inset="0,0,0,0">
                    <w:txbxContent>
                      <w:p w14:paraId="0BE925DC" w14:textId="77777777" w:rsidR="00216ADB" w:rsidRDefault="00216ADB">
                        <w:pPr>
                          <w:spacing w:after="160" w:line="259" w:lineRule="auto"/>
                          <w:ind w:left="0" w:firstLine="0"/>
                          <w:jc w:val="left"/>
                        </w:pPr>
                        <w:proofErr w:type="spellStart"/>
                        <w:proofErr w:type="gramStart"/>
                        <w:r>
                          <w:t>podzolised</w:t>
                        </w:r>
                        <w:proofErr w:type="spellEnd"/>
                        <w:r>
                          <w:rPr>
                            <w:spacing w:val="-379"/>
                          </w:rPr>
                          <w:t xml:space="preserve"> </w:t>
                        </w:r>
                        <w:r>
                          <w:t xml:space="preserve"> YB</w:t>
                        </w:r>
                        <w:proofErr w:type="gramEnd"/>
                        <w:r>
                          <w:t xml:space="preserve"> </w:t>
                        </w:r>
                        <w:r>
                          <w:rPr>
                            <w:spacing w:val="-379"/>
                          </w:rPr>
                          <w:t xml:space="preserve"> </w:t>
                        </w:r>
                        <w:r>
                          <w:t>earths</w:t>
                        </w:r>
                        <w:r>
                          <w:rPr>
                            <w:spacing w:val="-379"/>
                          </w:rPr>
                          <w:t xml:space="preserve">  </w:t>
                        </w:r>
                        <w:r>
                          <w:t xml:space="preserve"> or</w:t>
                        </w:r>
                        <w:r>
                          <w:rPr>
                            <w:spacing w:val="-379"/>
                          </w:rPr>
                          <w:t xml:space="preserve"> </w:t>
                        </w:r>
                        <w:r>
                          <w:t xml:space="preserve"> YB</w:t>
                        </w:r>
                        <w:r>
                          <w:rPr>
                            <w:spacing w:val="-379"/>
                          </w:rPr>
                          <w:t xml:space="preserve"> </w:t>
                        </w:r>
                        <w:r>
                          <w:t xml:space="preserve"> earths</w:t>
                        </w:r>
                      </w:p>
                    </w:txbxContent>
                  </v:textbox>
                </v:rect>
                <v:rect id="Rectangle 727" o:spid="_x0000_s1181" style="position:absolute;left:22523;top:3369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" filled="f" stroked="f">
                  <v:textbox inset="0,0,0,0">
                    <w:txbxContent>
                      <w:p w14:paraId="0BE925DD" w14:textId="77777777" w:rsidR="00216ADB" w:rsidRDefault="00216ADB">
                        <w:pPr>
                          <w:spacing w:after="160" w:line="259" w:lineRule="auto"/>
                          <w:ind w:left="0" w:firstLine="0"/>
                          <w:jc w:val="left"/>
                        </w:pPr>
                        <w:r>
                          <w:t xml:space="preserve"> </w:t>
                        </w:r>
                      </w:p>
                    </w:txbxContent>
                  </v:textbox>
                </v:rect>
                <v:rect id="Rectangle 728" o:spid="_x0000_s1182" style="position:absolute;left:16747;top:23923;width:1210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" filled="f" stroked="f">
                  <v:textbox inset="0,0,0,0">
                    <w:txbxContent>
                      <w:p w14:paraId="0BE925DE" w14:textId="77777777" w:rsidR="00216ADB" w:rsidRDefault="00216ADB">
                        <w:pPr>
                          <w:spacing w:after="160" w:line="259" w:lineRule="auto"/>
                          <w:ind w:left="0" w:firstLine="0"/>
                          <w:jc w:val="left"/>
                        </w:pPr>
                        <w:proofErr w:type="spellStart"/>
                        <w:r>
                          <w:t>Dystrudepts</w:t>
                        </w:r>
                        <w:proofErr w:type="spellEnd"/>
                      </w:p>
                    </w:txbxContent>
                  </v:textbox>
                </v:rect>
                <v:rect id="Rectangle 730" o:spid="_x0000_s1183" style="position:absolute;left:16669;top:71972;width:1680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" filled="f" stroked="f">
                  <v:textbox inset="0,0,0,0">
                    <w:txbxContent>
                      <w:p w14:paraId="0BE925DF" w14:textId="77777777" w:rsidR="00216ADB" w:rsidRDefault="00216ADB">
                        <w:pPr>
                          <w:spacing w:after="160" w:line="259" w:lineRule="auto"/>
                          <w:ind w:left="0" w:firstLine="0"/>
                          <w:jc w:val="left"/>
                        </w:pPr>
                        <w:r>
                          <w:t>Firm</w:t>
                        </w:r>
                        <w:r>
                          <w:rPr>
                            <w:spacing w:val="-379"/>
                          </w:rPr>
                          <w:t xml:space="preserve">  </w:t>
                        </w:r>
                        <w:r>
                          <w:t xml:space="preserve"> Brown</w:t>
                        </w:r>
                        <w:r>
                          <w:rPr>
                            <w:spacing w:val="-379"/>
                          </w:rPr>
                          <w:t xml:space="preserve">  </w:t>
                        </w:r>
                        <w:r>
                          <w:t xml:space="preserve"> Soils</w:t>
                        </w:r>
                      </w:p>
                    </w:txbxContent>
                  </v:textbox>
                </v:rect>
                <v:rect id="Rectangle 731" o:spid="_x0000_s1184" style="position:absolute;left:24797;top:67465;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" filled="f" stroked="f">
                  <v:textbox inset="0,0,0,0">
                    <w:txbxContent>
                      <w:p w14:paraId="0BE925E0" w14:textId="77777777" w:rsidR="00216ADB" w:rsidRDefault="00216ADB">
                        <w:pPr>
                          <w:spacing w:after="160" w:line="259" w:lineRule="auto"/>
                          <w:ind w:left="0" w:firstLine="0"/>
                          <w:jc w:val="left"/>
                        </w:pPr>
                        <w:r>
                          <w:t xml:space="preserve"> </w:t>
                        </w:r>
                      </w:p>
                    </w:txbxContent>
                  </v:textbox>
                </v:rect>
                <v:rect id="Rectangle 732" o:spid="_x0000_s1185" style="position:absolute;left:6884;top:40583;width:3637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" filled="f" stroked="f">
                  <v:textbox inset="0,0,0,0">
                    <w:txbxContent>
                      <w:p w14:paraId="0BE925E1" w14:textId="77777777" w:rsidR="00216ADB" w:rsidRDefault="00216ADB">
                        <w:pPr>
                          <w:spacing w:after="160" w:line="259" w:lineRule="auto"/>
                          <w:ind w:left="0" w:firstLine="0"/>
                          <w:jc w:val="left"/>
                        </w:pPr>
                        <w:proofErr w:type="gramStart"/>
                        <w:r>
                          <w:t>YB</w:t>
                        </w:r>
                        <w:r>
                          <w:rPr>
                            <w:spacing w:val="-379"/>
                          </w:rPr>
                          <w:t xml:space="preserve"> </w:t>
                        </w:r>
                        <w:r>
                          <w:t xml:space="preserve"> earths</w:t>
                        </w:r>
                        <w:proofErr w:type="gramEnd"/>
                        <w:r>
                          <w:t xml:space="preserve">, </w:t>
                        </w:r>
                        <w:r>
                          <w:rPr>
                            <w:spacing w:val="-379"/>
                          </w:rPr>
                          <w:t xml:space="preserve"> </w:t>
                        </w:r>
                        <w:r>
                          <w:t xml:space="preserve">YB </w:t>
                        </w:r>
                        <w:r>
                          <w:rPr>
                            <w:spacing w:val="-379"/>
                          </w:rPr>
                          <w:t xml:space="preserve"> </w:t>
                        </w:r>
                        <w:r>
                          <w:t xml:space="preserve">shallow </w:t>
                        </w:r>
                        <w:r>
                          <w:rPr>
                            <w:spacing w:val="-379"/>
                          </w:rPr>
                          <w:t xml:space="preserve"> </w:t>
                        </w:r>
                        <w:r>
                          <w:t xml:space="preserve">and </w:t>
                        </w:r>
                        <w:r>
                          <w:rPr>
                            <w:spacing w:val="-379"/>
                          </w:rPr>
                          <w:t xml:space="preserve"> </w:t>
                        </w:r>
                        <w:r>
                          <w:t xml:space="preserve">stony </w:t>
                        </w:r>
                        <w:r>
                          <w:rPr>
                            <w:spacing w:val="-379"/>
                          </w:rPr>
                          <w:t xml:space="preserve"> </w:t>
                        </w:r>
                        <w:r>
                          <w:t>soils</w:t>
                        </w:r>
                      </w:p>
                    </w:txbxContent>
                  </v:textbox>
                </v:rect>
                <v:rect id="Rectangle 733" o:spid="_x0000_s1186" style="position:absolute;left:24796;top:3114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" filled="f" stroked="f">
                  <v:textbox inset="0,0,0,0">
                    <w:txbxContent>
                      <w:p w14:paraId="0BE925E2" w14:textId="77777777" w:rsidR="00216ADB" w:rsidRDefault="00216ADB">
                        <w:pPr>
                          <w:spacing w:after="160" w:line="259" w:lineRule="auto"/>
                          <w:ind w:left="0" w:firstLine="0"/>
                          <w:jc w:val="left"/>
                        </w:pPr>
                        <w:r>
                          <w:t xml:space="preserve"> </w:t>
                        </w:r>
                      </w:p>
                    </w:txbxContent>
                  </v:textbox>
                </v:rect>
                <v:rect id="Rectangle 734" o:spid="_x0000_s1187" style="position:absolute;left:10409;top:15312;width:2932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" filled="f" stroked="f">
                  <v:textbox inset="0,0,0,0">
                    <w:txbxContent>
                      <w:p w14:paraId="0BE925E3" w14:textId="77777777" w:rsidR="00216ADB" w:rsidRDefault="00216ADB">
                        <w:pPr>
                          <w:spacing w:after="160" w:line="259" w:lineRule="auto"/>
                          <w:ind w:left="0" w:firstLine="0"/>
                          <w:jc w:val="left"/>
                        </w:pPr>
                        <w:proofErr w:type="spellStart"/>
                        <w:r>
                          <w:t>Dystrudepts</w:t>
                        </w:r>
                        <w:proofErr w:type="spellEnd"/>
                        <w:r>
                          <w:rPr>
                            <w:spacing w:val="-379"/>
                          </w:rPr>
                          <w:t xml:space="preserve">  </w:t>
                        </w:r>
                        <w:r>
                          <w:t xml:space="preserve"> </w:t>
                        </w:r>
                        <w:proofErr w:type="gramStart"/>
                        <w:r>
                          <w:t xml:space="preserve">and </w:t>
                        </w:r>
                        <w:r>
                          <w:rPr>
                            <w:spacing w:val="-379"/>
                          </w:rPr>
                          <w:t xml:space="preserve"> </w:t>
                        </w:r>
                        <w:proofErr w:type="spellStart"/>
                        <w:r>
                          <w:t>Dystrustepts</w:t>
                        </w:r>
                        <w:proofErr w:type="spellEnd"/>
                        <w:proofErr w:type="gramEnd"/>
                      </w:p>
                    </w:txbxContent>
                  </v:textbox>
                </v:rect>
                <v:rect id="Rectangle 736" o:spid="_x0000_s1188" style="position:absolute;left:18175;top:71206;width:1833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" filled="f" stroked="f">
                  <v:textbox inset="0,0,0,0">
                    <w:txbxContent>
                      <w:p w14:paraId="0BE925E4"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Brown </w:t>
                        </w:r>
                        <w:r>
                          <w:rPr>
                            <w:spacing w:val="-379"/>
                          </w:rPr>
                          <w:t xml:space="preserve"> </w:t>
                        </w:r>
                        <w:r>
                          <w:t>Soils</w:t>
                        </w:r>
                        <w:proofErr w:type="gramEnd"/>
                      </w:p>
                    </w:txbxContent>
                  </v:textbox>
                </v:rect>
                <v:rect id="Rectangle 737" o:spid="_x0000_s1189" style="position:absolute;left:27069;top:66312;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" filled="f" stroked="f">
                  <v:textbox inset="0,0,0,0">
                    <w:txbxContent>
                      <w:p w14:paraId="0BE925E5" w14:textId="77777777" w:rsidR="00216ADB" w:rsidRDefault="00216ADB">
                        <w:pPr>
                          <w:spacing w:after="160" w:line="259" w:lineRule="auto"/>
                          <w:ind w:left="0" w:firstLine="0"/>
                          <w:jc w:val="left"/>
                        </w:pPr>
                        <w:r>
                          <w:t xml:space="preserve"> </w:t>
                        </w:r>
                      </w:p>
                    </w:txbxContent>
                  </v:textbox>
                </v:rect>
                <v:rect id="Rectangle 738" o:spid="_x0000_s1190" style="position:absolute;left:9157;top:40584;width:36374;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" filled="f" stroked="f">
                  <v:textbox inset="0,0,0,0">
                    <w:txbxContent>
                      <w:p w14:paraId="0BE925E6"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t>,</w:t>
                        </w:r>
                        <w:r>
                          <w:rPr>
                            <w:spacing w:val="-379"/>
                          </w:rPr>
                          <w:t xml:space="preserve">   </w:t>
                        </w:r>
                        <w:r>
                          <w:t xml:space="preserve"> YB </w:t>
                        </w:r>
                        <w:r>
                          <w:rPr>
                            <w:spacing w:val="-379"/>
                          </w:rPr>
                          <w:t xml:space="preserve"> </w:t>
                        </w:r>
                        <w:r>
                          <w:t>shallow</w:t>
                        </w:r>
                        <w:r>
                          <w:rPr>
                            <w:spacing w:val="-379"/>
                          </w:rPr>
                          <w:t xml:space="preserve">   </w:t>
                        </w:r>
                        <w:r>
                          <w:t xml:space="preserve"> and </w:t>
                        </w:r>
                        <w:r>
                          <w:rPr>
                            <w:spacing w:val="-379"/>
                          </w:rPr>
                          <w:t xml:space="preserve"> </w:t>
                        </w:r>
                        <w:r>
                          <w:t>stony</w:t>
                        </w:r>
                        <w:r>
                          <w:rPr>
                            <w:spacing w:val="-379"/>
                          </w:rPr>
                          <w:t xml:space="preserve">  </w:t>
                        </w:r>
                        <w:r>
                          <w:t xml:space="preserve"> soils</w:t>
                        </w:r>
                      </w:p>
                    </w:txbxContent>
                  </v:textbox>
                </v:rect>
                <v:rect id="Rectangle 739" o:spid="_x0000_s1191" style="position:absolute;left:27069;top:31148;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" filled="f" stroked="f">
                  <v:textbox inset="0,0,0,0">
                    <w:txbxContent>
                      <w:p w14:paraId="0BE925E7" w14:textId="77777777" w:rsidR="00216ADB" w:rsidRDefault="00216ADB">
                        <w:pPr>
                          <w:spacing w:after="160" w:line="259" w:lineRule="auto"/>
                          <w:ind w:left="0" w:firstLine="0"/>
                          <w:jc w:val="left"/>
                        </w:pPr>
                        <w:r>
                          <w:t xml:space="preserve"> </w:t>
                        </w:r>
                      </w:p>
                    </w:txbxContent>
                  </v:textbox>
                </v:rect>
                <v:rect id="Rectangle 740" o:spid="_x0000_s1192" style="position:absolute;left:12682;top:15313;width:29323;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" filled="f" stroked="f">
                  <v:textbox inset="0,0,0,0">
                    <w:txbxContent>
                      <w:p w14:paraId="0BE925E8" w14:textId="77777777" w:rsidR="00216ADB" w:rsidRDefault="00216ADB">
                        <w:pPr>
                          <w:spacing w:after="160" w:line="259" w:lineRule="auto"/>
                          <w:ind w:left="0" w:firstLine="0"/>
                          <w:jc w:val="left"/>
                        </w:pPr>
                        <w:proofErr w:type="spellStart"/>
                        <w:proofErr w:type="gramStart"/>
                        <w:r>
                          <w:t>Dystrudepts</w:t>
                        </w:r>
                        <w:proofErr w:type="spellEnd"/>
                        <w:r>
                          <w:t xml:space="preserve"> </w:t>
                        </w:r>
                        <w:r>
                          <w:rPr>
                            <w:spacing w:val="-379"/>
                          </w:rPr>
                          <w:t xml:space="preserve"> </w:t>
                        </w:r>
                        <w:r>
                          <w:t>and</w:t>
                        </w:r>
                        <w:proofErr w:type="gramEnd"/>
                        <w:r>
                          <w:rPr>
                            <w:spacing w:val="-379"/>
                          </w:rPr>
                          <w:t xml:space="preserve">   </w:t>
                        </w:r>
                        <w:r>
                          <w:t xml:space="preserve"> </w:t>
                        </w:r>
                        <w:proofErr w:type="spellStart"/>
                        <w:r>
                          <w:t>Dystrustepts</w:t>
                        </w:r>
                        <w:proofErr w:type="spellEnd"/>
                      </w:p>
                    </w:txbxContent>
                  </v:textbox>
                </v:rect>
                <v:rect id="Rectangle 741" o:spid="_x0000_s1193" style="position:absolute;left:24939;top:77738;width:1244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" filled="f" stroked="f">
                  <v:textbox inset="0,0,0,0">
                    <w:txbxContent>
                      <w:p w14:paraId="0BE925E9" w14:textId="77777777" w:rsidR="00216ADB" w:rsidRDefault="00216ADB">
                        <w:pPr>
                          <w:spacing w:after="160" w:line="259" w:lineRule="auto"/>
                          <w:ind w:left="0" w:firstLine="0"/>
                          <w:jc w:val="left"/>
                        </w:pPr>
                        <w:r>
                          <w:t>GLEY</w:t>
                        </w:r>
                        <w:r>
                          <w:rPr>
                            <w:spacing w:val="-379"/>
                          </w:rPr>
                          <w:t xml:space="preserve"> </w:t>
                        </w:r>
                        <w:r>
                          <w:t>SOILS</w:t>
                        </w:r>
                      </w:p>
                    </w:txbxContent>
                  </v:textbox>
                </v:rect>
                <v:rect id="Rectangle 742" o:spid="_x0000_s1194" style="position:absolute;left:33153;top:83688;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" filled="f" stroked="f">
                  <v:textbox inset="0,0,0,0">
                    <w:txbxContent>
                      <w:p w14:paraId="0BE925EA" w14:textId="77777777" w:rsidR="00216ADB" w:rsidRDefault="00216ADB">
                        <w:pPr>
                          <w:spacing w:after="160" w:line="259" w:lineRule="auto"/>
                          <w:ind w:left="0" w:firstLine="0"/>
                          <w:jc w:val="left"/>
                        </w:pPr>
                        <w:r>
                          <w:t xml:space="preserve"> </w:t>
                        </w:r>
                      </w:p>
                    </w:txbxContent>
                  </v:textbox>
                </v:rect>
                <v:rect id="Rectangle 743" o:spid="_x0000_s1195" style="position:absolute;left:23545;top:70492;width:19765;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" filled="f" stroked="f">
                  <v:textbox inset="0,0,0,0">
                    <w:txbxContent>
                      <w:p w14:paraId="0BE925EB" w14:textId="77777777" w:rsidR="00216ADB" w:rsidRDefault="00216ADB">
                        <w:pPr>
                          <w:spacing w:after="160" w:line="259" w:lineRule="auto"/>
                          <w:ind w:left="0" w:firstLine="0"/>
                          <w:jc w:val="left"/>
                        </w:pPr>
                        <w:proofErr w:type="gramStart"/>
                        <w:r>
                          <w:t xml:space="preserve">Sulphuric </w:t>
                        </w:r>
                        <w:r>
                          <w:rPr>
                            <w:spacing w:val="-379"/>
                          </w:rPr>
                          <w:t xml:space="preserve"> </w:t>
                        </w:r>
                        <w:proofErr w:type="spellStart"/>
                        <w:r>
                          <w:t>Gley</w:t>
                        </w:r>
                        <w:proofErr w:type="spellEnd"/>
                        <w:proofErr w:type="gramEnd"/>
                        <w:r>
                          <w:rPr>
                            <w:spacing w:val="-379"/>
                          </w:rPr>
                          <w:t xml:space="preserve"> </w:t>
                        </w:r>
                        <w:r>
                          <w:t xml:space="preserve"> Soils</w:t>
                        </w:r>
                      </w:p>
                    </w:txbxContent>
                  </v:textbox>
                </v:rect>
                <v:rect id="Rectangle 744" o:spid="_x0000_s1196" style="position:absolute;left:33153;top:65239;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" filled="f" stroked="f">
                  <v:textbox inset="0,0,0,0">
                    <w:txbxContent>
                      <w:p w14:paraId="0BE925EC" w14:textId="77777777" w:rsidR="00216ADB" w:rsidRDefault="00216ADB">
                        <w:pPr>
                          <w:spacing w:after="160" w:line="259" w:lineRule="auto"/>
                          <w:ind w:left="0" w:firstLine="0"/>
                          <w:jc w:val="left"/>
                        </w:pPr>
                        <w:r>
                          <w:t xml:space="preserve"> </w:t>
                        </w:r>
                      </w:p>
                    </w:txbxContent>
                  </v:textbox>
                </v:rect>
                <v:rect id="Rectangle 745" o:spid="_x0000_s1197" style="position:absolute;left:28917;top:54261;width:9021;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" filled="f" stroked="f">
                  <v:textbox inset="0,0,0,0">
                    <w:txbxContent>
                      <w:p w14:paraId="0BE925ED" w14:textId="77777777" w:rsidR="00216ADB" w:rsidRDefault="00216ADB">
                        <w:pPr>
                          <w:spacing w:after="160" w:line="259" w:lineRule="auto"/>
                          <w:ind w:left="0" w:firstLine="0"/>
                          <w:jc w:val="left"/>
                        </w:pPr>
                        <w:proofErr w:type="spellStart"/>
                        <w:r>
                          <w:t>gley</w:t>
                        </w:r>
                        <w:proofErr w:type="spellEnd"/>
                        <w:r>
                          <w:rPr>
                            <w:spacing w:val="-379"/>
                          </w:rPr>
                          <w:t xml:space="preserve">  </w:t>
                        </w:r>
                        <w:r>
                          <w:t xml:space="preserve"> soils</w:t>
                        </w:r>
                      </w:p>
                    </w:txbxContent>
                  </v:textbox>
                </v:rect>
                <v:rect id="Rectangle 746" o:spid="_x0000_s1198" style="position:absolute;left:33153;top:51714;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" filled="f" stroked="f">
                  <v:textbox inset="0,0,0,0">
                    <w:txbxContent>
                      <w:p w14:paraId="0BE925EE" w14:textId="77777777" w:rsidR="00216ADB" w:rsidRDefault="00216ADB">
                        <w:pPr>
                          <w:spacing w:after="160" w:line="259" w:lineRule="auto"/>
                          <w:ind w:left="0" w:firstLine="0"/>
                          <w:jc w:val="left"/>
                        </w:pPr>
                        <w:r>
                          <w:t xml:space="preserve"> </w:t>
                        </w:r>
                      </w:p>
                    </w:txbxContent>
                  </v:textbox>
                </v:rect>
                <v:rect id="Rectangle 747" o:spid="_x0000_s1199" style="position:absolute;left:26736;top:23282;width:13384;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" filled="f" stroked="f">
                  <v:textbox inset="0,0,0,0">
                    <w:txbxContent>
                      <w:p w14:paraId="0BE925EF" w14:textId="77777777" w:rsidR="00216ADB" w:rsidRDefault="00216ADB">
                        <w:pPr>
                          <w:spacing w:after="160" w:line="259" w:lineRule="auto"/>
                          <w:ind w:left="0" w:firstLine="0"/>
                          <w:jc w:val="left"/>
                        </w:pPr>
                        <w:proofErr w:type="spellStart"/>
                        <w:r>
                          <w:t>Sulphaquepts</w:t>
                        </w:r>
                        <w:proofErr w:type="spellEnd"/>
                      </w:p>
                    </w:txbxContent>
                  </v:textbox>
                </v:rect>
                <v:rect id="Rectangle 748" o:spid="_x0000_s1200" style="position:absolute;left:35427;top:8368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" filled="f" stroked="f">
                  <v:textbox inset="0,0,0,0">
                    <w:txbxContent>
                      <w:p w14:paraId="0BE925F0" w14:textId="77777777" w:rsidR="00216ADB" w:rsidRDefault="00216ADB">
                        <w:pPr>
                          <w:spacing w:after="160" w:line="259" w:lineRule="auto"/>
                          <w:ind w:left="0" w:firstLine="0"/>
                          <w:jc w:val="left"/>
                        </w:pPr>
                        <w:r>
                          <w:t xml:space="preserve"> </w:t>
                        </w:r>
                      </w:p>
                    </w:txbxContent>
                  </v:textbox>
                </v:rect>
                <v:rect id="Rectangle 749" o:spid="_x0000_s1201" style="position:absolute;left:27533;top:72205;width:1633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" filled="f" stroked="f">
                  <v:textbox inset="0,0,0,0">
                    <w:txbxContent>
                      <w:p w14:paraId="0BE925F1" w14:textId="77777777" w:rsidR="00216ADB" w:rsidRDefault="00216ADB">
                        <w:pPr>
                          <w:spacing w:after="160" w:line="259" w:lineRule="auto"/>
                          <w:ind w:left="0" w:firstLine="0"/>
                          <w:jc w:val="left"/>
                        </w:pPr>
                        <w:proofErr w:type="gramStart"/>
                        <w:r>
                          <w:t>Sandy</w:t>
                        </w:r>
                        <w:r>
                          <w:rPr>
                            <w:spacing w:val="-379"/>
                          </w:rPr>
                          <w:t xml:space="preserve"> </w:t>
                        </w:r>
                        <w:r>
                          <w:t xml:space="preserve"> </w:t>
                        </w:r>
                        <w:proofErr w:type="spellStart"/>
                        <w:r>
                          <w:t>Gley</w:t>
                        </w:r>
                        <w:proofErr w:type="spellEnd"/>
                        <w:proofErr w:type="gramEnd"/>
                        <w:r>
                          <w:t xml:space="preserve"> </w:t>
                        </w:r>
                        <w:r>
                          <w:rPr>
                            <w:spacing w:val="-379"/>
                          </w:rPr>
                          <w:t xml:space="preserve"> </w:t>
                        </w:r>
                        <w:r>
                          <w:t>Soils</w:t>
                        </w:r>
                      </w:p>
                    </w:txbxContent>
                  </v:textbox>
                </v:rect>
                <v:rect id="Rectangle 750" o:spid="_x0000_s1202" style="position:absolute;left:35427;top:6781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" filled="f" stroked="f">
                  <v:textbox inset="0,0,0,0">
                    <w:txbxContent>
                      <w:p w14:paraId="0BE925F2" w14:textId="77777777" w:rsidR="00216ADB" w:rsidRDefault="00216ADB">
                        <w:pPr>
                          <w:spacing w:after="160" w:line="259" w:lineRule="auto"/>
                          <w:ind w:left="0" w:firstLine="0"/>
                          <w:jc w:val="left"/>
                        </w:pPr>
                        <w:r>
                          <w:t xml:space="preserve"> </w:t>
                        </w:r>
                      </w:p>
                    </w:txbxContent>
                  </v:textbox>
                </v:rect>
                <v:rect id="Rectangle 751" o:spid="_x0000_s1203" style="position:absolute;left:31191;top:54260;width:902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" filled="f" stroked="f">
                  <v:textbox inset="0,0,0,0">
                    <w:txbxContent>
                      <w:p w14:paraId="0BE925F3" w14:textId="77777777" w:rsidR="00216ADB" w:rsidRDefault="00216ADB">
                        <w:pPr>
                          <w:spacing w:after="160" w:line="259" w:lineRule="auto"/>
                          <w:ind w:left="0" w:firstLine="0"/>
                          <w:jc w:val="left"/>
                        </w:pPr>
                        <w:proofErr w:type="spellStart"/>
                        <w:proofErr w:type="gramStart"/>
                        <w:r>
                          <w:t>gley</w:t>
                        </w:r>
                        <w:proofErr w:type="spellEnd"/>
                        <w:r>
                          <w:rPr>
                            <w:spacing w:val="-379"/>
                          </w:rPr>
                          <w:t xml:space="preserve"> </w:t>
                        </w:r>
                        <w:r>
                          <w:t xml:space="preserve"> soils</w:t>
                        </w:r>
                        <w:proofErr w:type="gramEnd"/>
                      </w:p>
                    </w:txbxContent>
                  </v:textbox>
                </v:rect>
                <v:rect id="Rectangle 752" o:spid="_x0000_s1204" style="position:absolute;left:35427;top:5171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" filled="f" stroked="f">
                  <v:textbox inset="0,0,0,0">
                    <w:txbxContent>
                      <w:p w14:paraId="0BE925F4" w14:textId="77777777" w:rsidR="00216ADB" w:rsidRDefault="00216ADB">
                        <w:pPr>
                          <w:spacing w:after="160" w:line="259" w:lineRule="auto"/>
                          <w:ind w:left="0" w:firstLine="0"/>
                          <w:jc w:val="left"/>
                        </w:pPr>
                        <w:r>
                          <w:t xml:space="preserve"> </w:t>
                        </w:r>
                      </w:p>
                    </w:txbxContent>
                  </v:textbox>
                </v:rect>
                <v:rect id="Rectangle 753" o:spid="_x0000_s1205" style="position:absolute;left:25901;top:20172;width:1960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" filled="f" stroked="f">
                  <v:textbox inset="0,0,0,0">
                    <w:txbxContent>
                      <w:p w14:paraId="0BE925F5" w14:textId="77777777" w:rsidR="00216ADB" w:rsidRDefault="00216ADB">
                        <w:pPr>
                          <w:spacing w:after="160" w:line="259" w:lineRule="auto"/>
                          <w:ind w:left="0" w:firstLine="0"/>
                          <w:jc w:val="left"/>
                        </w:pPr>
                        <w:proofErr w:type="gramStart"/>
                        <w:r>
                          <w:t xml:space="preserve">Aquepts </w:t>
                        </w:r>
                        <w:r>
                          <w:rPr>
                            <w:spacing w:val="-379"/>
                          </w:rPr>
                          <w:t xml:space="preserve"> </w:t>
                        </w:r>
                        <w:r>
                          <w:t>or</w:t>
                        </w:r>
                        <w:proofErr w:type="gramEnd"/>
                        <w:r>
                          <w:rPr>
                            <w:spacing w:val="-379"/>
                          </w:rPr>
                          <w:t xml:space="preserve">  </w:t>
                        </w:r>
                        <w:r>
                          <w:t xml:space="preserve"> </w:t>
                        </w:r>
                        <w:proofErr w:type="spellStart"/>
                        <w:r>
                          <w:t>Aquents</w:t>
                        </w:r>
                        <w:proofErr w:type="spellEnd"/>
                      </w:p>
                    </w:txbxContent>
                  </v:textbox>
                </v:rect>
                <v:rect id="Rectangle 754" o:spid="_x0000_s1206" style="position:absolute;left:37700;top:8368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" filled="f" stroked="f">
                  <v:textbox inset="0,0,0,0">
                    <w:txbxContent>
                      <w:p w14:paraId="0BE925F6" w14:textId="77777777" w:rsidR="00216ADB" w:rsidRDefault="00216ADB">
                        <w:pPr>
                          <w:spacing w:after="160" w:line="259" w:lineRule="auto"/>
                          <w:ind w:left="0" w:firstLine="0"/>
                          <w:jc w:val="left"/>
                        </w:pPr>
                        <w:r>
                          <w:t xml:space="preserve"> </w:t>
                        </w:r>
                      </w:p>
                    </w:txbxContent>
                  </v:textbox>
                </v:rect>
                <v:rect id="Rectangle 755" o:spid="_x0000_s1207" style="position:absolute;left:30520;top:72918;width:1491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" filled="f" stroked="f">
                  <v:textbox inset="0,0,0,0">
                    <w:txbxContent>
                      <w:p w14:paraId="0BE925F7" w14:textId="77777777" w:rsidR="00216ADB" w:rsidRDefault="00216ADB">
                        <w:pPr>
                          <w:spacing w:after="160" w:line="259" w:lineRule="auto"/>
                          <w:ind w:left="0" w:firstLine="0"/>
                          <w:jc w:val="left"/>
                        </w:pPr>
                        <w:proofErr w:type="gramStart"/>
                        <w:r>
                          <w:t>Acid</w:t>
                        </w:r>
                        <w:r>
                          <w:rPr>
                            <w:spacing w:val="-379"/>
                          </w:rPr>
                          <w:t xml:space="preserve"> </w:t>
                        </w:r>
                        <w:r>
                          <w:t xml:space="preserve"> </w:t>
                        </w:r>
                        <w:proofErr w:type="spellStart"/>
                        <w:r>
                          <w:t>Gley</w:t>
                        </w:r>
                        <w:proofErr w:type="spellEnd"/>
                        <w:proofErr w:type="gramEnd"/>
                        <w:r>
                          <w:rPr>
                            <w:spacing w:val="-379"/>
                          </w:rPr>
                          <w:t xml:space="preserve"> </w:t>
                        </w:r>
                        <w:r>
                          <w:t xml:space="preserve"> Soils</w:t>
                        </w:r>
                      </w:p>
                    </w:txbxContent>
                  </v:textbox>
                </v:rect>
                <v:rect id="Rectangle 756" o:spid="_x0000_s1208" style="position:absolute;left:37700;top:6888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" filled="f" stroked="f">
                  <v:textbox inset="0,0,0,0">
                    <w:txbxContent>
                      <w:p w14:paraId="0BE925F8" w14:textId="77777777" w:rsidR="00216ADB" w:rsidRDefault="00216ADB">
                        <w:pPr>
                          <w:spacing w:after="160" w:line="259" w:lineRule="auto"/>
                          <w:ind w:left="0" w:firstLine="0"/>
                          <w:jc w:val="left"/>
                        </w:pPr>
                        <w:r>
                          <w:t xml:space="preserve"> </w:t>
                        </w:r>
                      </w:p>
                    </w:txbxContent>
                  </v:textbox>
                </v:rect>
                <v:rect id="Rectangle 757" o:spid="_x0000_s1209" style="position:absolute;left:33464;top:54260;width:902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" filled="f" stroked="f">
                  <v:textbox inset="0,0,0,0">
                    <w:txbxContent>
                      <w:p w14:paraId="0BE925F9" w14:textId="77777777" w:rsidR="00216ADB" w:rsidRDefault="00216ADB">
                        <w:pPr>
                          <w:spacing w:after="160" w:line="259" w:lineRule="auto"/>
                          <w:ind w:left="0" w:firstLine="0"/>
                          <w:jc w:val="left"/>
                        </w:pPr>
                        <w:proofErr w:type="spellStart"/>
                        <w:proofErr w:type="gramStart"/>
                        <w:r>
                          <w:t>gley</w:t>
                        </w:r>
                        <w:proofErr w:type="spellEnd"/>
                        <w:r>
                          <w:rPr>
                            <w:spacing w:val="-379"/>
                          </w:rPr>
                          <w:t xml:space="preserve"> </w:t>
                        </w:r>
                        <w:r>
                          <w:t xml:space="preserve"> soils</w:t>
                        </w:r>
                        <w:proofErr w:type="gramEnd"/>
                      </w:p>
                    </w:txbxContent>
                  </v:textbox>
                </v:rect>
                <v:rect id="Rectangle 758" o:spid="_x0000_s1210" style="position:absolute;left:37700;top:5171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" filled="f" stroked="f">
                  <v:textbox inset="0,0,0,0">
                    <w:txbxContent>
                      <w:p w14:paraId="0BE925FA" w14:textId="77777777" w:rsidR="00216ADB" w:rsidRDefault="00216ADB">
                        <w:pPr>
                          <w:spacing w:after="160" w:line="259" w:lineRule="auto"/>
                          <w:ind w:left="0" w:firstLine="0"/>
                          <w:jc w:val="left"/>
                        </w:pPr>
                        <w:r>
                          <w:t xml:space="preserve"> </w:t>
                        </w:r>
                      </w:p>
                    </w:txbxContent>
                  </v:textbox>
                </v:rect>
                <v:rect id="Rectangle 759" o:spid="_x0000_s1211" style="position:absolute;left:33834;top:25834;width:8281;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" filled="f" stroked="f">
                  <v:textbox inset="0,0,0,0">
                    <w:txbxContent>
                      <w:p w14:paraId="0BE925FB" w14:textId="77777777" w:rsidR="00216ADB" w:rsidRDefault="00216ADB">
                        <w:pPr>
                          <w:spacing w:after="160" w:line="259" w:lineRule="auto"/>
                          <w:ind w:left="0" w:firstLine="0"/>
                          <w:jc w:val="left"/>
                        </w:pPr>
                        <w:r>
                          <w:t>Aquepts</w:t>
                        </w:r>
                      </w:p>
                    </w:txbxContent>
                  </v:textbox>
                </v:rect>
                <v:rect id="Rectangle 761" o:spid="_x0000_s1212" style="position:absolute;left:31899;top:72024;width:1669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" filled="f" stroked="f">
                  <v:textbox inset="0,0,0,0">
                    <w:txbxContent>
                      <w:p w14:paraId="0BE925FC" w14:textId="77777777" w:rsidR="00216ADB" w:rsidRDefault="00216ADB">
                        <w:pPr>
                          <w:spacing w:after="160" w:line="259" w:lineRule="auto"/>
                          <w:ind w:left="0" w:firstLine="0"/>
                          <w:jc w:val="left"/>
                        </w:pPr>
                        <w:proofErr w:type="gramStart"/>
                        <w:r>
                          <w:t>Oxidic</w:t>
                        </w:r>
                        <w:r>
                          <w:rPr>
                            <w:spacing w:val="-379"/>
                          </w:rPr>
                          <w:t xml:space="preserve"> </w:t>
                        </w:r>
                        <w:r>
                          <w:t xml:space="preserve"> </w:t>
                        </w:r>
                        <w:proofErr w:type="spellStart"/>
                        <w:r>
                          <w:t>Gley</w:t>
                        </w:r>
                        <w:proofErr w:type="spellEnd"/>
                        <w:proofErr w:type="gramEnd"/>
                        <w:r>
                          <w:t xml:space="preserve"> </w:t>
                        </w:r>
                        <w:r>
                          <w:rPr>
                            <w:spacing w:val="-379"/>
                          </w:rPr>
                          <w:t xml:space="preserve"> </w:t>
                        </w:r>
                        <w:r>
                          <w:t>Soils</w:t>
                        </w:r>
                      </w:p>
                    </w:txbxContent>
                  </v:textbox>
                </v:rect>
                <v:rect id="Rectangle 762" o:spid="_x0000_s1213" style="position:absolute;left:39974;top:6754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" filled="f" stroked="f">
                  <v:textbox inset="0,0,0,0">
                    <w:txbxContent>
                      <w:p w14:paraId="0BE925FD" w14:textId="77777777" w:rsidR="00216ADB" w:rsidRDefault="00216ADB">
                        <w:pPr>
                          <w:spacing w:after="160" w:line="259" w:lineRule="auto"/>
                          <w:ind w:left="0" w:firstLine="0"/>
                          <w:jc w:val="left"/>
                        </w:pPr>
                        <w:r>
                          <w:t xml:space="preserve"> </w:t>
                        </w:r>
                      </w:p>
                    </w:txbxContent>
                  </v:textbox>
                </v:rect>
                <v:rect id="Rectangle 763" o:spid="_x0000_s1214" style="position:absolute;left:35738;top:54260;width:902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" filled="f" stroked="f">
                  <v:textbox inset="0,0,0,0">
                    <w:txbxContent>
                      <w:p w14:paraId="0BE925FE" w14:textId="77777777" w:rsidR="00216ADB" w:rsidRDefault="00216ADB">
                        <w:pPr>
                          <w:spacing w:after="160" w:line="259" w:lineRule="auto"/>
                          <w:ind w:left="0" w:firstLine="0"/>
                          <w:jc w:val="left"/>
                        </w:pPr>
                        <w:proofErr w:type="spellStart"/>
                        <w:proofErr w:type="gramStart"/>
                        <w:r>
                          <w:t>gley</w:t>
                        </w:r>
                        <w:proofErr w:type="spellEnd"/>
                        <w:r>
                          <w:rPr>
                            <w:spacing w:val="-379"/>
                          </w:rPr>
                          <w:t xml:space="preserve"> </w:t>
                        </w:r>
                        <w:r>
                          <w:t xml:space="preserve"> soils</w:t>
                        </w:r>
                        <w:proofErr w:type="gramEnd"/>
                      </w:p>
                    </w:txbxContent>
                  </v:textbox>
                </v:rect>
                <v:rect id="Rectangle 764" o:spid="_x0000_s1215" style="position:absolute;left:39974;top:5171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" filled="f" stroked="f">
                  <v:textbox inset="0,0,0,0">
                    <w:txbxContent>
                      <w:p w14:paraId="0BE925FF" w14:textId="77777777" w:rsidR="00216ADB" w:rsidRDefault="00216ADB">
                        <w:pPr>
                          <w:spacing w:after="160" w:line="259" w:lineRule="auto"/>
                          <w:ind w:left="0" w:firstLine="0"/>
                          <w:jc w:val="left"/>
                        </w:pPr>
                        <w:r>
                          <w:t xml:space="preserve"> </w:t>
                        </w:r>
                      </w:p>
                    </w:txbxContent>
                  </v:textbox>
                </v:rect>
                <v:rect id="Rectangle 765" o:spid="_x0000_s1216" style="position:absolute;left:36952;top:26676;width:659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" filled="f" stroked="f">
                  <v:textbox inset="0,0,0,0">
                    <w:txbxContent>
                      <w:p w14:paraId="0BE92600" w14:textId="77777777" w:rsidR="00216ADB" w:rsidRDefault="00216ADB">
                        <w:pPr>
                          <w:spacing w:after="160" w:line="259" w:lineRule="auto"/>
                          <w:ind w:left="0" w:firstLine="0"/>
                          <w:jc w:val="left"/>
                        </w:pPr>
                        <w:r>
                          <w:t>Aquox</w:t>
                        </w:r>
                      </w:p>
                    </w:txbxContent>
                  </v:textbox>
                </v:rect>
                <v:rect id="Rectangle 767" o:spid="_x0000_s1217" style="position:absolute;left:34129;top:71981;width:1678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" filled="f" stroked="f">
                  <v:textbox inset="0,0,0,0">
                    <w:txbxContent>
                      <w:p w14:paraId="0BE92601" w14:textId="77777777" w:rsidR="00216ADB" w:rsidRDefault="00216ADB">
                        <w:pPr>
                          <w:spacing w:after="160" w:line="259" w:lineRule="auto"/>
                          <w:ind w:left="0" w:firstLine="0"/>
                          <w:jc w:val="left"/>
                        </w:pPr>
                        <w:proofErr w:type="gramStart"/>
                        <w:r>
                          <w:t>Recent</w:t>
                        </w:r>
                        <w:r>
                          <w:rPr>
                            <w:spacing w:val="-379"/>
                          </w:rPr>
                          <w:t xml:space="preserve"> </w:t>
                        </w:r>
                        <w:r>
                          <w:t xml:space="preserve"> </w:t>
                        </w:r>
                        <w:proofErr w:type="spellStart"/>
                        <w:r>
                          <w:t>Gley</w:t>
                        </w:r>
                        <w:proofErr w:type="spellEnd"/>
                        <w:proofErr w:type="gramEnd"/>
                        <w:r>
                          <w:rPr>
                            <w:spacing w:val="-379"/>
                          </w:rPr>
                          <w:t xml:space="preserve">  </w:t>
                        </w:r>
                        <w:r>
                          <w:t xml:space="preserve"> Soils</w:t>
                        </w:r>
                      </w:p>
                    </w:txbxContent>
                  </v:textbox>
                </v:rect>
                <v:rect id="Rectangle 768" o:spid="_x0000_s1218" style="position:absolute;left:42247;top:6747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" filled="f" stroked="f">
                  <v:textbox inset="0,0,0,0">
                    <w:txbxContent>
                      <w:p w14:paraId="0BE92602" w14:textId="77777777" w:rsidR="00216ADB" w:rsidRDefault="00216ADB">
                        <w:pPr>
                          <w:spacing w:after="160" w:line="259" w:lineRule="auto"/>
                          <w:ind w:left="0" w:firstLine="0"/>
                          <w:jc w:val="left"/>
                        </w:pPr>
                        <w:r>
                          <w:t xml:space="preserve"> </w:t>
                        </w:r>
                      </w:p>
                    </w:txbxContent>
                  </v:textbox>
                </v:rect>
                <v:rect id="Rectangle 769" o:spid="_x0000_s1219" style="position:absolute;left:33590;top:49839;width:1786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" filled="f" stroked="f">
                  <v:textbox inset="0,0,0,0">
                    <w:txbxContent>
                      <w:p w14:paraId="0BE92603" w14:textId="77777777" w:rsidR="00216ADB" w:rsidRDefault="00216ADB">
                        <w:pPr>
                          <w:spacing w:after="160" w:line="259" w:lineRule="auto"/>
                          <w:ind w:left="0" w:firstLine="0"/>
                          <w:jc w:val="left"/>
                        </w:pPr>
                        <w:proofErr w:type="spellStart"/>
                        <w:proofErr w:type="gramStart"/>
                        <w:r>
                          <w:t>Gleyed</w:t>
                        </w:r>
                        <w:proofErr w:type="spellEnd"/>
                        <w:r>
                          <w:t xml:space="preserve"> </w:t>
                        </w:r>
                        <w:r>
                          <w:rPr>
                            <w:spacing w:val="-379"/>
                          </w:rPr>
                          <w:t xml:space="preserve"> </w:t>
                        </w:r>
                        <w:r>
                          <w:t>recent</w:t>
                        </w:r>
                        <w:proofErr w:type="gramEnd"/>
                        <w:r>
                          <w:rPr>
                            <w:spacing w:val="-379"/>
                          </w:rPr>
                          <w:t xml:space="preserve">  </w:t>
                        </w:r>
                        <w:r>
                          <w:t xml:space="preserve"> soils</w:t>
                        </w:r>
                      </w:p>
                    </w:txbxContent>
                  </v:textbox>
                </v:rect>
                <v:rect id="Rectangle 770" o:spid="_x0000_s1220" style="position:absolute;left:42247;top:4506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" filled="f" stroked="f">
                  <v:textbox inset="0,0,0,0">
                    <w:txbxContent>
                      <w:p w14:paraId="0BE92604" w14:textId="77777777" w:rsidR="00216ADB" w:rsidRDefault="00216ADB">
                        <w:pPr>
                          <w:spacing w:after="160" w:line="259" w:lineRule="auto"/>
                          <w:ind w:left="0" w:firstLine="0"/>
                          <w:jc w:val="left"/>
                        </w:pPr>
                        <w:r>
                          <w:t xml:space="preserve"> </w:t>
                        </w:r>
                      </w:p>
                    </w:txbxContent>
                  </v:textbox>
                </v:rect>
                <v:rect id="Rectangle 771" o:spid="_x0000_s1221" style="position:absolute;left:38402;top:25854;width:823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" filled="f" stroked="f">
                  <v:textbox inset="0,0,0,0">
                    <w:txbxContent>
                      <w:p w14:paraId="0BE92605" w14:textId="77777777" w:rsidR="00216ADB" w:rsidRDefault="00216ADB">
                        <w:pPr>
                          <w:spacing w:after="160" w:line="259" w:lineRule="auto"/>
                          <w:ind w:left="0" w:firstLine="0"/>
                          <w:jc w:val="left"/>
                        </w:pPr>
                        <w:proofErr w:type="spellStart"/>
                        <w:r>
                          <w:t>Aquents</w:t>
                        </w:r>
                        <w:proofErr w:type="spellEnd"/>
                      </w:p>
                    </w:txbxContent>
                  </v:textbox>
                </v:rect>
                <v:rect id="Rectangle 772" o:spid="_x0000_s1222" style="position:absolute;left:44521;top:8368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" filled="f" stroked="f">
                  <v:textbox inset="0,0,0,0">
                    <w:txbxContent>
                      <w:p w14:paraId="0BE92606" w14:textId="77777777" w:rsidR="00216ADB" w:rsidRDefault="00216ADB">
                        <w:pPr>
                          <w:spacing w:after="160" w:line="259" w:lineRule="auto"/>
                          <w:ind w:left="0" w:firstLine="0"/>
                          <w:jc w:val="left"/>
                        </w:pPr>
                        <w:r>
                          <w:t xml:space="preserve"> </w:t>
                        </w:r>
                      </w:p>
                    </w:txbxContent>
                  </v:textbox>
                </v:rect>
                <v:rect id="Rectangle 773" o:spid="_x0000_s1223" style="position:absolute;left:36572;top:72150;width:1644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" filled="f" stroked="f">
                  <v:textbox inset="0,0,0,0">
                    <w:txbxContent>
                      <w:p w14:paraId="0BE92607" w14:textId="77777777" w:rsidR="00216ADB" w:rsidRDefault="00216ADB">
                        <w:pPr>
                          <w:spacing w:after="160" w:line="259" w:lineRule="auto"/>
                          <w:ind w:left="0" w:firstLine="0"/>
                          <w:jc w:val="left"/>
                        </w:pPr>
                        <w:proofErr w:type="gramStart"/>
                        <w:r>
                          <w:t xml:space="preserve">Orthic </w:t>
                        </w:r>
                        <w:r>
                          <w:rPr>
                            <w:spacing w:val="-379"/>
                          </w:rPr>
                          <w:t xml:space="preserve"> </w:t>
                        </w:r>
                        <w:proofErr w:type="spellStart"/>
                        <w:r>
                          <w:t>Gley</w:t>
                        </w:r>
                        <w:proofErr w:type="spellEnd"/>
                        <w:proofErr w:type="gramEnd"/>
                        <w:r>
                          <w:rPr>
                            <w:spacing w:val="-379"/>
                          </w:rPr>
                          <w:t xml:space="preserve"> </w:t>
                        </w:r>
                        <w:r>
                          <w:t xml:space="preserve"> Soils</w:t>
                        </w:r>
                      </w:p>
                    </w:txbxContent>
                  </v:textbox>
                </v:rect>
                <v:rect id="Rectangle 774" o:spid="_x0000_s1224" style="position:absolute;left:44521;top:6773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" filled="f" stroked="f">
                  <v:textbox inset="0,0,0,0">
                    <w:txbxContent>
                      <w:p w14:paraId="0BE92608" w14:textId="77777777" w:rsidR="00216ADB" w:rsidRDefault="00216ADB">
                        <w:pPr>
                          <w:spacing w:after="160" w:line="259" w:lineRule="auto"/>
                          <w:ind w:left="0" w:firstLine="0"/>
                          <w:jc w:val="left"/>
                        </w:pPr>
                        <w:r>
                          <w:t xml:space="preserve"> </w:t>
                        </w:r>
                      </w:p>
                    </w:txbxContent>
                  </v:textbox>
                </v:rect>
                <v:rect id="Rectangle 775" o:spid="_x0000_s1225" style="position:absolute;left:35864;top:49839;width:1786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" filled="f" stroked="f">
                  <v:textbox inset="0,0,0,0">
                    <w:txbxContent>
                      <w:p w14:paraId="0BE92609" w14:textId="77777777" w:rsidR="00216ADB" w:rsidRDefault="00216ADB">
                        <w:pPr>
                          <w:spacing w:after="160" w:line="259" w:lineRule="auto"/>
                          <w:ind w:left="0" w:firstLine="0"/>
                          <w:jc w:val="left"/>
                        </w:pPr>
                        <w:proofErr w:type="spellStart"/>
                        <w:r>
                          <w:t>gleyed</w:t>
                        </w:r>
                        <w:proofErr w:type="spellEnd"/>
                        <w:r>
                          <w:rPr>
                            <w:spacing w:val="-379"/>
                          </w:rPr>
                          <w:t xml:space="preserve">  </w:t>
                        </w:r>
                        <w:r>
                          <w:t xml:space="preserve"> </w:t>
                        </w:r>
                        <w:proofErr w:type="gramStart"/>
                        <w:r>
                          <w:t xml:space="preserve">recent </w:t>
                        </w:r>
                        <w:r>
                          <w:rPr>
                            <w:spacing w:val="-379"/>
                          </w:rPr>
                          <w:t xml:space="preserve"> </w:t>
                        </w:r>
                        <w:r>
                          <w:t>soils</w:t>
                        </w:r>
                        <w:proofErr w:type="gramEnd"/>
                      </w:p>
                    </w:txbxContent>
                  </v:textbox>
                </v:rect>
                <v:rect id="Rectangle 776" o:spid="_x0000_s1226" style="position:absolute;left:44521;top:4506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" filled="f" stroked="f">
                  <v:textbox inset="0,0,0,0">
                    <w:txbxContent>
                      <w:p w14:paraId="0BE9260A" w14:textId="77777777" w:rsidR="00216ADB" w:rsidRDefault="00216ADB">
                        <w:pPr>
                          <w:spacing w:after="160" w:line="259" w:lineRule="auto"/>
                          <w:ind w:left="0" w:firstLine="0"/>
                          <w:jc w:val="left"/>
                        </w:pPr>
                        <w:r>
                          <w:t xml:space="preserve"> </w:t>
                        </w:r>
                      </w:p>
                    </w:txbxContent>
                  </v:textbox>
                </v:rect>
                <v:rect id="Rectangle 777" o:spid="_x0000_s1227" style="position:absolute;left:34995;top:20172;width:1960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" filled="f" stroked="f">
                  <v:textbox inset="0,0,0,0">
                    <w:txbxContent>
                      <w:p w14:paraId="0BE9260B" w14:textId="77777777" w:rsidR="00216ADB" w:rsidRDefault="00216ADB">
                        <w:pPr>
                          <w:spacing w:after="160" w:line="259" w:lineRule="auto"/>
                          <w:ind w:left="0" w:firstLine="0"/>
                          <w:jc w:val="left"/>
                        </w:pPr>
                        <w:r>
                          <w:t>Aquepts</w:t>
                        </w:r>
                        <w:r>
                          <w:rPr>
                            <w:spacing w:val="-379"/>
                          </w:rPr>
                          <w:t xml:space="preserve">       </w:t>
                        </w:r>
                        <w:r>
                          <w:t xml:space="preserve"> </w:t>
                        </w:r>
                        <w:proofErr w:type="gramStart"/>
                        <w:r>
                          <w:t>or</w:t>
                        </w:r>
                        <w:r>
                          <w:rPr>
                            <w:spacing w:val="-379"/>
                          </w:rPr>
                          <w:t xml:space="preserve"> </w:t>
                        </w:r>
                        <w:r>
                          <w:t xml:space="preserve"> </w:t>
                        </w:r>
                        <w:proofErr w:type="spellStart"/>
                        <w:r>
                          <w:t>Aquents</w:t>
                        </w:r>
                        <w:proofErr w:type="spellEnd"/>
                        <w:proofErr w:type="gramEnd"/>
                      </w:p>
                    </w:txbxContent>
                  </v:textbox>
                </v:rect>
                <v:shape id="Shape 778" o:spid="_x0000_s1228" style="position:absolute;left:2470;top:345;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" path="m,8495665l,e" filled="f" strokecolor="#181717" strokeweight="1pt">
                  <v:stroke miterlimit="1" joinstyle="miter"/>
                  <v:path arrowok="t" textboxrect="0,0,0,8495665"/>
                </v:shape>
                <v:shape id="Shape 779" o:spid="_x0000_s1229" style="position:absolute;left:8096;top:345;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" path="m,8495665l,e" filled="f" strokecolor="#181717" strokeweight="1pt">
                  <v:stroke miterlimit="1" joinstyle="miter"/>
                  <v:path arrowok="t" textboxrect="0,0,0,8495665"/>
                </v:shape>
                <v:rect id="Rectangle 780" o:spid="_x0000_s1230" style="position:absolute;left:-1856;top:17280;width:14948;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" filled="f" stroked="f">
                  <v:textbox inset="0,0,0,0">
                    <w:txbxContent>
                      <w:p w14:paraId="0BE9260C" w14:textId="77777777" w:rsidR="00216ADB" w:rsidRDefault="00216ADB">
                        <w:pPr>
                          <w:spacing w:after="160" w:line="259" w:lineRule="auto"/>
                          <w:ind w:left="0" w:firstLine="0"/>
                          <w:jc w:val="left"/>
                        </w:pPr>
                        <w:r>
                          <w:rPr>
                            <w:b/>
                          </w:rPr>
                          <w:t>Soil</w:t>
                        </w:r>
                        <w:r>
                          <w:rPr>
                            <w:b/>
                            <w:spacing w:val="-385"/>
                          </w:rPr>
                          <w:t xml:space="preserve">  </w:t>
                        </w:r>
                        <w:r>
                          <w:t xml:space="preserve"> </w:t>
                        </w:r>
                        <w:r>
                          <w:rPr>
                            <w:b/>
                          </w:rPr>
                          <w:t>Taxonomy</w:t>
                        </w:r>
                      </w:p>
                    </w:txbxContent>
                  </v:textbox>
                </v:rect>
                <v:rect id="Rectangle 783" o:spid="_x0000_s1231" style="position:absolute;left:43674;top:74579;width:19199;height:22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" filled="f" stroked="f">
                  <v:textbox inset="0,0,0,0">
                    <w:txbxContent>
                      <w:p w14:paraId="0BE9260D" w14:textId="77777777" w:rsidR="00216ADB" w:rsidRDefault="00216ADB">
                        <w:pPr>
                          <w:spacing w:after="160" w:line="259" w:lineRule="auto"/>
                          <w:ind w:left="0" w:firstLine="0"/>
                          <w:jc w:val="left"/>
                        </w:pPr>
                        <w:r>
                          <w:rPr>
                            <w:sz w:val="22"/>
                          </w:rPr>
                          <w:t>*</w:t>
                        </w:r>
                        <w:r>
                          <w:rPr>
                            <w:spacing w:val="-321"/>
                            <w:sz w:val="22"/>
                          </w:rPr>
                          <w:t xml:space="preserve"> </w:t>
                        </w:r>
                        <w:r>
                          <w:rPr>
                            <w:spacing w:val="-55"/>
                            <w:sz w:val="22"/>
                          </w:rPr>
                          <w:t xml:space="preserve"> </w:t>
                        </w:r>
                        <w:r>
                          <w:rPr>
                            <w:sz w:val="22"/>
                          </w:rPr>
                          <w:t>BG</w:t>
                        </w:r>
                        <w:r>
                          <w:rPr>
                            <w:spacing w:val="-321"/>
                            <w:sz w:val="22"/>
                          </w:rPr>
                          <w:t xml:space="preserve"> </w:t>
                        </w:r>
                        <w:r>
                          <w:rPr>
                            <w:sz w:val="22"/>
                          </w:rPr>
                          <w:t>=</w:t>
                        </w:r>
                        <w:r>
                          <w:rPr>
                            <w:spacing w:val="-321"/>
                            <w:sz w:val="22"/>
                          </w:rPr>
                          <w:t xml:space="preserve"> </w:t>
                        </w:r>
                        <w:r>
                          <w:rPr>
                            <w:sz w:val="22"/>
                          </w:rPr>
                          <w:t xml:space="preserve">brown </w:t>
                        </w:r>
                        <w:r>
                          <w:t xml:space="preserve"> </w:t>
                        </w:r>
                        <w:r>
                          <w:rPr>
                            <w:spacing w:val="-321"/>
                            <w:sz w:val="22"/>
                          </w:rPr>
                          <w:t xml:space="preserve"> </w:t>
                        </w:r>
                        <w:r>
                          <w:rPr>
                            <w:sz w:val="22"/>
                          </w:rPr>
                          <w:t>granular</w:t>
                        </w:r>
                      </w:p>
                    </w:txbxContent>
                  </v:textbox>
                </v:rect>
                <w10:anchorlock/>
              </v:group>
            </w:pict>
          </mc:Fallback>
        </mc:AlternateContent>
      </w:r>
      <w:r>
        <w:rPr>
          <w:rFonts w:ascii="Calibri" w:eastAsia="Calibri" w:hAnsi="Calibri" w:cs="Calibri"/>
          <w:noProof/>
          <w:color w:val="000000"/>
          <w:sz w:val="22"/>
          <w:shd w:val="clear" w:color="auto" w:fill="E6E6E6"/>
        </w:rPr>
        <w:lastRenderedPageBreak/>
        <mc:AlternateContent>
          <mc:Choice Requires="wpg">
            <w:drawing>
              <wp:inline distT="0" distB="0" distL="0" distR="0" wp14:anchorId="0BE921F1" wp14:editId="0BE921F2">
                <wp:extent cx="4823308" cy="8584490"/>
                <wp:effectExtent l="0" t="0" r="0" b="0"/>
                <wp:docPr id="93349" name="Group 93349"/>
                <wp:cNvGraphicFramePr/>
                <a:graphic xmlns:a="http://schemas.openxmlformats.org/drawingml/2006/main">
                  <a:graphicData uri="http://schemas.microsoft.com/office/word/2010/wordprocessingGroup">
                    <wpg:wgp>
                      <wpg:cNvGrpSpPr/>
                      <wpg:grpSpPr>
                        <a:xfrm>
                          <a:off x="0" y="0"/>
                          <a:ext cx="4823308" cy="8584490"/>
                          <a:chOff x="0" y="0"/>
                          <a:chExt cx="4823308" cy="8584490"/>
                        </a:xfrm>
                      </wpg:grpSpPr>
                      <wps:wsp>
                        <wps:cNvPr id="810" name="Rectangle 810"/>
                        <wps:cNvSpPr/>
                        <wps:spPr>
                          <a:xfrm rot="-5399999">
                            <a:off x="-229851" y="8103651"/>
                            <a:ext cx="709422" cy="249716"/>
                          </a:xfrm>
                          <a:prstGeom prst="rect">
                            <a:avLst/>
                          </a:prstGeom>
                          <a:ln>
                            <a:noFill/>
                          </a:ln>
                        </wps:spPr>
                        <wps:txbx>
                          <w:txbxContent>
                            <w:p w14:paraId="0BE9260E" w14:textId="77777777" w:rsidR="00216ADB" w:rsidRDefault="00216ADB">
                              <w:pPr>
                                <w:spacing w:after="160" w:line="259" w:lineRule="auto"/>
                                <w:ind w:left="0" w:firstLine="0"/>
                                <w:jc w:val="left"/>
                              </w:pPr>
                              <w:proofErr w:type="gramStart"/>
                              <w:r>
                                <w:rPr>
                                  <w:b/>
                                  <w:sz w:val="24"/>
                                </w:rPr>
                                <w:t xml:space="preserve">Table </w:t>
                              </w:r>
                              <w:r>
                                <w:rPr>
                                  <w:b/>
                                  <w:spacing w:val="-356"/>
                                  <w:sz w:val="24"/>
                                </w:rPr>
                                <w:t xml:space="preserve"> </w:t>
                              </w:r>
                              <w:r>
                                <w:rPr>
                                  <w:b/>
                                  <w:sz w:val="24"/>
                                </w:rPr>
                                <w:t>1</w:t>
                              </w:r>
                              <w:proofErr w:type="gramEnd"/>
                              <w:r>
                                <w:rPr>
                                  <w:b/>
                                  <w:sz w:val="24"/>
                                </w:rPr>
                                <w:t>.</w:t>
                              </w:r>
                            </w:p>
                          </w:txbxContent>
                        </wps:txbx>
                        <wps:bodyPr horzOverflow="overflow" vert="horz" lIns="0" tIns="0" rIns="0" bIns="0" rtlCol="0">
                          <a:noAutofit/>
                        </wps:bodyPr>
                      </wps:wsp>
                      <wps:wsp>
                        <wps:cNvPr id="811" name="Rectangle 811"/>
                        <wps:cNvSpPr/>
                        <wps:spPr>
                          <a:xfrm rot="-5399999">
                            <a:off x="103287" y="7901957"/>
                            <a:ext cx="50673" cy="245055"/>
                          </a:xfrm>
                          <a:prstGeom prst="rect">
                            <a:avLst/>
                          </a:prstGeom>
                          <a:ln>
                            <a:noFill/>
                          </a:ln>
                        </wps:spPr>
                        <wps:txbx>
                          <w:txbxContent>
                            <w:p w14:paraId="0BE9260F"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3052" name="Rectangle 93052"/>
                        <wps:cNvSpPr/>
                        <wps:spPr>
                          <a:xfrm rot="-5399999">
                            <a:off x="-347912" y="7265699"/>
                            <a:ext cx="949612" cy="247690"/>
                          </a:xfrm>
                          <a:prstGeom prst="rect">
                            <a:avLst/>
                          </a:prstGeom>
                          <a:ln>
                            <a:noFill/>
                          </a:ln>
                        </wps:spPr>
                        <wps:txbx>
                          <w:txbxContent>
                            <w:p w14:paraId="0BE92610" w14:textId="77777777" w:rsidR="00216ADB" w:rsidRDefault="00216ADB">
                              <w:pPr>
                                <w:spacing w:after="160" w:line="259" w:lineRule="auto"/>
                                <w:ind w:left="0" w:firstLine="0"/>
                                <w:jc w:val="left"/>
                              </w:pPr>
                              <w:r>
                                <w:rPr>
                                  <w:i/>
                                  <w:sz w:val="24"/>
                                </w:rPr>
                                <w:t>(continued)</w:t>
                              </w:r>
                            </w:p>
                          </w:txbxContent>
                        </wps:txbx>
                        <wps:bodyPr horzOverflow="overflow" vert="horz" lIns="0" tIns="0" rIns="0" bIns="0" rtlCol="0">
                          <a:noAutofit/>
                        </wps:bodyPr>
                      </wps:wsp>
                      <wps:wsp>
                        <wps:cNvPr id="93049" name="Rectangle 93049"/>
                        <wps:cNvSpPr/>
                        <wps:spPr>
                          <a:xfrm rot="-5399999">
                            <a:off x="-679534" y="6934076"/>
                            <a:ext cx="949612" cy="247690"/>
                          </a:xfrm>
                          <a:prstGeom prst="rect">
                            <a:avLst/>
                          </a:prstGeom>
                          <a:ln>
                            <a:noFill/>
                          </a:ln>
                        </wps:spPr>
                        <wps:txbx>
                          <w:txbxContent>
                            <w:p w14:paraId="0BE92611"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3045" name="Rectangle 93045"/>
                        <wps:cNvSpPr/>
                        <wps:spPr>
                          <a:xfrm rot="-5399999">
                            <a:off x="-16289" y="7597321"/>
                            <a:ext cx="949612" cy="247690"/>
                          </a:xfrm>
                          <a:prstGeom prst="rect">
                            <a:avLst/>
                          </a:prstGeom>
                          <a:ln>
                            <a:noFill/>
                          </a:ln>
                        </wps:spPr>
                        <wps:txbx>
                          <w:txbxContent>
                            <w:p w14:paraId="0BE92612"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813" name="Rectangle 813"/>
                        <wps:cNvSpPr/>
                        <wps:spPr>
                          <a:xfrm rot="-5399999">
                            <a:off x="103287" y="7002492"/>
                            <a:ext cx="50673" cy="245055"/>
                          </a:xfrm>
                          <a:prstGeom prst="rect">
                            <a:avLst/>
                          </a:prstGeom>
                          <a:ln>
                            <a:noFill/>
                          </a:ln>
                        </wps:spPr>
                        <wps:txbx>
                          <w:txbxContent>
                            <w:p w14:paraId="0BE92613"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814" name="Rectangle 814"/>
                        <wps:cNvSpPr/>
                        <wps:spPr>
                          <a:xfrm rot="-5399999">
                            <a:off x="-639310" y="7350371"/>
                            <a:ext cx="2195171" cy="270526"/>
                          </a:xfrm>
                          <a:prstGeom prst="rect">
                            <a:avLst/>
                          </a:prstGeom>
                          <a:ln>
                            <a:noFill/>
                          </a:ln>
                        </wps:spPr>
                        <wps:txbx>
                          <w:txbxContent>
                            <w:p w14:paraId="0BE92614"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wps:txbx>
                        <wps:bodyPr horzOverflow="overflow" vert="horz" lIns="0" tIns="0" rIns="0" bIns="0" rtlCol="0">
                          <a:noAutofit/>
                        </wps:bodyPr>
                      </wps:wsp>
                      <wps:wsp>
                        <wps:cNvPr id="815" name="Rectangle 815"/>
                        <wps:cNvSpPr/>
                        <wps:spPr>
                          <a:xfrm rot="-5399999">
                            <a:off x="430827" y="6770004"/>
                            <a:ext cx="54896" cy="270526"/>
                          </a:xfrm>
                          <a:prstGeom prst="rect">
                            <a:avLst/>
                          </a:prstGeom>
                          <a:ln>
                            <a:noFill/>
                          </a:ln>
                        </wps:spPr>
                        <wps:txbx>
                          <w:txbxContent>
                            <w:p w14:paraId="0BE92615"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816" name="Rectangle 816"/>
                        <wps:cNvSpPr/>
                        <wps:spPr>
                          <a:xfrm rot="-5399999">
                            <a:off x="-352754" y="4827915"/>
                            <a:ext cx="1622060" cy="270526"/>
                          </a:xfrm>
                          <a:prstGeom prst="rect">
                            <a:avLst/>
                          </a:prstGeom>
                          <a:ln>
                            <a:noFill/>
                          </a:ln>
                        </wps:spPr>
                        <wps:txbx>
                          <w:txbxContent>
                            <w:p w14:paraId="0BE92616"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rPr>
                                <w:t xml:space="preserve"> </w:t>
                              </w:r>
                              <w:r>
                                <w:rPr>
                                  <w:b/>
                                  <w:spacing w:val="-385"/>
                                </w:rPr>
                                <w:t xml:space="preserve"> </w:t>
                              </w:r>
                              <w:r>
                                <w:rPr>
                                  <w:b/>
                                </w:rPr>
                                <w:t>Soil</w:t>
                              </w:r>
                            </w:p>
                          </w:txbxContent>
                        </wps:txbx>
                        <wps:bodyPr horzOverflow="overflow" vert="horz" lIns="0" tIns="0" rIns="0" bIns="0" rtlCol="0">
                          <a:noAutofit/>
                        </wps:bodyPr>
                      </wps:wsp>
                      <wps:wsp>
                        <wps:cNvPr id="817" name="Rectangle 817"/>
                        <wps:cNvSpPr/>
                        <wps:spPr>
                          <a:xfrm rot="-5399999">
                            <a:off x="430827" y="4391903"/>
                            <a:ext cx="54896" cy="270526"/>
                          </a:xfrm>
                          <a:prstGeom prst="rect">
                            <a:avLst/>
                          </a:prstGeom>
                          <a:ln>
                            <a:noFill/>
                          </a:ln>
                        </wps:spPr>
                        <wps:txbx>
                          <w:txbxContent>
                            <w:p w14:paraId="0BE92617"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3062" name="Rectangle 93062"/>
                        <wps:cNvSpPr/>
                        <wps:spPr>
                          <a:xfrm rot="-5399999">
                            <a:off x="-205975" y="7090616"/>
                            <a:ext cx="1055096" cy="270526"/>
                          </a:xfrm>
                          <a:prstGeom prst="rect">
                            <a:avLst/>
                          </a:prstGeom>
                          <a:ln>
                            <a:noFill/>
                          </a:ln>
                        </wps:spPr>
                        <wps:txbx>
                          <w:txbxContent>
                            <w:p w14:paraId="0BE92618"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3058" name="Rectangle 93058"/>
                        <wps:cNvSpPr/>
                        <wps:spPr>
                          <a:xfrm rot="-5399999">
                            <a:off x="491076" y="7787668"/>
                            <a:ext cx="1055096" cy="270526"/>
                          </a:xfrm>
                          <a:prstGeom prst="rect">
                            <a:avLst/>
                          </a:prstGeom>
                          <a:ln>
                            <a:noFill/>
                          </a:ln>
                        </wps:spPr>
                        <wps:txbx>
                          <w:txbxContent>
                            <w:p w14:paraId="0BE92619"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3065" name="Rectangle 93065"/>
                        <wps:cNvSpPr/>
                        <wps:spPr>
                          <a:xfrm rot="-5399999">
                            <a:off x="163187" y="7459780"/>
                            <a:ext cx="1055096" cy="270526"/>
                          </a:xfrm>
                          <a:prstGeom prst="rect">
                            <a:avLst/>
                          </a:prstGeom>
                          <a:ln>
                            <a:noFill/>
                          </a:ln>
                        </wps:spPr>
                        <wps:txbx>
                          <w:txbxContent>
                            <w:p w14:paraId="0BE9261A" w14:textId="77777777" w:rsidR="00216ADB" w:rsidRDefault="00216ADB">
                              <w:pPr>
                                <w:spacing w:after="160" w:line="259" w:lineRule="auto"/>
                                <w:ind w:left="0" w:firstLine="0"/>
                                <w:jc w:val="left"/>
                              </w:pPr>
                              <w:r>
                                <w:rPr>
                                  <w:b/>
                                </w:rPr>
                                <w:t>(version 3)</w:t>
                              </w:r>
                              <w:r>
                                <w:rPr>
                                  <w:b/>
                                  <w:spacing w:val="-65"/>
                                </w:rPr>
                                <w:t xml:space="preserve"> </w:t>
                              </w:r>
                            </w:p>
                          </w:txbxContent>
                        </wps:txbx>
                        <wps:bodyPr horzOverflow="overflow" vert="horz" lIns="0" tIns="0" rIns="0" bIns="0" rtlCol="0">
                          <a:noAutofit/>
                        </wps:bodyPr>
                      </wps:wsp>
                      <wps:wsp>
                        <wps:cNvPr id="820" name="Rectangle 820"/>
                        <wps:cNvSpPr/>
                        <wps:spPr>
                          <a:xfrm rot="-5399999">
                            <a:off x="622013" y="7125299"/>
                            <a:ext cx="54896" cy="270526"/>
                          </a:xfrm>
                          <a:prstGeom prst="rect">
                            <a:avLst/>
                          </a:prstGeom>
                          <a:ln>
                            <a:noFill/>
                          </a:ln>
                        </wps:spPr>
                        <wps:txbx>
                          <w:txbxContent>
                            <w:p w14:paraId="0BE9261B"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821" name="Rectangle 821"/>
                        <wps:cNvSpPr/>
                        <wps:spPr>
                          <a:xfrm rot="-5399999">
                            <a:off x="-27293" y="4861149"/>
                            <a:ext cx="1353510" cy="270526"/>
                          </a:xfrm>
                          <a:prstGeom prst="rect">
                            <a:avLst/>
                          </a:prstGeom>
                          <a:ln>
                            <a:noFill/>
                          </a:ln>
                        </wps:spPr>
                        <wps:txbx>
                          <w:txbxContent>
                            <w:p w14:paraId="0BE9261C" w14:textId="77777777" w:rsidR="00216ADB" w:rsidRDefault="00216ADB">
                              <w:pPr>
                                <w:spacing w:after="160" w:line="259" w:lineRule="auto"/>
                                <w:ind w:left="0" w:firstLine="0"/>
                                <w:jc w:val="left"/>
                              </w:pPr>
                              <w:r>
                                <w:rPr>
                                  <w:b/>
                                </w:rPr>
                                <w:t>Classification</w:t>
                              </w:r>
                            </w:p>
                          </w:txbxContent>
                        </wps:txbx>
                        <wps:bodyPr horzOverflow="overflow" vert="horz" lIns="0" tIns="0" rIns="0" bIns="0" rtlCol="0">
                          <a:noAutofit/>
                        </wps:bodyPr>
                      </wps:wsp>
                      <wps:wsp>
                        <wps:cNvPr id="822" name="Rectangle 822"/>
                        <wps:cNvSpPr/>
                        <wps:spPr>
                          <a:xfrm rot="-5399999">
                            <a:off x="622013" y="4492780"/>
                            <a:ext cx="54896" cy="270526"/>
                          </a:xfrm>
                          <a:prstGeom prst="rect">
                            <a:avLst/>
                          </a:prstGeom>
                          <a:ln>
                            <a:noFill/>
                          </a:ln>
                        </wps:spPr>
                        <wps:txbx>
                          <w:txbxContent>
                            <w:p w14:paraId="0BE9261D"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823" name="Rectangle 823"/>
                        <wps:cNvSpPr/>
                        <wps:spPr>
                          <a:xfrm rot="-5399999">
                            <a:off x="56458" y="7473505"/>
                            <a:ext cx="1956265" cy="265476"/>
                          </a:xfrm>
                          <a:prstGeom prst="rect">
                            <a:avLst/>
                          </a:prstGeom>
                          <a:ln>
                            <a:noFill/>
                          </a:ln>
                        </wps:spPr>
                        <wps:txbx>
                          <w:txbxContent>
                            <w:p w14:paraId="0BE9261E" w14:textId="77777777" w:rsidR="00216ADB" w:rsidRDefault="00216ADB">
                              <w:pPr>
                                <w:spacing w:after="160" w:line="259" w:lineRule="auto"/>
                                <w:ind w:left="0" w:firstLine="0"/>
                                <w:jc w:val="left"/>
                              </w:pPr>
                              <w:r>
                                <w:t>GRANULAR</w:t>
                              </w:r>
                              <w:r>
                                <w:rPr>
                                  <w:spacing w:val="-379"/>
                                </w:rPr>
                                <w:t xml:space="preserve"> </w:t>
                              </w:r>
                              <w:r>
                                <w:t>SOILS</w:t>
                              </w:r>
                            </w:p>
                          </w:txbxContent>
                        </wps:txbx>
                        <wps:bodyPr horzOverflow="overflow" vert="horz" lIns="0" tIns="0" rIns="0" bIns="0" rtlCol="0">
                          <a:noAutofit/>
                        </wps:bodyPr>
                      </wps:wsp>
                      <wps:wsp>
                        <wps:cNvPr id="825" name="Rectangle 825"/>
                        <wps:cNvSpPr/>
                        <wps:spPr>
                          <a:xfrm rot="-5399999">
                            <a:off x="19860" y="6850142"/>
                            <a:ext cx="2482825" cy="265477"/>
                          </a:xfrm>
                          <a:prstGeom prst="rect">
                            <a:avLst/>
                          </a:prstGeom>
                          <a:ln>
                            <a:noFill/>
                          </a:ln>
                        </wps:spPr>
                        <wps:txbx>
                          <w:txbxContent>
                            <w:p w14:paraId="0BE9261F"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Granular</w:t>
                              </w:r>
                              <w:proofErr w:type="gramEnd"/>
                              <w:r>
                                <w:t xml:space="preserve"> </w:t>
                              </w:r>
                              <w:r>
                                <w:rPr>
                                  <w:spacing w:val="-379"/>
                                </w:rPr>
                                <w:t xml:space="preserve"> </w:t>
                              </w:r>
                              <w:r>
                                <w:t>Soils</w:t>
                              </w:r>
                            </w:p>
                          </w:txbxContent>
                        </wps:txbx>
                        <wps:bodyPr horzOverflow="overflow" vert="horz" lIns="0" tIns="0" rIns="0" bIns="0" rtlCol="0">
                          <a:noAutofit/>
                        </wps:bodyPr>
                      </wps:wsp>
                      <wps:wsp>
                        <wps:cNvPr id="826" name="Rectangle 826"/>
                        <wps:cNvSpPr/>
                        <wps:spPr>
                          <a:xfrm rot="-5399999">
                            <a:off x="1233825" y="6197320"/>
                            <a:ext cx="54896" cy="265477"/>
                          </a:xfrm>
                          <a:prstGeom prst="rect">
                            <a:avLst/>
                          </a:prstGeom>
                          <a:ln>
                            <a:noFill/>
                          </a:ln>
                        </wps:spPr>
                        <wps:txbx>
                          <w:txbxContent>
                            <w:p w14:paraId="0BE9262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27" name="Rectangle 827"/>
                        <wps:cNvSpPr/>
                        <wps:spPr>
                          <a:xfrm rot="-5399999">
                            <a:off x="212984" y="4703302"/>
                            <a:ext cx="2096578" cy="265477"/>
                          </a:xfrm>
                          <a:prstGeom prst="rect">
                            <a:avLst/>
                          </a:prstGeom>
                          <a:ln>
                            <a:noFill/>
                          </a:ln>
                        </wps:spPr>
                        <wps:txbx>
                          <w:txbxContent>
                            <w:p w14:paraId="0BE92621"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 </w:t>
                              </w:r>
                              <w:r>
                                <w:rPr>
                                  <w:spacing w:val="-379"/>
                                </w:rPr>
                                <w:t xml:space="preserve"> </w:t>
                              </w:r>
                              <w:r>
                                <w:t xml:space="preserve">BG </w:t>
                              </w:r>
                              <w:r>
                                <w:rPr>
                                  <w:spacing w:val="-379"/>
                                </w:rPr>
                                <w:t xml:space="preserve"> </w:t>
                              </w:r>
                              <w:r>
                                <w:t>clays</w:t>
                              </w:r>
                            </w:p>
                          </w:txbxContent>
                        </wps:txbx>
                        <wps:bodyPr horzOverflow="overflow" vert="horz" lIns="0" tIns="0" rIns="0" bIns="0" rtlCol="0">
                          <a:noAutofit/>
                        </wps:bodyPr>
                      </wps:wsp>
                      <wps:wsp>
                        <wps:cNvPr id="828" name="Rectangle 828"/>
                        <wps:cNvSpPr/>
                        <wps:spPr>
                          <a:xfrm rot="-5399999">
                            <a:off x="1233825" y="4147769"/>
                            <a:ext cx="54896" cy="265476"/>
                          </a:xfrm>
                          <a:prstGeom prst="rect">
                            <a:avLst/>
                          </a:prstGeom>
                          <a:ln>
                            <a:noFill/>
                          </a:ln>
                        </wps:spPr>
                        <wps:txbx>
                          <w:txbxContent>
                            <w:p w14:paraId="0BE9262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29" name="Rectangle 829"/>
                        <wps:cNvSpPr/>
                        <wps:spPr>
                          <a:xfrm rot="-5399999">
                            <a:off x="867671" y="2657943"/>
                            <a:ext cx="787205" cy="265476"/>
                          </a:xfrm>
                          <a:prstGeom prst="rect">
                            <a:avLst/>
                          </a:prstGeom>
                          <a:ln>
                            <a:noFill/>
                          </a:ln>
                        </wps:spPr>
                        <wps:txbx>
                          <w:txbxContent>
                            <w:p w14:paraId="0BE92623" w14:textId="77777777" w:rsidR="00216ADB" w:rsidRDefault="00216ADB">
                              <w:pPr>
                                <w:spacing w:after="160" w:line="259" w:lineRule="auto"/>
                                <w:ind w:left="0" w:firstLine="0"/>
                                <w:jc w:val="left"/>
                              </w:pPr>
                              <w:r>
                                <w:t>Aquults</w:t>
                              </w:r>
                            </w:p>
                          </w:txbxContent>
                        </wps:txbx>
                        <wps:bodyPr horzOverflow="overflow" vert="horz" lIns="0" tIns="0" rIns="0" bIns="0" rtlCol="0">
                          <a:noAutofit/>
                        </wps:bodyPr>
                      </wps:wsp>
                      <wps:wsp>
                        <wps:cNvPr id="831" name="Rectangle 831"/>
                        <wps:cNvSpPr/>
                        <wps:spPr>
                          <a:xfrm rot="-5399999">
                            <a:off x="375440" y="6978378"/>
                            <a:ext cx="2226353" cy="265476"/>
                          </a:xfrm>
                          <a:prstGeom prst="rect">
                            <a:avLst/>
                          </a:prstGeom>
                          <a:ln>
                            <a:noFill/>
                          </a:ln>
                        </wps:spPr>
                        <wps:txbx>
                          <w:txbxContent>
                            <w:p w14:paraId="0BE92624" w14:textId="77777777" w:rsidR="00216ADB" w:rsidRDefault="00216ADB">
                              <w:pPr>
                                <w:spacing w:after="160" w:line="259" w:lineRule="auto"/>
                                <w:ind w:left="0" w:firstLine="0"/>
                                <w:jc w:val="left"/>
                              </w:pPr>
                              <w:r>
                                <w:t>Melanic</w:t>
                              </w:r>
                              <w:r>
                                <w:rPr>
                                  <w:spacing w:val="-379"/>
                                </w:rPr>
                                <w:t xml:space="preserve">  </w:t>
                              </w:r>
                              <w:r>
                                <w:t xml:space="preserve"> Granular</w:t>
                              </w:r>
                              <w:r>
                                <w:rPr>
                                  <w:spacing w:val="-379"/>
                                </w:rPr>
                                <w:t xml:space="preserve">  </w:t>
                              </w:r>
                              <w:r>
                                <w:t xml:space="preserve"> Soils</w:t>
                              </w:r>
                            </w:p>
                          </w:txbxContent>
                        </wps:txbx>
                        <wps:bodyPr horzOverflow="overflow" vert="horz" lIns="0" tIns="0" rIns="0" bIns="0" rtlCol="0">
                          <a:noAutofit/>
                        </wps:bodyPr>
                      </wps:wsp>
                      <wps:wsp>
                        <wps:cNvPr id="832" name="Rectangle 832"/>
                        <wps:cNvSpPr/>
                        <wps:spPr>
                          <a:xfrm rot="-5399999">
                            <a:off x="1461167" y="6390157"/>
                            <a:ext cx="54896" cy="265477"/>
                          </a:xfrm>
                          <a:prstGeom prst="rect">
                            <a:avLst/>
                          </a:prstGeom>
                          <a:ln>
                            <a:noFill/>
                          </a:ln>
                        </wps:spPr>
                        <wps:txbx>
                          <w:txbxContent>
                            <w:p w14:paraId="0BE9262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33" name="Rectangle 833"/>
                        <wps:cNvSpPr/>
                        <wps:spPr>
                          <a:xfrm rot="-5399999">
                            <a:off x="440326" y="4703302"/>
                            <a:ext cx="2096579" cy="265477"/>
                          </a:xfrm>
                          <a:prstGeom prst="rect">
                            <a:avLst/>
                          </a:prstGeom>
                          <a:ln>
                            <a:noFill/>
                          </a:ln>
                        </wps:spPr>
                        <wps:txbx>
                          <w:txbxContent>
                            <w:p w14:paraId="0BE92626"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w:t>
                              </w:r>
                              <w:r>
                                <w:rPr>
                                  <w:spacing w:val="-379"/>
                                </w:rPr>
                                <w:t xml:space="preserve">  </w:t>
                              </w:r>
                              <w:r>
                                <w:t xml:space="preserve"> BG </w:t>
                              </w:r>
                              <w:r>
                                <w:rPr>
                                  <w:spacing w:val="-379"/>
                                </w:rPr>
                                <w:t xml:space="preserve"> </w:t>
                              </w:r>
                              <w:r>
                                <w:t>clays</w:t>
                              </w:r>
                            </w:p>
                          </w:txbxContent>
                        </wps:txbx>
                        <wps:bodyPr horzOverflow="overflow" vert="horz" lIns="0" tIns="0" rIns="0" bIns="0" rtlCol="0">
                          <a:noAutofit/>
                        </wps:bodyPr>
                      </wps:wsp>
                      <wps:wsp>
                        <wps:cNvPr id="834" name="Rectangle 834"/>
                        <wps:cNvSpPr/>
                        <wps:spPr>
                          <a:xfrm rot="-5399999">
                            <a:off x="1461167" y="4147768"/>
                            <a:ext cx="54896" cy="265476"/>
                          </a:xfrm>
                          <a:prstGeom prst="rect">
                            <a:avLst/>
                          </a:prstGeom>
                          <a:ln>
                            <a:noFill/>
                          </a:ln>
                        </wps:spPr>
                        <wps:txbx>
                          <w:txbxContent>
                            <w:p w14:paraId="0BE9262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35" name="Rectangle 835"/>
                        <wps:cNvSpPr/>
                        <wps:spPr>
                          <a:xfrm rot="-5399999">
                            <a:off x="490391" y="2053322"/>
                            <a:ext cx="1996449" cy="265476"/>
                          </a:xfrm>
                          <a:prstGeom prst="rect">
                            <a:avLst/>
                          </a:prstGeom>
                          <a:ln>
                            <a:noFill/>
                          </a:ln>
                        </wps:spPr>
                        <wps:txbx>
                          <w:txbxContent>
                            <w:p w14:paraId="0BE92628" w14:textId="77777777" w:rsidR="00216ADB" w:rsidRDefault="00216ADB">
                              <w:pPr>
                                <w:spacing w:after="160" w:line="259" w:lineRule="auto"/>
                                <w:ind w:left="0" w:firstLine="0"/>
                                <w:jc w:val="left"/>
                              </w:pPr>
                              <w:proofErr w:type="spellStart"/>
                              <w:proofErr w:type="gramStart"/>
                              <w:r>
                                <w:t>Humults</w:t>
                              </w:r>
                              <w:proofErr w:type="spellEnd"/>
                              <w:r>
                                <w:t xml:space="preserve"> </w:t>
                              </w:r>
                              <w:r>
                                <w:rPr>
                                  <w:spacing w:val="-379"/>
                                </w:rPr>
                                <w:t xml:space="preserve"> </w:t>
                              </w:r>
                              <w:r>
                                <w:t>and</w:t>
                              </w:r>
                              <w:proofErr w:type="gramEnd"/>
                              <w:r>
                                <w:t xml:space="preserve"> </w:t>
                              </w:r>
                              <w:r>
                                <w:rPr>
                                  <w:spacing w:val="-379"/>
                                </w:rPr>
                                <w:t xml:space="preserve"> </w:t>
                              </w:r>
                              <w:proofErr w:type="spellStart"/>
                              <w:r>
                                <w:t>Udalfs</w:t>
                              </w:r>
                              <w:proofErr w:type="spellEnd"/>
                            </w:p>
                          </w:txbxContent>
                        </wps:txbx>
                        <wps:bodyPr horzOverflow="overflow" vert="horz" lIns="0" tIns="0" rIns="0" bIns="0" rtlCol="0">
                          <a:noAutofit/>
                        </wps:bodyPr>
                      </wps:wsp>
                      <wps:wsp>
                        <wps:cNvPr id="837" name="Rectangle 837"/>
                        <wps:cNvSpPr/>
                        <wps:spPr>
                          <a:xfrm rot="-5399999">
                            <a:off x="667998" y="7043594"/>
                            <a:ext cx="2095919" cy="265477"/>
                          </a:xfrm>
                          <a:prstGeom prst="rect">
                            <a:avLst/>
                          </a:prstGeom>
                          <a:ln>
                            <a:noFill/>
                          </a:ln>
                        </wps:spPr>
                        <wps:txbx>
                          <w:txbxContent>
                            <w:p w14:paraId="0BE92629" w14:textId="77777777" w:rsidR="00216ADB" w:rsidRDefault="00216ADB">
                              <w:pPr>
                                <w:spacing w:after="160" w:line="259" w:lineRule="auto"/>
                                <w:ind w:left="0" w:firstLine="0"/>
                                <w:jc w:val="left"/>
                              </w:pPr>
                              <w:proofErr w:type="gramStart"/>
                              <w:r>
                                <w:t xml:space="preserve">Oxidic </w:t>
                              </w:r>
                              <w:r>
                                <w:rPr>
                                  <w:spacing w:val="-379"/>
                                </w:rPr>
                                <w:t xml:space="preserve"> </w:t>
                              </w:r>
                              <w:r>
                                <w:t>Granular</w:t>
                              </w:r>
                              <w:proofErr w:type="gramEnd"/>
                              <w:r>
                                <w:rPr>
                                  <w:spacing w:val="-379"/>
                                </w:rPr>
                                <w:t xml:space="preserve">  </w:t>
                              </w:r>
                              <w:r>
                                <w:t xml:space="preserve"> Soils</w:t>
                              </w:r>
                            </w:p>
                          </w:txbxContent>
                        </wps:txbx>
                        <wps:bodyPr horzOverflow="overflow" vert="horz" lIns="0" tIns="0" rIns="0" bIns="0" rtlCol="0">
                          <a:noAutofit/>
                        </wps:bodyPr>
                      </wps:wsp>
                      <wps:wsp>
                        <wps:cNvPr id="838" name="Rectangle 838"/>
                        <wps:cNvSpPr/>
                        <wps:spPr>
                          <a:xfrm rot="-5399999">
                            <a:off x="1688510" y="6488227"/>
                            <a:ext cx="54896" cy="265477"/>
                          </a:xfrm>
                          <a:prstGeom prst="rect">
                            <a:avLst/>
                          </a:prstGeom>
                          <a:ln>
                            <a:noFill/>
                          </a:ln>
                        </wps:spPr>
                        <wps:txbx>
                          <w:txbxContent>
                            <w:p w14:paraId="0BE9262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39" name="Rectangle 839"/>
                        <wps:cNvSpPr/>
                        <wps:spPr>
                          <a:xfrm rot="-5399999">
                            <a:off x="667668" y="4703302"/>
                            <a:ext cx="2096579" cy="265477"/>
                          </a:xfrm>
                          <a:prstGeom prst="rect">
                            <a:avLst/>
                          </a:prstGeom>
                          <a:ln>
                            <a:noFill/>
                          </a:ln>
                        </wps:spPr>
                        <wps:txbx>
                          <w:txbxContent>
                            <w:p w14:paraId="0BE9262B"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w:t>
                              </w:r>
                              <w:r>
                                <w:rPr>
                                  <w:spacing w:val="-379"/>
                                </w:rPr>
                                <w:t xml:space="preserve">  </w:t>
                              </w:r>
                              <w:r>
                                <w:t xml:space="preserve"> BG</w:t>
                              </w:r>
                              <w:r>
                                <w:rPr>
                                  <w:spacing w:val="-379"/>
                                </w:rPr>
                                <w:t xml:space="preserve">  </w:t>
                              </w:r>
                              <w:r>
                                <w:t xml:space="preserve"> clays</w:t>
                              </w:r>
                            </w:p>
                          </w:txbxContent>
                        </wps:txbx>
                        <wps:bodyPr horzOverflow="overflow" vert="horz" lIns="0" tIns="0" rIns="0" bIns="0" rtlCol="0">
                          <a:noAutofit/>
                        </wps:bodyPr>
                      </wps:wsp>
                      <wps:wsp>
                        <wps:cNvPr id="840" name="Rectangle 840"/>
                        <wps:cNvSpPr/>
                        <wps:spPr>
                          <a:xfrm rot="-5399999">
                            <a:off x="1688510" y="4147768"/>
                            <a:ext cx="54896" cy="265476"/>
                          </a:xfrm>
                          <a:prstGeom prst="rect">
                            <a:avLst/>
                          </a:prstGeom>
                          <a:ln>
                            <a:noFill/>
                          </a:ln>
                        </wps:spPr>
                        <wps:txbx>
                          <w:txbxContent>
                            <w:p w14:paraId="0BE9262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41" name="Rectangle 841"/>
                        <wps:cNvSpPr/>
                        <wps:spPr>
                          <a:xfrm rot="-5399999">
                            <a:off x="1280964" y="2616552"/>
                            <a:ext cx="869988" cy="265476"/>
                          </a:xfrm>
                          <a:prstGeom prst="rect">
                            <a:avLst/>
                          </a:prstGeom>
                          <a:ln>
                            <a:noFill/>
                          </a:ln>
                        </wps:spPr>
                        <wps:txbx>
                          <w:txbxContent>
                            <w:p w14:paraId="0BE9262D" w14:textId="77777777" w:rsidR="00216ADB" w:rsidRDefault="00216ADB">
                              <w:pPr>
                                <w:spacing w:after="160" w:line="259" w:lineRule="auto"/>
                                <w:ind w:left="0" w:firstLine="0"/>
                                <w:jc w:val="left"/>
                              </w:pPr>
                              <w:proofErr w:type="spellStart"/>
                              <w:r>
                                <w:t>Humults</w:t>
                              </w:r>
                              <w:proofErr w:type="spellEnd"/>
                            </w:p>
                          </w:txbxContent>
                        </wps:txbx>
                        <wps:bodyPr horzOverflow="overflow" vert="horz" lIns="0" tIns="0" rIns="0" bIns="0" rtlCol="0">
                          <a:noAutofit/>
                        </wps:bodyPr>
                      </wps:wsp>
                      <wps:wsp>
                        <wps:cNvPr id="842" name="Rectangle 842"/>
                        <wps:cNvSpPr/>
                        <wps:spPr>
                          <a:xfrm rot="-5399999">
                            <a:off x="1915853" y="8422868"/>
                            <a:ext cx="54895" cy="265476"/>
                          </a:xfrm>
                          <a:prstGeom prst="rect">
                            <a:avLst/>
                          </a:prstGeom>
                          <a:ln>
                            <a:noFill/>
                          </a:ln>
                        </wps:spPr>
                        <wps:txbx>
                          <w:txbxContent>
                            <w:p w14:paraId="0BE9262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43" name="Rectangle 843"/>
                        <wps:cNvSpPr/>
                        <wps:spPr>
                          <a:xfrm rot="-5399999">
                            <a:off x="907967" y="7056221"/>
                            <a:ext cx="2070667" cy="265475"/>
                          </a:xfrm>
                          <a:prstGeom prst="rect">
                            <a:avLst/>
                          </a:prstGeom>
                          <a:ln>
                            <a:noFill/>
                          </a:ln>
                        </wps:spPr>
                        <wps:txbx>
                          <w:txbxContent>
                            <w:p w14:paraId="0BE9262F"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Granular </w:t>
                              </w:r>
                              <w:r>
                                <w:rPr>
                                  <w:spacing w:val="-379"/>
                                </w:rPr>
                                <w:t xml:space="preserve"> </w:t>
                              </w:r>
                              <w:r>
                                <w:t>Soils</w:t>
                              </w:r>
                              <w:proofErr w:type="gramEnd"/>
                            </w:p>
                          </w:txbxContent>
                        </wps:txbx>
                        <wps:bodyPr horzOverflow="overflow" vert="horz" lIns="0" tIns="0" rIns="0" bIns="0" rtlCol="0">
                          <a:noAutofit/>
                        </wps:bodyPr>
                      </wps:wsp>
                      <wps:wsp>
                        <wps:cNvPr id="844" name="Rectangle 844"/>
                        <wps:cNvSpPr/>
                        <wps:spPr>
                          <a:xfrm rot="-5399999">
                            <a:off x="1915853" y="6507213"/>
                            <a:ext cx="54896" cy="265477"/>
                          </a:xfrm>
                          <a:prstGeom prst="rect">
                            <a:avLst/>
                          </a:prstGeom>
                          <a:ln>
                            <a:noFill/>
                          </a:ln>
                        </wps:spPr>
                        <wps:txbx>
                          <w:txbxContent>
                            <w:p w14:paraId="0BE9263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45" name="Rectangle 845"/>
                        <wps:cNvSpPr/>
                        <wps:spPr>
                          <a:xfrm rot="-5399999">
                            <a:off x="895011" y="4703302"/>
                            <a:ext cx="2096579" cy="265476"/>
                          </a:xfrm>
                          <a:prstGeom prst="rect">
                            <a:avLst/>
                          </a:prstGeom>
                          <a:ln>
                            <a:noFill/>
                          </a:ln>
                        </wps:spPr>
                        <wps:txbx>
                          <w:txbxContent>
                            <w:p w14:paraId="0BE92631"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w:t>
                              </w:r>
                              <w:r>
                                <w:rPr>
                                  <w:spacing w:val="-379"/>
                                </w:rPr>
                                <w:t xml:space="preserve">  </w:t>
                              </w:r>
                              <w:r>
                                <w:t xml:space="preserve"> BG </w:t>
                              </w:r>
                              <w:r>
                                <w:rPr>
                                  <w:spacing w:val="-379"/>
                                </w:rPr>
                                <w:t xml:space="preserve"> </w:t>
                              </w:r>
                              <w:r>
                                <w:t>clays</w:t>
                              </w:r>
                            </w:p>
                          </w:txbxContent>
                        </wps:txbx>
                        <wps:bodyPr horzOverflow="overflow" vert="horz" lIns="0" tIns="0" rIns="0" bIns="0" rtlCol="0">
                          <a:noAutofit/>
                        </wps:bodyPr>
                      </wps:wsp>
                      <wps:wsp>
                        <wps:cNvPr id="846" name="Rectangle 846"/>
                        <wps:cNvSpPr/>
                        <wps:spPr>
                          <a:xfrm rot="-5399999">
                            <a:off x="1915853" y="4147769"/>
                            <a:ext cx="54895" cy="265475"/>
                          </a:xfrm>
                          <a:prstGeom prst="rect">
                            <a:avLst/>
                          </a:prstGeom>
                          <a:ln>
                            <a:noFill/>
                          </a:ln>
                        </wps:spPr>
                        <wps:txbx>
                          <w:txbxContent>
                            <w:p w14:paraId="0BE9263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47" name="Rectangle 847"/>
                        <wps:cNvSpPr/>
                        <wps:spPr>
                          <a:xfrm rot="-5399999">
                            <a:off x="1508307" y="2616552"/>
                            <a:ext cx="869988" cy="265476"/>
                          </a:xfrm>
                          <a:prstGeom prst="rect">
                            <a:avLst/>
                          </a:prstGeom>
                          <a:ln>
                            <a:noFill/>
                          </a:ln>
                        </wps:spPr>
                        <wps:txbx>
                          <w:txbxContent>
                            <w:p w14:paraId="0BE92633" w14:textId="77777777" w:rsidR="00216ADB" w:rsidRDefault="00216ADB">
                              <w:pPr>
                                <w:spacing w:after="160" w:line="259" w:lineRule="auto"/>
                                <w:ind w:left="0" w:firstLine="0"/>
                                <w:jc w:val="left"/>
                              </w:pPr>
                              <w:proofErr w:type="spellStart"/>
                              <w:r>
                                <w:t>Humults</w:t>
                              </w:r>
                              <w:proofErr w:type="spellEnd"/>
                            </w:p>
                          </w:txbxContent>
                        </wps:txbx>
                        <wps:bodyPr horzOverflow="overflow" vert="horz" lIns="0" tIns="0" rIns="0" bIns="0" rtlCol="0">
                          <a:noAutofit/>
                        </wps:bodyPr>
                      </wps:wsp>
                      <wps:wsp>
                        <wps:cNvPr id="848" name="Rectangle 848"/>
                        <wps:cNvSpPr/>
                        <wps:spPr>
                          <a:xfrm rot="-5399999">
                            <a:off x="1464196" y="7587686"/>
                            <a:ext cx="1725264" cy="265475"/>
                          </a:xfrm>
                          <a:prstGeom prst="rect">
                            <a:avLst/>
                          </a:prstGeom>
                          <a:ln>
                            <a:noFill/>
                          </a:ln>
                        </wps:spPr>
                        <wps:txbx>
                          <w:txbxContent>
                            <w:p w14:paraId="0BE92634" w14:textId="77777777" w:rsidR="00216ADB" w:rsidRDefault="00216ADB">
                              <w:pPr>
                                <w:spacing w:after="160" w:line="259" w:lineRule="auto"/>
                                <w:ind w:left="0" w:firstLine="0"/>
                                <w:jc w:val="left"/>
                              </w:pPr>
                              <w:r>
                                <w:t>MELANIC</w:t>
                              </w:r>
                              <w:r>
                                <w:rPr>
                                  <w:spacing w:val="-379"/>
                                </w:rPr>
                                <w:t xml:space="preserve"> </w:t>
                              </w:r>
                              <w:r>
                                <w:t>SOILS</w:t>
                              </w:r>
                            </w:p>
                          </w:txbxContent>
                        </wps:txbx>
                        <wps:bodyPr horzOverflow="overflow" vert="horz" lIns="0" tIns="0" rIns="0" bIns="0" rtlCol="0">
                          <a:noAutofit/>
                        </wps:bodyPr>
                      </wps:wsp>
                      <wps:wsp>
                        <wps:cNvPr id="850" name="Rectangle 850"/>
                        <wps:cNvSpPr/>
                        <wps:spPr>
                          <a:xfrm rot="-5399999">
                            <a:off x="1603814" y="7141198"/>
                            <a:ext cx="1900711" cy="265477"/>
                          </a:xfrm>
                          <a:prstGeom prst="rect">
                            <a:avLst/>
                          </a:prstGeom>
                          <a:ln>
                            <a:noFill/>
                          </a:ln>
                        </wps:spPr>
                        <wps:txbx>
                          <w:txbxContent>
                            <w:p w14:paraId="0BE92635" w14:textId="77777777" w:rsidR="00216ADB" w:rsidRDefault="00216ADB">
                              <w:pPr>
                                <w:spacing w:after="160" w:line="259" w:lineRule="auto"/>
                                <w:ind w:left="0" w:firstLine="0"/>
                                <w:jc w:val="left"/>
                              </w:pPr>
                              <w:proofErr w:type="spellStart"/>
                              <w:r>
                                <w:t>Vertic</w:t>
                              </w:r>
                              <w:proofErr w:type="spellEnd"/>
                              <w:r>
                                <w:rPr>
                                  <w:spacing w:val="-379"/>
                                </w:rPr>
                                <w:t xml:space="preserve">  </w:t>
                              </w:r>
                              <w:r>
                                <w:t xml:space="preserve"> </w:t>
                              </w:r>
                              <w:proofErr w:type="gramStart"/>
                              <w:r>
                                <w:t>Melanic</w:t>
                              </w:r>
                              <w:r>
                                <w:rPr>
                                  <w:spacing w:val="-379"/>
                                </w:rPr>
                                <w:t xml:space="preserve"> </w:t>
                              </w:r>
                              <w:r>
                                <w:t xml:space="preserve"> Soils</w:t>
                              </w:r>
                              <w:proofErr w:type="gramEnd"/>
                            </w:p>
                          </w:txbxContent>
                        </wps:txbx>
                        <wps:bodyPr horzOverflow="overflow" vert="horz" lIns="0" tIns="0" rIns="0" bIns="0" rtlCol="0">
                          <a:noAutofit/>
                        </wps:bodyPr>
                      </wps:wsp>
                      <wps:wsp>
                        <wps:cNvPr id="851" name="Rectangle 851"/>
                        <wps:cNvSpPr/>
                        <wps:spPr>
                          <a:xfrm rot="-5399999">
                            <a:off x="2526723" y="6635001"/>
                            <a:ext cx="54896" cy="265475"/>
                          </a:xfrm>
                          <a:prstGeom prst="rect">
                            <a:avLst/>
                          </a:prstGeom>
                          <a:ln>
                            <a:noFill/>
                          </a:ln>
                        </wps:spPr>
                        <wps:txbx>
                          <w:txbxContent>
                            <w:p w14:paraId="0BE9263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52" name="Rectangle 852"/>
                        <wps:cNvSpPr/>
                        <wps:spPr>
                          <a:xfrm rot="-5399999">
                            <a:off x="1601620" y="4799041"/>
                            <a:ext cx="1905102" cy="265476"/>
                          </a:xfrm>
                          <a:prstGeom prst="rect">
                            <a:avLst/>
                          </a:prstGeom>
                          <a:ln>
                            <a:noFill/>
                          </a:ln>
                        </wps:spPr>
                        <wps:txbx>
                          <w:txbxContent>
                            <w:p w14:paraId="0BE92637"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t xml:space="preserve"> </w:t>
                              </w:r>
                              <w:r>
                                <w:rPr>
                                  <w:spacing w:val="-379"/>
                                </w:rPr>
                                <w:t xml:space="preserve"> </w:t>
                              </w:r>
                              <w:r>
                                <w:t>and</w:t>
                              </w:r>
                              <w:r>
                                <w:rPr>
                                  <w:spacing w:val="-379"/>
                                </w:rPr>
                                <w:t xml:space="preserve">  </w:t>
                              </w:r>
                              <w:r>
                                <w:t xml:space="preserve"> clays</w:t>
                              </w:r>
                            </w:p>
                          </w:txbxContent>
                        </wps:txbx>
                        <wps:bodyPr horzOverflow="overflow" vert="horz" lIns="0" tIns="0" rIns="0" bIns="0" rtlCol="0">
                          <a:noAutofit/>
                        </wps:bodyPr>
                      </wps:wsp>
                      <wps:wsp>
                        <wps:cNvPr id="853" name="Rectangle 853"/>
                        <wps:cNvSpPr/>
                        <wps:spPr>
                          <a:xfrm rot="-5399999">
                            <a:off x="2526723" y="4291736"/>
                            <a:ext cx="54896" cy="265476"/>
                          </a:xfrm>
                          <a:prstGeom prst="rect">
                            <a:avLst/>
                          </a:prstGeom>
                          <a:ln>
                            <a:noFill/>
                          </a:ln>
                        </wps:spPr>
                        <wps:txbx>
                          <w:txbxContent>
                            <w:p w14:paraId="0BE9263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54" name="Rectangle 854"/>
                        <wps:cNvSpPr/>
                        <wps:spPr>
                          <a:xfrm rot="-5399999">
                            <a:off x="1642023" y="2139399"/>
                            <a:ext cx="1824295" cy="265476"/>
                          </a:xfrm>
                          <a:prstGeom prst="rect">
                            <a:avLst/>
                          </a:prstGeom>
                          <a:ln>
                            <a:noFill/>
                          </a:ln>
                        </wps:spPr>
                        <wps:txbx>
                          <w:txbxContent>
                            <w:p w14:paraId="0BE92639" w14:textId="77777777" w:rsidR="00216ADB" w:rsidRDefault="00216ADB">
                              <w:pPr>
                                <w:spacing w:after="160" w:line="259" w:lineRule="auto"/>
                                <w:ind w:left="0" w:firstLine="0"/>
                                <w:jc w:val="left"/>
                              </w:pPr>
                              <w:proofErr w:type="spellStart"/>
                              <w:proofErr w:type="gramStart"/>
                              <w:r>
                                <w:t>Ustolls</w:t>
                              </w:r>
                              <w:proofErr w:type="spellEnd"/>
                              <w:r>
                                <w:t xml:space="preserve"> </w:t>
                              </w:r>
                              <w:r>
                                <w:rPr>
                                  <w:spacing w:val="-379"/>
                                </w:rPr>
                                <w:t xml:space="preserve"> </w:t>
                              </w:r>
                              <w:r>
                                <w:t>or</w:t>
                              </w:r>
                              <w:proofErr w:type="gramEnd"/>
                              <w:r>
                                <w:rPr>
                                  <w:spacing w:val="-379"/>
                                </w:rPr>
                                <w:t xml:space="preserve">  </w:t>
                              </w:r>
                              <w:r>
                                <w:t xml:space="preserve"> </w:t>
                              </w:r>
                              <w:proofErr w:type="spellStart"/>
                              <w:r>
                                <w:t>Vertisols</w:t>
                              </w:r>
                              <w:proofErr w:type="spellEnd"/>
                            </w:p>
                          </w:txbxContent>
                        </wps:txbx>
                        <wps:bodyPr horzOverflow="overflow" vert="horz" lIns="0" tIns="0" rIns="0" bIns="0" rtlCol="0">
                          <a:noAutofit/>
                        </wps:bodyPr>
                      </wps:wsp>
                      <wps:wsp>
                        <wps:cNvPr id="856" name="Rectangle 856"/>
                        <wps:cNvSpPr/>
                        <wps:spPr>
                          <a:xfrm rot="-5399999">
                            <a:off x="1594557" y="6904598"/>
                            <a:ext cx="2373911" cy="265477"/>
                          </a:xfrm>
                          <a:prstGeom prst="rect">
                            <a:avLst/>
                          </a:prstGeom>
                          <a:ln>
                            <a:noFill/>
                          </a:ln>
                        </wps:spPr>
                        <wps:txbx>
                          <w:txbxContent>
                            <w:p w14:paraId="0BE9263A"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Melanic</w:t>
                              </w:r>
                              <w:proofErr w:type="gramEnd"/>
                              <w:r>
                                <w:t xml:space="preserve"> </w:t>
                              </w:r>
                              <w:r>
                                <w:rPr>
                                  <w:spacing w:val="-379"/>
                                </w:rPr>
                                <w:t xml:space="preserve"> </w:t>
                              </w:r>
                              <w:r>
                                <w:t>Soils</w:t>
                              </w:r>
                            </w:p>
                          </w:txbxContent>
                        </wps:txbx>
                        <wps:bodyPr horzOverflow="overflow" vert="horz" lIns="0" tIns="0" rIns="0" bIns="0" rtlCol="0">
                          <a:noAutofit/>
                        </wps:bodyPr>
                      </wps:wsp>
                      <wps:wsp>
                        <wps:cNvPr id="857" name="Rectangle 857"/>
                        <wps:cNvSpPr/>
                        <wps:spPr>
                          <a:xfrm rot="-5399999">
                            <a:off x="2754065" y="6279210"/>
                            <a:ext cx="54896" cy="265477"/>
                          </a:xfrm>
                          <a:prstGeom prst="rect">
                            <a:avLst/>
                          </a:prstGeom>
                          <a:ln>
                            <a:noFill/>
                          </a:ln>
                        </wps:spPr>
                        <wps:txbx>
                          <w:txbxContent>
                            <w:p w14:paraId="0BE9263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58" name="Rectangle 858"/>
                        <wps:cNvSpPr/>
                        <wps:spPr>
                          <a:xfrm rot="-5399999">
                            <a:off x="2330489" y="5300567"/>
                            <a:ext cx="902047" cy="265477"/>
                          </a:xfrm>
                          <a:prstGeom prst="rect">
                            <a:avLst/>
                          </a:prstGeom>
                          <a:ln>
                            <a:noFill/>
                          </a:ln>
                        </wps:spPr>
                        <wps:txbx>
                          <w:txbxContent>
                            <w:p w14:paraId="0BE9263C" w14:textId="77777777" w:rsidR="00216ADB" w:rsidRDefault="00216ADB">
                              <w:pPr>
                                <w:spacing w:after="160" w:line="259" w:lineRule="auto"/>
                                <w:ind w:left="0" w:firstLine="0"/>
                                <w:jc w:val="left"/>
                              </w:pPr>
                              <w:proofErr w:type="spellStart"/>
                              <w:r>
                                <w:t>gley</w:t>
                              </w:r>
                              <w:proofErr w:type="spellEnd"/>
                              <w:r>
                                <w:rPr>
                                  <w:spacing w:val="-379"/>
                                </w:rPr>
                                <w:t xml:space="preserve">  </w:t>
                              </w:r>
                              <w:r>
                                <w:t xml:space="preserve"> soils</w:t>
                              </w:r>
                            </w:p>
                          </w:txbxContent>
                        </wps:txbx>
                        <wps:bodyPr horzOverflow="overflow" vert="horz" lIns="0" tIns="0" rIns="0" bIns="0" rtlCol="0">
                          <a:noAutofit/>
                        </wps:bodyPr>
                      </wps:wsp>
                      <wps:wsp>
                        <wps:cNvPr id="859" name="Rectangle 859"/>
                        <wps:cNvSpPr/>
                        <wps:spPr>
                          <a:xfrm rot="-5399999">
                            <a:off x="2754066" y="5045913"/>
                            <a:ext cx="54896" cy="265476"/>
                          </a:xfrm>
                          <a:prstGeom prst="rect">
                            <a:avLst/>
                          </a:prstGeom>
                          <a:ln>
                            <a:noFill/>
                          </a:ln>
                        </wps:spPr>
                        <wps:txbx>
                          <w:txbxContent>
                            <w:p w14:paraId="0BE9263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60" name="Rectangle 860"/>
                        <wps:cNvSpPr/>
                        <wps:spPr>
                          <a:xfrm rot="-5399999">
                            <a:off x="2398012" y="2668045"/>
                            <a:ext cx="767003" cy="265476"/>
                          </a:xfrm>
                          <a:prstGeom prst="rect">
                            <a:avLst/>
                          </a:prstGeom>
                          <a:ln>
                            <a:noFill/>
                          </a:ln>
                        </wps:spPr>
                        <wps:txbx>
                          <w:txbxContent>
                            <w:p w14:paraId="0BE9263E" w14:textId="77777777" w:rsidR="00216ADB" w:rsidRDefault="00216ADB">
                              <w:pPr>
                                <w:spacing w:after="160" w:line="259" w:lineRule="auto"/>
                                <w:ind w:left="0" w:firstLine="0"/>
                                <w:jc w:val="left"/>
                              </w:pPr>
                              <w:proofErr w:type="spellStart"/>
                              <w:r>
                                <w:t>Aquolls</w:t>
                              </w:r>
                              <w:proofErr w:type="spellEnd"/>
                            </w:p>
                          </w:txbxContent>
                        </wps:txbx>
                        <wps:bodyPr horzOverflow="overflow" vert="horz" lIns="0" tIns="0" rIns="0" bIns="0" rtlCol="0">
                          <a:noAutofit/>
                        </wps:bodyPr>
                      </wps:wsp>
                      <wps:wsp>
                        <wps:cNvPr id="861" name="Rectangle 861"/>
                        <wps:cNvSpPr/>
                        <wps:spPr>
                          <a:xfrm rot="-5399999">
                            <a:off x="2981408" y="8422868"/>
                            <a:ext cx="54896" cy="265477"/>
                          </a:xfrm>
                          <a:prstGeom prst="rect">
                            <a:avLst/>
                          </a:prstGeom>
                          <a:ln>
                            <a:noFill/>
                          </a:ln>
                        </wps:spPr>
                        <wps:txbx>
                          <w:txbxContent>
                            <w:p w14:paraId="0BE9263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62" name="Rectangle 862"/>
                        <wps:cNvSpPr/>
                        <wps:spPr>
                          <a:xfrm rot="-5399999">
                            <a:off x="1945525" y="7028223"/>
                            <a:ext cx="2126662" cy="265477"/>
                          </a:xfrm>
                          <a:prstGeom prst="rect">
                            <a:avLst/>
                          </a:prstGeom>
                          <a:ln>
                            <a:noFill/>
                          </a:ln>
                        </wps:spPr>
                        <wps:txbx>
                          <w:txbxContent>
                            <w:p w14:paraId="0BE92640" w14:textId="77777777" w:rsidR="00216ADB" w:rsidRDefault="00216ADB">
                              <w:pPr>
                                <w:spacing w:after="160" w:line="259" w:lineRule="auto"/>
                                <w:ind w:left="0" w:firstLine="0"/>
                                <w:jc w:val="left"/>
                              </w:pPr>
                              <w:proofErr w:type="spellStart"/>
                              <w:proofErr w:type="gramStart"/>
                              <w:r>
                                <w:t>Rendzic</w:t>
                              </w:r>
                              <w:proofErr w:type="spellEnd"/>
                              <w:r>
                                <w:t xml:space="preserve"> </w:t>
                              </w:r>
                              <w:r>
                                <w:rPr>
                                  <w:spacing w:val="-379"/>
                                </w:rPr>
                                <w:t xml:space="preserve"> </w:t>
                              </w:r>
                              <w:r>
                                <w:t>Melanic</w:t>
                              </w:r>
                              <w:proofErr w:type="gramEnd"/>
                              <w:r>
                                <w:t xml:space="preserve"> </w:t>
                              </w:r>
                              <w:r>
                                <w:rPr>
                                  <w:spacing w:val="-379"/>
                                </w:rPr>
                                <w:t xml:space="preserve"> </w:t>
                              </w:r>
                              <w:r>
                                <w:t>Soils</w:t>
                              </w:r>
                            </w:p>
                          </w:txbxContent>
                        </wps:txbx>
                        <wps:bodyPr horzOverflow="overflow" vert="horz" lIns="0" tIns="0" rIns="0" bIns="0" rtlCol="0">
                          <a:noAutofit/>
                        </wps:bodyPr>
                      </wps:wsp>
                      <wps:wsp>
                        <wps:cNvPr id="863" name="Rectangle 863"/>
                        <wps:cNvSpPr/>
                        <wps:spPr>
                          <a:xfrm rot="-5399999">
                            <a:off x="2981408" y="6465112"/>
                            <a:ext cx="54896" cy="265477"/>
                          </a:xfrm>
                          <a:prstGeom prst="rect">
                            <a:avLst/>
                          </a:prstGeom>
                          <a:ln>
                            <a:noFill/>
                          </a:ln>
                        </wps:spPr>
                        <wps:txbx>
                          <w:txbxContent>
                            <w:p w14:paraId="0BE9264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64" name="Rectangle 864"/>
                        <wps:cNvSpPr/>
                        <wps:spPr>
                          <a:xfrm rot="-5399999">
                            <a:off x="2531702" y="5274437"/>
                            <a:ext cx="954308" cy="265477"/>
                          </a:xfrm>
                          <a:prstGeom prst="rect">
                            <a:avLst/>
                          </a:prstGeom>
                          <a:ln>
                            <a:noFill/>
                          </a:ln>
                        </wps:spPr>
                        <wps:txbx>
                          <w:txbxContent>
                            <w:p w14:paraId="0BE92642" w14:textId="77777777" w:rsidR="00216ADB" w:rsidRDefault="00216ADB">
                              <w:pPr>
                                <w:spacing w:after="160" w:line="259" w:lineRule="auto"/>
                                <w:ind w:left="0" w:firstLine="0"/>
                                <w:jc w:val="left"/>
                              </w:pPr>
                              <w:r>
                                <w:t>rendzinas</w:t>
                              </w:r>
                            </w:p>
                          </w:txbxContent>
                        </wps:txbx>
                        <wps:bodyPr horzOverflow="overflow" vert="horz" lIns="0" tIns="0" rIns="0" bIns="0" rtlCol="0">
                          <a:noAutofit/>
                        </wps:bodyPr>
                      </wps:wsp>
                      <wps:wsp>
                        <wps:cNvPr id="865" name="Rectangle 865"/>
                        <wps:cNvSpPr/>
                        <wps:spPr>
                          <a:xfrm rot="-5399999">
                            <a:off x="2981408" y="5006619"/>
                            <a:ext cx="54896" cy="265476"/>
                          </a:xfrm>
                          <a:prstGeom prst="rect">
                            <a:avLst/>
                          </a:prstGeom>
                          <a:ln>
                            <a:noFill/>
                          </a:ln>
                        </wps:spPr>
                        <wps:txbx>
                          <w:txbxContent>
                            <w:p w14:paraId="0BE9264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66" name="Rectangle 866"/>
                        <wps:cNvSpPr/>
                        <wps:spPr>
                          <a:xfrm rot="-5399999">
                            <a:off x="2581548" y="2624238"/>
                            <a:ext cx="854617" cy="265476"/>
                          </a:xfrm>
                          <a:prstGeom prst="rect">
                            <a:avLst/>
                          </a:prstGeom>
                          <a:ln>
                            <a:noFill/>
                          </a:ln>
                        </wps:spPr>
                        <wps:txbx>
                          <w:txbxContent>
                            <w:p w14:paraId="0BE92644" w14:textId="77777777" w:rsidR="00216ADB" w:rsidRDefault="00216ADB">
                              <w:pPr>
                                <w:spacing w:after="160" w:line="259" w:lineRule="auto"/>
                                <w:ind w:left="0" w:firstLine="0"/>
                                <w:jc w:val="left"/>
                              </w:pPr>
                              <w:r>
                                <w:t>Rendolls</w:t>
                              </w:r>
                            </w:p>
                          </w:txbxContent>
                        </wps:txbx>
                        <wps:bodyPr horzOverflow="overflow" vert="horz" lIns="0" tIns="0" rIns="0" bIns="0" rtlCol="0">
                          <a:noAutofit/>
                        </wps:bodyPr>
                      </wps:wsp>
                      <wps:wsp>
                        <wps:cNvPr id="867" name="Rectangle 867"/>
                        <wps:cNvSpPr/>
                        <wps:spPr>
                          <a:xfrm rot="-5399999">
                            <a:off x="3208751" y="8422868"/>
                            <a:ext cx="54896" cy="265477"/>
                          </a:xfrm>
                          <a:prstGeom prst="rect">
                            <a:avLst/>
                          </a:prstGeom>
                          <a:ln>
                            <a:noFill/>
                          </a:ln>
                        </wps:spPr>
                        <wps:txbx>
                          <w:txbxContent>
                            <w:p w14:paraId="0BE9264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68" name="Rectangle 868"/>
                        <wps:cNvSpPr/>
                        <wps:spPr>
                          <a:xfrm rot="-5399999">
                            <a:off x="2291443" y="7146798"/>
                            <a:ext cx="1889512" cy="265477"/>
                          </a:xfrm>
                          <a:prstGeom prst="rect">
                            <a:avLst/>
                          </a:prstGeom>
                          <a:ln>
                            <a:noFill/>
                          </a:ln>
                        </wps:spPr>
                        <wps:txbx>
                          <w:txbxContent>
                            <w:p w14:paraId="0BE92646" w14:textId="77777777" w:rsidR="00216ADB" w:rsidRDefault="00216ADB">
                              <w:pPr>
                                <w:spacing w:after="160" w:line="259" w:lineRule="auto"/>
                                <w:ind w:left="0" w:firstLine="0"/>
                                <w:jc w:val="left"/>
                              </w:pPr>
                              <w:proofErr w:type="gramStart"/>
                              <w:r>
                                <w:t xml:space="preserve">Mafic </w:t>
                              </w:r>
                              <w:r>
                                <w:rPr>
                                  <w:spacing w:val="-379"/>
                                </w:rPr>
                                <w:t xml:space="preserve"> </w:t>
                              </w:r>
                              <w:r>
                                <w:t>Melanic</w:t>
                              </w:r>
                              <w:proofErr w:type="gramEnd"/>
                              <w:r>
                                <w:t xml:space="preserve"> </w:t>
                              </w:r>
                              <w:r>
                                <w:rPr>
                                  <w:spacing w:val="-379"/>
                                </w:rPr>
                                <w:t xml:space="preserve"> </w:t>
                              </w:r>
                              <w:r>
                                <w:t>Soils</w:t>
                              </w:r>
                            </w:p>
                          </w:txbxContent>
                        </wps:txbx>
                        <wps:bodyPr horzOverflow="overflow" vert="horz" lIns="0" tIns="0" rIns="0" bIns="0" rtlCol="0">
                          <a:noAutofit/>
                        </wps:bodyPr>
                      </wps:wsp>
                      <wps:wsp>
                        <wps:cNvPr id="869" name="Rectangle 869"/>
                        <wps:cNvSpPr/>
                        <wps:spPr>
                          <a:xfrm rot="-5399999">
                            <a:off x="3208751" y="6643420"/>
                            <a:ext cx="54896" cy="265477"/>
                          </a:xfrm>
                          <a:prstGeom prst="rect">
                            <a:avLst/>
                          </a:prstGeom>
                          <a:ln>
                            <a:noFill/>
                          </a:ln>
                        </wps:spPr>
                        <wps:txbx>
                          <w:txbxContent>
                            <w:p w14:paraId="0BE9264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70" name="Rectangle 870"/>
                        <wps:cNvSpPr/>
                        <wps:spPr>
                          <a:xfrm rot="-5399999">
                            <a:off x="2283648" y="4799041"/>
                            <a:ext cx="1905102" cy="265476"/>
                          </a:xfrm>
                          <a:prstGeom prst="rect">
                            <a:avLst/>
                          </a:prstGeom>
                          <a:ln>
                            <a:noFill/>
                          </a:ln>
                        </wps:spPr>
                        <wps:txbx>
                          <w:txbxContent>
                            <w:p w14:paraId="0BE92648" w14:textId="77777777" w:rsidR="00216ADB" w:rsidRDefault="00216ADB">
                              <w:pPr>
                                <w:spacing w:after="160" w:line="259" w:lineRule="auto"/>
                                <w:ind w:left="0" w:firstLine="0"/>
                                <w:jc w:val="left"/>
                              </w:pPr>
                              <w:r>
                                <w:t>BG</w:t>
                              </w:r>
                              <w:r>
                                <w:rPr>
                                  <w:spacing w:val="-379"/>
                                </w:rPr>
                                <w:t xml:space="preserve">  </w:t>
                              </w:r>
                              <w:r>
                                <w:t xml:space="preserve"> </w:t>
                              </w:r>
                              <w:proofErr w:type="gramStart"/>
                              <w:r>
                                <w:t xml:space="preserve">loams </w:t>
                              </w:r>
                              <w:r>
                                <w:rPr>
                                  <w:spacing w:val="-379"/>
                                </w:rPr>
                                <w:t xml:space="preserve"> </w:t>
                              </w:r>
                              <w:r>
                                <w:t>and</w:t>
                              </w:r>
                              <w:proofErr w:type="gramEnd"/>
                              <w:r>
                                <w:t xml:space="preserve"> </w:t>
                              </w:r>
                              <w:r>
                                <w:rPr>
                                  <w:spacing w:val="-379"/>
                                </w:rPr>
                                <w:t xml:space="preserve"> </w:t>
                              </w:r>
                              <w:r>
                                <w:t>clays</w:t>
                              </w:r>
                            </w:p>
                          </w:txbxContent>
                        </wps:txbx>
                        <wps:bodyPr horzOverflow="overflow" vert="horz" lIns="0" tIns="0" rIns="0" bIns="0" rtlCol="0">
                          <a:noAutofit/>
                        </wps:bodyPr>
                      </wps:wsp>
                      <wps:wsp>
                        <wps:cNvPr id="871" name="Rectangle 871"/>
                        <wps:cNvSpPr/>
                        <wps:spPr>
                          <a:xfrm rot="-5399999">
                            <a:off x="3208751" y="4291736"/>
                            <a:ext cx="54895" cy="265476"/>
                          </a:xfrm>
                          <a:prstGeom prst="rect">
                            <a:avLst/>
                          </a:prstGeom>
                          <a:ln>
                            <a:noFill/>
                          </a:ln>
                        </wps:spPr>
                        <wps:txbx>
                          <w:txbxContent>
                            <w:p w14:paraId="0BE9264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72" name="Rectangle 872"/>
                        <wps:cNvSpPr/>
                        <wps:spPr>
                          <a:xfrm rot="-5399999">
                            <a:off x="1768396" y="1583744"/>
                            <a:ext cx="2935606" cy="265476"/>
                          </a:xfrm>
                          <a:prstGeom prst="rect">
                            <a:avLst/>
                          </a:prstGeom>
                          <a:ln>
                            <a:noFill/>
                          </a:ln>
                        </wps:spPr>
                        <wps:txbx>
                          <w:txbxContent>
                            <w:p w14:paraId="0BE9264A" w14:textId="77777777" w:rsidR="00216ADB" w:rsidRDefault="00216ADB">
                              <w:pPr>
                                <w:spacing w:after="160" w:line="259" w:lineRule="auto"/>
                                <w:ind w:left="0" w:firstLine="0"/>
                                <w:jc w:val="left"/>
                              </w:pPr>
                              <w:proofErr w:type="spellStart"/>
                              <w:proofErr w:type="gramStart"/>
                              <w:r>
                                <w:t>Haplustepts</w:t>
                              </w:r>
                              <w:proofErr w:type="spellEnd"/>
                              <w:r>
                                <w:t>,</w:t>
                              </w:r>
                              <w:r>
                                <w:rPr>
                                  <w:spacing w:val="-379"/>
                                </w:rPr>
                                <w:t xml:space="preserve">  </w:t>
                              </w:r>
                              <w:r>
                                <w:t xml:space="preserve"> </w:t>
                              </w:r>
                              <w:proofErr w:type="spellStart"/>
                              <w:proofErr w:type="gramEnd"/>
                              <w:r>
                                <w:t>Ustolls</w:t>
                              </w:r>
                              <w:proofErr w:type="spellEnd"/>
                              <w:r>
                                <w:rPr>
                                  <w:spacing w:val="-379"/>
                                </w:rPr>
                                <w:t xml:space="preserve">  </w:t>
                              </w:r>
                              <w:r>
                                <w:t xml:space="preserve"> or </w:t>
                              </w:r>
                              <w:r>
                                <w:rPr>
                                  <w:spacing w:val="-379"/>
                                </w:rPr>
                                <w:t xml:space="preserve"> </w:t>
                              </w:r>
                              <w:proofErr w:type="spellStart"/>
                              <w:r>
                                <w:t>Udolls</w:t>
                              </w:r>
                              <w:proofErr w:type="spellEnd"/>
                            </w:p>
                          </w:txbxContent>
                        </wps:txbx>
                        <wps:bodyPr horzOverflow="overflow" vert="horz" lIns="0" tIns="0" rIns="0" bIns="0" rtlCol="0">
                          <a:noAutofit/>
                        </wps:bodyPr>
                      </wps:wsp>
                      <wps:wsp>
                        <wps:cNvPr id="873" name="Rectangle 873"/>
                        <wps:cNvSpPr/>
                        <wps:spPr>
                          <a:xfrm rot="-5399999">
                            <a:off x="3436093" y="8422868"/>
                            <a:ext cx="54896" cy="265477"/>
                          </a:xfrm>
                          <a:prstGeom prst="rect">
                            <a:avLst/>
                          </a:prstGeom>
                          <a:ln>
                            <a:noFill/>
                          </a:ln>
                        </wps:spPr>
                        <wps:txbx>
                          <w:txbxContent>
                            <w:p w14:paraId="0BE9264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74" name="Rectangle 874"/>
                        <wps:cNvSpPr/>
                        <wps:spPr>
                          <a:xfrm rot="-5399999">
                            <a:off x="2482665" y="7110678"/>
                            <a:ext cx="1961754" cy="265475"/>
                          </a:xfrm>
                          <a:prstGeom prst="rect">
                            <a:avLst/>
                          </a:prstGeom>
                          <a:ln>
                            <a:noFill/>
                          </a:ln>
                        </wps:spPr>
                        <wps:txbx>
                          <w:txbxContent>
                            <w:p w14:paraId="0BE9264C" w14:textId="77777777" w:rsidR="00216ADB" w:rsidRDefault="00216ADB">
                              <w:pPr>
                                <w:spacing w:after="160" w:line="259" w:lineRule="auto"/>
                                <w:ind w:left="0" w:firstLine="0"/>
                                <w:jc w:val="left"/>
                              </w:pPr>
                              <w:proofErr w:type="gramStart"/>
                              <w:r>
                                <w:t xml:space="preserve">Orthic </w:t>
                              </w:r>
                              <w:r>
                                <w:rPr>
                                  <w:spacing w:val="-379"/>
                                </w:rPr>
                                <w:t xml:space="preserve"> </w:t>
                              </w:r>
                              <w:r>
                                <w:t>Melanic</w:t>
                              </w:r>
                              <w:proofErr w:type="gramEnd"/>
                              <w:r>
                                <w:rPr>
                                  <w:spacing w:val="-379"/>
                                </w:rPr>
                                <w:t xml:space="preserve">   </w:t>
                              </w:r>
                              <w:r>
                                <w:t xml:space="preserve"> Soils</w:t>
                              </w:r>
                            </w:p>
                          </w:txbxContent>
                        </wps:txbx>
                        <wps:bodyPr horzOverflow="overflow" vert="horz" lIns="0" tIns="0" rIns="0" bIns="0" rtlCol="0">
                          <a:noAutofit/>
                        </wps:bodyPr>
                      </wps:wsp>
                      <wps:wsp>
                        <wps:cNvPr id="875" name="Rectangle 875"/>
                        <wps:cNvSpPr/>
                        <wps:spPr>
                          <a:xfrm rot="-5399999">
                            <a:off x="3436093" y="6589103"/>
                            <a:ext cx="54896" cy="265477"/>
                          </a:xfrm>
                          <a:prstGeom prst="rect">
                            <a:avLst/>
                          </a:prstGeom>
                          <a:ln>
                            <a:noFill/>
                          </a:ln>
                        </wps:spPr>
                        <wps:txbx>
                          <w:txbxContent>
                            <w:p w14:paraId="0BE9264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76" name="Rectangle 876"/>
                        <wps:cNvSpPr/>
                        <wps:spPr>
                          <a:xfrm rot="-5399999">
                            <a:off x="1806459" y="4094509"/>
                            <a:ext cx="3314165" cy="265476"/>
                          </a:xfrm>
                          <a:prstGeom prst="rect">
                            <a:avLst/>
                          </a:prstGeom>
                          <a:ln>
                            <a:noFill/>
                          </a:ln>
                        </wps:spPr>
                        <wps:txbx>
                          <w:txbxContent>
                            <w:p w14:paraId="0BE9264E" w14:textId="77777777" w:rsidR="00216ADB" w:rsidRDefault="00216ADB">
                              <w:pPr>
                                <w:spacing w:after="160" w:line="259" w:lineRule="auto"/>
                                <w:ind w:left="0" w:firstLine="0"/>
                                <w:jc w:val="left"/>
                              </w:pPr>
                              <w:proofErr w:type="gramStart"/>
                              <w:r>
                                <w:t xml:space="preserve">Rendzinas </w:t>
                              </w:r>
                              <w:r>
                                <w:rPr>
                                  <w:spacing w:val="-379"/>
                                </w:rPr>
                                <w:t xml:space="preserve"> </w:t>
                              </w:r>
                              <w:r>
                                <w:t>and</w:t>
                              </w:r>
                              <w:proofErr w:type="gramEnd"/>
                              <w:r>
                                <w:t xml:space="preserve"> </w:t>
                              </w:r>
                              <w:r>
                                <w:rPr>
                                  <w:spacing w:val="-379"/>
                                </w:rPr>
                                <w:t xml:space="preserve"> </w:t>
                              </w:r>
                              <w:proofErr w:type="spellStart"/>
                              <w:r>
                                <w:t>rendzic</w:t>
                              </w:r>
                              <w:proofErr w:type="spellEnd"/>
                              <w:r>
                                <w:t xml:space="preserve"> </w:t>
                              </w:r>
                              <w:r>
                                <w:rPr>
                                  <w:spacing w:val="-379"/>
                                </w:rPr>
                                <w:t xml:space="preserve"> </w:t>
                              </w:r>
                              <w:r>
                                <w:t>intergrades</w:t>
                              </w:r>
                            </w:p>
                          </w:txbxContent>
                        </wps:txbx>
                        <wps:bodyPr horzOverflow="overflow" vert="horz" lIns="0" tIns="0" rIns="0" bIns="0" rtlCol="0">
                          <a:noAutofit/>
                        </wps:bodyPr>
                      </wps:wsp>
                      <wps:wsp>
                        <wps:cNvPr id="877" name="Rectangle 877"/>
                        <wps:cNvSpPr/>
                        <wps:spPr>
                          <a:xfrm rot="-5399999">
                            <a:off x="3436093" y="3232290"/>
                            <a:ext cx="54896" cy="265476"/>
                          </a:xfrm>
                          <a:prstGeom prst="rect">
                            <a:avLst/>
                          </a:prstGeom>
                          <a:ln>
                            <a:noFill/>
                          </a:ln>
                        </wps:spPr>
                        <wps:txbx>
                          <w:txbxContent>
                            <w:p w14:paraId="0BE9264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78" name="Rectangle 878"/>
                        <wps:cNvSpPr/>
                        <wps:spPr>
                          <a:xfrm rot="-5399999">
                            <a:off x="1345992" y="933997"/>
                            <a:ext cx="4235099" cy="265476"/>
                          </a:xfrm>
                          <a:prstGeom prst="rect">
                            <a:avLst/>
                          </a:prstGeom>
                          <a:ln>
                            <a:noFill/>
                          </a:ln>
                        </wps:spPr>
                        <wps:txbx>
                          <w:txbxContent>
                            <w:p w14:paraId="0BE92650" w14:textId="77777777" w:rsidR="00216ADB" w:rsidRDefault="00216ADB">
                              <w:pPr>
                                <w:spacing w:after="160" w:line="259" w:lineRule="auto"/>
                                <w:ind w:left="0" w:firstLine="0"/>
                                <w:jc w:val="left"/>
                              </w:pPr>
                              <w:proofErr w:type="spellStart"/>
                              <w:proofErr w:type="gramStart"/>
                              <w:r>
                                <w:t>Ustolls</w:t>
                              </w:r>
                              <w:proofErr w:type="spellEnd"/>
                              <w:r>
                                <w:t>,</w:t>
                              </w:r>
                              <w:r>
                                <w:rPr>
                                  <w:spacing w:val="-379"/>
                                </w:rPr>
                                <w:t xml:space="preserve">  </w:t>
                              </w:r>
                              <w:r>
                                <w:t xml:space="preserve"> </w:t>
                              </w:r>
                              <w:proofErr w:type="spellStart"/>
                              <w:proofErr w:type="gramEnd"/>
                              <w:r>
                                <w:t>Udolls</w:t>
                              </w:r>
                              <w:proofErr w:type="spellEnd"/>
                              <w:r>
                                <w:t xml:space="preserve">, </w:t>
                              </w:r>
                              <w:r>
                                <w:rPr>
                                  <w:spacing w:val="-379"/>
                                </w:rPr>
                                <w:t xml:space="preserve"> </w:t>
                              </w:r>
                              <w:proofErr w:type="spellStart"/>
                              <w:r>
                                <w:t>Haplustepts</w:t>
                              </w:r>
                              <w:proofErr w:type="spellEnd"/>
                              <w:r>
                                <w:t xml:space="preserve"> </w:t>
                              </w:r>
                              <w:r>
                                <w:rPr>
                                  <w:spacing w:val="-379"/>
                                </w:rPr>
                                <w:t xml:space="preserve"> </w:t>
                              </w:r>
                              <w:r>
                                <w:t xml:space="preserve">or </w:t>
                              </w:r>
                              <w:r>
                                <w:rPr>
                                  <w:spacing w:val="-379"/>
                                </w:rPr>
                                <w:t xml:space="preserve"> </w:t>
                              </w:r>
                              <w:proofErr w:type="spellStart"/>
                              <w:r>
                                <w:t>Calciustepts</w:t>
                              </w:r>
                              <w:proofErr w:type="spellEnd"/>
                            </w:p>
                          </w:txbxContent>
                        </wps:txbx>
                        <wps:bodyPr horzOverflow="overflow" vert="horz" lIns="0" tIns="0" rIns="0" bIns="0" rtlCol="0">
                          <a:noAutofit/>
                        </wps:bodyPr>
                      </wps:wsp>
                      <wps:wsp>
                        <wps:cNvPr id="879" name="Rectangle 879"/>
                        <wps:cNvSpPr/>
                        <wps:spPr>
                          <a:xfrm rot="-5399999">
                            <a:off x="2979058" y="7582304"/>
                            <a:ext cx="1736024" cy="265477"/>
                          </a:xfrm>
                          <a:prstGeom prst="rect">
                            <a:avLst/>
                          </a:prstGeom>
                          <a:ln>
                            <a:noFill/>
                          </a:ln>
                        </wps:spPr>
                        <wps:txbx>
                          <w:txbxContent>
                            <w:p w14:paraId="0BE92651" w14:textId="77777777" w:rsidR="00216ADB" w:rsidRDefault="00216ADB">
                              <w:pPr>
                                <w:spacing w:after="160" w:line="259" w:lineRule="auto"/>
                                <w:ind w:left="0" w:firstLine="0"/>
                                <w:jc w:val="left"/>
                              </w:pPr>
                              <w:r>
                                <w:t>ORGANIC</w:t>
                              </w:r>
                              <w:r>
                                <w:rPr>
                                  <w:spacing w:val="-379"/>
                                </w:rPr>
                                <w:t xml:space="preserve"> </w:t>
                              </w:r>
                              <w:r>
                                <w:t>SOILS</w:t>
                              </w:r>
                            </w:p>
                          </w:txbxContent>
                        </wps:txbx>
                        <wps:bodyPr horzOverflow="overflow" vert="horz" lIns="0" tIns="0" rIns="0" bIns="0" rtlCol="0">
                          <a:noAutofit/>
                        </wps:bodyPr>
                      </wps:wsp>
                      <wps:wsp>
                        <wps:cNvPr id="881" name="Rectangle 881"/>
                        <wps:cNvSpPr/>
                        <wps:spPr>
                          <a:xfrm rot="-5399999">
                            <a:off x="3136682" y="7153825"/>
                            <a:ext cx="1875459" cy="265477"/>
                          </a:xfrm>
                          <a:prstGeom prst="rect">
                            <a:avLst/>
                          </a:prstGeom>
                          <a:ln>
                            <a:noFill/>
                          </a:ln>
                        </wps:spPr>
                        <wps:txbx>
                          <w:txbxContent>
                            <w:p w14:paraId="0BE92652" w14:textId="77777777" w:rsidR="00216ADB" w:rsidRDefault="00216ADB">
                              <w:pPr>
                                <w:spacing w:after="160" w:line="259" w:lineRule="auto"/>
                                <w:ind w:left="0" w:firstLine="0"/>
                                <w:jc w:val="left"/>
                              </w:pPr>
                              <w:r>
                                <w:t>Litter</w:t>
                              </w:r>
                              <w:r>
                                <w:rPr>
                                  <w:spacing w:val="-379"/>
                                </w:rPr>
                                <w:t xml:space="preserve">  </w:t>
                              </w:r>
                              <w:r>
                                <w:t xml:space="preserve"> </w:t>
                              </w:r>
                              <w:proofErr w:type="gramStart"/>
                              <w:r>
                                <w:t xml:space="preserve">Organic </w:t>
                              </w:r>
                              <w:r>
                                <w:rPr>
                                  <w:spacing w:val="-379"/>
                                </w:rPr>
                                <w:t xml:space="preserve"> </w:t>
                              </w:r>
                              <w:r>
                                <w:t>Soils</w:t>
                              </w:r>
                              <w:proofErr w:type="gramEnd"/>
                            </w:p>
                          </w:txbxContent>
                        </wps:txbx>
                        <wps:bodyPr horzOverflow="overflow" vert="horz" lIns="0" tIns="0" rIns="0" bIns="0" rtlCol="0">
                          <a:noAutofit/>
                        </wps:bodyPr>
                      </wps:wsp>
                      <wps:wsp>
                        <wps:cNvPr id="882" name="Rectangle 882"/>
                        <wps:cNvSpPr/>
                        <wps:spPr>
                          <a:xfrm rot="-5399999">
                            <a:off x="4046965" y="6653987"/>
                            <a:ext cx="54896" cy="265477"/>
                          </a:xfrm>
                          <a:prstGeom prst="rect">
                            <a:avLst/>
                          </a:prstGeom>
                          <a:ln>
                            <a:noFill/>
                          </a:ln>
                        </wps:spPr>
                        <wps:txbx>
                          <w:txbxContent>
                            <w:p w14:paraId="0BE9265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83" name="Rectangle 883"/>
                        <wps:cNvSpPr/>
                        <wps:spPr>
                          <a:xfrm rot="-5399999">
                            <a:off x="3497567" y="5174747"/>
                            <a:ext cx="1153689" cy="265476"/>
                          </a:xfrm>
                          <a:prstGeom prst="rect">
                            <a:avLst/>
                          </a:prstGeom>
                          <a:ln>
                            <a:noFill/>
                          </a:ln>
                        </wps:spPr>
                        <wps:txbx>
                          <w:txbxContent>
                            <w:p w14:paraId="0BE92654" w14:textId="77777777" w:rsidR="00216ADB" w:rsidRDefault="00216ADB">
                              <w:pPr>
                                <w:spacing w:after="160" w:line="259" w:lineRule="auto"/>
                                <w:ind w:left="0" w:firstLine="0"/>
                                <w:jc w:val="left"/>
                              </w:pPr>
                              <w:r>
                                <w:t>unclassified</w:t>
                              </w:r>
                            </w:p>
                          </w:txbxContent>
                        </wps:txbx>
                        <wps:bodyPr horzOverflow="overflow" vert="horz" lIns="0" tIns="0" rIns="0" bIns="0" rtlCol="0">
                          <a:noAutofit/>
                        </wps:bodyPr>
                      </wps:wsp>
                      <wps:wsp>
                        <wps:cNvPr id="884" name="Rectangle 884"/>
                        <wps:cNvSpPr/>
                        <wps:spPr>
                          <a:xfrm rot="-5399999">
                            <a:off x="4046964" y="4856708"/>
                            <a:ext cx="54896" cy="265476"/>
                          </a:xfrm>
                          <a:prstGeom prst="rect">
                            <a:avLst/>
                          </a:prstGeom>
                          <a:ln>
                            <a:noFill/>
                          </a:ln>
                        </wps:spPr>
                        <wps:txbx>
                          <w:txbxContent>
                            <w:p w14:paraId="0BE9265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85" name="Rectangle 885"/>
                        <wps:cNvSpPr/>
                        <wps:spPr>
                          <a:xfrm rot="-5399999">
                            <a:off x="2946523" y="1923658"/>
                            <a:ext cx="2255777" cy="265475"/>
                          </a:xfrm>
                          <a:prstGeom prst="rect">
                            <a:avLst/>
                          </a:prstGeom>
                          <a:ln>
                            <a:noFill/>
                          </a:ln>
                        </wps:spPr>
                        <wps:txbx>
                          <w:txbxContent>
                            <w:p w14:paraId="0BE92656" w14:textId="77777777" w:rsidR="00216ADB" w:rsidRDefault="00216ADB">
                              <w:pPr>
                                <w:spacing w:after="160" w:line="259" w:lineRule="auto"/>
                                <w:ind w:left="0" w:firstLine="0"/>
                                <w:jc w:val="left"/>
                              </w:pPr>
                              <w:proofErr w:type="spellStart"/>
                              <w:proofErr w:type="gramStart"/>
                              <w:r>
                                <w:t>Folists</w:t>
                              </w:r>
                              <w:proofErr w:type="spellEnd"/>
                              <w:r>
                                <w:t xml:space="preserve"> </w:t>
                              </w:r>
                              <w:r>
                                <w:rPr>
                                  <w:spacing w:val="-379"/>
                                </w:rPr>
                                <w:t xml:space="preserve"> </w:t>
                              </w:r>
                              <w:r>
                                <w:t>or</w:t>
                              </w:r>
                              <w:proofErr w:type="gramEnd"/>
                              <w:r>
                                <w:t xml:space="preserve"> </w:t>
                              </w:r>
                              <w:r>
                                <w:rPr>
                                  <w:spacing w:val="-379"/>
                                </w:rPr>
                                <w:t xml:space="preserve"> </w:t>
                              </w:r>
                              <w:r>
                                <w:t>unrecognised</w:t>
                              </w:r>
                            </w:p>
                          </w:txbxContent>
                        </wps:txbx>
                        <wps:bodyPr horzOverflow="overflow" vert="horz" lIns="0" tIns="0" rIns="0" bIns="0" rtlCol="0">
                          <a:noAutofit/>
                        </wps:bodyPr>
                      </wps:wsp>
                      <wps:wsp>
                        <wps:cNvPr id="887" name="Rectangle 887"/>
                        <wps:cNvSpPr/>
                        <wps:spPr>
                          <a:xfrm rot="-5399999">
                            <a:off x="3352826" y="7142627"/>
                            <a:ext cx="1897856" cy="265475"/>
                          </a:xfrm>
                          <a:prstGeom prst="rect">
                            <a:avLst/>
                          </a:prstGeom>
                          <a:ln>
                            <a:noFill/>
                          </a:ln>
                        </wps:spPr>
                        <wps:txbx>
                          <w:txbxContent>
                            <w:p w14:paraId="0BE92657" w14:textId="77777777" w:rsidR="00216ADB" w:rsidRDefault="00216ADB">
                              <w:pPr>
                                <w:spacing w:after="160" w:line="259" w:lineRule="auto"/>
                                <w:ind w:left="0" w:firstLine="0"/>
                                <w:jc w:val="left"/>
                              </w:pPr>
                              <w:proofErr w:type="gramStart"/>
                              <w:r>
                                <w:t xml:space="preserve">Fibric </w:t>
                              </w:r>
                              <w:r>
                                <w:rPr>
                                  <w:spacing w:val="-379"/>
                                </w:rPr>
                                <w:t xml:space="preserve"> </w:t>
                              </w:r>
                              <w:r>
                                <w:t>Organic</w:t>
                              </w:r>
                              <w:proofErr w:type="gramEnd"/>
                              <w:r>
                                <w:rPr>
                                  <w:spacing w:val="-379"/>
                                </w:rPr>
                                <w:t xml:space="preserve">  </w:t>
                              </w:r>
                              <w:r>
                                <w:t xml:space="preserve"> Soils</w:t>
                              </w:r>
                            </w:p>
                          </w:txbxContent>
                        </wps:txbx>
                        <wps:bodyPr horzOverflow="overflow" vert="horz" lIns="0" tIns="0" rIns="0" bIns="0" rtlCol="0">
                          <a:noAutofit/>
                        </wps:bodyPr>
                      </wps:wsp>
                      <wps:wsp>
                        <wps:cNvPr id="888" name="Rectangle 888"/>
                        <wps:cNvSpPr/>
                        <wps:spPr>
                          <a:xfrm rot="-5399999">
                            <a:off x="4274308" y="6637146"/>
                            <a:ext cx="54896" cy="265477"/>
                          </a:xfrm>
                          <a:prstGeom prst="rect">
                            <a:avLst/>
                          </a:prstGeom>
                          <a:ln>
                            <a:noFill/>
                          </a:ln>
                        </wps:spPr>
                        <wps:txbx>
                          <w:txbxContent>
                            <w:p w14:paraId="0BE9265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89" name="Rectangle 889"/>
                        <wps:cNvSpPr/>
                        <wps:spPr>
                          <a:xfrm rot="-5399999">
                            <a:off x="3695485" y="5145323"/>
                            <a:ext cx="1212537" cy="265475"/>
                          </a:xfrm>
                          <a:prstGeom prst="rect">
                            <a:avLst/>
                          </a:prstGeom>
                          <a:ln>
                            <a:noFill/>
                          </a:ln>
                        </wps:spPr>
                        <wps:txbx>
                          <w:txbxContent>
                            <w:p w14:paraId="0BE92659" w14:textId="77777777" w:rsidR="00216ADB" w:rsidRDefault="00216ADB">
                              <w:pPr>
                                <w:spacing w:after="160" w:line="259" w:lineRule="auto"/>
                                <w:ind w:left="0" w:firstLine="0"/>
                                <w:jc w:val="left"/>
                              </w:pPr>
                              <w:r>
                                <w:t xml:space="preserve">organic </w:t>
                              </w:r>
                              <w:r>
                                <w:rPr>
                                  <w:spacing w:val="-379"/>
                                </w:rPr>
                                <w:t xml:space="preserve">   </w:t>
                              </w:r>
                              <w:r>
                                <w:t>soils</w:t>
                              </w:r>
                            </w:p>
                          </w:txbxContent>
                        </wps:txbx>
                        <wps:bodyPr horzOverflow="overflow" vert="horz" lIns="0" tIns="0" rIns="0" bIns="0" rtlCol="0">
                          <a:noAutofit/>
                        </wps:bodyPr>
                      </wps:wsp>
                      <wps:wsp>
                        <wps:cNvPr id="890" name="Rectangle 890"/>
                        <wps:cNvSpPr/>
                        <wps:spPr>
                          <a:xfrm rot="-5399999">
                            <a:off x="4274306" y="4812462"/>
                            <a:ext cx="54896" cy="265476"/>
                          </a:xfrm>
                          <a:prstGeom prst="rect">
                            <a:avLst/>
                          </a:prstGeom>
                          <a:ln>
                            <a:noFill/>
                          </a:ln>
                        </wps:spPr>
                        <wps:txbx>
                          <w:txbxContent>
                            <w:p w14:paraId="0BE9265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91" name="Rectangle 891"/>
                        <wps:cNvSpPr/>
                        <wps:spPr>
                          <a:xfrm rot="-5399999">
                            <a:off x="3943834" y="2693626"/>
                            <a:ext cx="715841" cy="265476"/>
                          </a:xfrm>
                          <a:prstGeom prst="rect">
                            <a:avLst/>
                          </a:prstGeom>
                          <a:ln>
                            <a:noFill/>
                          </a:ln>
                        </wps:spPr>
                        <wps:txbx>
                          <w:txbxContent>
                            <w:p w14:paraId="0BE9265B" w14:textId="77777777" w:rsidR="00216ADB" w:rsidRDefault="00216ADB">
                              <w:pPr>
                                <w:spacing w:after="160" w:line="259" w:lineRule="auto"/>
                                <w:ind w:left="0" w:firstLine="0"/>
                                <w:jc w:val="left"/>
                              </w:pPr>
                              <w:proofErr w:type="spellStart"/>
                              <w:r>
                                <w:t>Fibrists</w:t>
                              </w:r>
                              <w:proofErr w:type="spellEnd"/>
                            </w:p>
                          </w:txbxContent>
                        </wps:txbx>
                        <wps:bodyPr horzOverflow="overflow" vert="horz" lIns="0" tIns="0" rIns="0" bIns="0" rtlCol="0">
                          <a:noAutofit/>
                        </wps:bodyPr>
                      </wps:wsp>
                      <wps:wsp>
                        <wps:cNvPr id="892" name="Rectangle 892"/>
                        <wps:cNvSpPr/>
                        <wps:spPr>
                          <a:xfrm rot="-5399999">
                            <a:off x="4501650" y="8422868"/>
                            <a:ext cx="54896" cy="265477"/>
                          </a:xfrm>
                          <a:prstGeom prst="rect">
                            <a:avLst/>
                          </a:prstGeom>
                          <a:ln>
                            <a:noFill/>
                          </a:ln>
                        </wps:spPr>
                        <wps:txbx>
                          <w:txbxContent>
                            <w:p w14:paraId="0BE9265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93" name="Rectangle 893"/>
                        <wps:cNvSpPr/>
                        <wps:spPr>
                          <a:xfrm rot="-5399999">
                            <a:off x="3574241" y="7136696"/>
                            <a:ext cx="1909714" cy="265477"/>
                          </a:xfrm>
                          <a:prstGeom prst="rect">
                            <a:avLst/>
                          </a:prstGeom>
                          <a:ln>
                            <a:noFill/>
                          </a:ln>
                        </wps:spPr>
                        <wps:txbx>
                          <w:txbxContent>
                            <w:p w14:paraId="0BE9265D" w14:textId="77777777" w:rsidR="00216ADB" w:rsidRDefault="00216ADB">
                              <w:pPr>
                                <w:spacing w:after="160" w:line="259" w:lineRule="auto"/>
                                <w:ind w:left="0" w:firstLine="0"/>
                                <w:jc w:val="left"/>
                              </w:pPr>
                              <w:r>
                                <w:t>Mesic</w:t>
                              </w:r>
                              <w:r>
                                <w:rPr>
                                  <w:spacing w:val="-379"/>
                                </w:rPr>
                                <w:t xml:space="preserve">  </w:t>
                              </w:r>
                              <w:r>
                                <w:t xml:space="preserve"> </w:t>
                              </w:r>
                              <w:proofErr w:type="gramStart"/>
                              <w:r>
                                <w:t xml:space="preserve">Organic </w:t>
                              </w:r>
                              <w:r>
                                <w:rPr>
                                  <w:spacing w:val="-379"/>
                                </w:rPr>
                                <w:t xml:space="preserve"> </w:t>
                              </w:r>
                              <w:r>
                                <w:t>Soils</w:t>
                              </w:r>
                              <w:proofErr w:type="gramEnd"/>
                            </w:p>
                          </w:txbxContent>
                        </wps:txbx>
                        <wps:bodyPr horzOverflow="overflow" vert="horz" lIns="0" tIns="0" rIns="0" bIns="0" rtlCol="0">
                          <a:noAutofit/>
                        </wps:bodyPr>
                      </wps:wsp>
                      <wps:wsp>
                        <wps:cNvPr id="894" name="Rectangle 894"/>
                        <wps:cNvSpPr/>
                        <wps:spPr>
                          <a:xfrm rot="-5399999">
                            <a:off x="4501650" y="6628231"/>
                            <a:ext cx="54896" cy="265477"/>
                          </a:xfrm>
                          <a:prstGeom prst="rect">
                            <a:avLst/>
                          </a:prstGeom>
                          <a:ln>
                            <a:noFill/>
                          </a:ln>
                        </wps:spPr>
                        <wps:txbx>
                          <w:txbxContent>
                            <w:p w14:paraId="0BE9265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95" name="Rectangle 895"/>
                        <wps:cNvSpPr/>
                        <wps:spPr>
                          <a:xfrm rot="-5399999">
                            <a:off x="3922828" y="5145323"/>
                            <a:ext cx="1212537" cy="265475"/>
                          </a:xfrm>
                          <a:prstGeom prst="rect">
                            <a:avLst/>
                          </a:prstGeom>
                          <a:ln>
                            <a:noFill/>
                          </a:ln>
                        </wps:spPr>
                        <wps:txbx>
                          <w:txbxContent>
                            <w:p w14:paraId="0BE9265F" w14:textId="77777777" w:rsidR="00216ADB" w:rsidRDefault="00216ADB">
                              <w:pPr>
                                <w:spacing w:after="160" w:line="259" w:lineRule="auto"/>
                                <w:ind w:left="0" w:firstLine="0"/>
                                <w:jc w:val="left"/>
                              </w:pPr>
                              <w:r>
                                <w:t xml:space="preserve">organic </w:t>
                              </w:r>
                              <w:r>
                                <w:rPr>
                                  <w:spacing w:val="-379"/>
                                </w:rPr>
                                <w:t xml:space="preserve">  </w:t>
                              </w:r>
                              <w:r>
                                <w:t>soils</w:t>
                              </w:r>
                            </w:p>
                          </w:txbxContent>
                        </wps:txbx>
                        <wps:bodyPr horzOverflow="overflow" vert="horz" lIns="0" tIns="0" rIns="0" bIns="0" rtlCol="0">
                          <a:noAutofit/>
                        </wps:bodyPr>
                      </wps:wsp>
                      <wps:wsp>
                        <wps:cNvPr id="896" name="Rectangle 896"/>
                        <wps:cNvSpPr/>
                        <wps:spPr>
                          <a:xfrm rot="-5399999">
                            <a:off x="4501649" y="4812462"/>
                            <a:ext cx="54896" cy="265476"/>
                          </a:xfrm>
                          <a:prstGeom prst="rect">
                            <a:avLst/>
                          </a:prstGeom>
                          <a:ln>
                            <a:noFill/>
                          </a:ln>
                        </wps:spPr>
                        <wps:txbx>
                          <w:txbxContent>
                            <w:p w14:paraId="0BE9266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97" name="Rectangle 897"/>
                        <wps:cNvSpPr/>
                        <wps:spPr>
                          <a:xfrm rot="-5399999">
                            <a:off x="4127370" y="2649819"/>
                            <a:ext cx="803455" cy="265476"/>
                          </a:xfrm>
                          <a:prstGeom prst="rect">
                            <a:avLst/>
                          </a:prstGeom>
                          <a:ln>
                            <a:noFill/>
                          </a:ln>
                        </wps:spPr>
                        <wps:txbx>
                          <w:txbxContent>
                            <w:p w14:paraId="0BE92661" w14:textId="77777777" w:rsidR="00216ADB" w:rsidRDefault="00216ADB">
                              <w:pPr>
                                <w:spacing w:after="160" w:line="259" w:lineRule="auto"/>
                                <w:ind w:left="0" w:firstLine="0"/>
                                <w:jc w:val="left"/>
                              </w:pPr>
                              <w:proofErr w:type="spellStart"/>
                              <w:r>
                                <w:t>Hemists</w:t>
                              </w:r>
                              <w:proofErr w:type="spellEnd"/>
                            </w:p>
                          </w:txbxContent>
                        </wps:txbx>
                        <wps:bodyPr horzOverflow="overflow" vert="horz" lIns="0" tIns="0" rIns="0" bIns="0" rtlCol="0">
                          <a:noAutofit/>
                        </wps:bodyPr>
                      </wps:wsp>
                      <wps:wsp>
                        <wps:cNvPr id="898" name="Rectangle 898"/>
                        <wps:cNvSpPr/>
                        <wps:spPr>
                          <a:xfrm rot="-5399999">
                            <a:off x="4728991" y="8422868"/>
                            <a:ext cx="54896" cy="265477"/>
                          </a:xfrm>
                          <a:prstGeom prst="rect">
                            <a:avLst/>
                          </a:prstGeom>
                          <a:ln>
                            <a:noFill/>
                          </a:ln>
                        </wps:spPr>
                        <wps:txbx>
                          <w:txbxContent>
                            <w:p w14:paraId="0BE9266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899" name="Rectangle 899"/>
                        <wps:cNvSpPr/>
                        <wps:spPr>
                          <a:xfrm rot="-5399999">
                            <a:off x="3750092" y="7085205"/>
                            <a:ext cx="2012698" cy="265477"/>
                          </a:xfrm>
                          <a:prstGeom prst="rect">
                            <a:avLst/>
                          </a:prstGeom>
                          <a:ln>
                            <a:noFill/>
                          </a:ln>
                        </wps:spPr>
                        <wps:txbx>
                          <w:txbxContent>
                            <w:p w14:paraId="0BE92663" w14:textId="77777777" w:rsidR="00216ADB" w:rsidRDefault="00216ADB">
                              <w:pPr>
                                <w:spacing w:after="160" w:line="259" w:lineRule="auto"/>
                                <w:ind w:left="0" w:firstLine="0"/>
                                <w:jc w:val="left"/>
                              </w:pPr>
                              <w:r>
                                <w:t>Humic</w:t>
                              </w:r>
                              <w:r>
                                <w:rPr>
                                  <w:spacing w:val="-379"/>
                                </w:rPr>
                                <w:t xml:space="preserve">  </w:t>
                              </w:r>
                              <w:r>
                                <w:t xml:space="preserve"> Organic</w:t>
                              </w:r>
                              <w:r>
                                <w:rPr>
                                  <w:spacing w:val="-379"/>
                                </w:rPr>
                                <w:t xml:space="preserve">  </w:t>
                              </w:r>
                              <w:r>
                                <w:t xml:space="preserve"> Soils</w:t>
                              </w:r>
                            </w:p>
                          </w:txbxContent>
                        </wps:txbx>
                        <wps:bodyPr horzOverflow="overflow" vert="horz" lIns="0" tIns="0" rIns="0" bIns="0" rtlCol="0">
                          <a:noAutofit/>
                        </wps:bodyPr>
                      </wps:wsp>
                      <wps:wsp>
                        <wps:cNvPr id="900" name="Rectangle 900"/>
                        <wps:cNvSpPr/>
                        <wps:spPr>
                          <a:xfrm rot="-5399999">
                            <a:off x="4728992" y="6550800"/>
                            <a:ext cx="54896" cy="265475"/>
                          </a:xfrm>
                          <a:prstGeom prst="rect">
                            <a:avLst/>
                          </a:prstGeom>
                          <a:ln>
                            <a:noFill/>
                          </a:ln>
                        </wps:spPr>
                        <wps:txbx>
                          <w:txbxContent>
                            <w:p w14:paraId="0BE9266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01" name="Rectangle 901"/>
                        <wps:cNvSpPr/>
                        <wps:spPr>
                          <a:xfrm rot="-5399999">
                            <a:off x="4150171" y="5145323"/>
                            <a:ext cx="1212538" cy="265475"/>
                          </a:xfrm>
                          <a:prstGeom prst="rect">
                            <a:avLst/>
                          </a:prstGeom>
                          <a:ln>
                            <a:noFill/>
                          </a:ln>
                        </wps:spPr>
                        <wps:txbx>
                          <w:txbxContent>
                            <w:p w14:paraId="0BE92665" w14:textId="77777777" w:rsidR="00216ADB" w:rsidRDefault="00216ADB">
                              <w:pPr>
                                <w:spacing w:after="160" w:line="259" w:lineRule="auto"/>
                                <w:ind w:left="0" w:firstLine="0"/>
                                <w:jc w:val="left"/>
                              </w:pPr>
                              <w:r>
                                <w:t>organic</w:t>
                              </w:r>
                              <w:r>
                                <w:rPr>
                                  <w:spacing w:val="-379"/>
                                </w:rPr>
                                <w:t xml:space="preserve">  </w:t>
                              </w:r>
                              <w:r>
                                <w:t xml:space="preserve"> soils</w:t>
                              </w:r>
                            </w:p>
                          </w:txbxContent>
                        </wps:txbx>
                        <wps:bodyPr horzOverflow="overflow" vert="horz" lIns="0" tIns="0" rIns="0" bIns="0" rtlCol="0">
                          <a:noAutofit/>
                        </wps:bodyPr>
                      </wps:wsp>
                      <wps:wsp>
                        <wps:cNvPr id="902" name="Rectangle 902"/>
                        <wps:cNvSpPr/>
                        <wps:spPr>
                          <a:xfrm rot="-5399999">
                            <a:off x="4728992" y="4812462"/>
                            <a:ext cx="54896" cy="265476"/>
                          </a:xfrm>
                          <a:prstGeom prst="rect">
                            <a:avLst/>
                          </a:prstGeom>
                          <a:ln>
                            <a:noFill/>
                          </a:ln>
                        </wps:spPr>
                        <wps:txbx>
                          <w:txbxContent>
                            <w:p w14:paraId="0BE9266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03" name="Rectangle 903"/>
                        <wps:cNvSpPr/>
                        <wps:spPr>
                          <a:xfrm rot="-5399999">
                            <a:off x="4373707" y="2668813"/>
                            <a:ext cx="765466" cy="265476"/>
                          </a:xfrm>
                          <a:prstGeom prst="rect">
                            <a:avLst/>
                          </a:prstGeom>
                          <a:ln>
                            <a:noFill/>
                          </a:ln>
                        </wps:spPr>
                        <wps:txbx>
                          <w:txbxContent>
                            <w:p w14:paraId="0BE92667" w14:textId="77777777" w:rsidR="00216ADB" w:rsidRDefault="00216ADB">
                              <w:pPr>
                                <w:spacing w:after="160" w:line="259" w:lineRule="auto"/>
                                <w:ind w:left="0" w:firstLine="0"/>
                                <w:jc w:val="left"/>
                              </w:pPr>
                              <w:proofErr w:type="spellStart"/>
                              <w:r>
                                <w:t>Saprists</w:t>
                              </w:r>
                              <w:proofErr w:type="spellEnd"/>
                            </w:p>
                          </w:txbxContent>
                        </wps:txbx>
                        <wps:bodyPr horzOverflow="overflow" vert="horz" lIns="0" tIns="0" rIns="0" bIns="0" rtlCol="0">
                          <a:noAutofit/>
                        </wps:bodyPr>
                      </wps:wsp>
                      <wps:wsp>
                        <wps:cNvPr id="904" name="Shape 904"/>
                        <wps:cNvSpPr/>
                        <wps:spPr>
                          <a:xfrm>
                            <a:off x="247004" y="88825"/>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905" name="Shape 905"/>
                        <wps:cNvSpPr/>
                        <wps:spPr>
                          <a:xfrm>
                            <a:off x="809614" y="88825"/>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906" name="Rectangle 906"/>
                        <wps:cNvSpPr/>
                        <wps:spPr>
                          <a:xfrm rot="-5399999">
                            <a:off x="-180490" y="1783040"/>
                            <a:ext cx="1494702" cy="270526"/>
                          </a:xfrm>
                          <a:prstGeom prst="rect">
                            <a:avLst/>
                          </a:prstGeom>
                          <a:ln>
                            <a:noFill/>
                          </a:ln>
                        </wps:spPr>
                        <wps:txbx>
                          <w:txbxContent>
                            <w:p w14:paraId="0BE92668" w14:textId="77777777" w:rsidR="00216ADB" w:rsidRDefault="00216ADB">
                              <w:pPr>
                                <w:spacing w:after="160" w:line="259" w:lineRule="auto"/>
                                <w:ind w:left="0" w:firstLine="0"/>
                                <w:jc w:val="left"/>
                              </w:pPr>
                              <w:r>
                                <w:rPr>
                                  <w:b/>
                                </w:rPr>
                                <w:t>Soil</w:t>
                              </w:r>
                              <w:r>
                                <w:rPr>
                                  <w:b/>
                                  <w:spacing w:val="-385"/>
                                </w:rPr>
                                <w:t xml:space="preserve">   </w:t>
                              </w:r>
                              <w:r>
                                <w:t xml:space="preserve"> </w:t>
                              </w:r>
                              <w:r>
                                <w:rPr>
                                  <w:b/>
                                </w:rPr>
                                <w:t>Taxonomy</w:t>
                              </w:r>
                            </w:p>
                          </w:txbxContent>
                        </wps:txbx>
                        <wps:bodyPr horzOverflow="overflow" vert="horz" lIns="0" tIns="0" rIns="0" bIns="0" rtlCol="0">
                          <a:noAutofit/>
                        </wps:bodyPr>
                      </wps:wsp>
                    </wpg:wgp>
                  </a:graphicData>
                </a:graphic>
              </wp:inline>
            </w:drawing>
          </mc:Choice>
          <mc:Fallback>
            <w:pict>
              <v:group w14:anchorId="0BE921F1" id="Group 93349" o:spid="_x0000_s1232" style="width:379.8pt;height:675.95pt;mso-position-horizontal-relative:char;mso-position-vertical-relative:line" coordsize="48233,85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">
                <v:rect id="Rectangle 810" o:spid="_x0000_s1233" style="position:absolute;left:-2299;top:81036;width:7095;height:2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" filled="f" stroked="f">
                  <v:textbox inset="0,0,0,0">
                    <w:txbxContent>
                      <w:p w14:paraId="0BE9260E" w14:textId="77777777" w:rsidR="00216ADB" w:rsidRDefault="00216ADB">
                        <w:pPr>
                          <w:spacing w:after="160" w:line="259" w:lineRule="auto"/>
                          <w:ind w:left="0" w:firstLine="0"/>
                          <w:jc w:val="left"/>
                        </w:pPr>
                        <w:proofErr w:type="gramStart"/>
                        <w:r>
                          <w:rPr>
                            <w:b/>
                            <w:sz w:val="24"/>
                          </w:rPr>
                          <w:t xml:space="preserve">Table </w:t>
                        </w:r>
                        <w:r>
                          <w:rPr>
                            <w:b/>
                            <w:spacing w:val="-356"/>
                            <w:sz w:val="24"/>
                          </w:rPr>
                          <w:t xml:space="preserve"> </w:t>
                        </w:r>
                        <w:r>
                          <w:rPr>
                            <w:b/>
                            <w:sz w:val="24"/>
                          </w:rPr>
                          <w:t>1</w:t>
                        </w:r>
                        <w:proofErr w:type="gramEnd"/>
                        <w:r>
                          <w:rPr>
                            <w:b/>
                            <w:sz w:val="24"/>
                          </w:rPr>
                          <w:t>.</w:t>
                        </w:r>
                      </w:p>
                    </w:txbxContent>
                  </v:textbox>
                </v:rect>
                <v:rect id="Rectangle 811" o:spid="_x0000_s1234" style="position:absolute;left:1032;top:79019;width:507;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" filled="f" stroked="f">
                  <v:textbox inset="0,0,0,0">
                    <w:txbxContent>
                      <w:p w14:paraId="0BE9260F" w14:textId="77777777" w:rsidR="00216ADB" w:rsidRDefault="00216ADB">
                        <w:pPr>
                          <w:spacing w:after="160" w:line="259" w:lineRule="auto"/>
                          <w:ind w:left="0" w:firstLine="0"/>
                          <w:jc w:val="left"/>
                        </w:pPr>
                        <w:r>
                          <w:rPr>
                            <w:sz w:val="24"/>
                          </w:rPr>
                          <w:t xml:space="preserve"> </w:t>
                        </w:r>
                      </w:p>
                    </w:txbxContent>
                  </v:textbox>
                </v:rect>
                <v:rect id="Rectangle 93052" o:spid="_x0000_s1235" style="position:absolute;left:-3479;top:72656;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" filled="f" stroked="f">
                  <v:textbox inset="0,0,0,0">
                    <w:txbxContent>
                      <w:p w14:paraId="0BE92610" w14:textId="77777777" w:rsidR="00216ADB" w:rsidRDefault="00216ADB">
                        <w:pPr>
                          <w:spacing w:after="160" w:line="259" w:lineRule="auto"/>
                          <w:ind w:left="0" w:firstLine="0"/>
                          <w:jc w:val="left"/>
                        </w:pPr>
                        <w:r>
                          <w:rPr>
                            <w:i/>
                            <w:sz w:val="24"/>
                          </w:rPr>
                          <w:t>(continued)</w:t>
                        </w:r>
                      </w:p>
                    </w:txbxContent>
                  </v:textbox>
                </v:rect>
                <v:rect id="Rectangle 93049" o:spid="_x0000_s1236" style="position:absolute;left:-6794;top:69340;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" filled="f" stroked="f">
                  <v:textbox inset="0,0,0,0">
                    <w:txbxContent>
                      <w:p w14:paraId="0BE92611" w14:textId="77777777" w:rsidR="00216ADB" w:rsidRDefault="00216ADB">
                        <w:pPr>
                          <w:spacing w:after="160" w:line="259" w:lineRule="auto"/>
                          <w:ind w:left="0" w:firstLine="0"/>
                          <w:jc w:val="left"/>
                        </w:pPr>
                      </w:p>
                    </w:txbxContent>
                  </v:textbox>
                </v:rect>
                <v:rect id="Rectangle 93045" o:spid="_x0000_s1237" style="position:absolute;left:-163;top:75972;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" filled="f" stroked="f">
                  <v:textbox inset="0,0,0,0">
                    <w:txbxContent>
                      <w:p w14:paraId="0BE92612" w14:textId="77777777" w:rsidR="00216ADB" w:rsidRDefault="00216ADB">
                        <w:pPr>
                          <w:spacing w:after="160" w:line="259" w:lineRule="auto"/>
                          <w:ind w:left="0" w:firstLine="0"/>
                          <w:jc w:val="left"/>
                        </w:pPr>
                      </w:p>
                    </w:txbxContent>
                  </v:textbox>
                </v:rect>
                <v:rect id="Rectangle 813" o:spid="_x0000_s1238" style="position:absolute;left:1032;top:70024;width:507;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" filled="f" stroked="f">
                  <v:textbox inset="0,0,0,0">
                    <w:txbxContent>
                      <w:p w14:paraId="0BE92613" w14:textId="77777777" w:rsidR="00216ADB" w:rsidRDefault="00216ADB">
                        <w:pPr>
                          <w:spacing w:after="160" w:line="259" w:lineRule="auto"/>
                          <w:ind w:left="0" w:firstLine="0"/>
                          <w:jc w:val="left"/>
                        </w:pPr>
                        <w:r>
                          <w:rPr>
                            <w:sz w:val="24"/>
                          </w:rPr>
                          <w:t xml:space="preserve"> </w:t>
                        </w:r>
                      </w:p>
                    </w:txbxContent>
                  </v:textbox>
                </v:rect>
                <v:rect id="Rectangle 814" o:spid="_x0000_s1239" style="position:absolute;left:-6393;top:73503;width:21952;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" filled="f" stroked="f">
                  <v:textbox inset="0,0,0,0">
                    <w:txbxContent>
                      <w:p w14:paraId="0BE92614"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v:textbox>
                </v:rect>
                <v:rect id="Rectangle 815" o:spid="_x0000_s1240" style="position:absolute;left:4308;top:67700;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" filled="f" stroked="f">
                  <v:textbox inset="0,0,0,0">
                    <w:txbxContent>
                      <w:p w14:paraId="0BE92615" w14:textId="77777777" w:rsidR="00216ADB" w:rsidRDefault="00216ADB">
                        <w:pPr>
                          <w:spacing w:after="160" w:line="259" w:lineRule="auto"/>
                          <w:ind w:left="0" w:firstLine="0"/>
                          <w:jc w:val="left"/>
                        </w:pPr>
                        <w:r>
                          <w:rPr>
                            <w:b/>
                          </w:rPr>
                          <w:t xml:space="preserve"> </w:t>
                        </w:r>
                      </w:p>
                    </w:txbxContent>
                  </v:textbox>
                </v:rect>
                <v:rect id="Rectangle 816" o:spid="_x0000_s1241" style="position:absolute;left:-3528;top:48279;width:1622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" filled="f" stroked="f">
                  <v:textbox inset="0,0,0,0">
                    <w:txbxContent>
                      <w:p w14:paraId="0BE92616"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rPr>
                          <w:t xml:space="preserve"> </w:t>
                        </w:r>
                        <w:r>
                          <w:rPr>
                            <w:b/>
                            <w:spacing w:val="-385"/>
                          </w:rPr>
                          <w:t xml:space="preserve"> </w:t>
                        </w:r>
                        <w:r>
                          <w:rPr>
                            <w:b/>
                          </w:rPr>
                          <w:t>Soil</w:t>
                        </w:r>
                      </w:p>
                    </w:txbxContent>
                  </v:textbox>
                </v:rect>
                <v:rect id="Rectangle 817" o:spid="_x0000_s1242" style="position:absolute;left:4308;top:43919;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" filled="f" stroked="f">
                  <v:textbox inset="0,0,0,0">
                    <w:txbxContent>
                      <w:p w14:paraId="0BE92617" w14:textId="77777777" w:rsidR="00216ADB" w:rsidRDefault="00216ADB">
                        <w:pPr>
                          <w:spacing w:after="160" w:line="259" w:lineRule="auto"/>
                          <w:ind w:left="0" w:firstLine="0"/>
                          <w:jc w:val="left"/>
                        </w:pPr>
                        <w:r>
                          <w:rPr>
                            <w:b/>
                          </w:rPr>
                          <w:t xml:space="preserve"> </w:t>
                        </w:r>
                      </w:p>
                    </w:txbxContent>
                  </v:textbox>
                </v:rect>
                <v:rect id="Rectangle 93062" o:spid="_x0000_s1243" style="position:absolute;left:-2060;top:70906;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" filled="f" stroked="f">
                  <v:textbox inset="0,0,0,0">
                    <w:txbxContent>
                      <w:p w14:paraId="0BE92618" w14:textId="77777777" w:rsidR="00216ADB" w:rsidRDefault="00216ADB">
                        <w:pPr>
                          <w:spacing w:after="160" w:line="259" w:lineRule="auto"/>
                          <w:ind w:left="0" w:firstLine="0"/>
                          <w:jc w:val="left"/>
                        </w:pPr>
                      </w:p>
                    </w:txbxContent>
                  </v:textbox>
                </v:rect>
                <v:rect id="Rectangle 93058" o:spid="_x0000_s1244" style="position:absolute;left:4910;top:77876;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" filled="f" stroked="f">
                  <v:textbox inset="0,0,0,0">
                    <w:txbxContent>
                      <w:p w14:paraId="0BE92619" w14:textId="77777777" w:rsidR="00216ADB" w:rsidRDefault="00216ADB">
                        <w:pPr>
                          <w:spacing w:after="160" w:line="259" w:lineRule="auto"/>
                          <w:ind w:left="0" w:firstLine="0"/>
                          <w:jc w:val="left"/>
                        </w:pPr>
                      </w:p>
                    </w:txbxContent>
                  </v:textbox>
                </v:rect>
                <v:rect id="Rectangle 93065" o:spid="_x0000_s1245" style="position:absolute;left:1631;top:74597;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" filled="f" stroked="f">
                  <v:textbox inset="0,0,0,0">
                    <w:txbxContent>
                      <w:p w14:paraId="0BE9261A" w14:textId="77777777" w:rsidR="00216ADB" w:rsidRDefault="00216ADB">
                        <w:pPr>
                          <w:spacing w:after="160" w:line="259" w:lineRule="auto"/>
                          <w:ind w:left="0" w:firstLine="0"/>
                          <w:jc w:val="left"/>
                        </w:pPr>
                        <w:r>
                          <w:rPr>
                            <w:b/>
                          </w:rPr>
                          <w:t>(version 3)</w:t>
                        </w:r>
                        <w:r>
                          <w:rPr>
                            <w:b/>
                            <w:spacing w:val="-65"/>
                          </w:rPr>
                          <w:t xml:space="preserve"> </w:t>
                        </w:r>
                      </w:p>
                    </w:txbxContent>
                  </v:textbox>
                </v:rect>
                <v:rect id="Rectangle 820" o:spid="_x0000_s1246" style="position:absolute;left:6219;top:71253;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" filled="f" stroked="f">
                  <v:textbox inset="0,0,0,0">
                    <w:txbxContent>
                      <w:p w14:paraId="0BE9261B" w14:textId="77777777" w:rsidR="00216ADB" w:rsidRDefault="00216ADB">
                        <w:pPr>
                          <w:spacing w:after="160" w:line="259" w:lineRule="auto"/>
                          <w:ind w:left="0" w:firstLine="0"/>
                          <w:jc w:val="left"/>
                        </w:pPr>
                        <w:r>
                          <w:rPr>
                            <w:b/>
                          </w:rPr>
                          <w:t xml:space="preserve"> </w:t>
                        </w:r>
                      </w:p>
                    </w:txbxContent>
                  </v:textbox>
                </v:rect>
                <v:rect id="Rectangle 821" o:spid="_x0000_s1247" style="position:absolute;left:-274;top:48611;width:13535;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" filled="f" stroked="f">
                  <v:textbox inset="0,0,0,0">
                    <w:txbxContent>
                      <w:p w14:paraId="0BE9261C" w14:textId="77777777" w:rsidR="00216ADB" w:rsidRDefault="00216ADB">
                        <w:pPr>
                          <w:spacing w:after="160" w:line="259" w:lineRule="auto"/>
                          <w:ind w:left="0" w:firstLine="0"/>
                          <w:jc w:val="left"/>
                        </w:pPr>
                        <w:r>
                          <w:rPr>
                            <w:b/>
                          </w:rPr>
                          <w:t>Classification</w:t>
                        </w:r>
                      </w:p>
                    </w:txbxContent>
                  </v:textbox>
                </v:rect>
                <v:rect id="Rectangle 822" o:spid="_x0000_s1248" style="position:absolute;left:6219;top:44927;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" filled="f" stroked="f">
                  <v:textbox inset="0,0,0,0">
                    <w:txbxContent>
                      <w:p w14:paraId="0BE9261D" w14:textId="77777777" w:rsidR="00216ADB" w:rsidRDefault="00216ADB">
                        <w:pPr>
                          <w:spacing w:after="160" w:line="259" w:lineRule="auto"/>
                          <w:ind w:left="0" w:firstLine="0"/>
                          <w:jc w:val="left"/>
                        </w:pPr>
                        <w:r>
                          <w:rPr>
                            <w:b/>
                          </w:rPr>
                          <w:t xml:space="preserve"> </w:t>
                        </w:r>
                      </w:p>
                    </w:txbxContent>
                  </v:textbox>
                </v:rect>
                <v:rect id="Rectangle 823" o:spid="_x0000_s1249" style="position:absolute;left:565;top:74734;width:1956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" filled="f" stroked="f">
                  <v:textbox inset="0,0,0,0">
                    <w:txbxContent>
                      <w:p w14:paraId="0BE9261E" w14:textId="77777777" w:rsidR="00216ADB" w:rsidRDefault="00216ADB">
                        <w:pPr>
                          <w:spacing w:after="160" w:line="259" w:lineRule="auto"/>
                          <w:ind w:left="0" w:firstLine="0"/>
                          <w:jc w:val="left"/>
                        </w:pPr>
                        <w:r>
                          <w:t>GRANULAR</w:t>
                        </w:r>
                        <w:r>
                          <w:rPr>
                            <w:spacing w:val="-379"/>
                          </w:rPr>
                          <w:t xml:space="preserve"> </w:t>
                        </w:r>
                        <w:r>
                          <w:t>SOILS</w:t>
                        </w:r>
                      </w:p>
                    </w:txbxContent>
                  </v:textbox>
                </v:rect>
                <v:rect id="Rectangle 825" o:spid="_x0000_s1250" style="position:absolute;left:199;top:68500;width:2482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" filled="f" stroked="f">
                  <v:textbox inset="0,0,0,0">
                    <w:txbxContent>
                      <w:p w14:paraId="0BE9261F"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Granular</w:t>
                        </w:r>
                        <w:proofErr w:type="gramEnd"/>
                        <w:r>
                          <w:t xml:space="preserve"> </w:t>
                        </w:r>
                        <w:r>
                          <w:rPr>
                            <w:spacing w:val="-379"/>
                          </w:rPr>
                          <w:t xml:space="preserve"> </w:t>
                        </w:r>
                        <w:r>
                          <w:t>Soils</w:t>
                        </w:r>
                      </w:p>
                    </w:txbxContent>
                  </v:textbox>
                </v:rect>
                <v:rect id="Rectangle 826" o:spid="_x0000_s1251" style="position:absolute;left:12338;top:6197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" filled="f" stroked="f">
                  <v:textbox inset="0,0,0,0">
                    <w:txbxContent>
                      <w:p w14:paraId="0BE92620" w14:textId="77777777" w:rsidR="00216ADB" w:rsidRDefault="00216ADB">
                        <w:pPr>
                          <w:spacing w:after="160" w:line="259" w:lineRule="auto"/>
                          <w:ind w:left="0" w:firstLine="0"/>
                          <w:jc w:val="left"/>
                        </w:pPr>
                        <w:r>
                          <w:t xml:space="preserve"> </w:t>
                        </w:r>
                      </w:p>
                    </w:txbxContent>
                  </v:textbox>
                </v:rect>
                <v:rect id="Rectangle 827" o:spid="_x0000_s1252" style="position:absolute;left:2130;top:47032;width:2096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" filled="f" stroked="f">
                  <v:textbox inset="0,0,0,0">
                    <w:txbxContent>
                      <w:p w14:paraId="0BE92621"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 </w:t>
                        </w:r>
                        <w:r>
                          <w:rPr>
                            <w:spacing w:val="-379"/>
                          </w:rPr>
                          <w:t xml:space="preserve"> </w:t>
                        </w:r>
                        <w:r>
                          <w:t xml:space="preserve">BG </w:t>
                        </w:r>
                        <w:r>
                          <w:rPr>
                            <w:spacing w:val="-379"/>
                          </w:rPr>
                          <w:t xml:space="preserve"> </w:t>
                        </w:r>
                        <w:r>
                          <w:t>clays</w:t>
                        </w:r>
                      </w:p>
                    </w:txbxContent>
                  </v:textbox>
                </v:rect>
                <v:rect id="Rectangle 828" o:spid="_x0000_s1253" style="position:absolute;left:12338;top:4147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" filled="f" stroked="f">
                  <v:textbox inset="0,0,0,0">
                    <w:txbxContent>
                      <w:p w14:paraId="0BE92622" w14:textId="77777777" w:rsidR="00216ADB" w:rsidRDefault="00216ADB">
                        <w:pPr>
                          <w:spacing w:after="160" w:line="259" w:lineRule="auto"/>
                          <w:ind w:left="0" w:firstLine="0"/>
                          <w:jc w:val="left"/>
                        </w:pPr>
                        <w:r>
                          <w:t xml:space="preserve"> </w:t>
                        </w:r>
                      </w:p>
                    </w:txbxContent>
                  </v:textbox>
                </v:rect>
                <v:rect id="Rectangle 829" o:spid="_x0000_s1254" style="position:absolute;left:8677;top:26578;width:787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" filled="f" stroked="f">
                  <v:textbox inset="0,0,0,0">
                    <w:txbxContent>
                      <w:p w14:paraId="0BE92623" w14:textId="77777777" w:rsidR="00216ADB" w:rsidRDefault="00216ADB">
                        <w:pPr>
                          <w:spacing w:after="160" w:line="259" w:lineRule="auto"/>
                          <w:ind w:left="0" w:firstLine="0"/>
                          <w:jc w:val="left"/>
                        </w:pPr>
                        <w:r>
                          <w:t>Aquults</w:t>
                        </w:r>
                      </w:p>
                    </w:txbxContent>
                  </v:textbox>
                </v:rect>
                <v:rect id="Rectangle 831" o:spid="_x0000_s1255" style="position:absolute;left:3754;top:69783;width:2226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" filled="f" stroked="f">
                  <v:textbox inset="0,0,0,0">
                    <w:txbxContent>
                      <w:p w14:paraId="0BE92624" w14:textId="77777777" w:rsidR="00216ADB" w:rsidRDefault="00216ADB">
                        <w:pPr>
                          <w:spacing w:after="160" w:line="259" w:lineRule="auto"/>
                          <w:ind w:left="0" w:firstLine="0"/>
                          <w:jc w:val="left"/>
                        </w:pPr>
                        <w:r>
                          <w:t>Melanic</w:t>
                        </w:r>
                        <w:r>
                          <w:rPr>
                            <w:spacing w:val="-379"/>
                          </w:rPr>
                          <w:t xml:space="preserve">  </w:t>
                        </w:r>
                        <w:r>
                          <w:t xml:space="preserve"> Granular</w:t>
                        </w:r>
                        <w:r>
                          <w:rPr>
                            <w:spacing w:val="-379"/>
                          </w:rPr>
                          <w:t xml:space="preserve">  </w:t>
                        </w:r>
                        <w:r>
                          <w:t xml:space="preserve"> Soils</w:t>
                        </w:r>
                      </w:p>
                    </w:txbxContent>
                  </v:textbox>
                </v:rect>
                <v:rect id="Rectangle 832" o:spid="_x0000_s1256" style="position:absolute;left:14611;top:6390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" filled="f" stroked="f">
                  <v:textbox inset="0,0,0,0">
                    <w:txbxContent>
                      <w:p w14:paraId="0BE92625" w14:textId="77777777" w:rsidR="00216ADB" w:rsidRDefault="00216ADB">
                        <w:pPr>
                          <w:spacing w:after="160" w:line="259" w:lineRule="auto"/>
                          <w:ind w:left="0" w:firstLine="0"/>
                          <w:jc w:val="left"/>
                        </w:pPr>
                        <w:r>
                          <w:t xml:space="preserve"> </w:t>
                        </w:r>
                      </w:p>
                    </w:txbxContent>
                  </v:textbox>
                </v:rect>
                <v:rect id="Rectangle 833" o:spid="_x0000_s1257" style="position:absolute;left:4403;top:47032;width:2096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" filled="f" stroked="f">
                  <v:textbox inset="0,0,0,0">
                    <w:txbxContent>
                      <w:p w14:paraId="0BE92626"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w:t>
                        </w:r>
                        <w:r>
                          <w:rPr>
                            <w:spacing w:val="-379"/>
                          </w:rPr>
                          <w:t xml:space="preserve">  </w:t>
                        </w:r>
                        <w:r>
                          <w:t xml:space="preserve"> BG </w:t>
                        </w:r>
                        <w:r>
                          <w:rPr>
                            <w:spacing w:val="-379"/>
                          </w:rPr>
                          <w:t xml:space="preserve"> </w:t>
                        </w:r>
                        <w:r>
                          <w:t>clays</w:t>
                        </w:r>
                      </w:p>
                    </w:txbxContent>
                  </v:textbox>
                </v:rect>
                <v:rect id="Rectangle 834" o:spid="_x0000_s1258" style="position:absolute;left:14611;top:4147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" filled="f" stroked="f">
                  <v:textbox inset="0,0,0,0">
                    <w:txbxContent>
                      <w:p w14:paraId="0BE92627" w14:textId="77777777" w:rsidR="00216ADB" w:rsidRDefault="00216ADB">
                        <w:pPr>
                          <w:spacing w:after="160" w:line="259" w:lineRule="auto"/>
                          <w:ind w:left="0" w:firstLine="0"/>
                          <w:jc w:val="left"/>
                        </w:pPr>
                        <w:r>
                          <w:t xml:space="preserve"> </w:t>
                        </w:r>
                      </w:p>
                    </w:txbxContent>
                  </v:textbox>
                </v:rect>
                <v:rect id="Rectangle 835" o:spid="_x0000_s1259" style="position:absolute;left:4904;top:20532;width:1996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" filled="f" stroked="f">
                  <v:textbox inset="0,0,0,0">
                    <w:txbxContent>
                      <w:p w14:paraId="0BE92628" w14:textId="77777777" w:rsidR="00216ADB" w:rsidRDefault="00216ADB">
                        <w:pPr>
                          <w:spacing w:after="160" w:line="259" w:lineRule="auto"/>
                          <w:ind w:left="0" w:firstLine="0"/>
                          <w:jc w:val="left"/>
                        </w:pPr>
                        <w:proofErr w:type="spellStart"/>
                        <w:proofErr w:type="gramStart"/>
                        <w:r>
                          <w:t>Humults</w:t>
                        </w:r>
                        <w:proofErr w:type="spellEnd"/>
                        <w:r>
                          <w:t xml:space="preserve"> </w:t>
                        </w:r>
                        <w:r>
                          <w:rPr>
                            <w:spacing w:val="-379"/>
                          </w:rPr>
                          <w:t xml:space="preserve"> </w:t>
                        </w:r>
                        <w:r>
                          <w:t>and</w:t>
                        </w:r>
                        <w:proofErr w:type="gramEnd"/>
                        <w:r>
                          <w:t xml:space="preserve"> </w:t>
                        </w:r>
                        <w:r>
                          <w:rPr>
                            <w:spacing w:val="-379"/>
                          </w:rPr>
                          <w:t xml:space="preserve"> </w:t>
                        </w:r>
                        <w:proofErr w:type="spellStart"/>
                        <w:r>
                          <w:t>Udalfs</w:t>
                        </w:r>
                        <w:proofErr w:type="spellEnd"/>
                      </w:p>
                    </w:txbxContent>
                  </v:textbox>
                </v:rect>
                <v:rect id="Rectangle 837" o:spid="_x0000_s1260" style="position:absolute;left:6679;top:70436;width:2095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" filled="f" stroked="f">
                  <v:textbox inset="0,0,0,0">
                    <w:txbxContent>
                      <w:p w14:paraId="0BE92629" w14:textId="77777777" w:rsidR="00216ADB" w:rsidRDefault="00216ADB">
                        <w:pPr>
                          <w:spacing w:after="160" w:line="259" w:lineRule="auto"/>
                          <w:ind w:left="0" w:firstLine="0"/>
                          <w:jc w:val="left"/>
                        </w:pPr>
                        <w:proofErr w:type="gramStart"/>
                        <w:r>
                          <w:t xml:space="preserve">Oxidic </w:t>
                        </w:r>
                        <w:r>
                          <w:rPr>
                            <w:spacing w:val="-379"/>
                          </w:rPr>
                          <w:t xml:space="preserve"> </w:t>
                        </w:r>
                        <w:r>
                          <w:t>Granular</w:t>
                        </w:r>
                        <w:proofErr w:type="gramEnd"/>
                        <w:r>
                          <w:rPr>
                            <w:spacing w:val="-379"/>
                          </w:rPr>
                          <w:t xml:space="preserve">  </w:t>
                        </w:r>
                        <w:r>
                          <w:t xml:space="preserve"> Soils</w:t>
                        </w:r>
                      </w:p>
                    </w:txbxContent>
                  </v:textbox>
                </v:rect>
                <v:rect id="Rectangle 838" o:spid="_x0000_s1261" style="position:absolute;left:16884;top:64883;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" filled="f" stroked="f">
                  <v:textbox inset="0,0,0,0">
                    <w:txbxContent>
                      <w:p w14:paraId="0BE9262A" w14:textId="77777777" w:rsidR="00216ADB" w:rsidRDefault="00216ADB">
                        <w:pPr>
                          <w:spacing w:after="160" w:line="259" w:lineRule="auto"/>
                          <w:ind w:left="0" w:firstLine="0"/>
                          <w:jc w:val="left"/>
                        </w:pPr>
                        <w:r>
                          <w:t xml:space="preserve"> </w:t>
                        </w:r>
                      </w:p>
                    </w:txbxContent>
                  </v:textbox>
                </v:rect>
                <v:rect id="Rectangle 839" o:spid="_x0000_s1262" style="position:absolute;left:6676;top:47033;width:20966;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" filled="f" stroked="f">
                  <v:textbox inset="0,0,0,0">
                    <w:txbxContent>
                      <w:p w14:paraId="0BE9262B"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w:t>
                        </w:r>
                        <w:r>
                          <w:rPr>
                            <w:spacing w:val="-379"/>
                          </w:rPr>
                          <w:t xml:space="preserve">  </w:t>
                        </w:r>
                        <w:r>
                          <w:t xml:space="preserve"> BG</w:t>
                        </w:r>
                        <w:r>
                          <w:rPr>
                            <w:spacing w:val="-379"/>
                          </w:rPr>
                          <w:t xml:space="preserve">  </w:t>
                        </w:r>
                        <w:r>
                          <w:t xml:space="preserve"> clays</w:t>
                        </w:r>
                      </w:p>
                    </w:txbxContent>
                  </v:textbox>
                </v:rect>
                <v:rect id="Rectangle 840" o:spid="_x0000_s1263" style="position:absolute;left:16884;top:41478;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" filled="f" stroked="f">
                  <v:textbox inset="0,0,0,0">
                    <w:txbxContent>
                      <w:p w14:paraId="0BE9262C" w14:textId="77777777" w:rsidR="00216ADB" w:rsidRDefault="00216ADB">
                        <w:pPr>
                          <w:spacing w:after="160" w:line="259" w:lineRule="auto"/>
                          <w:ind w:left="0" w:firstLine="0"/>
                          <w:jc w:val="left"/>
                        </w:pPr>
                        <w:r>
                          <w:t xml:space="preserve"> </w:t>
                        </w:r>
                      </w:p>
                    </w:txbxContent>
                  </v:textbox>
                </v:rect>
                <v:rect id="Rectangle 841" o:spid="_x0000_s1264" style="position:absolute;left:12809;top:26165;width:8700;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" filled="f" stroked="f">
                  <v:textbox inset="0,0,0,0">
                    <w:txbxContent>
                      <w:p w14:paraId="0BE9262D" w14:textId="77777777" w:rsidR="00216ADB" w:rsidRDefault="00216ADB">
                        <w:pPr>
                          <w:spacing w:after="160" w:line="259" w:lineRule="auto"/>
                          <w:ind w:left="0" w:firstLine="0"/>
                          <w:jc w:val="left"/>
                        </w:pPr>
                        <w:proofErr w:type="spellStart"/>
                        <w:r>
                          <w:t>Humults</w:t>
                        </w:r>
                        <w:proofErr w:type="spellEnd"/>
                      </w:p>
                    </w:txbxContent>
                  </v:textbox>
                </v:rect>
                <v:rect id="Rectangle 842" o:spid="_x0000_s1265" style="position:absolute;left:19158;top:84228;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" filled="f" stroked="f">
                  <v:textbox inset="0,0,0,0">
                    <w:txbxContent>
                      <w:p w14:paraId="0BE9262E" w14:textId="77777777" w:rsidR="00216ADB" w:rsidRDefault="00216ADB">
                        <w:pPr>
                          <w:spacing w:after="160" w:line="259" w:lineRule="auto"/>
                          <w:ind w:left="0" w:firstLine="0"/>
                          <w:jc w:val="left"/>
                        </w:pPr>
                        <w:r>
                          <w:t xml:space="preserve"> </w:t>
                        </w:r>
                      </w:p>
                    </w:txbxContent>
                  </v:textbox>
                </v:rect>
                <v:rect id="Rectangle 843" o:spid="_x0000_s1266" style="position:absolute;left:9080;top:70561;width:2070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" filled="f" stroked="f">
                  <v:textbox inset="0,0,0,0">
                    <w:txbxContent>
                      <w:p w14:paraId="0BE9262F"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Granular </w:t>
                        </w:r>
                        <w:r>
                          <w:rPr>
                            <w:spacing w:val="-379"/>
                          </w:rPr>
                          <w:t xml:space="preserve"> </w:t>
                        </w:r>
                        <w:r>
                          <w:t>Soils</w:t>
                        </w:r>
                        <w:proofErr w:type="gramEnd"/>
                      </w:p>
                    </w:txbxContent>
                  </v:textbox>
                </v:rect>
                <v:rect id="Rectangle 844" o:spid="_x0000_s1267" style="position:absolute;left:19158;top:6507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" filled="f" stroked="f">
                  <v:textbox inset="0,0,0,0">
                    <w:txbxContent>
                      <w:p w14:paraId="0BE92630" w14:textId="77777777" w:rsidR="00216ADB" w:rsidRDefault="00216ADB">
                        <w:pPr>
                          <w:spacing w:after="160" w:line="259" w:lineRule="auto"/>
                          <w:ind w:left="0" w:firstLine="0"/>
                          <w:jc w:val="left"/>
                        </w:pPr>
                        <w:r>
                          <w:t xml:space="preserve"> </w:t>
                        </w:r>
                      </w:p>
                    </w:txbxContent>
                  </v:textbox>
                </v:rect>
                <v:rect id="Rectangle 845" o:spid="_x0000_s1268" style="position:absolute;left:8950;top:47032;width:2096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" filled="f" stroked="f">
                  <v:textbox inset="0,0,0,0">
                    <w:txbxContent>
                      <w:p w14:paraId="0BE92631"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rPr>
                            <w:spacing w:val="-379"/>
                          </w:rPr>
                          <w:t xml:space="preserve">  </w:t>
                        </w:r>
                        <w:r>
                          <w:t xml:space="preserve"> or</w:t>
                        </w:r>
                        <w:r>
                          <w:rPr>
                            <w:spacing w:val="-379"/>
                          </w:rPr>
                          <w:t xml:space="preserve">  </w:t>
                        </w:r>
                        <w:r>
                          <w:t xml:space="preserve"> BG </w:t>
                        </w:r>
                        <w:r>
                          <w:rPr>
                            <w:spacing w:val="-379"/>
                          </w:rPr>
                          <w:t xml:space="preserve"> </w:t>
                        </w:r>
                        <w:r>
                          <w:t>clays</w:t>
                        </w:r>
                      </w:p>
                    </w:txbxContent>
                  </v:textbox>
                </v:rect>
                <v:rect id="Rectangle 846" o:spid="_x0000_s1269" style="position:absolute;left:19158;top:4147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" filled="f" stroked="f">
                  <v:textbox inset="0,0,0,0">
                    <w:txbxContent>
                      <w:p w14:paraId="0BE92632" w14:textId="77777777" w:rsidR="00216ADB" w:rsidRDefault="00216ADB">
                        <w:pPr>
                          <w:spacing w:after="160" w:line="259" w:lineRule="auto"/>
                          <w:ind w:left="0" w:firstLine="0"/>
                          <w:jc w:val="left"/>
                        </w:pPr>
                        <w:r>
                          <w:t xml:space="preserve"> </w:t>
                        </w:r>
                      </w:p>
                    </w:txbxContent>
                  </v:textbox>
                </v:rect>
                <v:rect id="Rectangle 847" o:spid="_x0000_s1270" style="position:absolute;left:15083;top:26164;width:870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" filled="f" stroked="f">
                  <v:textbox inset="0,0,0,0">
                    <w:txbxContent>
                      <w:p w14:paraId="0BE92633" w14:textId="77777777" w:rsidR="00216ADB" w:rsidRDefault="00216ADB">
                        <w:pPr>
                          <w:spacing w:after="160" w:line="259" w:lineRule="auto"/>
                          <w:ind w:left="0" w:firstLine="0"/>
                          <w:jc w:val="left"/>
                        </w:pPr>
                        <w:proofErr w:type="spellStart"/>
                        <w:r>
                          <w:t>Humults</w:t>
                        </w:r>
                        <w:proofErr w:type="spellEnd"/>
                      </w:p>
                    </w:txbxContent>
                  </v:textbox>
                </v:rect>
                <v:rect id="Rectangle 848" o:spid="_x0000_s1271" style="position:absolute;left:14641;top:75876;width:1725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" filled="f" stroked="f">
                  <v:textbox inset="0,0,0,0">
                    <w:txbxContent>
                      <w:p w14:paraId="0BE92634" w14:textId="77777777" w:rsidR="00216ADB" w:rsidRDefault="00216ADB">
                        <w:pPr>
                          <w:spacing w:after="160" w:line="259" w:lineRule="auto"/>
                          <w:ind w:left="0" w:firstLine="0"/>
                          <w:jc w:val="left"/>
                        </w:pPr>
                        <w:r>
                          <w:t>MELANIC</w:t>
                        </w:r>
                        <w:r>
                          <w:rPr>
                            <w:spacing w:val="-379"/>
                          </w:rPr>
                          <w:t xml:space="preserve"> </w:t>
                        </w:r>
                        <w:r>
                          <w:t>SOILS</w:t>
                        </w:r>
                      </w:p>
                    </w:txbxContent>
                  </v:textbox>
                </v:rect>
                <v:rect id="Rectangle 850" o:spid="_x0000_s1272" style="position:absolute;left:16038;top:71411;width:1900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" filled="f" stroked="f">
                  <v:textbox inset="0,0,0,0">
                    <w:txbxContent>
                      <w:p w14:paraId="0BE92635" w14:textId="77777777" w:rsidR="00216ADB" w:rsidRDefault="00216ADB">
                        <w:pPr>
                          <w:spacing w:after="160" w:line="259" w:lineRule="auto"/>
                          <w:ind w:left="0" w:firstLine="0"/>
                          <w:jc w:val="left"/>
                        </w:pPr>
                        <w:proofErr w:type="spellStart"/>
                        <w:r>
                          <w:t>Vertic</w:t>
                        </w:r>
                        <w:proofErr w:type="spellEnd"/>
                        <w:r>
                          <w:rPr>
                            <w:spacing w:val="-379"/>
                          </w:rPr>
                          <w:t xml:space="preserve">  </w:t>
                        </w:r>
                        <w:r>
                          <w:t xml:space="preserve"> </w:t>
                        </w:r>
                        <w:proofErr w:type="gramStart"/>
                        <w:r>
                          <w:t>Melanic</w:t>
                        </w:r>
                        <w:r>
                          <w:rPr>
                            <w:spacing w:val="-379"/>
                          </w:rPr>
                          <w:t xml:space="preserve"> </w:t>
                        </w:r>
                        <w:r>
                          <w:t xml:space="preserve"> Soils</w:t>
                        </w:r>
                        <w:proofErr w:type="gramEnd"/>
                      </w:p>
                    </w:txbxContent>
                  </v:textbox>
                </v:rect>
                <v:rect id="Rectangle 851" o:spid="_x0000_s1273" style="position:absolute;left:25267;top:6634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" filled="f" stroked="f">
                  <v:textbox inset="0,0,0,0">
                    <w:txbxContent>
                      <w:p w14:paraId="0BE92636" w14:textId="77777777" w:rsidR="00216ADB" w:rsidRDefault="00216ADB">
                        <w:pPr>
                          <w:spacing w:after="160" w:line="259" w:lineRule="auto"/>
                          <w:ind w:left="0" w:firstLine="0"/>
                          <w:jc w:val="left"/>
                        </w:pPr>
                        <w:r>
                          <w:t xml:space="preserve"> </w:t>
                        </w:r>
                      </w:p>
                    </w:txbxContent>
                  </v:textbox>
                </v:rect>
                <v:rect id="Rectangle 852" o:spid="_x0000_s1274" style="position:absolute;left:16016;top:47990;width:1905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" filled="f" stroked="f">
                  <v:textbox inset="0,0,0,0">
                    <w:txbxContent>
                      <w:p w14:paraId="0BE92637" w14:textId="77777777" w:rsidR="00216ADB" w:rsidRDefault="00216ADB">
                        <w:pPr>
                          <w:spacing w:after="160" w:line="259" w:lineRule="auto"/>
                          <w:ind w:left="0" w:firstLine="0"/>
                          <w:jc w:val="left"/>
                        </w:pPr>
                        <w:proofErr w:type="gramStart"/>
                        <w:r>
                          <w:t xml:space="preserve">BG </w:t>
                        </w:r>
                        <w:r>
                          <w:rPr>
                            <w:spacing w:val="-379"/>
                          </w:rPr>
                          <w:t xml:space="preserve"> </w:t>
                        </w:r>
                        <w:r>
                          <w:t>loams</w:t>
                        </w:r>
                        <w:proofErr w:type="gramEnd"/>
                        <w:r>
                          <w:t xml:space="preserve"> </w:t>
                        </w:r>
                        <w:r>
                          <w:rPr>
                            <w:spacing w:val="-379"/>
                          </w:rPr>
                          <w:t xml:space="preserve"> </w:t>
                        </w:r>
                        <w:r>
                          <w:t>and</w:t>
                        </w:r>
                        <w:r>
                          <w:rPr>
                            <w:spacing w:val="-379"/>
                          </w:rPr>
                          <w:t xml:space="preserve">  </w:t>
                        </w:r>
                        <w:r>
                          <w:t xml:space="preserve"> clays</w:t>
                        </w:r>
                      </w:p>
                    </w:txbxContent>
                  </v:textbox>
                </v:rect>
                <v:rect id="Rectangle 853" o:spid="_x0000_s1275" style="position:absolute;left:25267;top:4291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" filled="f" stroked="f">
                  <v:textbox inset="0,0,0,0">
                    <w:txbxContent>
                      <w:p w14:paraId="0BE92638" w14:textId="77777777" w:rsidR="00216ADB" w:rsidRDefault="00216ADB">
                        <w:pPr>
                          <w:spacing w:after="160" w:line="259" w:lineRule="auto"/>
                          <w:ind w:left="0" w:firstLine="0"/>
                          <w:jc w:val="left"/>
                        </w:pPr>
                        <w:r>
                          <w:t xml:space="preserve"> </w:t>
                        </w:r>
                      </w:p>
                    </w:txbxContent>
                  </v:textbox>
                </v:rect>
                <v:rect id="Rectangle 854" o:spid="_x0000_s1276" style="position:absolute;left:16420;top:21393;width:1824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" filled="f" stroked="f">
                  <v:textbox inset="0,0,0,0">
                    <w:txbxContent>
                      <w:p w14:paraId="0BE92639" w14:textId="77777777" w:rsidR="00216ADB" w:rsidRDefault="00216ADB">
                        <w:pPr>
                          <w:spacing w:after="160" w:line="259" w:lineRule="auto"/>
                          <w:ind w:left="0" w:firstLine="0"/>
                          <w:jc w:val="left"/>
                        </w:pPr>
                        <w:proofErr w:type="spellStart"/>
                        <w:proofErr w:type="gramStart"/>
                        <w:r>
                          <w:t>Ustolls</w:t>
                        </w:r>
                        <w:proofErr w:type="spellEnd"/>
                        <w:r>
                          <w:t xml:space="preserve"> </w:t>
                        </w:r>
                        <w:r>
                          <w:rPr>
                            <w:spacing w:val="-379"/>
                          </w:rPr>
                          <w:t xml:space="preserve"> </w:t>
                        </w:r>
                        <w:r>
                          <w:t>or</w:t>
                        </w:r>
                        <w:proofErr w:type="gramEnd"/>
                        <w:r>
                          <w:rPr>
                            <w:spacing w:val="-379"/>
                          </w:rPr>
                          <w:t xml:space="preserve">  </w:t>
                        </w:r>
                        <w:r>
                          <w:t xml:space="preserve"> </w:t>
                        </w:r>
                        <w:proofErr w:type="spellStart"/>
                        <w:r>
                          <w:t>Vertisols</w:t>
                        </w:r>
                        <w:proofErr w:type="spellEnd"/>
                      </w:p>
                    </w:txbxContent>
                  </v:textbox>
                </v:rect>
                <v:rect id="Rectangle 856" o:spid="_x0000_s1277" style="position:absolute;left:15945;top:69045;width:2373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" filled="f" stroked="f">
                  <v:textbox inset="0,0,0,0">
                    <w:txbxContent>
                      <w:p w14:paraId="0BE9263A"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Melanic</w:t>
                        </w:r>
                        <w:proofErr w:type="gramEnd"/>
                        <w:r>
                          <w:t xml:space="preserve"> </w:t>
                        </w:r>
                        <w:r>
                          <w:rPr>
                            <w:spacing w:val="-379"/>
                          </w:rPr>
                          <w:t xml:space="preserve"> </w:t>
                        </w:r>
                        <w:r>
                          <w:t>Soils</w:t>
                        </w:r>
                      </w:p>
                    </w:txbxContent>
                  </v:textbox>
                </v:rect>
                <v:rect id="Rectangle 857" o:spid="_x0000_s1278" style="position:absolute;left:27541;top:6279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" filled="f" stroked="f">
                  <v:textbox inset="0,0,0,0">
                    <w:txbxContent>
                      <w:p w14:paraId="0BE9263B" w14:textId="77777777" w:rsidR="00216ADB" w:rsidRDefault="00216ADB">
                        <w:pPr>
                          <w:spacing w:after="160" w:line="259" w:lineRule="auto"/>
                          <w:ind w:left="0" w:firstLine="0"/>
                          <w:jc w:val="left"/>
                        </w:pPr>
                        <w:r>
                          <w:t xml:space="preserve"> </w:t>
                        </w:r>
                      </w:p>
                    </w:txbxContent>
                  </v:textbox>
                </v:rect>
                <v:rect id="Rectangle 858" o:spid="_x0000_s1279" style="position:absolute;left:23304;top:53005;width:902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" filled="f" stroked="f">
                  <v:textbox inset="0,0,0,0">
                    <w:txbxContent>
                      <w:p w14:paraId="0BE9263C" w14:textId="77777777" w:rsidR="00216ADB" w:rsidRDefault="00216ADB">
                        <w:pPr>
                          <w:spacing w:after="160" w:line="259" w:lineRule="auto"/>
                          <w:ind w:left="0" w:firstLine="0"/>
                          <w:jc w:val="left"/>
                        </w:pPr>
                        <w:proofErr w:type="spellStart"/>
                        <w:r>
                          <w:t>gley</w:t>
                        </w:r>
                        <w:proofErr w:type="spellEnd"/>
                        <w:r>
                          <w:rPr>
                            <w:spacing w:val="-379"/>
                          </w:rPr>
                          <w:t xml:space="preserve">  </w:t>
                        </w:r>
                        <w:r>
                          <w:t xml:space="preserve"> soils</w:t>
                        </w:r>
                      </w:p>
                    </w:txbxContent>
                  </v:textbox>
                </v:rect>
                <v:rect id="Rectangle 859" o:spid="_x0000_s1280" style="position:absolute;left:27541;top:50458;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" filled="f" stroked="f">
                  <v:textbox inset="0,0,0,0">
                    <w:txbxContent>
                      <w:p w14:paraId="0BE9263D" w14:textId="77777777" w:rsidR="00216ADB" w:rsidRDefault="00216ADB">
                        <w:pPr>
                          <w:spacing w:after="160" w:line="259" w:lineRule="auto"/>
                          <w:ind w:left="0" w:firstLine="0"/>
                          <w:jc w:val="left"/>
                        </w:pPr>
                        <w:r>
                          <w:t xml:space="preserve"> </w:t>
                        </w:r>
                      </w:p>
                    </w:txbxContent>
                  </v:textbox>
                </v:rect>
                <v:rect id="Rectangle 860" o:spid="_x0000_s1281" style="position:absolute;left:23980;top:26679;width:767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" filled="f" stroked="f">
                  <v:textbox inset="0,0,0,0">
                    <w:txbxContent>
                      <w:p w14:paraId="0BE9263E" w14:textId="77777777" w:rsidR="00216ADB" w:rsidRDefault="00216ADB">
                        <w:pPr>
                          <w:spacing w:after="160" w:line="259" w:lineRule="auto"/>
                          <w:ind w:left="0" w:firstLine="0"/>
                          <w:jc w:val="left"/>
                        </w:pPr>
                        <w:proofErr w:type="spellStart"/>
                        <w:r>
                          <w:t>Aquolls</w:t>
                        </w:r>
                        <w:proofErr w:type="spellEnd"/>
                      </w:p>
                    </w:txbxContent>
                  </v:textbox>
                </v:rect>
                <v:rect id="Rectangle 861" o:spid="_x0000_s1282" style="position:absolute;left:29813;top:84229;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" filled="f" stroked="f">
                  <v:textbox inset="0,0,0,0">
                    <w:txbxContent>
                      <w:p w14:paraId="0BE9263F" w14:textId="77777777" w:rsidR="00216ADB" w:rsidRDefault="00216ADB">
                        <w:pPr>
                          <w:spacing w:after="160" w:line="259" w:lineRule="auto"/>
                          <w:ind w:left="0" w:firstLine="0"/>
                          <w:jc w:val="left"/>
                        </w:pPr>
                        <w:r>
                          <w:t xml:space="preserve"> </w:t>
                        </w:r>
                      </w:p>
                    </w:txbxContent>
                  </v:textbox>
                </v:rect>
                <v:rect id="Rectangle 862" o:spid="_x0000_s1283" style="position:absolute;left:19455;top:70282;width:21266;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" filled="f" stroked="f">
                  <v:textbox inset="0,0,0,0">
                    <w:txbxContent>
                      <w:p w14:paraId="0BE92640" w14:textId="77777777" w:rsidR="00216ADB" w:rsidRDefault="00216ADB">
                        <w:pPr>
                          <w:spacing w:after="160" w:line="259" w:lineRule="auto"/>
                          <w:ind w:left="0" w:firstLine="0"/>
                          <w:jc w:val="left"/>
                        </w:pPr>
                        <w:proofErr w:type="spellStart"/>
                        <w:proofErr w:type="gramStart"/>
                        <w:r>
                          <w:t>Rendzic</w:t>
                        </w:r>
                        <w:proofErr w:type="spellEnd"/>
                        <w:r>
                          <w:t xml:space="preserve"> </w:t>
                        </w:r>
                        <w:r>
                          <w:rPr>
                            <w:spacing w:val="-379"/>
                          </w:rPr>
                          <w:t xml:space="preserve"> </w:t>
                        </w:r>
                        <w:r>
                          <w:t>Melanic</w:t>
                        </w:r>
                        <w:proofErr w:type="gramEnd"/>
                        <w:r>
                          <w:t xml:space="preserve"> </w:t>
                        </w:r>
                        <w:r>
                          <w:rPr>
                            <w:spacing w:val="-379"/>
                          </w:rPr>
                          <w:t xml:space="preserve"> </w:t>
                        </w:r>
                        <w:r>
                          <w:t>Soils</w:t>
                        </w:r>
                      </w:p>
                    </w:txbxContent>
                  </v:textbox>
                </v:rect>
                <v:rect id="Rectangle 863" o:spid="_x0000_s1284" style="position:absolute;left:29814;top:64651;width:54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" filled="f" stroked="f">
                  <v:textbox inset="0,0,0,0">
                    <w:txbxContent>
                      <w:p w14:paraId="0BE92641" w14:textId="77777777" w:rsidR="00216ADB" w:rsidRDefault="00216ADB">
                        <w:pPr>
                          <w:spacing w:after="160" w:line="259" w:lineRule="auto"/>
                          <w:ind w:left="0" w:firstLine="0"/>
                          <w:jc w:val="left"/>
                        </w:pPr>
                        <w:r>
                          <w:t xml:space="preserve"> </w:t>
                        </w:r>
                      </w:p>
                    </w:txbxContent>
                  </v:textbox>
                </v:rect>
                <v:rect id="Rectangle 864" o:spid="_x0000_s1285" style="position:absolute;left:25316;top:52745;width:9543;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" filled="f" stroked="f">
                  <v:textbox inset="0,0,0,0">
                    <w:txbxContent>
                      <w:p w14:paraId="0BE92642" w14:textId="77777777" w:rsidR="00216ADB" w:rsidRDefault="00216ADB">
                        <w:pPr>
                          <w:spacing w:after="160" w:line="259" w:lineRule="auto"/>
                          <w:ind w:left="0" w:firstLine="0"/>
                          <w:jc w:val="left"/>
                        </w:pPr>
                        <w:r>
                          <w:t>rendzinas</w:t>
                        </w:r>
                      </w:p>
                    </w:txbxContent>
                  </v:textbox>
                </v:rect>
                <v:rect id="Rectangle 865" o:spid="_x0000_s1286" style="position:absolute;left:29813;top:50067;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" filled="f" stroked="f">
                  <v:textbox inset="0,0,0,0">
                    <w:txbxContent>
                      <w:p w14:paraId="0BE92643" w14:textId="77777777" w:rsidR="00216ADB" w:rsidRDefault="00216ADB">
                        <w:pPr>
                          <w:spacing w:after="160" w:line="259" w:lineRule="auto"/>
                          <w:ind w:left="0" w:firstLine="0"/>
                          <w:jc w:val="left"/>
                        </w:pPr>
                        <w:r>
                          <w:t xml:space="preserve"> </w:t>
                        </w:r>
                      </w:p>
                    </w:txbxContent>
                  </v:textbox>
                </v:rect>
                <v:rect id="Rectangle 866" o:spid="_x0000_s1287" style="position:absolute;left:25815;top:26242;width:8546;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" filled="f" stroked="f">
                  <v:textbox inset="0,0,0,0">
                    <w:txbxContent>
                      <w:p w14:paraId="0BE92644" w14:textId="77777777" w:rsidR="00216ADB" w:rsidRDefault="00216ADB">
                        <w:pPr>
                          <w:spacing w:after="160" w:line="259" w:lineRule="auto"/>
                          <w:ind w:left="0" w:firstLine="0"/>
                          <w:jc w:val="left"/>
                        </w:pPr>
                        <w:r>
                          <w:t>Rendolls</w:t>
                        </w:r>
                      </w:p>
                    </w:txbxContent>
                  </v:textbox>
                </v:rect>
                <v:rect id="Rectangle 867" o:spid="_x0000_s1288" style="position:absolute;left:32087;top:84228;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" filled="f" stroked="f">
                  <v:textbox inset="0,0,0,0">
                    <w:txbxContent>
                      <w:p w14:paraId="0BE92645" w14:textId="77777777" w:rsidR="00216ADB" w:rsidRDefault="00216ADB">
                        <w:pPr>
                          <w:spacing w:after="160" w:line="259" w:lineRule="auto"/>
                          <w:ind w:left="0" w:firstLine="0"/>
                          <w:jc w:val="left"/>
                        </w:pPr>
                        <w:r>
                          <w:t xml:space="preserve"> </w:t>
                        </w:r>
                      </w:p>
                    </w:txbxContent>
                  </v:textbox>
                </v:rect>
                <v:rect id="Rectangle 868" o:spid="_x0000_s1289" style="position:absolute;left:22914;top:71467;width:1889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" filled="f" stroked="f">
                  <v:textbox inset="0,0,0,0">
                    <w:txbxContent>
                      <w:p w14:paraId="0BE92646" w14:textId="77777777" w:rsidR="00216ADB" w:rsidRDefault="00216ADB">
                        <w:pPr>
                          <w:spacing w:after="160" w:line="259" w:lineRule="auto"/>
                          <w:ind w:left="0" w:firstLine="0"/>
                          <w:jc w:val="left"/>
                        </w:pPr>
                        <w:proofErr w:type="gramStart"/>
                        <w:r>
                          <w:t xml:space="preserve">Mafic </w:t>
                        </w:r>
                        <w:r>
                          <w:rPr>
                            <w:spacing w:val="-379"/>
                          </w:rPr>
                          <w:t xml:space="preserve"> </w:t>
                        </w:r>
                        <w:r>
                          <w:t>Melanic</w:t>
                        </w:r>
                        <w:proofErr w:type="gramEnd"/>
                        <w:r>
                          <w:t xml:space="preserve"> </w:t>
                        </w:r>
                        <w:r>
                          <w:rPr>
                            <w:spacing w:val="-379"/>
                          </w:rPr>
                          <w:t xml:space="preserve"> </w:t>
                        </w:r>
                        <w:r>
                          <w:t>Soils</w:t>
                        </w:r>
                      </w:p>
                    </w:txbxContent>
                  </v:textbox>
                </v:rect>
                <v:rect id="Rectangle 869" o:spid="_x0000_s1290" style="position:absolute;left:32087;top:6643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" filled="f" stroked="f">
                  <v:textbox inset="0,0,0,0">
                    <w:txbxContent>
                      <w:p w14:paraId="0BE92647" w14:textId="77777777" w:rsidR="00216ADB" w:rsidRDefault="00216ADB">
                        <w:pPr>
                          <w:spacing w:after="160" w:line="259" w:lineRule="auto"/>
                          <w:ind w:left="0" w:firstLine="0"/>
                          <w:jc w:val="left"/>
                        </w:pPr>
                        <w:r>
                          <w:t xml:space="preserve"> </w:t>
                        </w:r>
                      </w:p>
                    </w:txbxContent>
                  </v:textbox>
                </v:rect>
                <v:rect id="Rectangle 870" o:spid="_x0000_s1291" style="position:absolute;left:22836;top:47990;width:1905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" filled="f" stroked="f">
                  <v:textbox inset="0,0,0,0">
                    <w:txbxContent>
                      <w:p w14:paraId="0BE92648" w14:textId="77777777" w:rsidR="00216ADB" w:rsidRDefault="00216ADB">
                        <w:pPr>
                          <w:spacing w:after="160" w:line="259" w:lineRule="auto"/>
                          <w:ind w:left="0" w:firstLine="0"/>
                          <w:jc w:val="left"/>
                        </w:pPr>
                        <w:r>
                          <w:t>BG</w:t>
                        </w:r>
                        <w:r>
                          <w:rPr>
                            <w:spacing w:val="-379"/>
                          </w:rPr>
                          <w:t xml:space="preserve">  </w:t>
                        </w:r>
                        <w:r>
                          <w:t xml:space="preserve"> </w:t>
                        </w:r>
                        <w:proofErr w:type="gramStart"/>
                        <w:r>
                          <w:t xml:space="preserve">loams </w:t>
                        </w:r>
                        <w:r>
                          <w:rPr>
                            <w:spacing w:val="-379"/>
                          </w:rPr>
                          <w:t xml:space="preserve"> </w:t>
                        </w:r>
                        <w:r>
                          <w:t>and</w:t>
                        </w:r>
                        <w:proofErr w:type="gramEnd"/>
                        <w:r>
                          <w:t xml:space="preserve"> </w:t>
                        </w:r>
                        <w:r>
                          <w:rPr>
                            <w:spacing w:val="-379"/>
                          </w:rPr>
                          <w:t xml:space="preserve"> </w:t>
                        </w:r>
                        <w:r>
                          <w:t>clays</w:t>
                        </w:r>
                      </w:p>
                    </w:txbxContent>
                  </v:textbox>
                </v:rect>
                <v:rect id="Rectangle 871" o:spid="_x0000_s1292" style="position:absolute;left:32087;top:4291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" filled="f" stroked="f">
                  <v:textbox inset="0,0,0,0">
                    <w:txbxContent>
                      <w:p w14:paraId="0BE92649" w14:textId="77777777" w:rsidR="00216ADB" w:rsidRDefault="00216ADB">
                        <w:pPr>
                          <w:spacing w:after="160" w:line="259" w:lineRule="auto"/>
                          <w:ind w:left="0" w:firstLine="0"/>
                          <w:jc w:val="left"/>
                        </w:pPr>
                        <w:r>
                          <w:t xml:space="preserve"> </w:t>
                        </w:r>
                      </w:p>
                    </w:txbxContent>
                  </v:textbox>
                </v:rect>
                <v:rect id="Rectangle 872" o:spid="_x0000_s1293" style="position:absolute;left:17684;top:15836;width:2935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" filled="f" stroked="f">
                  <v:textbox inset="0,0,0,0">
                    <w:txbxContent>
                      <w:p w14:paraId="0BE9264A" w14:textId="77777777" w:rsidR="00216ADB" w:rsidRDefault="00216ADB">
                        <w:pPr>
                          <w:spacing w:after="160" w:line="259" w:lineRule="auto"/>
                          <w:ind w:left="0" w:firstLine="0"/>
                          <w:jc w:val="left"/>
                        </w:pPr>
                        <w:proofErr w:type="spellStart"/>
                        <w:proofErr w:type="gramStart"/>
                        <w:r>
                          <w:t>Haplustepts</w:t>
                        </w:r>
                        <w:proofErr w:type="spellEnd"/>
                        <w:r>
                          <w:t>,</w:t>
                        </w:r>
                        <w:r>
                          <w:rPr>
                            <w:spacing w:val="-379"/>
                          </w:rPr>
                          <w:t xml:space="preserve">  </w:t>
                        </w:r>
                        <w:r>
                          <w:t xml:space="preserve"> </w:t>
                        </w:r>
                        <w:proofErr w:type="spellStart"/>
                        <w:proofErr w:type="gramEnd"/>
                        <w:r>
                          <w:t>Ustolls</w:t>
                        </w:r>
                        <w:proofErr w:type="spellEnd"/>
                        <w:r>
                          <w:rPr>
                            <w:spacing w:val="-379"/>
                          </w:rPr>
                          <w:t xml:space="preserve">  </w:t>
                        </w:r>
                        <w:r>
                          <w:t xml:space="preserve"> or </w:t>
                        </w:r>
                        <w:r>
                          <w:rPr>
                            <w:spacing w:val="-379"/>
                          </w:rPr>
                          <w:t xml:space="preserve"> </w:t>
                        </w:r>
                        <w:proofErr w:type="spellStart"/>
                        <w:r>
                          <w:t>Udolls</w:t>
                        </w:r>
                        <w:proofErr w:type="spellEnd"/>
                      </w:p>
                    </w:txbxContent>
                  </v:textbox>
                </v:rect>
                <v:rect id="Rectangle 873" o:spid="_x0000_s1294" style="position:absolute;left:34360;top:84229;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" filled="f" stroked="f">
                  <v:textbox inset="0,0,0,0">
                    <w:txbxContent>
                      <w:p w14:paraId="0BE9264B" w14:textId="77777777" w:rsidR="00216ADB" w:rsidRDefault="00216ADB">
                        <w:pPr>
                          <w:spacing w:after="160" w:line="259" w:lineRule="auto"/>
                          <w:ind w:left="0" w:firstLine="0"/>
                          <w:jc w:val="left"/>
                        </w:pPr>
                        <w:r>
                          <w:t xml:space="preserve"> </w:t>
                        </w:r>
                      </w:p>
                    </w:txbxContent>
                  </v:textbox>
                </v:rect>
                <v:rect id="Rectangle 874" o:spid="_x0000_s1295" style="position:absolute;left:24826;top:71107;width:1961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" filled="f" stroked="f">
                  <v:textbox inset="0,0,0,0">
                    <w:txbxContent>
                      <w:p w14:paraId="0BE9264C" w14:textId="77777777" w:rsidR="00216ADB" w:rsidRDefault="00216ADB">
                        <w:pPr>
                          <w:spacing w:after="160" w:line="259" w:lineRule="auto"/>
                          <w:ind w:left="0" w:firstLine="0"/>
                          <w:jc w:val="left"/>
                        </w:pPr>
                        <w:proofErr w:type="gramStart"/>
                        <w:r>
                          <w:t xml:space="preserve">Orthic </w:t>
                        </w:r>
                        <w:r>
                          <w:rPr>
                            <w:spacing w:val="-379"/>
                          </w:rPr>
                          <w:t xml:space="preserve"> </w:t>
                        </w:r>
                        <w:r>
                          <w:t>Melanic</w:t>
                        </w:r>
                        <w:proofErr w:type="gramEnd"/>
                        <w:r>
                          <w:rPr>
                            <w:spacing w:val="-379"/>
                          </w:rPr>
                          <w:t xml:space="preserve">   </w:t>
                        </w:r>
                        <w:r>
                          <w:t xml:space="preserve"> Soils</w:t>
                        </w:r>
                      </w:p>
                    </w:txbxContent>
                  </v:textbox>
                </v:rect>
                <v:rect id="Rectangle 875" o:spid="_x0000_s1296" style="position:absolute;left:34360;top:65891;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" filled="f" stroked="f">
                  <v:textbox inset="0,0,0,0">
                    <w:txbxContent>
                      <w:p w14:paraId="0BE9264D" w14:textId="77777777" w:rsidR="00216ADB" w:rsidRDefault="00216ADB">
                        <w:pPr>
                          <w:spacing w:after="160" w:line="259" w:lineRule="auto"/>
                          <w:ind w:left="0" w:firstLine="0"/>
                          <w:jc w:val="left"/>
                        </w:pPr>
                        <w:r>
                          <w:t xml:space="preserve"> </w:t>
                        </w:r>
                      </w:p>
                    </w:txbxContent>
                  </v:textbox>
                </v:rect>
                <v:rect id="Rectangle 876" o:spid="_x0000_s1297" style="position:absolute;left:18064;top:40945;width:33142;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" filled="f" stroked="f">
                  <v:textbox inset="0,0,0,0">
                    <w:txbxContent>
                      <w:p w14:paraId="0BE9264E" w14:textId="77777777" w:rsidR="00216ADB" w:rsidRDefault="00216ADB">
                        <w:pPr>
                          <w:spacing w:after="160" w:line="259" w:lineRule="auto"/>
                          <w:ind w:left="0" w:firstLine="0"/>
                          <w:jc w:val="left"/>
                        </w:pPr>
                        <w:proofErr w:type="gramStart"/>
                        <w:r>
                          <w:t xml:space="preserve">Rendzinas </w:t>
                        </w:r>
                        <w:r>
                          <w:rPr>
                            <w:spacing w:val="-379"/>
                          </w:rPr>
                          <w:t xml:space="preserve"> </w:t>
                        </w:r>
                        <w:r>
                          <w:t>and</w:t>
                        </w:r>
                        <w:proofErr w:type="gramEnd"/>
                        <w:r>
                          <w:t xml:space="preserve"> </w:t>
                        </w:r>
                        <w:r>
                          <w:rPr>
                            <w:spacing w:val="-379"/>
                          </w:rPr>
                          <w:t xml:space="preserve"> </w:t>
                        </w:r>
                        <w:proofErr w:type="spellStart"/>
                        <w:r>
                          <w:t>rendzic</w:t>
                        </w:r>
                        <w:proofErr w:type="spellEnd"/>
                        <w:r>
                          <w:t xml:space="preserve"> </w:t>
                        </w:r>
                        <w:r>
                          <w:rPr>
                            <w:spacing w:val="-379"/>
                          </w:rPr>
                          <w:t xml:space="preserve"> </w:t>
                        </w:r>
                        <w:r>
                          <w:t>intergrades</w:t>
                        </w:r>
                      </w:p>
                    </w:txbxContent>
                  </v:textbox>
                </v:rect>
                <v:rect id="Rectangle 877" o:spid="_x0000_s1298" style="position:absolute;left:34360;top:32323;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" filled="f" stroked="f">
                  <v:textbox inset="0,0,0,0">
                    <w:txbxContent>
                      <w:p w14:paraId="0BE9264F" w14:textId="77777777" w:rsidR="00216ADB" w:rsidRDefault="00216ADB">
                        <w:pPr>
                          <w:spacing w:after="160" w:line="259" w:lineRule="auto"/>
                          <w:ind w:left="0" w:firstLine="0"/>
                          <w:jc w:val="left"/>
                        </w:pPr>
                        <w:r>
                          <w:t xml:space="preserve"> </w:t>
                        </w:r>
                      </w:p>
                    </w:txbxContent>
                  </v:textbox>
                </v:rect>
                <v:rect id="Rectangle 878" o:spid="_x0000_s1299" style="position:absolute;left:13460;top:9340;width:42350;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" filled="f" stroked="f">
                  <v:textbox inset="0,0,0,0">
                    <w:txbxContent>
                      <w:p w14:paraId="0BE92650" w14:textId="77777777" w:rsidR="00216ADB" w:rsidRDefault="00216ADB">
                        <w:pPr>
                          <w:spacing w:after="160" w:line="259" w:lineRule="auto"/>
                          <w:ind w:left="0" w:firstLine="0"/>
                          <w:jc w:val="left"/>
                        </w:pPr>
                        <w:proofErr w:type="spellStart"/>
                        <w:proofErr w:type="gramStart"/>
                        <w:r>
                          <w:t>Ustolls</w:t>
                        </w:r>
                        <w:proofErr w:type="spellEnd"/>
                        <w:r>
                          <w:t>,</w:t>
                        </w:r>
                        <w:r>
                          <w:rPr>
                            <w:spacing w:val="-379"/>
                          </w:rPr>
                          <w:t xml:space="preserve">  </w:t>
                        </w:r>
                        <w:r>
                          <w:t xml:space="preserve"> </w:t>
                        </w:r>
                        <w:proofErr w:type="spellStart"/>
                        <w:proofErr w:type="gramEnd"/>
                        <w:r>
                          <w:t>Udolls</w:t>
                        </w:r>
                        <w:proofErr w:type="spellEnd"/>
                        <w:r>
                          <w:t xml:space="preserve">, </w:t>
                        </w:r>
                        <w:r>
                          <w:rPr>
                            <w:spacing w:val="-379"/>
                          </w:rPr>
                          <w:t xml:space="preserve"> </w:t>
                        </w:r>
                        <w:proofErr w:type="spellStart"/>
                        <w:r>
                          <w:t>Haplustepts</w:t>
                        </w:r>
                        <w:proofErr w:type="spellEnd"/>
                        <w:r>
                          <w:t xml:space="preserve"> </w:t>
                        </w:r>
                        <w:r>
                          <w:rPr>
                            <w:spacing w:val="-379"/>
                          </w:rPr>
                          <w:t xml:space="preserve"> </w:t>
                        </w:r>
                        <w:r>
                          <w:t xml:space="preserve">or </w:t>
                        </w:r>
                        <w:r>
                          <w:rPr>
                            <w:spacing w:val="-379"/>
                          </w:rPr>
                          <w:t xml:space="preserve"> </w:t>
                        </w:r>
                        <w:proofErr w:type="spellStart"/>
                        <w:r>
                          <w:t>Calciustepts</w:t>
                        </w:r>
                        <w:proofErr w:type="spellEnd"/>
                      </w:p>
                    </w:txbxContent>
                  </v:textbox>
                </v:rect>
                <v:rect id="Rectangle 879" o:spid="_x0000_s1300" style="position:absolute;left:29791;top:75822;width:1736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" filled="f" stroked="f">
                  <v:textbox inset="0,0,0,0">
                    <w:txbxContent>
                      <w:p w14:paraId="0BE92651" w14:textId="77777777" w:rsidR="00216ADB" w:rsidRDefault="00216ADB">
                        <w:pPr>
                          <w:spacing w:after="160" w:line="259" w:lineRule="auto"/>
                          <w:ind w:left="0" w:firstLine="0"/>
                          <w:jc w:val="left"/>
                        </w:pPr>
                        <w:r>
                          <w:t>ORGANIC</w:t>
                        </w:r>
                        <w:r>
                          <w:rPr>
                            <w:spacing w:val="-379"/>
                          </w:rPr>
                          <w:t xml:space="preserve"> </w:t>
                        </w:r>
                        <w:r>
                          <w:t>SOILS</w:t>
                        </w:r>
                      </w:p>
                    </w:txbxContent>
                  </v:textbox>
                </v:rect>
                <v:rect id="Rectangle 881" o:spid="_x0000_s1301" style="position:absolute;left:31367;top:71537;width:1875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" filled="f" stroked="f">
                  <v:textbox inset="0,0,0,0">
                    <w:txbxContent>
                      <w:p w14:paraId="0BE92652" w14:textId="77777777" w:rsidR="00216ADB" w:rsidRDefault="00216ADB">
                        <w:pPr>
                          <w:spacing w:after="160" w:line="259" w:lineRule="auto"/>
                          <w:ind w:left="0" w:firstLine="0"/>
                          <w:jc w:val="left"/>
                        </w:pPr>
                        <w:r>
                          <w:t>Litter</w:t>
                        </w:r>
                        <w:r>
                          <w:rPr>
                            <w:spacing w:val="-379"/>
                          </w:rPr>
                          <w:t xml:space="preserve">  </w:t>
                        </w:r>
                        <w:r>
                          <w:t xml:space="preserve"> </w:t>
                        </w:r>
                        <w:proofErr w:type="gramStart"/>
                        <w:r>
                          <w:t xml:space="preserve">Organic </w:t>
                        </w:r>
                        <w:r>
                          <w:rPr>
                            <w:spacing w:val="-379"/>
                          </w:rPr>
                          <w:t xml:space="preserve"> </w:t>
                        </w:r>
                        <w:r>
                          <w:t>Soils</w:t>
                        </w:r>
                        <w:proofErr w:type="gramEnd"/>
                      </w:p>
                    </w:txbxContent>
                  </v:textbox>
                </v:rect>
                <v:rect id="Rectangle 882" o:spid="_x0000_s1302" style="position:absolute;left:40469;top:6653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" filled="f" stroked="f">
                  <v:textbox inset="0,0,0,0">
                    <w:txbxContent>
                      <w:p w14:paraId="0BE92653" w14:textId="77777777" w:rsidR="00216ADB" w:rsidRDefault="00216ADB">
                        <w:pPr>
                          <w:spacing w:after="160" w:line="259" w:lineRule="auto"/>
                          <w:ind w:left="0" w:firstLine="0"/>
                          <w:jc w:val="left"/>
                        </w:pPr>
                        <w:r>
                          <w:t xml:space="preserve"> </w:t>
                        </w:r>
                      </w:p>
                    </w:txbxContent>
                  </v:textbox>
                </v:rect>
                <v:rect id="Rectangle 883" o:spid="_x0000_s1303" style="position:absolute;left:34975;top:51747;width:1153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" filled="f" stroked="f">
                  <v:textbox inset="0,0,0,0">
                    <w:txbxContent>
                      <w:p w14:paraId="0BE92654" w14:textId="77777777" w:rsidR="00216ADB" w:rsidRDefault="00216ADB">
                        <w:pPr>
                          <w:spacing w:after="160" w:line="259" w:lineRule="auto"/>
                          <w:ind w:left="0" w:firstLine="0"/>
                          <w:jc w:val="left"/>
                        </w:pPr>
                        <w:r>
                          <w:t>unclassified</w:t>
                        </w:r>
                      </w:p>
                    </w:txbxContent>
                  </v:textbox>
                </v:rect>
                <v:rect id="Rectangle 884" o:spid="_x0000_s1304" style="position:absolute;left:40469;top:4856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" filled="f" stroked="f">
                  <v:textbox inset="0,0,0,0">
                    <w:txbxContent>
                      <w:p w14:paraId="0BE92655" w14:textId="77777777" w:rsidR="00216ADB" w:rsidRDefault="00216ADB">
                        <w:pPr>
                          <w:spacing w:after="160" w:line="259" w:lineRule="auto"/>
                          <w:ind w:left="0" w:firstLine="0"/>
                          <w:jc w:val="left"/>
                        </w:pPr>
                        <w:r>
                          <w:t xml:space="preserve"> </w:t>
                        </w:r>
                      </w:p>
                    </w:txbxContent>
                  </v:textbox>
                </v:rect>
                <v:rect id="Rectangle 885" o:spid="_x0000_s1305" style="position:absolute;left:29465;top:19236;width:2255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" filled="f" stroked="f">
                  <v:textbox inset="0,0,0,0">
                    <w:txbxContent>
                      <w:p w14:paraId="0BE92656" w14:textId="77777777" w:rsidR="00216ADB" w:rsidRDefault="00216ADB">
                        <w:pPr>
                          <w:spacing w:after="160" w:line="259" w:lineRule="auto"/>
                          <w:ind w:left="0" w:firstLine="0"/>
                          <w:jc w:val="left"/>
                        </w:pPr>
                        <w:proofErr w:type="spellStart"/>
                        <w:proofErr w:type="gramStart"/>
                        <w:r>
                          <w:t>Folists</w:t>
                        </w:r>
                        <w:proofErr w:type="spellEnd"/>
                        <w:r>
                          <w:t xml:space="preserve"> </w:t>
                        </w:r>
                        <w:r>
                          <w:rPr>
                            <w:spacing w:val="-379"/>
                          </w:rPr>
                          <w:t xml:space="preserve"> </w:t>
                        </w:r>
                        <w:r>
                          <w:t>or</w:t>
                        </w:r>
                        <w:proofErr w:type="gramEnd"/>
                        <w:r>
                          <w:t xml:space="preserve"> </w:t>
                        </w:r>
                        <w:r>
                          <w:rPr>
                            <w:spacing w:val="-379"/>
                          </w:rPr>
                          <w:t xml:space="preserve"> </w:t>
                        </w:r>
                        <w:r>
                          <w:t>unrecognised</w:t>
                        </w:r>
                      </w:p>
                    </w:txbxContent>
                  </v:textbox>
                </v:rect>
                <v:rect id="Rectangle 887" o:spid="_x0000_s1306" style="position:absolute;left:33528;top:71426;width:1897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" filled="f" stroked="f">
                  <v:textbox inset="0,0,0,0">
                    <w:txbxContent>
                      <w:p w14:paraId="0BE92657" w14:textId="77777777" w:rsidR="00216ADB" w:rsidRDefault="00216ADB">
                        <w:pPr>
                          <w:spacing w:after="160" w:line="259" w:lineRule="auto"/>
                          <w:ind w:left="0" w:firstLine="0"/>
                          <w:jc w:val="left"/>
                        </w:pPr>
                        <w:proofErr w:type="gramStart"/>
                        <w:r>
                          <w:t xml:space="preserve">Fibric </w:t>
                        </w:r>
                        <w:r>
                          <w:rPr>
                            <w:spacing w:val="-379"/>
                          </w:rPr>
                          <w:t xml:space="preserve"> </w:t>
                        </w:r>
                        <w:r>
                          <w:t>Organic</w:t>
                        </w:r>
                        <w:proofErr w:type="gramEnd"/>
                        <w:r>
                          <w:rPr>
                            <w:spacing w:val="-379"/>
                          </w:rPr>
                          <w:t xml:space="preserve">  </w:t>
                        </w:r>
                        <w:r>
                          <w:t xml:space="preserve"> Soils</w:t>
                        </w:r>
                      </w:p>
                    </w:txbxContent>
                  </v:textbox>
                </v:rect>
                <v:rect id="Rectangle 888" o:spid="_x0000_s1307" style="position:absolute;left:42742;top:66372;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" filled="f" stroked="f">
                  <v:textbox inset="0,0,0,0">
                    <w:txbxContent>
                      <w:p w14:paraId="0BE92658" w14:textId="77777777" w:rsidR="00216ADB" w:rsidRDefault="00216ADB">
                        <w:pPr>
                          <w:spacing w:after="160" w:line="259" w:lineRule="auto"/>
                          <w:ind w:left="0" w:firstLine="0"/>
                          <w:jc w:val="left"/>
                        </w:pPr>
                        <w:r>
                          <w:t xml:space="preserve"> </w:t>
                        </w:r>
                      </w:p>
                    </w:txbxContent>
                  </v:textbox>
                </v:rect>
                <v:rect id="Rectangle 889" o:spid="_x0000_s1308" style="position:absolute;left:36954;top:51453;width:12126;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" filled="f" stroked="f">
                  <v:textbox inset="0,0,0,0">
                    <w:txbxContent>
                      <w:p w14:paraId="0BE92659" w14:textId="77777777" w:rsidR="00216ADB" w:rsidRDefault="00216ADB">
                        <w:pPr>
                          <w:spacing w:after="160" w:line="259" w:lineRule="auto"/>
                          <w:ind w:left="0" w:firstLine="0"/>
                          <w:jc w:val="left"/>
                        </w:pPr>
                        <w:r>
                          <w:t xml:space="preserve">organic </w:t>
                        </w:r>
                        <w:r>
                          <w:rPr>
                            <w:spacing w:val="-379"/>
                          </w:rPr>
                          <w:t xml:space="preserve">   </w:t>
                        </w:r>
                        <w:r>
                          <w:t>soils</w:t>
                        </w:r>
                      </w:p>
                    </w:txbxContent>
                  </v:textbox>
                </v:rect>
                <v:rect id="Rectangle 890" o:spid="_x0000_s1309" style="position:absolute;left:42742;top:48125;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" filled="f" stroked="f">
                  <v:textbox inset="0,0,0,0">
                    <w:txbxContent>
                      <w:p w14:paraId="0BE9265A" w14:textId="77777777" w:rsidR="00216ADB" w:rsidRDefault="00216ADB">
                        <w:pPr>
                          <w:spacing w:after="160" w:line="259" w:lineRule="auto"/>
                          <w:ind w:left="0" w:firstLine="0"/>
                          <w:jc w:val="left"/>
                        </w:pPr>
                        <w:r>
                          <w:t xml:space="preserve"> </w:t>
                        </w:r>
                      </w:p>
                    </w:txbxContent>
                  </v:textbox>
                </v:rect>
                <v:rect id="Rectangle 891" o:spid="_x0000_s1310" style="position:absolute;left:39438;top:26936;width:715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" filled="f" stroked="f">
                  <v:textbox inset="0,0,0,0">
                    <w:txbxContent>
                      <w:p w14:paraId="0BE9265B" w14:textId="77777777" w:rsidR="00216ADB" w:rsidRDefault="00216ADB">
                        <w:pPr>
                          <w:spacing w:after="160" w:line="259" w:lineRule="auto"/>
                          <w:ind w:left="0" w:firstLine="0"/>
                          <w:jc w:val="left"/>
                        </w:pPr>
                        <w:proofErr w:type="spellStart"/>
                        <w:r>
                          <w:t>Fibrists</w:t>
                        </w:r>
                        <w:proofErr w:type="spellEnd"/>
                      </w:p>
                    </w:txbxContent>
                  </v:textbox>
                </v:rect>
                <v:rect id="Rectangle 892" o:spid="_x0000_s1311" style="position:absolute;left:45016;top:84228;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" filled="f" stroked="f">
                  <v:textbox inset="0,0,0,0">
                    <w:txbxContent>
                      <w:p w14:paraId="0BE9265C" w14:textId="77777777" w:rsidR="00216ADB" w:rsidRDefault="00216ADB">
                        <w:pPr>
                          <w:spacing w:after="160" w:line="259" w:lineRule="auto"/>
                          <w:ind w:left="0" w:firstLine="0"/>
                          <w:jc w:val="left"/>
                        </w:pPr>
                        <w:r>
                          <w:t xml:space="preserve"> </w:t>
                        </w:r>
                      </w:p>
                    </w:txbxContent>
                  </v:textbox>
                </v:rect>
                <v:rect id="Rectangle 893" o:spid="_x0000_s1312" style="position:absolute;left:35742;top:71366;width:1909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" filled="f" stroked="f">
                  <v:textbox inset="0,0,0,0">
                    <w:txbxContent>
                      <w:p w14:paraId="0BE9265D" w14:textId="77777777" w:rsidR="00216ADB" w:rsidRDefault="00216ADB">
                        <w:pPr>
                          <w:spacing w:after="160" w:line="259" w:lineRule="auto"/>
                          <w:ind w:left="0" w:firstLine="0"/>
                          <w:jc w:val="left"/>
                        </w:pPr>
                        <w:r>
                          <w:t>Mesic</w:t>
                        </w:r>
                        <w:r>
                          <w:rPr>
                            <w:spacing w:val="-379"/>
                          </w:rPr>
                          <w:t xml:space="preserve">  </w:t>
                        </w:r>
                        <w:r>
                          <w:t xml:space="preserve"> </w:t>
                        </w:r>
                        <w:proofErr w:type="gramStart"/>
                        <w:r>
                          <w:t xml:space="preserve">Organic </w:t>
                        </w:r>
                        <w:r>
                          <w:rPr>
                            <w:spacing w:val="-379"/>
                          </w:rPr>
                          <w:t xml:space="preserve"> </w:t>
                        </w:r>
                        <w:r>
                          <w:t>Soils</w:t>
                        </w:r>
                        <w:proofErr w:type="gramEnd"/>
                      </w:p>
                    </w:txbxContent>
                  </v:textbox>
                </v:rect>
                <v:rect id="Rectangle 894" o:spid="_x0000_s1313" style="position:absolute;left:45016;top:6628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" filled="f" stroked="f">
                  <v:textbox inset="0,0,0,0">
                    <w:txbxContent>
                      <w:p w14:paraId="0BE9265E" w14:textId="77777777" w:rsidR="00216ADB" w:rsidRDefault="00216ADB">
                        <w:pPr>
                          <w:spacing w:after="160" w:line="259" w:lineRule="auto"/>
                          <w:ind w:left="0" w:firstLine="0"/>
                          <w:jc w:val="left"/>
                        </w:pPr>
                        <w:r>
                          <w:t xml:space="preserve"> </w:t>
                        </w:r>
                      </w:p>
                    </w:txbxContent>
                  </v:textbox>
                </v:rect>
                <v:rect id="Rectangle 895" o:spid="_x0000_s1314" style="position:absolute;left:39228;top:51452;width:1212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" filled="f" stroked="f">
                  <v:textbox inset="0,0,0,0">
                    <w:txbxContent>
                      <w:p w14:paraId="0BE9265F" w14:textId="77777777" w:rsidR="00216ADB" w:rsidRDefault="00216ADB">
                        <w:pPr>
                          <w:spacing w:after="160" w:line="259" w:lineRule="auto"/>
                          <w:ind w:left="0" w:firstLine="0"/>
                          <w:jc w:val="left"/>
                        </w:pPr>
                        <w:r>
                          <w:t xml:space="preserve">organic </w:t>
                        </w:r>
                        <w:r>
                          <w:rPr>
                            <w:spacing w:val="-379"/>
                          </w:rPr>
                          <w:t xml:space="preserve">  </w:t>
                        </w:r>
                        <w:r>
                          <w:t>soils</w:t>
                        </w:r>
                      </w:p>
                    </w:txbxContent>
                  </v:textbox>
                </v:rect>
                <v:rect id="Rectangle 896" o:spid="_x0000_s1315" style="position:absolute;left:45016;top:4812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" filled="f" stroked="f">
                  <v:textbox inset="0,0,0,0">
                    <w:txbxContent>
                      <w:p w14:paraId="0BE92660" w14:textId="77777777" w:rsidR="00216ADB" w:rsidRDefault="00216ADB">
                        <w:pPr>
                          <w:spacing w:after="160" w:line="259" w:lineRule="auto"/>
                          <w:ind w:left="0" w:firstLine="0"/>
                          <w:jc w:val="left"/>
                        </w:pPr>
                        <w:r>
                          <w:t xml:space="preserve"> </w:t>
                        </w:r>
                      </w:p>
                    </w:txbxContent>
                  </v:textbox>
                </v:rect>
                <v:rect id="Rectangle 897" o:spid="_x0000_s1316" style="position:absolute;left:41274;top:26497;width:803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" filled="f" stroked="f">
                  <v:textbox inset="0,0,0,0">
                    <w:txbxContent>
                      <w:p w14:paraId="0BE92661" w14:textId="77777777" w:rsidR="00216ADB" w:rsidRDefault="00216ADB">
                        <w:pPr>
                          <w:spacing w:after="160" w:line="259" w:lineRule="auto"/>
                          <w:ind w:left="0" w:firstLine="0"/>
                          <w:jc w:val="left"/>
                        </w:pPr>
                        <w:proofErr w:type="spellStart"/>
                        <w:r>
                          <w:t>Hemists</w:t>
                        </w:r>
                        <w:proofErr w:type="spellEnd"/>
                      </w:p>
                    </w:txbxContent>
                  </v:textbox>
                </v:rect>
                <v:rect id="Rectangle 898" o:spid="_x0000_s1317" style="position:absolute;left:47289;top:84229;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" filled="f" stroked="f">
                  <v:textbox inset="0,0,0,0">
                    <w:txbxContent>
                      <w:p w14:paraId="0BE92662" w14:textId="77777777" w:rsidR="00216ADB" w:rsidRDefault="00216ADB">
                        <w:pPr>
                          <w:spacing w:after="160" w:line="259" w:lineRule="auto"/>
                          <w:ind w:left="0" w:firstLine="0"/>
                          <w:jc w:val="left"/>
                        </w:pPr>
                        <w:r>
                          <w:t xml:space="preserve"> </w:t>
                        </w:r>
                      </w:p>
                    </w:txbxContent>
                  </v:textbox>
                </v:rect>
                <v:rect id="Rectangle 899" o:spid="_x0000_s1318" style="position:absolute;left:37500;top:70852;width:2012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" filled="f" stroked="f">
                  <v:textbox inset="0,0,0,0">
                    <w:txbxContent>
                      <w:p w14:paraId="0BE92663" w14:textId="77777777" w:rsidR="00216ADB" w:rsidRDefault="00216ADB">
                        <w:pPr>
                          <w:spacing w:after="160" w:line="259" w:lineRule="auto"/>
                          <w:ind w:left="0" w:firstLine="0"/>
                          <w:jc w:val="left"/>
                        </w:pPr>
                        <w:r>
                          <w:t>Humic</w:t>
                        </w:r>
                        <w:r>
                          <w:rPr>
                            <w:spacing w:val="-379"/>
                          </w:rPr>
                          <w:t xml:space="preserve">  </w:t>
                        </w:r>
                        <w:r>
                          <w:t xml:space="preserve"> Organic</w:t>
                        </w:r>
                        <w:r>
                          <w:rPr>
                            <w:spacing w:val="-379"/>
                          </w:rPr>
                          <w:t xml:space="preserve">  </w:t>
                        </w:r>
                        <w:r>
                          <w:t xml:space="preserve"> Soils</w:t>
                        </w:r>
                      </w:p>
                    </w:txbxContent>
                  </v:textbox>
                </v:rect>
                <v:rect id="Rectangle 900" o:spid="_x0000_s1319" style="position:absolute;left:47289;top:65508;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" filled="f" stroked="f">
                  <v:textbox inset="0,0,0,0">
                    <w:txbxContent>
                      <w:p w14:paraId="0BE92664" w14:textId="77777777" w:rsidR="00216ADB" w:rsidRDefault="00216ADB">
                        <w:pPr>
                          <w:spacing w:after="160" w:line="259" w:lineRule="auto"/>
                          <w:ind w:left="0" w:firstLine="0"/>
                          <w:jc w:val="left"/>
                        </w:pPr>
                        <w:r>
                          <w:t xml:space="preserve"> </w:t>
                        </w:r>
                      </w:p>
                    </w:txbxContent>
                  </v:textbox>
                </v:rect>
                <v:rect id="Rectangle 901" o:spid="_x0000_s1320" style="position:absolute;left:41501;top:51453;width:12126;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" filled="f" stroked="f">
                  <v:textbox inset="0,0,0,0">
                    <w:txbxContent>
                      <w:p w14:paraId="0BE92665" w14:textId="77777777" w:rsidR="00216ADB" w:rsidRDefault="00216ADB">
                        <w:pPr>
                          <w:spacing w:after="160" w:line="259" w:lineRule="auto"/>
                          <w:ind w:left="0" w:firstLine="0"/>
                          <w:jc w:val="left"/>
                        </w:pPr>
                        <w:r>
                          <w:t>organic</w:t>
                        </w:r>
                        <w:r>
                          <w:rPr>
                            <w:spacing w:val="-379"/>
                          </w:rPr>
                          <w:t xml:space="preserve">  </w:t>
                        </w:r>
                        <w:r>
                          <w:t xml:space="preserve"> soils</w:t>
                        </w:r>
                      </w:p>
                    </w:txbxContent>
                  </v:textbox>
                </v:rect>
                <v:rect id="Rectangle 902" o:spid="_x0000_s1321" style="position:absolute;left:47289;top:48125;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" filled="f" stroked="f">
                  <v:textbox inset="0,0,0,0">
                    <w:txbxContent>
                      <w:p w14:paraId="0BE92666" w14:textId="77777777" w:rsidR="00216ADB" w:rsidRDefault="00216ADB">
                        <w:pPr>
                          <w:spacing w:after="160" w:line="259" w:lineRule="auto"/>
                          <w:ind w:left="0" w:firstLine="0"/>
                          <w:jc w:val="left"/>
                        </w:pPr>
                        <w:r>
                          <w:t xml:space="preserve"> </w:t>
                        </w:r>
                      </w:p>
                    </w:txbxContent>
                  </v:textbox>
                </v:rect>
                <v:rect id="Rectangle 903" o:spid="_x0000_s1322" style="position:absolute;left:43737;top:26688;width:7654;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" filled="f" stroked="f">
                  <v:textbox inset="0,0,0,0">
                    <w:txbxContent>
                      <w:p w14:paraId="0BE92667" w14:textId="77777777" w:rsidR="00216ADB" w:rsidRDefault="00216ADB">
                        <w:pPr>
                          <w:spacing w:after="160" w:line="259" w:lineRule="auto"/>
                          <w:ind w:left="0" w:firstLine="0"/>
                          <w:jc w:val="left"/>
                        </w:pPr>
                        <w:proofErr w:type="spellStart"/>
                        <w:r>
                          <w:t>Saprists</w:t>
                        </w:r>
                        <w:proofErr w:type="spellEnd"/>
                      </w:p>
                    </w:txbxContent>
                  </v:textbox>
                </v:rect>
                <v:shape id="Shape 904" o:spid="_x0000_s1323" style="position:absolute;left:2470;top:888;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" path="m,8495665l,e" filled="f" strokecolor="#181717" strokeweight="1pt">
                  <v:stroke miterlimit="1" joinstyle="miter"/>
                  <v:path arrowok="t" textboxrect="0,0,0,8495665"/>
                </v:shape>
                <v:shape id="Shape 905" o:spid="_x0000_s1324" style="position:absolute;left:8096;top:888;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" path="m,8495665l,e" filled="f" strokecolor="#181717" strokeweight="1pt">
                  <v:stroke miterlimit="1" joinstyle="miter"/>
                  <v:path arrowok="t" textboxrect="0,0,0,8495665"/>
                </v:shape>
                <v:rect id="Rectangle 906" o:spid="_x0000_s1325" style="position:absolute;left:-1806;top:17830;width:14947;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" filled="f" stroked="f">
                  <v:textbox inset="0,0,0,0">
                    <w:txbxContent>
                      <w:p w14:paraId="0BE92668" w14:textId="77777777" w:rsidR="00216ADB" w:rsidRDefault="00216ADB">
                        <w:pPr>
                          <w:spacing w:after="160" w:line="259" w:lineRule="auto"/>
                          <w:ind w:left="0" w:firstLine="0"/>
                          <w:jc w:val="left"/>
                        </w:pPr>
                        <w:r>
                          <w:rPr>
                            <w:b/>
                          </w:rPr>
                          <w:t>Soil</w:t>
                        </w:r>
                        <w:r>
                          <w:rPr>
                            <w:b/>
                            <w:spacing w:val="-385"/>
                          </w:rPr>
                          <w:t xml:space="preserve">   </w:t>
                        </w:r>
                        <w:r>
                          <w:t xml:space="preserve"> </w:t>
                        </w:r>
                        <w:r>
                          <w:rPr>
                            <w:b/>
                          </w:rPr>
                          <w:t>Taxonomy</w:t>
                        </w:r>
                      </w:p>
                    </w:txbxContent>
                  </v:textbox>
                </v:rect>
                <w10:anchorlock/>
              </v:group>
            </w:pict>
          </mc:Fallback>
        </mc:AlternateContent>
      </w:r>
    </w:p>
    <w:p w14:paraId="0BE912E5" w14:textId="77777777" w:rsidR="00174C4D" w:rsidRDefault="008F760C" w:rsidP="00B50A2D">
      <w:pPr>
        <w:spacing w:after="0" w:line="259" w:lineRule="auto"/>
        <w:ind w:left="653" w:firstLine="0"/>
        <w:jc w:val="left"/>
      </w:pPr>
      <w:r>
        <w:rPr>
          <w:rFonts w:ascii="Calibri" w:eastAsia="Calibri" w:hAnsi="Calibri" w:cs="Calibri"/>
          <w:noProof/>
          <w:color w:val="000000"/>
          <w:sz w:val="22"/>
          <w:shd w:val="clear" w:color="auto" w:fill="E6E6E6"/>
        </w:rPr>
        <w:lastRenderedPageBreak/>
        <mc:AlternateContent>
          <mc:Choice Requires="wpg">
            <w:drawing>
              <wp:inline distT="0" distB="0" distL="0" distR="0" wp14:anchorId="0BE921F3" wp14:editId="0BE921F4">
                <wp:extent cx="5446414" cy="8495665"/>
                <wp:effectExtent l="0" t="0" r="0" b="19685"/>
                <wp:docPr id="95373" name="Group 95373"/>
                <wp:cNvGraphicFramePr/>
                <a:graphic xmlns:a="http://schemas.openxmlformats.org/drawingml/2006/main">
                  <a:graphicData uri="http://schemas.microsoft.com/office/word/2010/wordprocessingGroup">
                    <wpg:wgp>
                      <wpg:cNvGrpSpPr/>
                      <wpg:grpSpPr>
                        <a:xfrm>
                          <a:off x="0" y="0"/>
                          <a:ext cx="5446414" cy="8495665"/>
                          <a:chOff x="-328573" y="0"/>
                          <a:chExt cx="5446414" cy="8495665"/>
                        </a:xfrm>
                      </wpg:grpSpPr>
                      <wps:wsp>
                        <wps:cNvPr id="933" name="Rectangle 933"/>
                        <wps:cNvSpPr/>
                        <wps:spPr>
                          <a:xfrm rot="-5399999">
                            <a:off x="-229851" y="8014825"/>
                            <a:ext cx="709422" cy="249718"/>
                          </a:xfrm>
                          <a:prstGeom prst="rect">
                            <a:avLst/>
                          </a:prstGeom>
                          <a:ln>
                            <a:noFill/>
                          </a:ln>
                        </wps:spPr>
                        <wps:txbx>
                          <w:txbxContent>
                            <w:p w14:paraId="0BE92669" w14:textId="77777777" w:rsidR="00216ADB" w:rsidRDefault="00216ADB">
                              <w:pPr>
                                <w:spacing w:after="160" w:line="259" w:lineRule="auto"/>
                                <w:ind w:left="0" w:firstLine="0"/>
                                <w:jc w:val="left"/>
                              </w:pPr>
                              <w:r>
                                <w:rPr>
                                  <w:b/>
                                  <w:sz w:val="24"/>
                                </w:rPr>
                                <w:t>Table</w:t>
                              </w:r>
                              <w:r>
                                <w:rPr>
                                  <w:b/>
                                  <w:spacing w:val="-356"/>
                                  <w:sz w:val="24"/>
                                </w:rPr>
                                <w:t xml:space="preserve">  </w:t>
                              </w:r>
                              <w:r>
                                <w:t xml:space="preserve"> </w:t>
                              </w:r>
                              <w:r>
                                <w:rPr>
                                  <w:b/>
                                  <w:sz w:val="24"/>
                                </w:rPr>
                                <w:t>1.</w:t>
                              </w:r>
                            </w:p>
                          </w:txbxContent>
                        </wps:txbx>
                        <wps:bodyPr horzOverflow="overflow" vert="horz" lIns="0" tIns="0" rIns="0" bIns="0" rtlCol="0">
                          <a:noAutofit/>
                        </wps:bodyPr>
                      </wps:wsp>
                      <wps:wsp>
                        <wps:cNvPr id="934" name="Rectangle 934"/>
                        <wps:cNvSpPr/>
                        <wps:spPr>
                          <a:xfrm rot="-5399999">
                            <a:off x="103287" y="7813132"/>
                            <a:ext cx="50673" cy="245055"/>
                          </a:xfrm>
                          <a:prstGeom prst="rect">
                            <a:avLst/>
                          </a:prstGeom>
                          <a:ln>
                            <a:noFill/>
                          </a:ln>
                        </wps:spPr>
                        <wps:txbx>
                          <w:txbxContent>
                            <w:p w14:paraId="0BE9266A"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5143" name="Rectangle 95143"/>
                        <wps:cNvSpPr/>
                        <wps:spPr>
                          <a:xfrm rot="-5399999">
                            <a:off x="-16289" y="7508496"/>
                            <a:ext cx="949612" cy="247690"/>
                          </a:xfrm>
                          <a:prstGeom prst="rect">
                            <a:avLst/>
                          </a:prstGeom>
                          <a:ln>
                            <a:noFill/>
                          </a:ln>
                        </wps:spPr>
                        <wps:txbx>
                          <w:txbxContent>
                            <w:p w14:paraId="0BE9266B"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5145" name="Rectangle 95145"/>
                        <wps:cNvSpPr/>
                        <wps:spPr>
                          <a:xfrm rot="-5399999">
                            <a:off x="-347912" y="7176874"/>
                            <a:ext cx="949611" cy="247689"/>
                          </a:xfrm>
                          <a:prstGeom prst="rect">
                            <a:avLst/>
                          </a:prstGeom>
                          <a:ln>
                            <a:noFill/>
                          </a:ln>
                        </wps:spPr>
                        <wps:txbx>
                          <w:txbxContent>
                            <w:p w14:paraId="0BE9266C" w14:textId="77777777" w:rsidR="00216ADB" w:rsidRDefault="00216ADB">
                              <w:pPr>
                                <w:spacing w:after="160" w:line="259" w:lineRule="auto"/>
                                <w:ind w:left="0" w:firstLine="0"/>
                                <w:jc w:val="left"/>
                              </w:pPr>
                              <w:r>
                                <w:rPr>
                                  <w:i/>
                                  <w:sz w:val="24"/>
                                </w:rPr>
                                <w:t>(continued)</w:t>
                              </w:r>
                            </w:p>
                          </w:txbxContent>
                        </wps:txbx>
                        <wps:bodyPr horzOverflow="overflow" vert="horz" lIns="0" tIns="0" rIns="0" bIns="0" rtlCol="0">
                          <a:noAutofit/>
                        </wps:bodyPr>
                      </wps:wsp>
                      <wps:wsp>
                        <wps:cNvPr id="95144" name="Rectangle 95144"/>
                        <wps:cNvSpPr/>
                        <wps:spPr>
                          <a:xfrm rot="-5399999">
                            <a:off x="-679534" y="6845251"/>
                            <a:ext cx="949612" cy="247690"/>
                          </a:xfrm>
                          <a:prstGeom prst="rect">
                            <a:avLst/>
                          </a:prstGeom>
                          <a:ln>
                            <a:noFill/>
                          </a:ln>
                        </wps:spPr>
                        <wps:txbx>
                          <w:txbxContent>
                            <w:p w14:paraId="0BE9266D"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36" name="Rectangle 936"/>
                        <wps:cNvSpPr/>
                        <wps:spPr>
                          <a:xfrm rot="-5399999">
                            <a:off x="103287" y="6913667"/>
                            <a:ext cx="50673" cy="245055"/>
                          </a:xfrm>
                          <a:prstGeom prst="rect">
                            <a:avLst/>
                          </a:prstGeom>
                          <a:ln>
                            <a:noFill/>
                          </a:ln>
                        </wps:spPr>
                        <wps:txbx>
                          <w:txbxContent>
                            <w:p w14:paraId="0BE9266E"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37" name="Rectangle 937"/>
                        <wps:cNvSpPr/>
                        <wps:spPr>
                          <a:xfrm rot="-5399999">
                            <a:off x="-639311" y="7261545"/>
                            <a:ext cx="2195171" cy="270526"/>
                          </a:xfrm>
                          <a:prstGeom prst="rect">
                            <a:avLst/>
                          </a:prstGeom>
                          <a:ln>
                            <a:noFill/>
                          </a:ln>
                        </wps:spPr>
                        <wps:txbx>
                          <w:txbxContent>
                            <w:p w14:paraId="0BE9266F"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wps:txbx>
                        <wps:bodyPr horzOverflow="overflow" vert="horz" lIns="0" tIns="0" rIns="0" bIns="0" rtlCol="0">
                          <a:noAutofit/>
                        </wps:bodyPr>
                      </wps:wsp>
                      <wps:wsp>
                        <wps:cNvPr id="938" name="Rectangle 938"/>
                        <wps:cNvSpPr/>
                        <wps:spPr>
                          <a:xfrm rot="-5399999">
                            <a:off x="430826" y="6681179"/>
                            <a:ext cx="54896" cy="270526"/>
                          </a:xfrm>
                          <a:prstGeom prst="rect">
                            <a:avLst/>
                          </a:prstGeom>
                          <a:ln>
                            <a:noFill/>
                          </a:ln>
                        </wps:spPr>
                        <wps:txbx>
                          <w:txbxContent>
                            <w:p w14:paraId="0BE92670"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39" name="Rectangle 939"/>
                        <wps:cNvSpPr/>
                        <wps:spPr>
                          <a:xfrm rot="-5399999">
                            <a:off x="-352755" y="4559296"/>
                            <a:ext cx="1622060" cy="270527"/>
                          </a:xfrm>
                          <a:prstGeom prst="rect">
                            <a:avLst/>
                          </a:prstGeom>
                          <a:ln>
                            <a:noFill/>
                          </a:ln>
                        </wps:spPr>
                        <wps:txbx>
                          <w:txbxContent>
                            <w:p w14:paraId="0BE92671" w14:textId="77777777" w:rsidR="00216ADB" w:rsidRDefault="00216ADB">
                              <w:pPr>
                                <w:spacing w:after="160" w:line="259" w:lineRule="auto"/>
                                <w:ind w:left="0" w:firstLine="0"/>
                                <w:jc w:val="left"/>
                              </w:pPr>
                              <w:r>
                                <w:rPr>
                                  <w:b/>
                                </w:rPr>
                                <w:t>NZ</w:t>
                              </w:r>
                              <w:r>
                                <w:rPr>
                                  <w:b/>
                                  <w:spacing w:val="-385"/>
                                </w:rPr>
                                <w:t xml:space="preserve">  </w:t>
                              </w:r>
                              <w:r>
                                <w:t xml:space="preserve"> </w:t>
                              </w:r>
                              <w:r>
                                <w:rPr>
                                  <w:b/>
                                </w:rPr>
                                <w:t>Genetic</w:t>
                              </w:r>
                              <w:r>
                                <w:rPr>
                                  <w:b/>
                                  <w:spacing w:val="-385"/>
                                </w:rPr>
                                <w:t xml:space="preserve">  </w:t>
                              </w:r>
                              <w:r>
                                <w:t xml:space="preserve"> </w:t>
                              </w:r>
                              <w:r>
                                <w:rPr>
                                  <w:b/>
                                </w:rPr>
                                <w:t>Soil</w:t>
                              </w:r>
                            </w:p>
                          </w:txbxContent>
                        </wps:txbx>
                        <wps:bodyPr horzOverflow="overflow" vert="horz" lIns="0" tIns="0" rIns="0" bIns="0" rtlCol="0">
                          <a:noAutofit/>
                        </wps:bodyPr>
                      </wps:wsp>
                      <wps:wsp>
                        <wps:cNvPr id="940" name="Rectangle 940"/>
                        <wps:cNvSpPr/>
                        <wps:spPr>
                          <a:xfrm rot="-5399999">
                            <a:off x="430826" y="4123285"/>
                            <a:ext cx="54896" cy="270526"/>
                          </a:xfrm>
                          <a:prstGeom prst="rect">
                            <a:avLst/>
                          </a:prstGeom>
                          <a:ln>
                            <a:noFill/>
                          </a:ln>
                        </wps:spPr>
                        <wps:txbx>
                          <w:txbxContent>
                            <w:p w14:paraId="0BE92672"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5148" name="Rectangle 95148"/>
                        <wps:cNvSpPr/>
                        <wps:spPr>
                          <a:xfrm rot="-5399999">
                            <a:off x="163186" y="7370955"/>
                            <a:ext cx="1055097" cy="270526"/>
                          </a:xfrm>
                          <a:prstGeom prst="rect">
                            <a:avLst/>
                          </a:prstGeom>
                          <a:ln>
                            <a:noFill/>
                          </a:ln>
                        </wps:spPr>
                        <wps:txbx>
                          <w:txbxContent>
                            <w:p w14:paraId="0BE92673" w14:textId="77777777" w:rsidR="00216ADB" w:rsidRPr="007404CB" w:rsidRDefault="00216ADB">
                              <w:pPr>
                                <w:spacing w:after="160" w:line="259" w:lineRule="auto"/>
                                <w:ind w:left="0" w:firstLine="0"/>
                                <w:jc w:val="left"/>
                              </w:pPr>
                              <w:r>
                                <w:rPr>
                                  <w:b/>
                                </w:rPr>
                                <w:t>(version</w:t>
                              </w:r>
                              <w:r>
                                <w:rPr>
                                  <w:b/>
                                  <w:spacing w:val="-65"/>
                                </w:rPr>
                                <w:t xml:space="preserve">  </w:t>
                              </w:r>
                              <w:r>
                                <w:t xml:space="preserve"> </w:t>
                              </w:r>
                              <w:r w:rsidRPr="007404CB">
                                <w:rPr>
                                  <w:b/>
                                </w:rPr>
                                <w:t>3)</w:t>
                              </w:r>
                            </w:p>
                          </w:txbxContent>
                        </wps:txbx>
                        <wps:bodyPr horzOverflow="overflow" vert="horz" lIns="0" tIns="0" rIns="0" bIns="0" rtlCol="0">
                          <a:noAutofit/>
                        </wps:bodyPr>
                      </wps:wsp>
                      <wps:wsp>
                        <wps:cNvPr id="95147" name="Rectangle 95147"/>
                        <wps:cNvSpPr/>
                        <wps:spPr>
                          <a:xfrm rot="-5399999">
                            <a:off x="-205977" y="7001791"/>
                            <a:ext cx="1055097" cy="270526"/>
                          </a:xfrm>
                          <a:prstGeom prst="rect">
                            <a:avLst/>
                          </a:prstGeom>
                          <a:ln>
                            <a:noFill/>
                          </a:ln>
                        </wps:spPr>
                        <wps:txbx>
                          <w:txbxContent>
                            <w:p w14:paraId="0BE92674"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5146" name="Rectangle 95146"/>
                        <wps:cNvSpPr/>
                        <wps:spPr>
                          <a:xfrm rot="-5399999">
                            <a:off x="491074" y="7698843"/>
                            <a:ext cx="1055097" cy="270526"/>
                          </a:xfrm>
                          <a:prstGeom prst="rect">
                            <a:avLst/>
                          </a:prstGeom>
                          <a:ln>
                            <a:noFill/>
                          </a:ln>
                        </wps:spPr>
                        <wps:txbx>
                          <w:txbxContent>
                            <w:p w14:paraId="0BE92675" w14:textId="77777777" w:rsidR="00216ADB" w:rsidRDefault="00216ADB">
                              <w:pPr>
                                <w:spacing w:after="160" w:line="259" w:lineRule="auto"/>
                                <w:ind w:left="0" w:firstLine="0"/>
                                <w:jc w:val="left"/>
                              </w:pPr>
                              <w:r>
                                <w:rPr>
                                  <w:b/>
                                </w:rPr>
                                <w:t>(</w:t>
                              </w:r>
                            </w:p>
                          </w:txbxContent>
                        </wps:txbx>
                        <wps:bodyPr horzOverflow="overflow" vert="horz" lIns="0" tIns="0" rIns="0" bIns="0" rtlCol="0">
                          <a:noAutofit/>
                        </wps:bodyPr>
                      </wps:wsp>
                      <wps:wsp>
                        <wps:cNvPr id="943" name="Rectangle 943"/>
                        <wps:cNvSpPr/>
                        <wps:spPr>
                          <a:xfrm rot="-5399999">
                            <a:off x="622012" y="7036475"/>
                            <a:ext cx="54896" cy="270526"/>
                          </a:xfrm>
                          <a:prstGeom prst="rect">
                            <a:avLst/>
                          </a:prstGeom>
                          <a:ln>
                            <a:noFill/>
                          </a:ln>
                        </wps:spPr>
                        <wps:txbx>
                          <w:txbxContent>
                            <w:p w14:paraId="0BE92676"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44" name="Rectangle 944"/>
                        <wps:cNvSpPr/>
                        <wps:spPr>
                          <a:xfrm rot="-5399999">
                            <a:off x="-27295" y="4592695"/>
                            <a:ext cx="1353510" cy="270527"/>
                          </a:xfrm>
                          <a:prstGeom prst="rect">
                            <a:avLst/>
                          </a:prstGeom>
                          <a:ln>
                            <a:noFill/>
                          </a:ln>
                        </wps:spPr>
                        <wps:txbx>
                          <w:txbxContent>
                            <w:p w14:paraId="0BE92677" w14:textId="77777777" w:rsidR="00216ADB" w:rsidRDefault="00216ADB">
                              <w:pPr>
                                <w:spacing w:after="160" w:line="259" w:lineRule="auto"/>
                                <w:ind w:left="0" w:firstLine="0"/>
                                <w:jc w:val="left"/>
                              </w:pPr>
                              <w:r>
                                <w:rPr>
                                  <w:b/>
                                </w:rPr>
                                <w:t>Classification</w:t>
                              </w:r>
                            </w:p>
                          </w:txbxContent>
                        </wps:txbx>
                        <wps:bodyPr horzOverflow="overflow" vert="horz" lIns="0" tIns="0" rIns="0" bIns="0" rtlCol="0">
                          <a:noAutofit/>
                        </wps:bodyPr>
                      </wps:wsp>
                      <wps:wsp>
                        <wps:cNvPr id="945" name="Rectangle 945"/>
                        <wps:cNvSpPr/>
                        <wps:spPr>
                          <a:xfrm rot="-5399999">
                            <a:off x="622012" y="4224326"/>
                            <a:ext cx="54896" cy="270526"/>
                          </a:xfrm>
                          <a:prstGeom prst="rect">
                            <a:avLst/>
                          </a:prstGeom>
                          <a:ln>
                            <a:noFill/>
                          </a:ln>
                        </wps:spPr>
                        <wps:txbx>
                          <w:txbxContent>
                            <w:p w14:paraId="0BE92678"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46" name="Rectangle 946"/>
                        <wps:cNvSpPr/>
                        <wps:spPr>
                          <a:xfrm rot="-5399999">
                            <a:off x="305794" y="7632202"/>
                            <a:ext cx="1458911" cy="265477"/>
                          </a:xfrm>
                          <a:prstGeom prst="rect">
                            <a:avLst/>
                          </a:prstGeom>
                          <a:ln>
                            <a:noFill/>
                          </a:ln>
                        </wps:spPr>
                        <wps:txbx>
                          <w:txbxContent>
                            <w:p w14:paraId="0BE92679" w14:textId="77777777" w:rsidR="00216ADB" w:rsidRDefault="00216ADB">
                              <w:pPr>
                                <w:spacing w:after="160" w:line="259" w:lineRule="auto"/>
                                <w:ind w:left="0" w:firstLine="0"/>
                                <w:jc w:val="left"/>
                              </w:pPr>
                              <w:r>
                                <w:t>OXIDIC</w:t>
                              </w:r>
                              <w:r>
                                <w:rPr>
                                  <w:spacing w:val="-379"/>
                                </w:rPr>
                                <w:t xml:space="preserve"> </w:t>
                              </w:r>
                              <w:r>
                                <w:t>SOILS</w:t>
                              </w:r>
                            </w:p>
                          </w:txbxContent>
                        </wps:txbx>
                        <wps:bodyPr horzOverflow="overflow" vert="horz" lIns="0" tIns="0" rIns="0" bIns="0" rtlCol="0">
                          <a:noAutofit/>
                        </wps:bodyPr>
                      </wps:wsp>
                      <wps:wsp>
                        <wps:cNvPr id="948" name="Rectangle 948"/>
                        <wps:cNvSpPr/>
                        <wps:spPr>
                          <a:xfrm rot="-5399999">
                            <a:off x="140852" y="6881155"/>
                            <a:ext cx="2243479" cy="265477"/>
                          </a:xfrm>
                          <a:prstGeom prst="rect">
                            <a:avLst/>
                          </a:prstGeom>
                          <a:ln>
                            <a:noFill/>
                          </a:ln>
                        </wps:spPr>
                        <wps:txbx>
                          <w:txbxContent>
                            <w:p w14:paraId="0BE9267A"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Oxidic</w:t>
                              </w:r>
                              <w:proofErr w:type="gramEnd"/>
                              <w:r>
                                <w:t xml:space="preserve"> </w:t>
                              </w:r>
                              <w:r>
                                <w:rPr>
                                  <w:spacing w:val="-379"/>
                                </w:rPr>
                                <w:t xml:space="preserve"> </w:t>
                              </w:r>
                              <w:r>
                                <w:t>Soils</w:t>
                              </w:r>
                            </w:p>
                          </w:txbxContent>
                        </wps:txbx>
                        <wps:bodyPr horzOverflow="overflow" vert="horz" lIns="0" tIns="0" rIns="0" bIns="0" rtlCol="0">
                          <a:noAutofit/>
                        </wps:bodyPr>
                      </wps:wsp>
                      <wps:wsp>
                        <wps:cNvPr id="949" name="Rectangle 949"/>
                        <wps:cNvSpPr/>
                        <wps:spPr>
                          <a:xfrm rot="-5399999">
                            <a:off x="1235144" y="6288620"/>
                            <a:ext cx="54896" cy="265477"/>
                          </a:xfrm>
                          <a:prstGeom prst="rect">
                            <a:avLst/>
                          </a:prstGeom>
                          <a:ln>
                            <a:noFill/>
                          </a:ln>
                        </wps:spPr>
                        <wps:txbx>
                          <w:txbxContent>
                            <w:p w14:paraId="0BE9267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50" name="Rectangle 950"/>
                        <wps:cNvSpPr/>
                        <wps:spPr>
                          <a:xfrm rot="-5399999">
                            <a:off x="811568" y="5211908"/>
                            <a:ext cx="902047" cy="265477"/>
                          </a:xfrm>
                          <a:prstGeom prst="rect">
                            <a:avLst/>
                          </a:prstGeom>
                          <a:ln>
                            <a:noFill/>
                          </a:ln>
                        </wps:spPr>
                        <wps:txbx>
                          <w:txbxContent>
                            <w:p w14:paraId="0BE9267C"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soils</w:t>
                              </w:r>
                              <w:proofErr w:type="gramEnd"/>
                            </w:p>
                          </w:txbxContent>
                        </wps:txbx>
                        <wps:bodyPr horzOverflow="overflow" vert="horz" lIns="0" tIns="0" rIns="0" bIns="0" rtlCol="0">
                          <a:noAutofit/>
                        </wps:bodyPr>
                      </wps:wsp>
                      <wps:wsp>
                        <wps:cNvPr id="951" name="Rectangle 951"/>
                        <wps:cNvSpPr/>
                        <wps:spPr>
                          <a:xfrm rot="-5399999">
                            <a:off x="1235145" y="4957255"/>
                            <a:ext cx="54896" cy="265476"/>
                          </a:xfrm>
                          <a:prstGeom prst="rect">
                            <a:avLst/>
                          </a:prstGeom>
                          <a:ln>
                            <a:noFill/>
                          </a:ln>
                        </wps:spPr>
                        <wps:txbx>
                          <w:txbxContent>
                            <w:p w14:paraId="0BE9267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52" name="Rectangle 952"/>
                        <wps:cNvSpPr/>
                        <wps:spPr>
                          <a:xfrm rot="-5399999">
                            <a:off x="932888" y="2093472"/>
                            <a:ext cx="659408" cy="265476"/>
                          </a:xfrm>
                          <a:prstGeom prst="rect">
                            <a:avLst/>
                          </a:prstGeom>
                          <a:ln>
                            <a:noFill/>
                          </a:ln>
                        </wps:spPr>
                        <wps:txbx>
                          <w:txbxContent>
                            <w:p w14:paraId="0BE9267E" w14:textId="77777777" w:rsidR="00216ADB" w:rsidRDefault="00216ADB">
                              <w:pPr>
                                <w:spacing w:after="160" w:line="259" w:lineRule="auto"/>
                                <w:ind w:left="0" w:firstLine="0"/>
                                <w:jc w:val="left"/>
                              </w:pPr>
                              <w:r>
                                <w:t>Aquox</w:t>
                              </w:r>
                            </w:p>
                          </w:txbxContent>
                        </wps:txbx>
                        <wps:bodyPr horzOverflow="overflow" vert="horz" lIns="0" tIns="0" rIns="0" bIns="0" rtlCol="0">
                          <a:noAutofit/>
                        </wps:bodyPr>
                      </wps:wsp>
                      <wps:wsp>
                        <wps:cNvPr id="954" name="Rectangle 954"/>
                        <wps:cNvSpPr/>
                        <wps:spPr>
                          <a:xfrm rot="-5399999">
                            <a:off x="469642" y="6982602"/>
                            <a:ext cx="2040585" cy="265477"/>
                          </a:xfrm>
                          <a:prstGeom prst="rect">
                            <a:avLst/>
                          </a:prstGeom>
                          <a:ln>
                            <a:noFill/>
                          </a:ln>
                        </wps:spPr>
                        <wps:txbx>
                          <w:txbxContent>
                            <w:p w14:paraId="0BE9267F" w14:textId="77777777" w:rsidR="00216ADB" w:rsidRDefault="00216ADB">
                              <w:pPr>
                                <w:spacing w:after="160" w:line="259" w:lineRule="auto"/>
                                <w:ind w:left="0" w:firstLine="0"/>
                                <w:jc w:val="left"/>
                              </w:pPr>
                              <w:proofErr w:type="gramStart"/>
                              <w:r>
                                <w:t xml:space="preserve">Nodular </w:t>
                              </w:r>
                              <w:r>
                                <w:rPr>
                                  <w:spacing w:val="-379"/>
                                </w:rPr>
                                <w:t xml:space="preserve"> </w:t>
                              </w:r>
                              <w:r>
                                <w:t>Oxidic</w:t>
                              </w:r>
                              <w:proofErr w:type="gramEnd"/>
                              <w:r>
                                <w:t xml:space="preserve"> </w:t>
                              </w:r>
                              <w:r>
                                <w:rPr>
                                  <w:spacing w:val="-379"/>
                                </w:rPr>
                                <w:t xml:space="preserve"> </w:t>
                              </w:r>
                              <w:r>
                                <w:t>Soils</w:t>
                              </w:r>
                            </w:p>
                          </w:txbxContent>
                        </wps:txbx>
                        <wps:bodyPr horzOverflow="overflow" vert="horz" lIns="0" tIns="0" rIns="0" bIns="0" rtlCol="0">
                          <a:noAutofit/>
                        </wps:bodyPr>
                      </wps:wsp>
                      <wps:wsp>
                        <wps:cNvPr id="955" name="Rectangle 955"/>
                        <wps:cNvSpPr/>
                        <wps:spPr>
                          <a:xfrm rot="-5399999">
                            <a:off x="1462487" y="6441173"/>
                            <a:ext cx="54896" cy="265476"/>
                          </a:xfrm>
                          <a:prstGeom prst="rect">
                            <a:avLst/>
                          </a:prstGeom>
                          <a:ln>
                            <a:noFill/>
                          </a:ln>
                        </wps:spPr>
                        <wps:txbx>
                          <w:txbxContent>
                            <w:p w14:paraId="0BE9268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56" name="Rectangle 956"/>
                        <wps:cNvSpPr/>
                        <wps:spPr>
                          <a:xfrm rot="16200001" flipH="1">
                            <a:off x="1390336" y="5428739"/>
                            <a:ext cx="276236" cy="460253"/>
                          </a:xfrm>
                          <a:prstGeom prst="rect">
                            <a:avLst/>
                          </a:prstGeom>
                          <a:ln>
                            <a:noFill/>
                          </a:ln>
                        </wps:spPr>
                        <wps:txbx>
                          <w:txbxContent>
                            <w:p w14:paraId="0BE92681" w14:textId="77777777" w:rsidR="00216ADB" w:rsidRPr="00475654" w:rsidRDefault="00216ADB">
                              <w:pPr>
                                <w:spacing w:after="160" w:line="259" w:lineRule="auto"/>
                                <w:ind w:left="0" w:firstLine="0"/>
                                <w:jc w:val="left"/>
                                <w:rPr>
                                  <w:sz w:val="56"/>
                                  <w:szCs w:val="56"/>
                                </w:rPr>
                              </w:pPr>
                              <w:r w:rsidRPr="00475654">
                                <w:rPr>
                                  <w:rFonts w:ascii="Symbol" w:eastAsia="Symbol" w:hAnsi="Symbol" w:cs="Symbol"/>
                                  <w:sz w:val="56"/>
                                  <w:szCs w:val="56"/>
                                </w:rPr>
                                <w:t>}</w:t>
                              </w:r>
                            </w:p>
                          </w:txbxContent>
                        </wps:txbx>
                        <wps:bodyPr horzOverflow="overflow" vert="horz" lIns="0" tIns="0" rIns="0" bIns="0" rtlCol="0">
                          <a:noAutofit/>
                        </wps:bodyPr>
                      </wps:wsp>
                      <wps:wsp>
                        <wps:cNvPr id="957" name="Rectangle 957"/>
                        <wps:cNvSpPr/>
                        <wps:spPr>
                          <a:xfrm rot="-5399999">
                            <a:off x="1462487" y="5553925"/>
                            <a:ext cx="54896" cy="265477"/>
                          </a:xfrm>
                          <a:prstGeom prst="rect">
                            <a:avLst/>
                          </a:prstGeom>
                          <a:ln>
                            <a:noFill/>
                          </a:ln>
                        </wps:spPr>
                        <wps:txbx>
                          <w:txbxContent>
                            <w:p w14:paraId="0BE9268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58" name="Rectangle 958"/>
                        <wps:cNvSpPr/>
                        <wps:spPr>
                          <a:xfrm rot="-5399999">
                            <a:off x="14776" y="4008145"/>
                            <a:ext cx="2950317" cy="265477"/>
                          </a:xfrm>
                          <a:prstGeom prst="rect">
                            <a:avLst/>
                          </a:prstGeom>
                          <a:ln>
                            <a:noFill/>
                          </a:ln>
                        </wps:spPr>
                        <wps:txbx>
                          <w:txbxContent>
                            <w:p w14:paraId="0BE92683" w14:textId="77777777" w:rsidR="00216ADB" w:rsidRDefault="00216ADB">
                              <w:pPr>
                                <w:spacing w:after="160" w:line="259" w:lineRule="auto"/>
                                <w:ind w:left="0" w:firstLine="0"/>
                                <w:jc w:val="left"/>
                              </w:pPr>
                              <w:r>
                                <w:t>strongly</w:t>
                              </w:r>
                              <w:r>
                                <w:rPr>
                                  <w:spacing w:val="-379"/>
                                </w:rPr>
                                <w:t xml:space="preserve">  </w:t>
                              </w:r>
                              <w:r>
                                <w:t xml:space="preserve"> </w:t>
                              </w:r>
                              <w:proofErr w:type="gramStart"/>
                              <w:r>
                                <w:t xml:space="preserve">weathered </w:t>
                              </w:r>
                              <w:r>
                                <w:rPr>
                                  <w:spacing w:val="-379"/>
                                </w:rPr>
                                <w:t xml:space="preserve"> </w:t>
                              </w:r>
                              <w:r>
                                <w:t>red</w:t>
                              </w:r>
                              <w:proofErr w:type="gramEnd"/>
                              <w:r>
                                <w:t xml:space="preserve"> </w:t>
                              </w:r>
                              <w:r>
                                <w:rPr>
                                  <w:spacing w:val="-379"/>
                                </w:rPr>
                                <w:t xml:space="preserve"> </w:t>
                              </w:r>
                              <w:r>
                                <w:t>loams,</w:t>
                              </w:r>
                            </w:p>
                          </w:txbxContent>
                        </wps:txbx>
                        <wps:bodyPr horzOverflow="overflow" vert="horz" lIns="0" tIns="0" rIns="0" bIns="0" rtlCol="0">
                          <a:noAutofit/>
                        </wps:bodyPr>
                      </wps:wsp>
                      <wps:wsp>
                        <wps:cNvPr id="959" name="Rectangle 959"/>
                        <wps:cNvSpPr/>
                        <wps:spPr>
                          <a:xfrm rot="-5399999">
                            <a:off x="1462487" y="3237572"/>
                            <a:ext cx="54896" cy="265476"/>
                          </a:xfrm>
                          <a:prstGeom prst="rect">
                            <a:avLst/>
                          </a:prstGeom>
                          <a:ln>
                            <a:noFill/>
                          </a:ln>
                        </wps:spPr>
                        <wps:txbx>
                          <w:txbxContent>
                            <w:p w14:paraId="0BE9268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60" name="Rectangle 960"/>
                        <wps:cNvSpPr/>
                        <wps:spPr>
                          <a:xfrm rot="-5399999">
                            <a:off x="1220836" y="2154076"/>
                            <a:ext cx="538198" cy="265476"/>
                          </a:xfrm>
                          <a:prstGeom prst="rect">
                            <a:avLst/>
                          </a:prstGeom>
                          <a:ln>
                            <a:noFill/>
                          </a:ln>
                        </wps:spPr>
                        <wps:txbx>
                          <w:txbxContent>
                            <w:p w14:paraId="0BE92685" w14:textId="77777777" w:rsidR="00216ADB" w:rsidRDefault="00216ADB">
                              <w:pPr>
                                <w:spacing w:after="160" w:line="259" w:lineRule="auto"/>
                                <w:ind w:left="0" w:firstLine="0"/>
                                <w:jc w:val="left"/>
                              </w:pPr>
                              <w:proofErr w:type="spellStart"/>
                              <w:r>
                                <w:t>Udox</w:t>
                              </w:r>
                              <w:proofErr w:type="spellEnd"/>
                            </w:p>
                          </w:txbxContent>
                        </wps:txbx>
                        <wps:bodyPr horzOverflow="overflow" vert="horz" lIns="0" tIns="0" rIns="0" bIns="0" rtlCol="0">
                          <a:noAutofit/>
                        </wps:bodyPr>
                      </wps:wsp>
                      <wps:wsp>
                        <wps:cNvPr id="962" name="Rectangle 962"/>
                        <wps:cNvSpPr/>
                        <wps:spPr>
                          <a:xfrm rot="-5399999">
                            <a:off x="801617" y="7087234"/>
                            <a:ext cx="1831322" cy="265477"/>
                          </a:xfrm>
                          <a:prstGeom prst="rect">
                            <a:avLst/>
                          </a:prstGeom>
                          <a:ln>
                            <a:noFill/>
                          </a:ln>
                        </wps:spPr>
                        <wps:txbx>
                          <w:txbxContent>
                            <w:p w14:paraId="0BE92686"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Oxidic </w:t>
                              </w:r>
                              <w:r>
                                <w:rPr>
                                  <w:spacing w:val="-379"/>
                                </w:rPr>
                                <w:t xml:space="preserve"> </w:t>
                              </w:r>
                              <w:r>
                                <w:t>Soils</w:t>
                              </w:r>
                              <w:proofErr w:type="gramEnd"/>
                            </w:p>
                          </w:txbxContent>
                        </wps:txbx>
                        <wps:bodyPr horzOverflow="overflow" vert="horz" lIns="0" tIns="0" rIns="0" bIns="0" rtlCol="0">
                          <a:noAutofit/>
                        </wps:bodyPr>
                      </wps:wsp>
                      <wps:wsp>
                        <wps:cNvPr id="963" name="Rectangle 963"/>
                        <wps:cNvSpPr/>
                        <wps:spPr>
                          <a:xfrm rot="-5399999">
                            <a:off x="1689830" y="6598514"/>
                            <a:ext cx="54896" cy="265476"/>
                          </a:xfrm>
                          <a:prstGeom prst="rect">
                            <a:avLst/>
                          </a:prstGeom>
                          <a:ln>
                            <a:noFill/>
                          </a:ln>
                        </wps:spPr>
                        <wps:txbx>
                          <w:txbxContent>
                            <w:p w14:paraId="0BE9268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64" name="Rectangle 964"/>
                        <wps:cNvSpPr/>
                        <wps:spPr>
                          <a:xfrm rot="-5399999">
                            <a:off x="1677213" y="5631642"/>
                            <a:ext cx="108474" cy="219583"/>
                          </a:xfrm>
                          <a:prstGeom prst="rect">
                            <a:avLst/>
                          </a:prstGeom>
                          <a:ln>
                            <a:noFill/>
                          </a:ln>
                        </wps:spPr>
                        <wps:txbx>
                          <w:txbxContent>
                            <w:p w14:paraId="0BE92688"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65" name="Rectangle 965"/>
                        <wps:cNvSpPr/>
                        <wps:spPr>
                          <a:xfrm rot="-5399999">
                            <a:off x="1689829" y="5553925"/>
                            <a:ext cx="54896" cy="265477"/>
                          </a:xfrm>
                          <a:prstGeom prst="rect">
                            <a:avLst/>
                          </a:prstGeom>
                          <a:ln>
                            <a:noFill/>
                          </a:ln>
                        </wps:spPr>
                        <wps:txbx>
                          <w:txbxContent>
                            <w:p w14:paraId="0BE9268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66" name="Rectangle 966"/>
                        <wps:cNvSpPr/>
                        <wps:spPr>
                          <a:xfrm rot="-5399999">
                            <a:off x="-151922" y="3614103"/>
                            <a:ext cx="3738400" cy="265477"/>
                          </a:xfrm>
                          <a:prstGeom prst="rect">
                            <a:avLst/>
                          </a:prstGeom>
                          <a:ln>
                            <a:noFill/>
                          </a:ln>
                        </wps:spPr>
                        <wps:txbx>
                          <w:txbxContent>
                            <w:p w14:paraId="0BE9268A" w14:textId="77777777" w:rsidR="00216ADB" w:rsidRDefault="00216ADB">
                              <w:pPr>
                                <w:spacing w:after="160" w:line="259" w:lineRule="auto"/>
                                <w:ind w:left="0" w:firstLine="0"/>
                                <w:jc w:val="left"/>
                              </w:pPr>
                              <w:proofErr w:type="gramStart"/>
                              <w:r>
                                <w:t xml:space="preserve">brown </w:t>
                              </w:r>
                              <w:r>
                                <w:rPr>
                                  <w:spacing w:val="-379"/>
                                </w:rPr>
                                <w:t xml:space="preserve"> </w:t>
                              </w:r>
                              <w:r>
                                <w:t>loams</w:t>
                              </w:r>
                              <w:proofErr w:type="gramEnd"/>
                              <w:r>
                                <w:t xml:space="preserve">, </w:t>
                              </w:r>
                              <w:r>
                                <w:rPr>
                                  <w:spacing w:val="-379"/>
                                </w:rPr>
                                <w:t xml:space="preserve"> </w:t>
                              </w:r>
                              <w:r>
                                <w:t xml:space="preserve">or </w:t>
                              </w:r>
                              <w:r>
                                <w:rPr>
                                  <w:spacing w:val="-379"/>
                                </w:rPr>
                                <w:t xml:space="preserve"> </w:t>
                              </w:r>
                              <w:r>
                                <w:t xml:space="preserve">BG </w:t>
                              </w:r>
                              <w:r>
                                <w:rPr>
                                  <w:spacing w:val="-379"/>
                                </w:rPr>
                                <w:t xml:space="preserve"> </w:t>
                              </w:r>
                              <w:r>
                                <w:t>loams</w:t>
                              </w:r>
                              <w:r>
                                <w:rPr>
                                  <w:spacing w:val="-379"/>
                                </w:rPr>
                                <w:t xml:space="preserve">   </w:t>
                              </w:r>
                              <w:r>
                                <w:t xml:space="preserve"> or </w:t>
                              </w:r>
                              <w:r>
                                <w:rPr>
                                  <w:spacing w:val="-379"/>
                                </w:rPr>
                                <w:t xml:space="preserve"> </w:t>
                              </w:r>
                              <w:r>
                                <w:t xml:space="preserve">BG </w:t>
                              </w:r>
                              <w:r>
                                <w:rPr>
                                  <w:spacing w:val="-379"/>
                                </w:rPr>
                                <w:t xml:space="preserve"> </w:t>
                              </w:r>
                              <w:r>
                                <w:t>clays</w:t>
                              </w:r>
                            </w:p>
                          </w:txbxContent>
                        </wps:txbx>
                        <wps:bodyPr horzOverflow="overflow" vert="horz" lIns="0" tIns="0" rIns="0" bIns="0" rtlCol="0">
                          <a:noAutofit/>
                        </wps:bodyPr>
                      </wps:wsp>
                      <wps:wsp>
                        <wps:cNvPr id="967" name="Rectangle 967"/>
                        <wps:cNvSpPr/>
                        <wps:spPr>
                          <a:xfrm rot="-5399999">
                            <a:off x="1689829" y="2645029"/>
                            <a:ext cx="54896" cy="265476"/>
                          </a:xfrm>
                          <a:prstGeom prst="rect">
                            <a:avLst/>
                          </a:prstGeom>
                          <a:ln>
                            <a:noFill/>
                          </a:ln>
                        </wps:spPr>
                        <wps:txbx>
                          <w:txbxContent>
                            <w:p w14:paraId="0BE9268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68" name="Rectangle 968"/>
                        <wps:cNvSpPr/>
                        <wps:spPr>
                          <a:xfrm rot="-5399999">
                            <a:off x="1448179" y="2154076"/>
                            <a:ext cx="538198" cy="265476"/>
                          </a:xfrm>
                          <a:prstGeom prst="rect">
                            <a:avLst/>
                          </a:prstGeom>
                          <a:ln>
                            <a:noFill/>
                          </a:ln>
                        </wps:spPr>
                        <wps:txbx>
                          <w:txbxContent>
                            <w:p w14:paraId="0BE9268C" w14:textId="77777777" w:rsidR="00216ADB" w:rsidRDefault="00216ADB">
                              <w:pPr>
                                <w:spacing w:after="160" w:line="259" w:lineRule="auto"/>
                                <w:ind w:left="0" w:firstLine="0"/>
                                <w:jc w:val="left"/>
                              </w:pPr>
                              <w:proofErr w:type="spellStart"/>
                              <w:r>
                                <w:t>Udox</w:t>
                              </w:r>
                              <w:proofErr w:type="spellEnd"/>
                            </w:p>
                          </w:txbxContent>
                        </wps:txbx>
                        <wps:bodyPr horzOverflow="overflow" vert="horz" lIns="0" tIns="0" rIns="0" bIns="0" rtlCol="0">
                          <a:noAutofit/>
                        </wps:bodyPr>
                      </wps:wsp>
                      <wps:wsp>
                        <wps:cNvPr id="969" name="Rectangle 969"/>
                        <wps:cNvSpPr/>
                        <wps:spPr>
                          <a:xfrm rot="-5399999">
                            <a:off x="1377059" y="7637912"/>
                            <a:ext cx="1447492" cy="265477"/>
                          </a:xfrm>
                          <a:prstGeom prst="rect">
                            <a:avLst/>
                          </a:prstGeom>
                          <a:ln>
                            <a:noFill/>
                          </a:ln>
                        </wps:spPr>
                        <wps:txbx>
                          <w:txbxContent>
                            <w:p w14:paraId="0BE9268D" w14:textId="77777777" w:rsidR="00216ADB" w:rsidRDefault="00216ADB">
                              <w:pPr>
                                <w:spacing w:after="160" w:line="259" w:lineRule="auto"/>
                                <w:ind w:left="0" w:firstLine="0"/>
                                <w:jc w:val="left"/>
                              </w:pPr>
                              <w:r>
                                <w:t>PALLIC</w:t>
                              </w:r>
                              <w:r>
                                <w:rPr>
                                  <w:spacing w:val="-379"/>
                                </w:rPr>
                                <w:t xml:space="preserve"> </w:t>
                              </w:r>
                              <w:r>
                                <w:t>SOILS</w:t>
                              </w:r>
                            </w:p>
                          </w:txbxContent>
                        </wps:txbx>
                        <wps:bodyPr horzOverflow="overflow" vert="horz" lIns="0" tIns="0" rIns="0" bIns="0" rtlCol="0">
                          <a:noAutofit/>
                        </wps:bodyPr>
                      </wps:wsp>
                      <wps:wsp>
                        <wps:cNvPr id="970" name="Rectangle 970"/>
                        <wps:cNvSpPr/>
                        <wps:spPr>
                          <a:xfrm rot="-5399999">
                            <a:off x="2300699" y="8334209"/>
                            <a:ext cx="54896" cy="265477"/>
                          </a:xfrm>
                          <a:prstGeom prst="rect">
                            <a:avLst/>
                          </a:prstGeom>
                          <a:ln>
                            <a:noFill/>
                          </a:ln>
                        </wps:spPr>
                        <wps:txbx>
                          <w:txbxContent>
                            <w:p w14:paraId="0BE9268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71" name="Rectangle 971"/>
                        <wps:cNvSpPr/>
                        <wps:spPr>
                          <a:xfrm rot="-5399999">
                            <a:off x="1263279" y="6938028"/>
                            <a:ext cx="2129737" cy="265475"/>
                          </a:xfrm>
                          <a:prstGeom prst="rect">
                            <a:avLst/>
                          </a:prstGeom>
                          <a:ln>
                            <a:noFill/>
                          </a:ln>
                        </wps:spPr>
                        <wps:txbx>
                          <w:txbxContent>
                            <w:p w14:paraId="0BE9268F" w14:textId="77777777" w:rsidR="00216ADB" w:rsidRDefault="00216ADB">
                              <w:pPr>
                                <w:spacing w:after="160" w:line="259" w:lineRule="auto"/>
                                <w:ind w:left="0" w:firstLine="0"/>
                                <w:jc w:val="left"/>
                              </w:pPr>
                              <w:r>
                                <w:t>Perch-</w:t>
                              </w:r>
                              <w:proofErr w:type="spellStart"/>
                              <w:r>
                                <w:t>gley</w:t>
                              </w:r>
                              <w:proofErr w:type="spellEnd"/>
                              <w:r>
                                <w:rPr>
                                  <w:spacing w:val="-379"/>
                                </w:rPr>
                                <w:t xml:space="preserve">  </w:t>
                              </w:r>
                              <w:r>
                                <w:t xml:space="preserve"> </w:t>
                              </w:r>
                              <w:proofErr w:type="gramStart"/>
                              <w:r>
                                <w:t>Pallic</w:t>
                              </w:r>
                              <w:r>
                                <w:rPr>
                                  <w:spacing w:val="-379"/>
                                </w:rPr>
                                <w:t xml:space="preserve"> </w:t>
                              </w:r>
                              <w:r>
                                <w:t xml:space="preserve"> Soils</w:t>
                              </w:r>
                              <w:proofErr w:type="gramEnd"/>
                            </w:p>
                          </w:txbxContent>
                        </wps:txbx>
                        <wps:bodyPr horzOverflow="overflow" vert="horz" lIns="0" tIns="0" rIns="0" bIns="0" rtlCol="0">
                          <a:noAutofit/>
                        </wps:bodyPr>
                      </wps:wsp>
                      <wps:wsp>
                        <wps:cNvPr id="972" name="Rectangle 972"/>
                        <wps:cNvSpPr/>
                        <wps:spPr>
                          <a:xfrm rot="-5399999">
                            <a:off x="2300700" y="6374141"/>
                            <a:ext cx="54896" cy="265477"/>
                          </a:xfrm>
                          <a:prstGeom prst="rect">
                            <a:avLst/>
                          </a:prstGeom>
                          <a:ln>
                            <a:noFill/>
                          </a:ln>
                        </wps:spPr>
                        <wps:txbx>
                          <w:txbxContent>
                            <w:p w14:paraId="0BE9269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73" name="Rectangle 973"/>
                        <wps:cNvSpPr/>
                        <wps:spPr>
                          <a:xfrm rot="-5399999">
                            <a:off x="1421929" y="4756714"/>
                            <a:ext cx="1812438" cy="265476"/>
                          </a:xfrm>
                          <a:prstGeom prst="rect">
                            <a:avLst/>
                          </a:prstGeom>
                          <a:ln>
                            <a:noFill/>
                          </a:ln>
                        </wps:spPr>
                        <wps:txbx>
                          <w:txbxContent>
                            <w:p w14:paraId="0BE92691" w14:textId="77777777" w:rsidR="00216ADB" w:rsidRDefault="00216ADB">
                              <w:pPr>
                                <w:spacing w:after="160" w:line="259" w:lineRule="auto"/>
                                <w:ind w:left="0" w:firstLine="0"/>
                                <w:jc w:val="left"/>
                              </w:pPr>
                              <w:r>
                                <w:t>yellow-grey</w:t>
                              </w:r>
                              <w:r>
                                <w:rPr>
                                  <w:spacing w:val="-379"/>
                                </w:rPr>
                                <w:t xml:space="preserve">  </w:t>
                              </w:r>
                              <w:r>
                                <w:t xml:space="preserve"> earths</w:t>
                              </w:r>
                            </w:p>
                          </w:txbxContent>
                        </wps:txbx>
                        <wps:bodyPr horzOverflow="overflow" vert="horz" lIns="0" tIns="0" rIns="0" bIns="0" rtlCol="0">
                          <a:noAutofit/>
                        </wps:bodyPr>
                      </wps:wsp>
                      <wps:wsp>
                        <wps:cNvPr id="974" name="Rectangle 974"/>
                        <wps:cNvSpPr/>
                        <wps:spPr>
                          <a:xfrm rot="-5399999">
                            <a:off x="2300700" y="4272750"/>
                            <a:ext cx="54896" cy="265476"/>
                          </a:xfrm>
                          <a:prstGeom prst="rect">
                            <a:avLst/>
                          </a:prstGeom>
                          <a:ln>
                            <a:noFill/>
                          </a:ln>
                        </wps:spPr>
                        <wps:txbx>
                          <w:txbxContent>
                            <w:p w14:paraId="0BE9269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75" name="Rectangle 975"/>
                        <wps:cNvSpPr/>
                        <wps:spPr>
                          <a:xfrm rot="-5399999">
                            <a:off x="1480228" y="1575256"/>
                            <a:ext cx="1695839" cy="265476"/>
                          </a:xfrm>
                          <a:prstGeom prst="rect">
                            <a:avLst/>
                          </a:prstGeom>
                          <a:ln>
                            <a:noFill/>
                          </a:ln>
                        </wps:spPr>
                        <wps:txbx>
                          <w:txbxContent>
                            <w:p w14:paraId="0BE92693" w14:textId="77777777" w:rsidR="00216ADB" w:rsidRDefault="00216ADB">
                              <w:pPr>
                                <w:spacing w:after="160" w:line="259" w:lineRule="auto"/>
                                <w:ind w:left="0" w:firstLine="0"/>
                                <w:jc w:val="left"/>
                              </w:pPr>
                              <w:proofErr w:type="gramStart"/>
                              <w:r>
                                <w:t>Aquepts,</w:t>
                              </w:r>
                              <w:r>
                                <w:rPr>
                                  <w:spacing w:val="-379"/>
                                </w:rPr>
                                <w:t xml:space="preserve">  </w:t>
                              </w:r>
                              <w:r>
                                <w:t xml:space="preserve"> </w:t>
                              </w:r>
                              <w:proofErr w:type="gramEnd"/>
                              <w:r>
                                <w:t xml:space="preserve"> Aqualfs</w:t>
                              </w:r>
                            </w:p>
                          </w:txbxContent>
                        </wps:txbx>
                        <wps:bodyPr horzOverflow="overflow" vert="horz" lIns="0" tIns="0" rIns="0" bIns="0" rtlCol="0">
                          <a:noAutofit/>
                        </wps:bodyPr>
                      </wps:wsp>
                      <wps:wsp>
                        <wps:cNvPr id="977" name="Rectangle 977"/>
                        <wps:cNvSpPr/>
                        <wps:spPr>
                          <a:xfrm rot="-5399999">
                            <a:off x="1731506" y="7178910"/>
                            <a:ext cx="1647971" cy="265477"/>
                          </a:xfrm>
                          <a:prstGeom prst="rect">
                            <a:avLst/>
                          </a:prstGeom>
                          <a:ln>
                            <a:noFill/>
                          </a:ln>
                        </wps:spPr>
                        <wps:txbx>
                          <w:txbxContent>
                            <w:p w14:paraId="0BE92694" w14:textId="77777777" w:rsidR="00216ADB" w:rsidRDefault="00216ADB">
                              <w:pPr>
                                <w:spacing w:after="160" w:line="259" w:lineRule="auto"/>
                                <w:ind w:left="0" w:firstLine="0"/>
                                <w:jc w:val="left"/>
                              </w:pPr>
                              <w:proofErr w:type="gramStart"/>
                              <w:r>
                                <w:t xml:space="preserve">Duric </w:t>
                              </w:r>
                              <w:r>
                                <w:rPr>
                                  <w:spacing w:val="-379"/>
                                </w:rPr>
                                <w:t xml:space="preserve"> </w:t>
                              </w:r>
                              <w:r>
                                <w:t>Pallic</w:t>
                              </w:r>
                              <w:proofErr w:type="gramEnd"/>
                              <w:r>
                                <w:t xml:space="preserve"> </w:t>
                              </w:r>
                              <w:r>
                                <w:rPr>
                                  <w:spacing w:val="-379"/>
                                </w:rPr>
                                <w:t xml:space="preserve"> </w:t>
                              </w:r>
                              <w:r>
                                <w:t>Soils</w:t>
                              </w:r>
                            </w:p>
                          </w:txbxContent>
                        </wps:txbx>
                        <wps:bodyPr horzOverflow="overflow" vert="horz" lIns="0" tIns="0" rIns="0" bIns="0" rtlCol="0">
                          <a:noAutofit/>
                        </wps:bodyPr>
                      </wps:wsp>
                      <wps:wsp>
                        <wps:cNvPr id="978" name="Rectangle 978"/>
                        <wps:cNvSpPr/>
                        <wps:spPr>
                          <a:xfrm rot="-5399999">
                            <a:off x="2528042" y="6736373"/>
                            <a:ext cx="54896" cy="265475"/>
                          </a:xfrm>
                          <a:prstGeom prst="rect">
                            <a:avLst/>
                          </a:prstGeom>
                          <a:ln>
                            <a:noFill/>
                          </a:ln>
                        </wps:spPr>
                        <wps:txbx>
                          <w:txbxContent>
                            <w:p w14:paraId="0BE9269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79" name="Rectangle 979"/>
                        <wps:cNvSpPr/>
                        <wps:spPr>
                          <a:xfrm rot="-5399999">
                            <a:off x="1649271" y="4756714"/>
                            <a:ext cx="1812438" cy="265476"/>
                          </a:xfrm>
                          <a:prstGeom prst="rect">
                            <a:avLst/>
                          </a:prstGeom>
                          <a:ln>
                            <a:noFill/>
                          </a:ln>
                        </wps:spPr>
                        <wps:txbx>
                          <w:txbxContent>
                            <w:p w14:paraId="0BE92696"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p>
                          </w:txbxContent>
                        </wps:txbx>
                        <wps:bodyPr horzOverflow="overflow" vert="horz" lIns="0" tIns="0" rIns="0" bIns="0" rtlCol="0">
                          <a:noAutofit/>
                        </wps:bodyPr>
                      </wps:wsp>
                      <wps:wsp>
                        <wps:cNvPr id="980" name="Rectangle 980"/>
                        <wps:cNvSpPr/>
                        <wps:spPr>
                          <a:xfrm rot="-5399999">
                            <a:off x="2528042" y="4272750"/>
                            <a:ext cx="54896" cy="265476"/>
                          </a:xfrm>
                          <a:prstGeom prst="rect">
                            <a:avLst/>
                          </a:prstGeom>
                          <a:ln>
                            <a:noFill/>
                          </a:ln>
                        </wps:spPr>
                        <wps:txbx>
                          <w:txbxContent>
                            <w:p w14:paraId="0BE9269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81" name="Rectangle 981"/>
                        <wps:cNvSpPr/>
                        <wps:spPr>
                          <a:xfrm rot="-5399999">
                            <a:off x="2008400" y="1876084"/>
                            <a:ext cx="1094182" cy="265476"/>
                          </a:xfrm>
                          <a:prstGeom prst="rect">
                            <a:avLst/>
                          </a:prstGeom>
                          <a:ln>
                            <a:noFill/>
                          </a:ln>
                        </wps:spPr>
                        <wps:txbx>
                          <w:txbxContent>
                            <w:p w14:paraId="0BE92698" w14:textId="77777777" w:rsidR="00216ADB" w:rsidRDefault="00216ADB">
                              <w:pPr>
                                <w:spacing w:after="160" w:line="259" w:lineRule="auto"/>
                                <w:ind w:left="0" w:firstLine="0"/>
                                <w:jc w:val="left"/>
                              </w:pPr>
                              <w:proofErr w:type="spellStart"/>
                              <w:r>
                                <w:t>Duraqualfs</w:t>
                              </w:r>
                              <w:proofErr w:type="spellEnd"/>
                            </w:p>
                          </w:txbxContent>
                        </wps:txbx>
                        <wps:bodyPr horzOverflow="overflow" vert="horz" lIns="0" tIns="0" rIns="0" bIns="0" rtlCol="0">
                          <a:noAutofit/>
                        </wps:bodyPr>
                      </wps:wsp>
                      <wps:wsp>
                        <wps:cNvPr id="983" name="Rectangle 983"/>
                        <wps:cNvSpPr/>
                        <wps:spPr>
                          <a:xfrm rot="-5399999">
                            <a:off x="1933047" y="7153109"/>
                            <a:ext cx="1699572" cy="265475"/>
                          </a:xfrm>
                          <a:prstGeom prst="rect">
                            <a:avLst/>
                          </a:prstGeom>
                          <a:ln>
                            <a:noFill/>
                          </a:ln>
                        </wps:spPr>
                        <wps:txbx>
                          <w:txbxContent>
                            <w:p w14:paraId="0BE92699" w14:textId="77777777" w:rsidR="00216ADB" w:rsidRDefault="00216ADB">
                              <w:pPr>
                                <w:spacing w:after="160" w:line="259" w:lineRule="auto"/>
                                <w:ind w:left="0" w:firstLine="0"/>
                                <w:jc w:val="left"/>
                              </w:pPr>
                              <w:proofErr w:type="spellStart"/>
                              <w:r>
                                <w:t>Fragic</w:t>
                              </w:r>
                              <w:proofErr w:type="spellEnd"/>
                              <w:r>
                                <w:rPr>
                                  <w:spacing w:val="-379"/>
                                </w:rPr>
                                <w:t xml:space="preserve">  </w:t>
                              </w:r>
                              <w:r>
                                <w:t xml:space="preserve"> </w:t>
                              </w:r>
                              <w:proofErr w:type="gramStart"/>
                              <w:r>
                                <w:t xml:space="preserve">Pallic </w:t>
                              </w:r>
                              <w:r>
                                <w:rPr>
                                  <w:spacing w:val="-379"/>
                                </w:rPr>
                                <w:t xml:space="preserve"> </w:t>
                              </w:r>
                              <w:r>
                                <w:t>Soils</w:t>
                              </w:r>
                              <w:proofErr w:type="gramEnd"/>
                            </w:p>
                          </w:txbxContent>
                        </wps:txbx>
                        <wps:bodyPr horzOverflow="overflow" vert="horz" lIns="0" tIns="0" rIns="0" bIns="0" rtlCol="0">
                          <a:noAutofit/>
                        </wps:bodyPr>
                      </wps:wsp>
                      <wps:wsp>
                        <wps:cNvPr id="984" name="Rectangle 984"/>
                        <wps:cNvSpPr/>
                        <wps:spPr>
                          <a:xfrm rot="-5399999">
                            <a:off x="2755385" y="6697573"/>
                            <a:ext cx="54896" cy="265477"/>
                          </a:xfrm>
                          <a:prstGeom prst="rect">
                            <a:avLst/>
                          </a:prstGeom>
                          <a:ln>
                            <a:noFill/>
                          </a:ln>
                        </wps:spPr>
                        <wps:txbx>
                          <w:txbxContent>
                            <w:p w14:paraId="0BE9269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85" name="Rectangle 985"/>
                        <wps:cNvSpPr/>
                        <wps:spPr>
                          <a:xfrm rot="-5399999">
                            <a:off x="1876614" y="4756714"/>
                            <a:ext cx="1812438" cy="265476"/>
                          </a:xfrm>
                          <a:prstGeom prst="rect">
                            <a:avLst/>
                          </a:prstGeom>
                          <a:ln>
                            <a:noFill/>
                          </a:ln>
                        </wps:spPr>
                        <wps:txbx>
                          <w:txbxContent>
                            <w:p w14:paraId="0BE9269B"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p>
                          </w:txbxContent>
                        </wps:txbx>
                        <wps:bodyPr horzOverflow="overflow" vert="horz" lIns="0" tIns="0" rIns="0" bIns="0" rtlCol="0">
                          <a:noAutofit/>
                        </wps:bodyPr>
                      </wps:wsp>
                      <wps:wsp>
                        <wps:cNvPr id="986" name="Rectangle 986"/>
                        <wps:cNvSpPr/>
                        <wps:spPr>
                          <a:xfrm rot="-5399999">
                            <a:off x="2755385" y="4272750"/>
                            <a:ext cx="54896" cy="265476"/>
                          </a:xfrm>
                          <a:prstGeom prst="rect">
                            <a:avLst/>
                          </a:prstGeom>
                          <a:ln>
                            <a:noFill/>
                          </a:ln>
                        </wps:spPr>
                        <wps:txbx>
                          <w:txbxContent>
                            <w:p w14:paraId="0BE9269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87" name="Rectangle 987"/>
                        <wps:cNvSpPr/>
                        <wps:spPr>
                          <a:xfrm rot="-5399999">
                            <a:off x="1505189" y="1145531"/>
                            <a:ext cx="2555288" cy="265476"/>
                          </a:xfrm>
                          <a:prstGeom prst="rect">
                            <a:avLst/>
                          </a:prstGeom>
                          <a:ln>
                            <a:noFill/>
                          </a:ln>
                        </wps:spPr>
                        <wps:txbx>
                          <w:txbxContent>
                            <w:p w14:paraId="0BE9269D" w14:textId="77777777" w:rsidR="00216ADB" w:rsidRDefault="00216ADB">
                              <w:pPr>
                                <w:spacing w:after="160" w:line="259" w:lineRule="auto"/>
                                <w:ind w:left="0" w:firstLine="0"/>
                                <w:jc w:val="left"/>
                              </w:pPr>
                              <w:proofErr w:type="spellStart"/>
                              <w:proofErr w:type="gramStart"/>
                              <w:r>
                                <w:t>Fragiudalfs</w:t>
                              </w:r>
                              <w:proofErr w:type="spellEnd"/>
                              <w:r>
                                <w:t>,</w:t>
                              </w:r>
                              <w:r>
                                <w:rPr>
                                  <w:spacing w:val="-379"/>
                                </w:rPr>
                                <w:t xml:space="preserve">  </w:t>
                              </w:r>
                              <w:r>
                                <w:t xml:space="preserve"> </w:t>
                              </w:r>
                              <w:proofErr w:type="gramEnd"/>
                              <w:r>
                                <w:t xml:space="preserve"> </w:t>
                              </w:r>
                              <w:proofErr w:type="spellStart"/>
                              <w:r>
                                <w:t>Fragiochrepts</w:t>
                              </w:r>
                              <w:proofErr w:type="spellEnd"/>
                            </w:p>
                          </w:txbxContent>
                        </wps:txbx>
                        <wps:bodyPr horzOverflow="overflow" vert="horz" lIns="0" tIns="0" rIns="0" bIns="0" rtlCol="0">
                          <a:noAutofit/>
                        </wps:bodyPr>
                      </wps:wsp>
                      <wps:wsp>
                        <wps:cNvPr id="988" name="Rectangle 988"/>
                        <wps:cNvSpPr/>
                        <wps:spPr>
                          <a:xfrm rot="-5399999">
                            <a:off x="2982729" y="8334209"/>
                            <a:ext cx="54896" cy="265477"/>
                          </a:xfrm>
                          <a:prstGeom prst="rect">
                            <a:avLst/>
                          </a:prstGeom>
                          <a:ln>
                            <a:noFill/>
                          </a:ln>
                        </wps:spPr>
                        <wps:txbx>
                          <w:txbxContent>
                            <w:p w14:paraId="0BE9269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89" name="Rectangle 989"/>
                        <wps:cNvSpPr/>
                        <wps:spPr>
                          <a:xfrm rot="-5399999">
                            <a:off x="2048402" y="7041122"/>
                            <a:ext cx="1923547" cy="265475"/>
                          </a:xfrm>
                          <a:prstGeom prst="rect">
                            <a:avLst/>
                          </a:prstGeom>
                          <a:ln>
                            <a:noFill/>
                          </a:ln>
                        </wps:spPr>
                        <wps:txbx>
                          <w:txbxContent>
                            <w:p w14:paraId="0BE9269F" w14:textId="77777777" w:rsidR="00216ADB" w:rsidRDefault="00216ADB">
                              <w:pPr>
                                <w:spacing w:after="160" w:line="259" w:lineRule="auto"/>
                                <w:ind w:left="0" w:firstLine="0"/>
                                <w:jc w:val="left"/>
                              </w:pPr>
                              <w:r>
                                <w:t>Laminar</w:t>
                              </w:r>
                              <w:r>
                                <w:rPr>
                                  <w:spacing w:val="-379"/>
                                </w:rPr>
                                <w:t xml:space="preserve">  </w:t>
                              </w:r>
                              <w:r>
                                <w:t xml:space="preserve"> </w:t>
                              </w:r>
                              <w:proofErr w:type="gramStart"/>
                              <w:r>
                                <w:t xml:space="preserve">Pallic </w:t>
                              </w:r>
                              <w:r>
                                <w:rPr>
                                  <w:spacing w:val="-379"/>
                                </w:rPr>
                                <w:t xml:space="preserve"> </w:t>
                              </w:r>
                              <w:r>
                                <w:t>Soils</w:t>
                              </w:r>
                              <w:proofErr w:type="gramEnd"/>
                            </w:p>
                          </w:txbxContent>
                        </wps:txbx>
                        <wps:bodyPr horzOverflow="overflow" vert="horz" lIns="0" tIns="0" rIns="0" bIns="0" rtlCol="0">
                          <a:noAutofit/>
                        </wps:bodyPr>
                      </wps:wsp>
                      <wps:wsp>
                        <wps:cNvPr id="990" name="Rectangle 990"/>
                        <wps:cNvSpPr/>
                        <wps:spPr>
                          <a:xfrm rot="-5399999">
                            <a:off x="2982728" y="6529171"/>
                            <a:ext cx="54896" cy="265477"/>
                          </a:xfrm>
                          <a:prstGeom prst="rect">
                            <a:avLst/>
                          </a:prstGeom>
                          <a:ln>
                            <a:noFill/>
                          </a:ln>
                        </wps:spPr>
                        <wps:txbx>
                          <w:txbxContent>
                            <w:p w14:paraId="0BE926A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91" name="Rectangle 991"/>
                        <wps:cNvSpPr/>
                        <wps:spPr>
                          <a:xfrm rot="-5399999">
                            <a:off x="2103957" y="4756714"/>
                            <a:ext cx="1812438" cy="265476"/>
                          </a:xfrm>
                          <a:prstGeom prst="rect">
                            <a:avLst/>
                          </a:prstGeom>
                          <a:ln>
                            <a:noFill/>
                          </a:ln>
                        </wps:spPr>
                        <wps:txbx>
                          <w:txbxContent>
                            <w:p w14:paraId="0BE926A1" w14:textId="77777777" w:rsidR="00216ADB" w:rsidRDefault="00216ADB">
                              <w:pPr>
                                <w:spacing w:after="160" w:line="259" w:lineRule="auto"/>
                                <w:ind w:left="0" w:firstLine="0"/>
                                <w:jc w:val="left"/>
                              </w:pPr>
                              <w:r>
                                <w:t>yellow-grey</w:t>
                              </w:r>
                              <w:r>
                                <w:rPr>
                                  <w:spacing w:val="-379"/>
                                </w:rPr>
                                <w:t xml:space="preserve">  </w:t>
                              </w:r>
                              <w:r>
                                <w:t xml:space="preserve"> earths</w:t>
                              </w:r>
                            </w:p>
                          </w:txbxContent>
                        </wps:txbx>
                        <wps:bodyPr horzOverflow="overflow" vert="horz" lIns="0" tIns="0" rIns="0" bIns="0" rtlCol="0">
                          <a:noAutofit/>
                        </wps:bodyPr>
                      </wps:wsp>
                      <wps:wsp>
                        <wps:cNvPr id="992" name="Rectangle 992"/>
                        <wps:cNvSpPr/>
                        <wps:spPr>
                          <a:xfrm rot="-5399999">
                            <a:off x="2982728" y="4272750"/>
                            <a:ext cx="54896" cy="265476"/>
                          </a:xfrm>
                          <a:prstGeom prst="rect">
                            <a:avLst/>
                          </a:prstGeom>
                          <a:ln>
                            <a:noFill/>
                          </a:ln>
                        </wps:spPr>
                        <wps:txbx>
                          <w:txbxContent>
                            <w:p w14:paraId="0BE926A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93" name="Rectangle 993"/>
                        <wps:cNvSpPr/>
                        <wps:spPr>
                          <a:xfrm rot="-5399999">
                            <a:off x="1845178" y="1258178"/>
                            <a:ext cx="2329995" cy="265476"/>
                          </a:xfrm>
                          <a:prstGeom prst="rect">
                            <a:avLst/>
                          </a:prstGeom>
                          <a:ln>
                            <a:noFill/>
                          </a:ln>
                        </wps:spPr>
                        <wps:txbx>
                          <w:txbxContent>
                            <w:p w14:paraId="0BE926A3" w14:textId="77777777" w:rsidR="00216ADB" w:rsidRDefault="00216ADB">
                              <w:pPr>
                                <w:spacing w:after="160" w:line="259" w:lineRule="auto"/>
                                <w:ind w:left="0" w:firstLine="0"/>
                                <w:jc w:val="left"/>
                              </w:pPr>
                              <w:proofErr w:type="spellStart"/>
                              <w:proofErr w:type="gramStart"/>
                              <w:r>
                                <w:t>Haplustalfs</w:t>
                              </w:r>
                              <w:proofErr w:type="spellEnd"/>
                              <w:r>
                                <w:t xml:space="preserve">,  </w:t>
                              </w:r>
                              <w:r>
                                <w:rPr>
                                  <w:spacing w:val="-379"/>
                                </w:rPr>
                                <w:t xml:space="preserve"> </w:t>
                              </w:r>
                              <w:proofErr w:type="spellStart"/>
                              <w:proofErr w:type="gramEnd"/>
                              <w:r>
                                <w:t>Hapludalfs</w:t>
                              </w:r>
                              <w:proofErr w:type="spellEnd"/>
                            </w:p>
                          </w:txbxContent>
                        </wps:txbx>
                        <wps:bodyPr horzOverflow="overflow" vert="horz" lIns="0" tIns="0" rIns="0" bIns="0" rtlCol="0">
                          <a:noAutofit/>
                        </wps:bodyPr>
                      </wps:wsp>
                      <wps:wsp>
                        <wps:cNvPr id="994" name="Rectangle 994"/>
                        <wps:cNvSpPr/>
                        <wps:spPr>
                          <a:xfrm rot="-5399999">
                            <a:off x="3210070" y="8334209"/>
                            <a:ext cx="54896" cy="265477"/>
                          </a:xfrm>
                          <a:prstGeom prst="rect">
                            <a:avLst/>
                          </a:prstGeom>
                          <a:ln>
                            <a:noFill/>
                          </a:ln>
                        </wps:spPr>
                        <wps:txbx>
                          <w:txbxContent>
                            <w:p w14:paraId="0BE926A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95" name="Rectangle 995"/>
                        <wps:cNvSpPr/>
                        <wps:spPr>
                          <a:xfrm rot="-5399999">
                            <a:off x="2324383" y="7089761"/>
                            <a:ext cx="1826272" cy="265475"/>
                          </a:xfrm>
                          <a:prstGeom prst="rect">
                            <a:avLst/>
                          </a:prstGeom>
                          <a:ln>
                            <a:noFill/>
                          </a:ln>
                        </wps:spPr>
                        <wps:txbx>
                          <w:txbxContent>
                            <w:p w14:paraId="0BE926A5" w14:textId="77777777" w:rsidR="00216ADB" w:rsidRDefault="00216ADB">
                              <w:pPr>
                                <w:spacing w:after="160" w:line="259" w:lineRule="auto"/>
                                <w:ind w:left="0" w:firstLine="0"/>
                                <w:jc w:val="left"/>
                              </w:pPr>
                              <w:r>
                                <w:t>Argillic</w:t>
                              </w:r>
                              <w:r>
                                <w:rPr>
                                  <w:spacing w:val="-379"/>
                                </w:rPr>
                                <w:t xml:space="preserve">  </w:t>
                              </w:r>
                              <w:r>
                                <w:t xml:space="preserve"> </w:t>
                              </w:r>
                              <w:proofErr w:type="gramStart"/>
                              <w:r>
                                <w:t xml:space="preserve">Pallic </w:t>
                              </w:r>
                              <w:r>
                                <w:rPr>
                                  <w:spacing w:val="-379"/>
                                </w:rPr>
                                <w:t xml:space="preserve"> </w:t>
                              </w:r>
                              <w:r>
                                <w:t>Soils</w:t>
                              </w:r>
                              <w:proofErr w:type="gramEnd"/>
                            </w:p>
                          </w:txbxContent>
                        </wps:txbx>
                        <wps:bodyPr horzOverflow="overflow" vert="horz" lIns="0" tIns="0" rIns="0" bIns="0" rtlCol="0">
                          <a:noAutofit/>
                        </wps:bodyPr>
                      </wps:wsp>
                      <wps:wsp>
                        <wps:cNvPr id="996" name="Rectangle 996"/>
                        <wps:cNvSpPr/>
                        <wps:spPr>
                          <a:xfrm rot="-5399999">
                            <a:off x="3210071" y="6602310"/>
                            <a:ext cx="54896" cy="265477"/>
                          </a:xfrm>
                          <a:prstGeom prst="rect">
                            <a:avLst/>
                          </a:prstGeom>
                          <a:ln>
                            <a:noFill/>
                          </a:ln>
                        </wps:spPr>
                        <wps:txbx>
                          <w:txbxContent>
                            <w:p w14:paraId="0BE926A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97" name="Rectangle 997"/>
                        <wps:cNvSpPr/>
                        <wps:spPr>
                          <a:xfrm rot="-5399999">
                            <a:off x="2331300" y="4756714"/>
                            <a:ext cx="1812438" cy="265476"/>
                          </a:xfrm>
                          <a:prstGeom prst="rect">
                            <a:avLst/>
                          </a:prstGeom>
                          <a:ln>
                            <a:noFill/>
                          </a:ln>
                        </wps:spPr>
                        <wps:txbx>
                          <w:txbxContent>
                            <w:p w14:paraId="0BE926A7"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p>
                          </w:txbxContent>
                        </wps:txbx>
                        <wps:bodyPr horzOverflow="overflow" vert="horz" lIns="0" tIns="0" rIns="0" bIns="0" rtlCol="0">
                          <a:noAutofit/>
                        </wps:bodyPr>
                      </wps:wsp>
                      <wps:wsp>
                        <wps:cNvPr id="998" name="Rectangle 998"/>
                        <wps:cNvSpPr/>
                        <wps:spPr>
                          <a:xfrm rot="-5399999">
                            <a:off x="3210071" y="4272750"/>
                            <a:ext cx="54896" cy="265476"/>
                          </a:xfrm>
                          <a:prstGeom prst="rect">
                            <a:avLst/>
                          </a:prstGeom>
                          <a:ln>
                            <a:noFill/>
                          </a:ln>
                        </wps:spPr>
                        <wps:txbx>
                          <w:txbxContent>
                            <w:p w14:paraId="0BE926A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999" name="Rectangle 999"/>
                        <wps:cNvSpPr/>
                        <wps:spPr>
                          <a:xfrm rot="-5399999">
                            <a:off x="2072520" y="1258178"/>
                            <a:ext cx="2329996" cy="265476"/>
                          </a:xfrm>
                          <a:prstGeom prst="rect">
                            <a:avLst/>
                          </a:prstGeom>
                          <a:ln>
                            <a:noFill/>
                          </a:ln>
                        </wps:spPr>
                        <wps:txbx>
                          <w:txbxContent>
                            <w:p w14:paraId="0BE926A9" w14:textId="77777777" w:rsidR="00216ADB" w:rsidRDefault="00216ADB">
                              <w:pPr>
                                <w:spacing w:after="160" w:line="259" w:lineRule="auto"/>
                                <w:ind w:left="0" w:firstLine="0"/>
                                <w:jc w:val="left"/>
                              </w:pPr>
                              <w:proofErr w:type="spellStart"/>
                              <w:proofErr w:type="gramStart"/>
                              <w:r>
                                <w:t>Haplustalfs</w:t>
                              </w:r>
                              <w:proofErr w:type="spellEnd"/>
                              <w:r>
                                <w:t>,</w:t>
                              </w:r>
                              <w:r>
                                <w:rPr>
                                  <w:spacing w:val="-379"/>
                                </w:rPr>
                                <w:t xml:space="preserve">  </w:t>
                              </w:r>
                              <w:r>
                                <w:t xml:space="preserve"> </w:t>
                              </w:r>
                              <w:proofErr w:type="gramEnd"/>
                              <w:r>
                                <w:t xml:space="preserve"> </w:t>
                              </w:r>
                              <w:proofErr w:type="spellStart"/>
                              <w:r>
                                <w:t>Hapludalfs</w:t>
                              </w:r>
                              <w:proofErr w:type="spellEnd"/>
                            </w:p>
                          </w:txbxContent>
                        </wps:txbx>
                        <wps:bodyPr horzOverflow="overflow" vert="horz" lIns="0" tIns="0" rIns="0" bIns="0" rtlCol="0">
                          <a:noAutofit/>
                        </wps:bodyPr>
                      </wps:wsp>
                      <wps:wsp>
                        <wps:cNvPr id="1000" name="Rectangle 1000"/>
                        <wps:cNvSpPr/>
                        <wps:spPr>
                          <a:xfrm rot="-5399999">
                            <a:off x="3437414" y="8334209"/>
                            <a:ext cx="54896" cy="265477"/>
                          </a:xfrm>
                          <a:prstGeom prst="rect">
                            <a:avLst/>
                          </a:prstGeom>
                          <a:ln>
                            <a:noFill/>
                          </a:ln>
                        </wps:spPr>
                        <wps:txbx>
                          <w:txbxContent>
                            <w:p w14:paraId="0BE926A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01" name="Rectangle 1001"/>
                        <wps:cNvSpPr/>
                        <wps:spPr>
                          <a:xfrm rot="-5399999">
                            <a:off x="2434359" y="6972392"/>
                            <a:ext cx="2061006" cy="265477"/>
                          </a:xfrm>
                          <a:prstGeom prst="rect">
                            <a:avLst/>
                          </a:prstGeom>
                          <a:ln>
                            <a:noFill/>
                          </a:ln>
                        </wps:spPr>
                        <wps:txbx>
                          <w:txbxContent>
                            <w:p w14:paraId="0BE926AB" w14:textId="77777777" w:rsidR="00216ADB" w:rsidRDefault="00216ADB">
                              <w:pPr>
                                <w:spacing w:after="160" w:line="259" w:lineRule="auto"/>
                                <w:ind w:left="0" w:firstLine="0"/>
                                <w:jc w:val="left"/>
                              </w:pPr>
                              <w:r>
                                <w:t>Immature</w:t>
                              </w:r>
                              <w:r>
                                <w:rPr>
                                  <w:spacing w:val="-379"/>
                                </w:rPr>
                                <w:t xml:space="preserve">  </w:t>
                              </w:r>
                              <w:r>
                                <w:t xml:space="preserve"> </w:t>
                              </w:r>
                              <w:proofErr w:type="gramStart"/>
                              <w:r>
                                <w:t xml:space="preserve">Pallic </w:t>
                              </w:r>
                              <w:r>
                                <w:rPr>
                                  <w:spacing w:val="-379"/>
                                </w:rPr>
                                <w:t xml:space="preserve"> </w:t>
                              </w:r>
                              <w:r>
                                <w:t>Soils</w:t>
                              </w:r>
                              <w:proofErr w:type="gramEnd"/>
                            </w:p>
                          </w:txbxContent>
                        </wps:txbx>
                        <wps:bodyPr horzOverflow="overflow" vert="horz" lIns="0" tIns="0" rIns="0" bIns="0" rtlCol="0">
                          <a:noAutofit/>
                        </wps:bodyPr>
                      </wps:wsp>
                      <wps:wsp>
                        <wps:cNvPr id="1002" name="Rectangle 1002"/>
                        <wps:cNvSpPr/>
                        <wps:spPr>
                          <a:xfrm rot="-5399999">
                            <a:off x="3437413" y="6425820"/>
                            <a:ext cx="54896" cy="265475"/>
                          </a:xfrm>
                          <a:prstGeom prst="rect">
                            <a:avLst/>
                          </a:prstGeom>
                          <a:ln>
                            <a:noFill/>
                          </a:ln>
                        </wps:spPr>
                        <wps:txbx>
                          <w:txbxContent>
                            <w:p w14:paraId="0BE926A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03" name="Rectangle 1003"/>
                        <wps:cNvSpPr/>
                        <wps:spPr>
                          <a:xfrm rot="-5399999">
                            <a:off x="1861028" y="4059098"/>
                            <a:ext cx="3207668" cy="265476"/>
                          </a:xfrm>
                          <a:prstGeom prst="rect">
                            <a:avLst/>
                          </a:prstGeom>
                          <a:ln>
                            <a:noFill/>
                          </a:ln>
                        </wps:spPr>
                        <wps:txbx>
                          <w:txbxContent>
                            <w:p w14:paraId="0BE926AD"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r>
                                <w:rPr>
                                  <w:spacing w:val="-379"/>
                                </w:rPr>
                                <w:t xml:space="preserve">  </w:t>
                              </w:r>
                              <w:r>
                                <w:t xml:space="preserve"> or</w:t>
                              </w:r>
                              <w:r>
                                <w:rPr>
                                  <w:spacing w:val="-379"/>
                                </w:rPr>
                                <w:t xml:space="preserve">  </w:t>
                              </w:r>
                              <w:r>
                                <w:t xml:space="preserve"> recent </w:t>
                              </w:r>
                              <w:r>
                                <w:rPr>
                                  <w:spacing w:val="-379"/>
                                </w:rPr>
                                <w:t xml:space="preserve"> </w:t>
                              </w:r>
                              <w:r>
                                <w:t>soils</w:t>
                              </w:r>
                            </w:p>
                          </w:txbxContent>
                        </wps:txbx>
                        <wps:bodyPr horzOverflow="overflow" vert="horz" lIns="0" tIns="0" rIns="0" bIns="0" rtlCol="0">
                          <a:noAutofit/>
                        </wps:bodyPr>
                      </wps:wsp>
                      <wps:wsp>
                        <wps:cNvPr id="1004" name="Rectangle 1004"/>
                        <wps:cNvSpPr/>
                        <wps:spPr>
                          <a:xfrm rot="-5399999">
                            <a:off x="3437413" y="3223704"/>
                            <a:ext cx="54896" cy="265476"/>
                          </a:xfrm>
                          <a:prstGeom prst="rect">
                            <a:avLst/>
                          </a:prstGeom>
                          <a:ln>
                            <a:noFill/>
                          </a:ln>
                        </wps:spPr>
                        <wps:txbx>
                          <w:txbxContent>
                            <w:p w14:paraId="0BE926A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05" name="Rectangle 1005"/>
                        <wps:cNvSpPr/>
                        <wps:spPr>
                          <a:xfrm rot="-5399999">
                            <a:off x="2871219" y="1829532"/>
                            <a:ext cx="1187286" cy="265476"/>
                          </a:xfrm>
                          <a:prstGeom prst="rect">
                            <a:avLst/>
                          </a:prstGeom>
                          <a:ln>
                            <a:noFill/>
                          </a:ln>
                        </wps:spPr>
                        <wps:txbx>
                          <w:txbxContent>
                            <w:p w14:paraId="0BE926AF" w14:textId="77777777" w:rsidR="00216ADB" w:rsidRDefault="00216ADB">
                              <w:pPr>
                                <w:spacing w:after="160" w:line="259" w:lineRule="auto"/>
                                <w:ind w:left="0" w:firstLine="0"/>
                                <w:jc w:val="left"/>
                              </w:pPr>
                              <w:proofErr w:type="spellStart"/>
                              <w:r>
                                <w:t>Haplustepts</w:t>
                              </w:r>
                              <w:proofErr w:type="spellEnd"/>
                            </w:p>
                          </w:txbxContent>
                        </wps:txbx>
                        <wps:bodyPr horzOverflow="overflow" vert="horz" lIns="0" tIns="0" rIns="0" bIns="0" rtlCol="0">
                          <a:noAutofit/>
                        </wps:bodyPr>
                      </wps:wsp>
                      <wps:wsp>
                        <wps:cNvPr id="1006" name="Rectangle 1006"/>
                        <wps:cNvSpPr/>
                        <wps:spPr>
                          <a:xfrm rot="-5399999">
                            <a:off x="3326549" y="7839818"/>
                            <a:ext cx="1043679" cy="265477"/>
                          </a:xfrm>
                          <a:prstGeom prst="rect">
                            <a:avLst/>
                          </a:prstGeom>
                          <a:ln>
                            <a:noFill/>
                          </a:ln>
                        </wps:spPr>
                        <wps:txbx>
                          <w:txbxContent>
                            <w:p w14:paraId="0BE926B0" w14:textId="77777777" w:rsidR="00216ADB" w:rsidRDefault="00216ADB">
                              <w:pPr>
                                <w:spacing w:after="160" w:line="259" w:lineRule="auto"/>
                                <w:ind w:left="0" w:firstLine="0"/>
                                <w:jc w:val="left"/>
                              </w:pPr>
                              <w:r>
                                <w:t>PODZOLS</w:t>
                              </w:r>
                            </w:p>
                          </w:txbxContent>
                        </wps:txbx>
                        <wps:bodyPr horzOverflow="overflow" vert="horz" lIns="0" tIns="0" rIns="0" bIns="0" rtlCol="0">
                          <a:noAutofit/>
                        </wps:bodyPr>
                      </wps:wsp>
                      <wps:wsp>
                        <wps:cNvPr id="1008" name="Rectangle 1008"/>
                        <wps:cNvSpPr/>
                        <wps:spPr>
                          <a:xfrm rot="-5399999">
                            <a:off x="3196851" y="7124014"/>
                            <a:ext cx="1757762" cy="265477"/>
                          </a:xfrm>
                          <a:prstGeom prst="rect">
                            <a:avLst/>
                          </a:prstGeom>
                          <a:ln>
                            <a:noFill/>
                          </a:ln>
                        </wps:spPr>
                        <wps:txbx>
                          <w:txbxContent>
                            <w:p w14:paraId="0BE926B1" w14:textId="77777777" w:rsidR="00216ADB" w:rsidRDefault="00216ADB">
                              <w:pPr>
                                <w:spacing w:after="160" w:line="259" w:lineRule="auto"/>
                                <w:ind w:left="0" w:firstLine="0"/>
                                <w:jc w:val="left"/>
                              </w:pPr>
                              <w:proofErr w:type="gramStart"/>
                              <w:r>
                                <w:t xml:space="preserve">Densipan </w:t>
                              </w:r>
                              <w:r>
                                <w:rPr>
                                  <w:spacing w:val="-379"/>
                                </w:rPr>
                                <w:t xml:space="preserve"> </w:t>
                              </w:r>
                              <w:r>
                                <w:t>Podzols</w:t>
                              </w:r>
                              <w:proofErr w:type="gramEnd"/>
                            </w:p>
                          </w:txbxContent>
                        </wps:txbx>
                        <wps:bodyPr horzOverflow="overflow" vert="horz" lIns="0" tIns="0" rIns="0" bIns="0" rtlCol="0">
                          <a:noAutofit/>
                        </wps:bodyPr>
                      </wps:wsp>
                      <wps:wsp>
                        <wps:cNvPr id="1009" name="Rectangle 1009"/>
                        <wps:cNvSpPr/>
                        <wps:spPr>
                          <a:xfrm rot="-5399999">
                            <a:off x="4048283" y="6653823"/>
                            <a:ext cx="54896" cy="265475"/>
                          </a:xfrm>
                          <a:prstGeom prst="rect">
                            <a:avLst/>
                          </a:prstGeom>
                          <a:ln>
                            <a:noFill/>
                          </a:ln>
                        </wps:spPr>
                        <wps:txbx>
                          <w:txbxContent>
                            <w:p w14:paraId="0BE926B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10" name="Rectangle 1010"/>
                        <wps:cNvSpPr/>
                        <wps:spPr>
                          <a:xfrm rot="-5399999">
                            <a:off x="3689375" y="5276576"/>
                            <a:ext cx="772712" cy="265477"/>
                          </a:xfrm>
                          <a:prstGeom prst="rect">
                            <a:avLst/>
                          </a:prstGeom>
                          <a:ln>
                            <a:noFill/>
                          </a:ln>
                        </wps:spPr>
                        <wps:txbx>
                          <w:txbxContent>
                            <w:p w14:paraId="0BE926B3" w14:textId="77777777" w:rsidR="00216ADB" w:rsidRDefault="00216ADB">
                              <w:pPr>
                                <w:spacing w:after="160" w:line="259" w:lineRule="auto"/>
                                <w:ind w:left="0" w:firstLine="0"/>
                                <w:jc w:val="left"/>
                              </w:pPr>
                              <w:r>
                                <w:t>podzols</w:t>
                              </w:r>
                            </w:p>
                          </w:txbxContent>
                        </wps:txbx>
                        <wps:bodyPr horzOverflow="overflow" vert="horz" lIns="0" tIns="0" rIns="0" bIns="0" rtlCol="0">
                          <a:noAutofit/>
                        </wps:bodyPr>
                      </wps:wsp>
                      <wps:wsp>
                        <wps:cNvPr id="1011" name="Rectangle 1011"/>
                        <wps:cNvSpPr/>
                        <wps:spPr>
                          <a:xfrm rot="-5399999">
                            <a:off x="4048283" y="5054498"/>
                            <a:ext cx="54896" cy="265476"/>
                          </a:xfrm>
                          <a:prstGeom prst="rect">
                            <a:avLst/>
                          </a:prstGeom>
                          <a:ln>
                            <a:noFill/>
                          </a:ln>
                        </wps:spPr>
                        <wps:txbx>
                          <w:txbxContent>
                            <w:p w14:paraId="0BE926B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12" name="Rectangle 1012"/>
                        <wps:cNvSpPr/>
                        <wps:spPr>
                          <a:xfrm rot="-5399999">
                            <a:off x="3231215" y="1578659"/>
                            <a:ext cx="1689033" cy="265476"/>
                          </a:xfrm>
                          <a:prstGeom prst="rect">
                            <a:avLst/>
                          </a:prstGeom>
                          <a:ln>
                            <a:noFill/>
                          </a:ln>
                        </wps:spPr>
                        <wps:txbx>
                          <w:txbxContent>
                            <w:p w14:paraId="0BE926B5" w14:textId="77777777" w:rsidR="00216ADB" w:rsidRDefault="00216ADB">
                              <w:pPr>
                                <w:spacing w:after="160" w:line="259" w:lineRule="auto"/>
                                <w:ind w:left="0" w:firstLine="0"/>
                                <w:jc w:val="left"/>
                              </w:pPr>
                              <w:proofErr w:type="gramStart"/>
                              <w:r>
                                <w:t xml:space="preserve">Aquods, </w:t>
                              </w:r>
                              <w:r>
                                <w:rPr>
                                  <w:spacing w:val="-379"/>
                                </w:rPr>
                                <w:t xml:space="preserve"> </w:t>
                              </w:r>
                              <w:proofErr w:type="spellStart"/>
                              <w:r>
                                <w:t>Orthods</w:t>
                              </w:r>
                              <w:proofErr w:type="spellEnd"/>
                              <w:proofErr w:type="gramEnd"/>
                            </w:p>
                          </w:txbxContent>
                        </wps:txbx>
                        <wps:bodyPr horzOverflow="overflow" vert="horz" lIns="0" tIns="0" rIns="0" bIns="0" rtlCol="0">
                          <a:noAutofit/>
                        </wps:bodyPr>
                      </wps:wsp>
                      <wps:wsp>
                        <wps:cNvPr id="1014" name="Rectangle 1014"/>
                        <wps:cNvSpPr/>
                        <wps:spPr>
                          <a:xfrm rot="-5399999">
                            <a:off x="3372812" y="7072632"/>
                            <a:ext cx="1860527" cy="265477"/>
                          </a:xfrm>
                          <a:prstGeom prst="rect">
                            <a:avLst/>
                          </a:prstGeom>
                          <a:ln>
                            <a:noFill/>
                          </a:ln>
                        </wps:spPr>
                        <wps:txbx>
                          <w:txbxContent>
                            <w:p w14:paraId="0BE926B6"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Podzols</w:t>
                              </w:r>
                              <w:proofErr w:type="gramEnd"/>
                            </w:p>
                          </w:txbxContent>
                        </wps:txbx>
                        <wps:bodyPr horzOverflow="overflow" vert="horz" lIns="0" tIns="0" rIns="0" bIns="0" rtlCol="0">
                          <a:noAutofit/>
                        </wps:bodyPr>
                      </wps:wsp>
                      <wps:wsp>
                        <wps:cNvPr id="1015" name="Rectangle 1015"/>
                        <wps:cNvSpPr/>
                        <wps:spPr>
                          <a:xfrm rot="-5399999">
                            <a:off x="4275627" y="6576554"/>
                            <a:ext cx="54896" cy="265477"/>
                          </a:xfrm>
                          <a:prstGeom prst="rect">
                            <a:avLst/>
                          </a:prstGeom>
                          <a:ln>
                            <a:noFill/>
                          </a:ln>
                        </wps:spPr>
                        <wps:txbx>
                          <w:txbxContent>
                            <w:p w14:paraId="0BE926B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16" name="Rectangle 1016"/>
                        <wps:cNvSpPr/>
                        <wps:spPr>
                          <a:xfrm rot="-5399999">
                            <a:off x="3682642" y="5042501"/>
                            <a:ext cx="1240863" cy="265475"/>
                          </a:xfrm>
                          <a:prstGeom prst="rect">
                            <a:avLst/>
                          </a:prstGeom>
                          <a:ln>
                            <a:noFill/>
                          </a:ln>
                        </wps:spPr>
                        <wps:txbx>
                          <w:txbxContent>
                            <w:p w14:paraId="0BE926B8"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podzols</w:t>
                              </w:r>
                              <w:proofErr w:type="gramEnd"/>
                            </w:p>
                          </w:txbxContent>
                        </wps:txbx>
                        <wps:bodyPr horzOverflow="overflow" vert="horz" lIns="0" tIns="0" rIns="0" bIns="0" rtlCol="0">
                          <a:noAutofit/>
                        </wps:bodyPr>
                      </wps:wsp>
                      <wps:wsp>
                        <wps:cNvPr id="1017" name="Rectangle 1017"/>
                        <wps:cNvSpPr/>
                        <wps:spPr>
                          <a:xfrm rot="-5399999">
                            <a:off x="4275626" y="4702505"/>
                            <a:ext cx="54896" cy="265476"/>
                          </a:xfrm>
                          <a:prstGeom prst="rect">
                            <a:avLst/>
                          </a:prstGeom>
                          <a:ln>
                            <a:noFill/>
                          </a:ln>
                        </wps:spPr>
                        <wps:txbx>
                          <w:txbxContent>
                            <w:p w14:paraId="0BE926B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18" name="Rectangle 1018"/>
                        <wps:cNvSpPr/>
                        <wps:spPr>
                          <a:xfrm rot="-5399999">
                            <a:off x="3916388" y="2036489"/>
                            <a:ext cx="773372" cy="265476"/>
                          </a:xfrm>
                          <a:prstGeom prst="rect">
                            <a:avLst/>
                          </a:prstGeom>
                          <a:ln>
                            <a:noFill/>
                          </a:ln>
                        </wps:spPr>
                        <wps:txbx>
                          <w:txbxContent>
                            <w:p w14:paraId="0BE926BA" w14:textId="77777777" w:rsidR="00216ADB" w:rsidRDefault="00216ADB">
                              <w:pPr>
                                <w:spacing w:after="160" w:line="259" w:lineRule="auto"/>
                                <w:ind w:left="0" w:firstLine="0"/>
                                <w:jc w:val="left"/>
                              </w:pPr>
                              <w:r>
                                <w:t>Aquods</w:t>
                              </w:r>
                            </w:p>
                          </w:txbxContent>
                        </wps:txbx>
                        <wps:bodyPr horzOverflow="overflow" vert="horz" lIns="0" tIns="0" rIns="0" bIns="0" rtlCol="0">
                          <a:noAutofit/>
                        </wps:bodyPr>
                      </wps:wsp>
                      <wps:wsp>
                        <wps:cNvPr id="1019" name="Rectangle 1019"/>
                        <wps:cNvSpPr/>
                        <wps:spPr>
                          <a:xfrm rot="-5399999">
                            <a:off x="4502970" y="8334209"/>
                            <a:ext cx="54896" cy="265477"/>
                          </a:xfrm>
                          <a:prstGeom prst="rect">
                            <a:avLst/>
                          </a:prstGeom>
                          <a:ln>
                            <a:noFill/>
                          </a:ln>
                        </wps:spPr>
                        <wps:txbx>
                          <w:txbxContent>
                            <w:p w14:paraId="0BE926B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20" name="Rectangle 1020"/>
                        <wps:cNvSpPr/>
                        <wps:spPr>
                          <a:xfrm rot="-5399999">
                            <a:off x="3214567" y="6687044"/>
                            <a:ext cx="2631702" cy="265477"/>
                          </a:xfrm>
                          <a:prstGeom prst="rect">
                            <a:avLst/>
                          </a:prstGeom>
                          <a:ln>
                            <a:noFill/>
                          </a:ln>
                        </wps:spPr>
                        <wps:txbx>
                          <w:txbxContent>
                            <w:p w14:paraId="0BE926BC" w14:textId="77777777" w:rsidR="00216ADB" w:rsidRDefault="00216ADB">
                              <w:pPr>
                                <w:spacing w:after="160" w:line="259" w:lineRule="auto"/>
                                <w:ind w:left="0" w:firstLine="0"/>
                                <w:jc w:val="left"/>
                              </w:pPr>
                              <w:r>
                                <w:t>Groundwater-</w:t>
                              </w:r>
                              <w:proofErr w:type="spellStart"/>
                              <w:r>
                                <w:t>gley</w:t>
                              </w:r>
                              <w:proofErr w:type="spellEnd"/>
                              <w:r>
                                <w:rPr>
                                  <w:spacing w:val="-379"/>
                                </w:rPr>
                                <w:t xml:space="preserve">  </w:t>
                              </w:r>
                              <w:r>
                                <w:t xml:space="preserve"> Podzols</w:t>
                              </w:r>
                            </w:p>
                          </w:txbxContent>
                        </wps:txbx>
                        <wps:bodyPr horzOverflow="overflow" vert="horz" lIns="0" tIns="0" rIns="0" bIns="0" rtlCol="0">
                          <a:noAutofit/>
                        </wps:bodyPr>
                      </wps:wsp>
                      <wps:wsp>
                        <wps:cNvPr id="1021" name="Rectangle 1021"/>
                        <wps:cNvSpPr/>
                        <wps:spPr>
                          <a:xfrm rot="-5399999">
                            <a:off x="4502970" y="5996723"/>
                            <a:ext cx="54896" cy="265477"/>
                          </a:xfrm>
                          <a:prstGeom prst="rect">
                            <a:avLst/>
                          </a:prstGeom>
                          <a:ln>
                            <a:noFill/>
                          </a:ln>
                        </wps:spPr>
                        <wps:txbx>
                          <w:txbxContent>
                            <w:p w14:paraId="0BE926B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22" name="Rectangle 1022"/>
                        <wps:cNvSpPr/>
                        <wps:spPr>
                          <a:xfrm rot="-5399999">
                            <a:off x="3909984" y="5042501"/>
                            <a:ext cx="1240863" cy="265475"/>
                          </a:xfrm>
                          <a:prstGeom prst="rect">
                            <a:avLst/>
                          </a:prstGeom>
                          <a:ln>
                            <a:noFill/>
                          </a:ln>
                        </wps:spPr>
                        <wps:txbx>
                          <w:txbxContent>
                            <w:p w14:paraId="0BE926BE"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podzols</w:t>
                              </w:r>
                              <w:proofErr w:type="gramEnd"/>
                            </w:p>
                          </w:txbxContent>
                        </wps:txbx>
                        <wps:bodyPr horzOverflow="overflow" vert="horz" lIns="0" tIns="0" rIns="0" bIns="0" rtlCol="0">
                          <a:noAutofit/>
                        </wps:bodyPr>
                      </wps:wsp>
                      <wps:wsp>
                        <wps:cNvPr id="1023" name="Rectangle 1023"/>
                        <wps:cNvSpPr/>
                        <wps:spPr>
                          <a:xfrm rot="-5399999">
                            <a:off x="4502969" y="4702505"/>
                            <a:ext cx="54896" cy="265476"/>
                          </a:xfrm>
                          <a:prstGeom prst="rect">
                            <a:avLst/>
                          </a:prstGeom>
                          <a:ln>
                            <a:noFill/>
                          </a:ln>
                        </wps:spPr>
                        <wps:txbx>
                          <w:txbxContent>
                            <w:p w14:paraId="0BE926B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24" name="Rectangle 1024"/>
                        <wps:cNvSpPr/>
                        <wps:spPr>
                          <a:xfrm rot="-5399999">
                            <a:off x="4143731" y="2036489"/>
                            <a:ext cx="773372" cy="265476"/>
                          </a:xfrm>
                          <a:prstGeom prst="rect">
                            <a:avLst/>
                          </a:prstGeom>
                          <a:ln>
                            <a:noFill/>
                          </a:ln>
                        </wps:spPr>
                        <wps:txbx>
                          <w:txbxContent>
                            <w:p w14:paraId="0BE926C0" w14:textId="77777777" w:rsidR="00216ADB" w:rsidRDefault="00216ADB">
                              <w:pPr>
                                <w:spacing w:after="160" w:line="259" w:lineRule="auto"/>
                                <w:ind w:left="0" w:firstLine="0"/>
                                <w:jc w:val="left"/>
                              </w:pPr>
                              <w:r>
                                <w:t>Aquods</w:t>
                              </w:r>
                            </w:p>
                          </w:txbxContent>
                        </wps:txbx>
                        <wps:bodyPr horzOverflow="overflow" vert="horz" lIns="0" tIns="0" rIns="0" bIns="0" rtlCol="0">
                          <a:noAutofit/>
                        </wps:bodyPr>
                      </wps:wsp>
                      <wps:wsp>
                        <wps:cNvPr id="1025" name="Rectangle 1025"/>
                        <wps:cNvSpPr/>
                        <wps:spPr>
                          <a:xfrm rot="-5399999">
                            <a:off x="4730312" y="8334209"/>
                            <a:ext cx="54896" cy="265477"/>
                          </a:xfrm>
                          <a:prstGeom prst="rect">
                            <a:avLst/>
                          </a:prstGeom>
                          <a:ln>
                            <a:noFill/>
                          </a:ln>
                        </wps:spPr>
                        <wps:txbx>
                          <w:txbxContent>
                            <w:p w14:paraId="0BE926C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26" name="Rectangle 1026"/>
                        <wps:cNvSpPr/>
                        <wps:spPr>
                          <a:xfrm rot="-5399999">
                            <a:off x="4158517" y="7403654"/>
                            <a:ext cx="1198484" cy="265475"/>
                          </a:xfrm>
                          <a:prstGeom prst="rect">
                            <a:avLst/>
                          </a:prstGeom>
                          <a:ln>
                            <a:noFill/>
                          </a:ln>
                        </wps:spPr>
                        <wps:txbx>
                          <w:txbxContent>
                            <w:p w14:paraId="0BE926C2" w14:textId="77777777" w:rsidR="00216ADB" w:rsidRDefault="00216ADB">
                              <w:pPr>
                                <w:spacing w:after="160" w:line="259" w:lineRule="auto"/>
                                <w:ind w:left="0" w:firstLine="0"/>
                                <w:jc w:val="left"/>
                              </w:pPr>
                              <w:proofErr w:type="gramStart"/>
                              <w:r>
                                <w:t xml:space="preserve">Pan </w:t>
                              </w:r>
                              <w:r>
                                <w:rPr>
                                  <w:spacing w:val="-379"/>
                                </w:rPr>
                                <w:t xml:space="preserve"> </w:t>
                              </w:r>
                              <w:r>
                                <w:t>Podzols</w:t>
                              </w:r>
                              <w:proofErr w:type="gramEnd"/>
                            </w:p>
                          </w:txbxContent>
                        </wps:txbx>
                        <wps:bodyPr horzOverflow="overflow" vert="horz" lIns="0" tIns="0" rIns="0" bIns="0" rtlCol="0">
                          <a:noAutofit/>
                        </wps:bodyPr>
                      </wps:wsp>
                      <wps:wsp>
                        <wps:cNvPr id="1027" name="Rectangle 1027"/>
                        <wps:cNvSpPr/>
                        <wps:spPr>
                          <a:xfrm rot="-5399999">
                            <a:off x="4730312" y="7074331"/>
                            <a:ext cx="54896" cy="265477"/>
                          </a:xfrm>
                          <a:prstGeom prst="rect">
                            <a:avLst/>
                          </a:prstGeom>
                          <a:ln>
                            <a:noFill/>
                          </a:ln>
                        </wps:spPr>
                        <wps:txbx>
                          <w:txbxContent>
                            <w:p w14:paraId="0BE926C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28" name="Rectangle 1028"/>
                        <wps:cNvSpPr/>
                        <wps:spPr>
                          <a:xfrm rot="-5399999">
                            <a:off x="4371404" y="5276576"/>
                            <a:ext cx="772712" cy="265477"/>
                          </a:xfrm>
                          <a:prstGeom prst="rect">
                            <a:avLst/>
                          </a:prstGeom>
                          <a:ln>
                            <a:noFill/>
                          </a:ln>
                        </wps:spPr>
                        <wps:txbx>
                          <w:txbxContent>
                            <w:p w14:paraId="0BE926C4" w14:textId="77777777" w:rsidR="00216ADB" w:rsidRDefault="00216ADB">
                              <w:pPr>
                                <w:spacing w:after="160" w:line="259" w:lineRule="auto"/>
                                <w:ind w:left="0" w:firstLine="0"/>
                                <w:jc w:val="left"/>
                              </w:pPr>
                              <w:r>
                                <w:t>podzols</w:t>
                              </w:r>
                            </w:p>
                          </w:txbxContent>
                        </wps:txbx>
                        <wps:bodyPr horzOverflow="overflow" vert="horz" lIns="0" tIns="0" rIns="0" bIns="0" rtlCol="0">
                          <a:noAutofit/>
                        </wps:bodyPr>
                      </wps:wsp>
                      <wps:wsp>
                        <wps:cNvPr id="1029" name="Rectangle 1029"/>
                        <wps:cNvSpPr/>
                        <wps:spPr>
                          <a:xfrm rot="-5399999">
                            <a:off x="4730312" y="5054498"/>
                            <a:ext cx="54896" cy="265476"/>
                          </a:xfrm>
                          <a:prstGeom prst="rect">
                            <a:avLst/>
                          </a:prstGeom>
                          <a:ln>
                            <a:noFill/>
                          </a:ln>
                        </wps:spPr>
                        <wps:txbx>
                          <w:txbxContent>
                            <w:p w14:paraId="0BE926C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30" name="Rectangle 1030"/>
                        <wps:cNvSpPr/>
                        <wps:spPr>
                          <a:xfrm rot="-5399999">
                            <a:off x="4354825" y="2020240"/>
                            <a:ext cx="805871" cy="265476"/>
                          </a:xfrm>
                          <a:prstGeom prst="rect">
                            <a:avLst/>
                          </a:prstGeom>
                          <a:ln>
                            <a:noFill/>
                          </a:ln>
                        </wps:spPr>
                        <wps:txbx>
                          <w:txbxContent>
                            <w:p w14:paraId="0BE926C6" w14:textId="77777777" w:rsidR="00216ADB" w:rsidRDefault="00216ADB">
                              <w:pPr>
                                <w:spacing w:after="160" w:line="259" w:lineRule="auto"/>
                                <w:ind w:left="0" w:firstLine="0"/>
                                <w:jc w:val="left"/>
                              </w:pPr>
                              <w:proofErr w:type="spellStart"/>
                              <w:r>
                                <w:t>Orthods</w:t>
                              </w:r>
                              <w:proofErr w:type="spellEnd"/>
                            </w:p>
                          </w:txbxContent>
                        </wps:txbx>
                        <wps:bodyPr horzOverflow="overflow" vert="horz" lIns="0" tIns="0" rIns="0" bIns="0" rtlCol="0">
                          <a:noAutofit/>
                        </wps:bodyPr>
                      </wps:wsp>
                      <wps:wsp>
                        <wps:cNvPr id="1031" name="Rectangle 1031"/>
                        <wps:cNvSpPr/>
                        <wps:spPr>
                          <a:xfrm rot="-5399999">
                            <a:off x="4957655" y="8334209"/>
                            <a:ext cx="54896" cy="265477"/>
                          </a:xfrm>
                          <a:prstGeom prst="rect">
                            <a:avLst/>
                          </a:prstGeom>
                          <a:ln>
                            <a:noFill/>
                          </a:ln>
                        </wps:spPr>
                        <wps:txbx>
                          <w:txbxContent>
                            <w:p w14:paraId="0BE926C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32" name="Rectangle 1032"/>
                        <wps:cNvSpPr/>
                        <wps:spPr>
                          <a:xfrm rot="-5399999">
                            <a:off x="4260918" y="7278710"/>
                            <a:ext cx="1448369" cy="265477"/>
                          </a:xfrm>
                          <a:prstGeom prst="rect">
                            <a:avLst/>
                          </a:prstGeom>
                          <a:ln>
                            <a:noFill/>
                          </a:ln>
                        </wps:spPr>
                        <wps:txbx>
                          <w:txbxContent>
                            <w:p w14:paraId="0BE926C8" w14:textId="77777777" w:rsidR="00216ADB" w:rsidRDefault="00216ADB">
                              <w:pPr>
                                <w:spacing w:after="160" w:line="259" w:lineRule="auto"/>
                                <w:ind w:left="0" w:firstLine="0"/>
                                <w:jc w:val="left"/>
                              </w:pPr>
                              <w:r>
                                <w:t>Orthic</w:t>
                              </w:r>
                              <w:r>
                                <w:rPr>
                                  <w:spacing w:val="-379"/>
                                </w:rPr>
                                <w:t xml:space="preserve">  </w:t>
                              </w:r>
                              <w:r>
                                <w:t xml:space="preserve"> Podzols</w:t>
                              </w:r>
                            </w:p>
                          </w:txbxContent>
                        </wps:txbx>
                        <wps:bodyPr horzOverflow="overflow" vert="horz" lIns="0" tIns="0" rIns="0" bIns="0" rtlCol="0">
                          <a:noAutofit/>
                        </wps:bodyPr>
                      </wps:wsp>
                      <wps:wsp>
                        <wps:cNvPr id="1033" name="Rectangle 1033"/>
                        <wps:cNvSpPr/>
                        <wps:spPr>
                          <a:xfrm rot="-5399999">
                            <a:off x="4957654" y="6886449"/>
                            <a:ext cx="54896" cy="265475"/>
                          </a:xfrm>
                          <a:prstGeom prst="rect">
                            <a:avLst/>
                          </a:prstGeom>
                          <a:ln>
                            <a:noFill/>
                          </a:ln>
                        </wps:spPr>
                        <wps:txbx>
                          <w:txbxContent>
                            <w:p w14:paraId="0BE926C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34" name="Rectangle 1034"/>
                        <wps:cNvSpPr/>
                        <wps:spPr>
                          <a:xfrm rot="-5399999">
                            <a:off x="4598746" y="5276576"/>
                            <a:ext cx="772711" cy="265477"/>
                          </a:xfrm>
                          <a:prstGeom prst="rect">
                            <a:avLst/>
                          </a:prstGeom>
                          <a:ln>
                            <a:noFill/>
                          </a:ln>
                        </wps:spPr>
                        <wps:txbx>
                          <w:txbxContent>
                            <w:p w14:paraId="0BE926CA" w14:textId="77777777" w:rsidR="00216ADB" w:rsidRDefault="00216ADB">
                              <w:pPr>
                                <w:spacing w:after="160" w:line="259" w:lineRule="auto"/>
                                <w:ind w:left="0" w:firstLine="0"/>
                                <w:jc w:val="left"/>
                              </w:pPr>
                              <w:r>
                                <w:t>podzols</w:t>
                              </w:r>
                            </w:p>
                          </w:txbxContent>
                        </wps:txbx>
                        <wps:bodyPr horzOverflow="overflow" vert="horz" lIns="0" tIns="0" rIns="0" bIns="0" rtlCol="0">
                          <a:noAutofit/>
                        </wps:bodyPr>
                      </wps:wsp>
                      <wps:wsp>
                        <wps:cNvPr id="1035" name="Rectangle 1035"/>
                        <wps:cNvSpPr/>
                        <wps:spPr>
                          <a:xfrm rot="-5399999">
                            <a:off x="4957654" y="5054498"/>
                            <a:ext cx="54896" cy="265476"/>
                          </a:xfrm>
                          <a:prstGeom prst="rect">
                            <a:avLst/>
                          </a:prstGeom>
                          <a:ln>
                            <a:noFill/>
                          </a:ln>
                        </wps:spPr>
                        <wps:txbx>
                          <w:txbxContent>
                            <w:p w14:paraId="0BE926C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36" name="Rectangle 1036"/>
                        <wps:cNvSpPr/>
                        <wps:spPr>
                          <a:xfrm rot="-5399999">
                            <a:off x="4582167" y="2020240"/>
                            <a:ext cx="805871" cy="265476"/>
                          </a:xfrm>
                          <a:prstGeom prst="rect">
                            <a:avLst/>
                          </a:prstGeom>
                          <a:ln>
                            <a:noFill/>
                          </a:ln>
                        </wps:spPr>
                        <wps:txbx>
                          <w:txbxContent>
                            <w:p w14:paraId="0BE926CC" w14:textId="77777777" w:rsidR="00216ADB" w:rsidRDefault="00216ADB">
                              <w:pPr>
                                <w:spacing w:after="160" w:line="259" w:lineRule="auto"/>
                                <w:ind w:left="0" w:firstLine="0"/>
                                <w:jc w:val="left"/>
                              </w:pPr>
                              <w:proofErr w:type="spellStart"/>
                              <w:r>
                                <w:t>Orthods</w:t>
                              </w:r>
                              <w:proofErr w:type="spellEnd"/>
                            </w:p>
                          </w:txbxContent>
                        </wps:txbx>
                        <wps:bodyPr horzOverflow="overflow" vert="horz" lIns="0" tIns="0" rIns="0" bIns="0" rtlCol="0">
                          <a:noAutofit/>
                        </wps:bodyPr>
                      </wps:wsp>
                      <wps:wsp>
                        <wps:cNvPr id="1037" name="Shape 1037"/>
                        <wps:cNvSpPr/>
                        <wps:spPr>
                          <a:xfrm>
                            <a:off x="247002" y="0"/>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38" name="Shape 1038"/>
                        <wps:cNvSpPr/>
                        <wps:spPr>
                          <a:xfrm>
                            <a:off x="809612" y="0"/>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39" name="Rectangle 1039"/>
                        <wps:cNvSpPr/>
                        <wps:spPr>
                          <a:xfrm rot="-5399999">
                            <a:off x="-195096" y="1148116"/>
                            <a:ext cx="1494702" cy="270526"/>
                          </a:xfrm>
                          <a:prstGeom prst="rect">
                            <a:avLst/>
                          </a:prstGeom>
                          <a:ln>
                            <a:noFill/>
                          </a:ln>
                        </wps:spPr>
                        <wps:txbx>
                          <w:txbxContent>
                            <w:p w14:paraId="0BE926CD" w14:textId="77777777" w:rsidR="00216ADB" w:rsidRDefault="00216ADB">
                              <w:pPr>
                                <w:spacing w:after="160" w:line="259" w:lineRule="auto"/>
                                <w:ind w:left="0" w:firstLine="0"/>
                                <w:jc w:val="left"/>
                              </w:pPr>
                              <w:proofErr w:type="gramStart"/>
                              <w:r>
                                <w:rPr>
                                  <w:b/>
                                </w:rPr>
                                <w:t xml:space="preserve">Soil </w:t>
                              </w:r>
                              <w:r>
                                <w:rPr>
                                  <w:b/>
                                  <w:spacing w:val="-385"/>
                                </w:rPr>
                                <w:t xml:space="preserve"> </w:t>
                              </w:r>
                              <w:r>
                                <w:rPr>
                                  <w:b/>
                                </w:rPr>
                                <w:t>Taxonomy</w:t>
                              </w:r>
                              <w:proofErr w:type="gramEnd"/>
                            </w:p>
                          </w:txbxContent>
                        </wps:txbx>
                        <wps:bodyPr horzOverflow="overflow" vert="horz" lIns="0" tIns="0" rIns="0" bIns="0" rtlCol="0">
                          <a:noAutofit/>
                        </wps:bodyPr>
                      </wps:wsp>
                      <wps:wsp>
                        <wps:cNvPr id="1040" name="Rectangle 1040"/>
                        <wps:cNvSpPr/>
                        <wps:spPr>
                          <a:xfrm rot="-5399999">
                            <a:off x="1540978" y="5641694"/>
                            <a:ext cx="100129" cy="202692"/>
                          </a:xfrm>
                          <a:prstGeom prst="rect">
                            <a:avLst/>
                          </a:prstGeom>
                          <a:ln>
                            <a:noFill/>
                          </a:ln>
                        </wps:spPr>
                        <wps:txbx>
                          <w:txbxContent>
                            <w:p w14:paraId="0BE926CE" w14:textId="77777777" w:rsidR="00216ADB" w:rsidRDefault="00216ADB">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w14:anchorId="0BE921F3" id="Group 95373" o:spid="_x0000_s1326" style="width:428.85pt;height:668.95pt;mso-position-horizontal-relative:char;mso-position-vertical-relative:line" coordorigin="-3285" coordsize="54464,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">
                <v:rect id="Rectangle 933" o:spid="_x0000_s1327" style="position:absolute;left:-2298;top:80147;width:7094;height:2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" filled="f" stroked="f">
                  <v:textbox inset="0,0,0,0">
                    <w:txbxContent>
                      <w:p w14:paraId="0BE92669" w14:textId="77777777" w:rsidR="00216ADB" w:rsidRDefault="00216ADB">
                        <w:pPr>
                          <w:spacing w:after="160" w:line="259" w:lineRule="auto"/>
                          <w:ind w:left="0" w:firstLine="0"/>
                          <w:jc w:val="left"/>
                        </w:pPr>
                        <w:r>
                          <w:rPr>
                            <w:b/>
                            <w:sz w:val="24"/>
                          </w:rPr>
                          <w:t>Table</w:t>
                        </w:r>
                        <w:r>
                          <w:rPr>
                            <w:b/>
                            <w:spacing w:val="-356"/>
                            <w:sz w:val="24"/>
                          </w:rPr>
                          <w:t xml:space="preserve">  </w:t>
                        </w:r>
                        <w:r>
                          <w:t xml:space="preserve"> </w:t>
                        </w:r>
                        <w:r>
                          <w:rPr>
                            <w:b/>
                            <w:sz w:val="24"/>
                          </w:rPr>
                          <w:t>1.</w:t>
                        </w:r>
                      </w:p>
                    </w:txbxContent>
                  </v:textbox>
                </v:rect>
                <v:rect id="Rectangle 934" o:spid="_x0000_s1328" style="position:absolute;left:1033;top:78130;width:506;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" filled="f" stroked="f">
                  <v:textbox inset="0,0,0,0">
                    <w:txbxContent>
                      <w:p w14:paraId="0BE9266A" w14:textId="77777777" w:rsidR="00216ADB" w:rsidRDefault="00216ADB">
                        <w:pPr>
                          <w:spacing w:after="160" w:line="259" w:lineRule="auto"/>
                          <w:ind w:left="0" w:firstLine="0"/>
                          <w:jc w:val="left"/>
                        </w:pPr>
                        <w:r>
                          <w:rPr>
                            <w:sz w:val="24"/>
                          </w:rPr>
                          <w:t xml:space="preserve"> </w:t>
                        </w:r>
                      </w:p>
                    </w:txbxContent>
                  </v:textbox>
                </v:rect>
                <v:rect id="Rectangle 95143" o:spid="_x0000_s1329" style="position:absolute;left:-163;top:75084;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" filled="f" stroked="f">
                  <v:textbox inset="0,0,0,0">
                    <w:txbxContent>
                      <w:p w14:paraId="0BE9266B" w14:textId="77777777" w:rsidR="00216ADB" w:rsidRDefault="00216ADB">
                        <w:pPr>
                          <w:spacing w:after="160" w:line="259" w:lineRule="auto"/>
                          <w:ind w:left="0" w:firstLine="0"/>
                          <w:jc w:val="left"/>
                        </w:pPr>
                      </w:p>
                    </w:txbxContent>
                  </v:textbox>
                </v:rect>
                <v:rect id="Rectangle 95145" o:spid="_x0000_s1330" style="position:absolute;left:-3479;top:71768;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" filled="f" stroked="f">
                  <v:textbox inset="0,0,0,0">
                    <w:txbxContent>
                      <w:p w14:paraId="0BE9266C" w14:textId="77777777" w:rsidR="00216ADB" w:rsidRDefault="00216ADB">
                        <w:pPr>
                          <w:spacing w:after="160" w:line="259" w:lineRule="auto"/>
                          <w:ind w:left="0" w:firstLine="0"/>
                          <w:jc w:val="left"/>
                        </w:pPr>
                        <w:r>
                          <w:rPr>
                            <w:i/>
                            <w:sz w:val="24"/>
                          </w:rPr>
                          <w:t>(continued)</w:t>
                        </w:r>
                      </w:p>
                    </w:txbxContent>
                  </v:textbox>
                </v:rect>
                <v:rect id="Rectangle 95144" o:spid="_x0000_s1331" style="position:absolute;left:-6795;top:68452;width:9497;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" filled="f" stroked="f">
                  <v:textbox inset="0,0,0,0">
                    <w:txbxContent>
                      <w:p w14:paraId="0BE9266D" w14:textId="77777777" w:rsidR="00216ADB" w:rsidRDefault="00216ADB">
                        <w:pPr>
                          <w:spacing w:after="160" w:line="259" w:lineRule="auto"/>
                          <w:ind w:left="0" w:firstLine="0"/>
                          <w:jc w:val="left"/>
                        </w:pPr>
                      </w:p>
                    </w:txbxContent>
                  </v:textbox>
                </v:rect>
                <v:rect id="Rectangle 936" o:spid="_x0000_s1332" style="position:absolute;left:1032;top:69136;width:507;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" filled="f" stroked="f">
                  <v:textbox inset="0,0,0,0">
                    <w:txbxContent>
                      <w:p w14:paraId="0BE9266E" w14:textId="77777777" w:rsidR="00216ADB" w:rsidRDefault="00216ADB">
                        <w:pPr>
                          <w:spacing w:after="160" w:line="259" w:lineRule="auto"/>
                          <w:ind w:left="0" w:firstLine="0"/>
                          <w:jc w:val="left"/>
                        </w:pPr>
                        <w:r>
                          <w:rPr>
                            <w:sz w:val="24"/>
                          </w:rPr>
                          <w:t xml:space="preserve"> </w:t>
                        </w:r>
                      </w:p>
                    </w:txbxContent>
                  </v:textbox>
                </v:rect>
                <v:rect id="Rectangle 937" o:spid="_x0000_s1333" style="position:absolute;left:-6393;top:72615;width:219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" filled="f" stroked="f">
                  <v:textbox inset="0,0,0,0">
                    <w:txbxContent>
                      <w:p w14:paraId="0BE9266F"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v:textbox>
                </v:rect>
                <v:rect id="Rectangle 938" o:spid="_x0000_s1334" style="position:absolute;left:4308;top:66811;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" filled="f" stroked="f">
                  <v:textbox inset="0,0,0,0">
                    <w:txbxContent>
                      <w:p w14:paraId="0BE92670" w14:textId="77777777" w:rsidR="00216ADB" w:rsidRDefault="00216ADB">
                        <w:pPr>
                          <w:spacing w:after="160" w:line="259" w:lineRule="auto"/>
                          <w:ind w:left="0" w:firstLine="0"/>
                          <w:jc w:val="left"/>
                        </w:pPr>
                        <w:r>
                          <w:rPr>
                            <w:b/>
                          </w:rPr>
                          <w:t xml:space="preserve"> </w:t>
                        </w:r>
                      </w:p>
                    </w:txbxContent>
                  </v:textbox>
                </v:rect>
                <v:rect id="Rectangle 939" o:spid="_x0000_s1335" style="position:absolute;left:-3527;top:45592;width:16220;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" filled="f" stroked="f">
                  <v:textbox inset="0,0,0,0">
                    <w:txbxContent>
                      <w:p w14:paraId="0BE92671" w14:textId="77777777" w:rsidR="00216ADB" w:rsidRDefault="00216ADB">
                        <w:pPr>
                          <w:spacing w:after="160" w:line="259" w:lineRule="auto"/>
                          <w:ind w:left="0" w:firstLine="0"/>
                          <w:jc w:val="left"/>
                        </w:pPr>
                        <w:r>
                          <w:rPr>
                            <w:b/>
                          </w:rPr>
                          <w:t>NZ</w:t>
                        </w:r>
                        <w:r>
                          <w:rPr>
                            <w:b/>
                            <w:spacing w:val="-385"/>
                          </w:rPr>
                          <w:t xml:space="preserve">  </w:t>
                        </w:r>
                        <w:r>
                          <w:t xml:space="preserve"> </w:t>
                        </w:r>
                        <w:r>
                          <w:rPr>
                            <w:b/>
                          </w:rPr>
                          <w:t>Genetic</w:t>
                        </w:r>
                        <w:r>
                          <w:rPr>
                            <w:b/>
                            <w:spacing w:val="-385"/>
                          </w:rPr>
                          <w:t xml:space="preserve">  </w:t>
                        </w:r>
                        <w:r>
                          <w:t xml:space="preserve"> </w:t>
                        </w:r>
                        <w:r>
                          <w:rPr>
                            <w:b/>
                          </w:rPr>
                          <w:t>Soil</w:t>
                        </w:r>
                      </w:p>
                    </w:txbxContent>
                  </v:textbox>
                </v:rect>
                <v:rect id="Rectangle 940" o:spid="_x0000_s1336" style="position:absolute;left:4309;top:41232;width:548;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" filled="f" stroked="f">
                  <v:textbox inset="0,0,0,0">
                    <w:txbxContent>
                      <w:p w14:paraId="0BE92672" w14:textId="77777777" w:rsidR="00216ADB" w:rsidRDefault="00216ADB">
                        <w:pPr>
                          <w:spacing w:after="160" w:line="259" w:lineRule="auto"/>
                          <w:ind w:left="0" w:firstLine="0"/>
                          <w:jc w:val="left"/>
                        </w:pPr>
                        <w:r>
                          <w:rPr>
                            <w:b/>
                          </w:rPr>
                          <w:t xml:space="preserve"> </w:t>
                        </w:r>
                      </w:p>
                    </w:txbxContent>
                  </v:textbox>
                </v:rect>
                <v:rect id="Rectangle 95148" o:spid="_x0000_s1337" style="position:absolute;left:1631;top:73709;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" filled="f" stroked="f">
                  <v:textbox inset="0,0,0,0">
                    <w:txbxContent>
                      <w:p w14:paraId="0BE92673" w14:textId="77777777" w:rsidR="00216ADB" w:rsidRPr="007404CB" w:rsidRDefault="00216ADB">
                        <w:pPr>
                          <w:spacing w:after="160" w:line="259" w:lineRule="auto"/>
                          <w:ind w:left="0" w:firstLine="0"/>
                          <w:jc w:val="left"/>
                        </w:pPr>
                        <w:r>
                          <w:rPr>
                            <w:b/>
                          </w:rPr>
                          <w:t>(version</w:t>
                        </w:r>
                        <w:r>
                          <w:rPr>
                            <w:b/>
                            <w:spacing w:val="-65"/>
                          </w:rPr>
                          <w:t xml:space="preserve">  </w:t>
                        </w:r>
                        <w:r>
                          <w:t xml:space="preserve"> </w:t>
                        </w:r>
                        <w:r w:rsidRPr="007404CB">
                          <w:rPr>
                            <w:b/>
                          </w:rPr>
                          <w:t>3)</w:t>
                        </w:r>
                      </w:p>
                    </w:txbxContent>
                  </v:textbox>
                </v:rect>
                <v:rect id="Rectangle 95147" o:spid="_x0000_s1338" style="position:absolute;left:-2060;top:70018;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" filled="f" stroked="f">
                  <v:textbox inset="0,0,0,0">
                    <w:txbxContent>
                      <w:p w14:paraId="0BE92674" w14:textId="77777777" w:rsidR="00216ADB" w:rsidRDefault="00216ADB">
                        <w:pPr>
                          <w:spacing w:after="160" w:line="259" w:lineRule="auto"/>
                          <w:ind w:left="0" w:firstLine="0"/>
                          <w:jc w:val="left"/>
                        </w:pPr>
                      </w:p>
                    </w:txbxContent>
                  </v:textbox>
                </v:rect>
                <v:rect id="Rectangle 95146" o:spid="_x0000_s1339" style="position:absolute;left:4910;top:76988;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" filled="f" stroked="f">
                  <v:textbox inset="0,0,0,0">
                    <w:txbxContent>
                      <w:p w14:paraId="0BE92675" w14:textId="77777777" w:rsidR="00216ADB" w:rsidRDefault="00216ADB">
                        <w:pPr>
                          <w:spacing w:after="160" w:line="259" w:lineRule="auto"/>
                          <w:ind w:left="0" w:firstLine="0"/>
                          <w:jc w:val="left"/>
                        </w:pPr>
                        <w:r>
                          <w:rPr>
                            <w:b/>
                          </w:rPr>
                          <w:t>(</w:t>
                        </w:r>
                      </w:p>
                    </w:txbxContent>
                  </v:textbox>
                </v:rect>
                <v:rect id="Rectangle 943" o:spid="_x0000_s1340" style="position:absolute;left:6219;top:70364;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" filled="f" stroked="f">
                  <v:textbox inset="0,0,0,0">
                    <w:txbxContent>
                      <w:p w14:paraId="0BE92676" w14:textId="77777777" w:rsidR="00216ADB" w:rsidRDefault="00216ADB">
                        <w:pPr>
                          <w:spacing w:after="160" w:line="259" w:lineRule="auto"/>
                          <w:ind w:left="0" w:firstLine="0"/>
                          <w:jc w:val="left"/>
                        </w:pPr>
                        <w:r>
                          <w:rPr>
                            <w:b/>
                          </w:rPr>
                          <w:t xml:space="preserve"> </w:t>
                        </w:r>
                      </w:p>
                    </w:txbxContent>
                  </v:textbox>
                </v:rect>
                <v:rect id="Rectangle 944" o:spid="_x0000_s1341" style="position:absolute;left:-274;top:45927;width:13535;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" filled="f" stroked="f">
                  <v:textbox inset="0,0,0,0">
                    <w:txbxContent>
                      <w:p w14:paraId="0BE92677" w14:textId="77777777" w:rsidR="00216ADB" w:rsidRDefault="00216ADB">
                        <w:pPr>
                          <w:spacing w:after="160" w:line="259" w:lineRule="auto"/>
                          <w:ind w:left="0" w:firstLine="0"/>
                          <w:jc w:val="left"/>
                        </w:pPr>
                        <w:r>
                          <w:rPr>
                            <w:b/>
                          </w:rPr>
                          <w:t>Classification</w:t>
                        </w:r>
                      </w:p>
                    </w:txbxContent>
                  </v:textbox>
                </v:rect>
                <v:rect id="Rectangle 945" o:spid="_x0000_s1342" style="position:absolute;left:6219;top:42243;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" filled="f" stroked="f">
                  <v:textbox inset="0,0,0,0">
                    <w:txbxContent>
                      <w:p w14:paraId="0BE92678" w14:textId="77777777" w:rsidR="00216ADB" w:rsidRDefault="00216ADB">
                        <w:pPr>
                          <w:spacing w:after="160" w:line="259" w:lineRule="auto"/>
                          <w:ind w:left="0" w:firstLine="0"/>
                          <w:jc w:val="left"/>
                        </w:pPr>
                        <w:r>
                          <w:rPr>
                            <w:b/>
                          </w:rPr>
                          <w:t xml:space="preserve"> </w:t>
                        </w:r>
                      </w:p>
                    </w:txbxContent>
                  </v:textbox>
                </v:rect>
                <v:rect id="Rectangle 946" o:spid="_x0000_s1343" style="position:absolute;left:3057;top:76322;width:1458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" filled="f" stroked="f">
                  <v:textbox inset="0,0,0,0">
                    <w:txbxContent>
                      <w:p w14:paraId="0BE92679" w14:textId="77777777" w:rsidR="00216ADB" w:rsidRDefault="00216ADB">
                        <w:pPr>
                          <w:spacing w:after="160" w:line="259" w:lineRule="auto"/>
                          <w:ind w:left="0" w:firstLine="0"/>
                          <w:jc w:val="left"/>
                        </w:pPr>
                        <w:r>
                          <w:t>OXIDIC</w:t>
                        </w:r>
                        <w:r>
                          <w:rPr>
                            <w:spacing w:val="-379"/>
                          </w:rPr>
                          <w:t xml:space="preserve"> </w:t>
                        </w:r>
                        <w:r>
                          <w:t>SOILS</w:t>
                        </w:r>
                      </w:p>
                    </w:txbxContent>
                  </v:textbox>
                </v:rect>
                <v:rect id="Rectangle 948" o:spid="_x0000_s1344" style="position:absolute;left:1408;top:68811;width:2243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" filled="f" stroked="f">
                  <v:textbox inset="0,0,0,0">
                    <w:txbxContent>
                      <w:p w14:paraId="0BE9267A"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Oxidic</w:t>
                        </w:r>
                        <w:proofErr w:type="gramEnd"/>
                        <w:r>
                          <w:t xml:space="preserve"> </w:t>
                        </w:r>
                        <w:r>
                          <w:rPr>
                            <w:spacing w:val="-379"/>
                          </w:rPr>
                          <w:t xml:space="preserve"> </w:t>
                        </w:r>
                        <w:r>
                          <w:t>Soils</w:t>
                        </w:r>
                      </w:p>
                    </w:txbxContent>
                  </v:textbox>
                </v:rect>
                <v:rect id="Rectangle 949" o:spid="_x0000_s1345" style="position:absolute;left:12351;top:6288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" filled="f" stroked="f">
                  <v:textbox inset="0,0,0,0">
                    <w:txbxContent>
                      <w:p w14:paraId="0BE9267B" w14:textId="77777777" w:rsidR="00216ADB" w:rsidRDefault="00216ADB">
                        <w:pPr>
                          <w:spacing w:after="160" w:line="259" w:lineRule="auto"/>
                          <w:ind w:left="0" w:firstLine="0"/>
                          <w:jc w:val="left"/>
                        </w:pPr>
                        <w:r>
                          <w:t xml:space="preserve"> </w:t>
                        </w:r>
                      </w:p>
                    </w:txbxContent>
                  </v:textbox>
                </v:rect>
                <v:rect id="Rectangle 950" o:spid="_x0000_s1346" style="position:absolute;left:8116;top:52118;width:902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" filled="f" stroked="f">
                  <v:textbox inset="0,0,0,0">
                    <w:txbxContent>
                      <w:p w14:paraId="0BE9267C"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soils</w:t>
                        </w:r>
                        <w:proofErr w:type="gramEnd"/>
                      </w:p>
                    </w:txbxContent>
                  </v:textbox>
                </v:rect>
                <v:rect id="Rectangle 951" o:spid="_x0000_s1347" style="position:absolute;left:12351;top:4957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" filled="f" stroked="f">
                  <v:textbox inset="0,0,0,0">
                    <w:txbxContent>
                      <w:p w14:paraId="0BE9267D" w14:textId="77777777" w:rsidR="00216ADB" w:rsidRDefault="00216ADB">
                        <w:pPr>
                          <w:spacing w:after="160" w:line="259" w:lineRule="auto"/>
                          <w:ind w:left="0" w:firstLine="0"/>
                          <w:jc w:val="left"/>
                        </w:pPr>
                        <w:r>
                          <w:t xml:space="preserve"> </w:t>
                        </w:r>
                      </w:p>
                    </w:txbxContent>
                  </v:textbox>
                </v:rect>
                <v:rect id="Rectangle 952" o:spid="_x0000_s1348" style="position:absolute;left:9329;top:20934;width:659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" filled="f" stroked="f">
                  <v:textbox inset="0,0,0,0">
                    <w:txbxContent>
                      <w:p w14:paraId="0BE9267E" w14:textId="77777777" w:rsidR="00216ADB" w:rsidRDefault="00216ADB">
                        <w:pPr>
                          <w:spacing w:after="160" w:line="259" w:lineRule="auto"/>
                          <w:ind w:left="0" w:firstLine="0"/>
                          <w:jc w:val="left"/>
                        </w:pPr>
                        <w:r>
                          <w:t>Aquox</w:t>
                        </w:r>
                      </w:p>
                    </w:txbxContent>
                  </v:textbox>
                </v:rect>
                <v:rect id="Rectangle 954" o:spid="_x0000_s1349" style="position:absolute;left:4696;top:69825;width:2040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" filled="f" stroked="f">
                  <v:textbox inset="0,0,0,0">
                    <w:txbxContent>
                      <w:p w14:paraId="0BE9267F" w14:textId="77777777" w:rsidR="00216ADB" w:rsidRDefault="00216ADB">
                        <w:pPr>
                          <w:spacing w:after="160" w:line="259" w:lineRule="auto"/>
                          <w:ind w:left="0" w:firstLine="0"/>
                          <w:jc w:val="left"/>
                        </w:pPr>
                        <w:proofErr w:type="gramStart"/>
                        <w:r>
                          <w:t xml:space="preserve">Nodular </w:t>
                        </w:r>
                        <w:r>
                          <w:rPr>
                            <w:spacing w:val="-379"/>
                          </w:rPr>
                          <w:t xml:space="preserve"> </w:t>
                        </w:r>
                        <w:r>
                          <w:t>Oxidic</w:t>
                        </w:r>
                        <w:proofErr w:type="gramEnd"/>
                        <w:r>
                          <w:t xml:space="preserve"> </w:t>
                        </w:r>
                        <w:r>
                          <w:rPr>
                            <w:spacing w:val="-379"/>
                          </w:rPr>
                          <w:t xml:space="preserve"> </w:t>
                        </w:r>
                        <w:r>
                          <w:t>Soils</w:t>
                        </w:r>
                      </w:p>
                    </w:txbxContent>
                  </v:textbox>
                </v:rect>
                <v:rect id="Rectangle 955" o:spid="_x0000_s1350" style="position:absolute;left:14624;top:6441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" filled="f" stroked="f">
                  <v:textbox inset="0,0,0,0">
                    <w:txbxContent>
                      <w:p w14:paraId="0BE92680" w14:textId="77777777" w:rsidR="00216ADB" w:rsidRDefault="00216ADB">
                        <w:pPr>
                          <w:spacing w:after="160" w:line="259" w:lineRule="auto"/>
                          <w:ind w:left="0" w:firstLine="0"/>
                          <w:jc w:val="left"/>
                        </w:pPr>
                        <w:r>
                          <w:t xml:space="preserve"> </w:t>
                        </w:r>
                      </w:p>
                    </w:txbxContent>
                  </v:textbox>
                </v:rect>
                <v:rect id="Rectangle 956" o:spid="_x0000_s1351" style="position:absolute;left:13903;top:54287;width:2762;height:4602;rotation:5898239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" filled="f" stroked="f">
                  <v:textbox inset="0,0,0,0">
                    <w:txbxContent>
                      <w:p w14:paraId="0BE92681" w14:textId="77777777" w:rsidR="00216ADB" w:rsidRPr="00475654" w:rsidRDefault="00216ADB">
                        <w:pPr>
                          <w:spacing w:after="160" w:line="259" w:lineRule="auto"/>
                          <w:ind w:left="0" w:firstLine="0"/>
                          <w:jc w:val="left"/>
                          <w:rPr>
                            <w:sz w:val="56"/>
                            <w:szCs w:val="56"/>
                          </w:rPr>
                        </w:pPr>
                        <w:r w:rsidRPr="00475654">
                          <w:rPr>
                            <w:rFonts w:ascii="Symbol" w:eastAsia="Symbol" w:hAnsi="Symbol" w:cs="Symbol"/>
                            <w:sz w:val="56"/>
                            <w:szCs w:val="56"/>
                          </w:rPr>
                          <w:t>}</w:t>
                        </w:r>
                      </w:p>
                    </w:txbxContent>
                  </v:textbox>
                </v:rect>
                <v:rect id="Rectangle 957" o:spid="_x0000_s1352" style="position:absolute;left:14624;top:5553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" filled="f" stroked="f">
                  <v:textbox inset="0,0,0,0">
                    <w:txbxContent>
                      <w:p w14:paraId="0BE92682" w14:textId="77777777" w:rsidR="00216ADB" w:rsidRDefault="00216ADB">
                        <w:pPr>
                          <w:spacing w:after="160" w:line="259" w:lineRule="auto"/>
                          <w:ind w:left="0" w:firstLine="0"/>
                          <w:jc w:val="left"/>
                        </w:pPr>
                        <w:r>
                          <w:t xml:space="preserve"> </w:t>
                        </w:r>
                      </w:p>
                    </w:txbxContent>
                  </v:textbox>
                </v:rect>
                <v:rect id="Rectangle 958" o:spid="_x0000_s1353" style="position:absolute;left:147;top:40081;width:2950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" filled="f" stroked="f">
                  <v:textbox inset="0,0,0,0">
                    <w:txbxContent>
                      <w:p w14:paraId="0BE92683" w14:textId="77777777" w:rsidR="00216ADB" w:rsidRDefault="00216ADB">
                        <w:pPr>
                          <w:spacing w:after="160" w:line="259" w:lineRule="auto"/>
                          <w:ind w:left="0" w:firstLine="0"/>
                          <w:jc w:val="left"/>
                        </w:pPr>
                        <w:r>
                          <w:t>strongly</w:t>
                        </w:r>
                        <w:r>
                          <w:rPr>
                            <w:spacing w:val="-379"/>
                          </w:rPr>
                          <w:t xml:space="preserve">  </w:t>
                        </w:r>
                        <w:r>
                          <w:t xml:space="preserve"> </w:t>
                        </w:r>
                        <w:proofErr w:type="gramStart"/>
                        <w:r>
                          <w:t xml:space="preserve">weathered </w:t>
                        </w:r>
                        <w:r>
                          <w:rPr>
                            <w:spacing w:val="-379"/>
                          </w:rPr>
                          <w:t xml:space="preserve"> </w:t>
                        </w:r>
                        <w:r>
                          <w:t>red</w:t>
                        </w:r>
                        <w:proofErr w:type="gramEnd"/>
                        <w:r>
                          <w:t xml:space="preserve"> </w:t>
                        </w:r>
                        <w:r>
                          <w:rPr>
                            <w:spacing w:val="-379"/>
                          </w:rPr>
                          <w:t xml:space="preserve"> </w:t>
                        </w:r>
                        <w:r>
                          <w:t>loams,</w:t>
                        </w:r>
                      </w:p>
                    </w:txbxContent>
                  </v:textbox>
                </v:rect>
                <v:rect id="Rectangle 959" o:spid="_x0000_s1354" style="position:absolute;left:14624;top:3237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" filled="f" stroked="f">
                  <v:textbox inset="0,0,0,0">
                    <w:txbxContent>
                      <w:p w14:paraId="0BE92684" w14:textId="77777777" w:rsidR="00216ADB" w:rsidRDefault="00216ADB">
                        <w:pPr>
                          <w:spacing w:after="160" w:line="259" w:lineRule="auto"/>
                          <w:ind w:left="0" w:firstLine="0"/>
                          <w:jc w:val="left"/>
                        </w:pPr>
                        <w:r>
                          <w:t xml:space="preserve"> </w:t>
                        </w:r>
                      </w:p>
                    </w:txbxContent>
                  </v:textbox>
                </v:rect>
                <v:rect id="Rectangle 960" o:spid="_x0000_s1355" style="position:absolute;left:12208;top:21540;width:538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" filled="f" stroked="f">
                  <v:textbox inset="0,0,0,0">
                    <w:txbxContent>
                      <w:p w14:paraId="0BE92685" w14:textId="77777777" w:rsidR="00216ADB" w:rsidRDefault="00216ADB">
                        <w:pPr>
                          <w:spacing w:after="160" w:line="259" w:lineRule="auto"/>
                          <w:ind w:left="0" w:firstLine="0"/>
                          <w:jc w:val="left"/>
                        </w:pPr>
                        <w:proofErr w:type="spellStart"/>
                        <w:r>
                          <w:t>Udox</w:t>
                        </w:r>
                        <w:proofErr w:type="spellEnd"/>
                      </w:p>
                    </w:txbxContent>
                  </v:textbox>
                </v:rect>
                <v:rect id="Rectangle 962" o:spid="_x0000_s1356" style="position:absolute;left:8016;top:70872;width:1831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" filled="f" stroked="f">
                  <v:textbox inset="0,0,0,0">
                    <w:txbxContent>
                      <w:p w14:paraId="0BE92686"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Oxidic </w:t>
                        </w:r>
                        <w:r>
                          <w:rPr>
                            <w:spacing w:val="-379"/>
                          </w:rPr>
                          <w:t xml:space="preserve"> </w:t>
                        </w:r>
                        <w:r>
                          <w:t>Soils</w:t>
                        </w:r>
                        <w:proofErr w:type="gramEnd"/>
                      </w:p>
                    </w:txbxContent>
                  </v:textbox>
                </v:rect>
                <v:rect id="Rectangle 963" o:spid="_x0000_s1357" style="position:absolute;left:16898;top:6598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" filled="f" stroked="f">
                  <v:textbox inset="0,0,0,0">
                    <w:txbxContent>
                      <w:p w14:paraId="0BE92687" w14:textId="77777777" w:rsidR="00216ADB" w:rsidRDefault="00216ADB">
                        <w:pPr>
                          <w:spacing w:after="160" w:line="259" w:lineRule="auto"/>
                          <w:ind w:left="0" w:firstLine="0"/>
                          <w:jc w:val="left"/>
                        </w:pPr>
                        <w:r>
                          <w:t xml:space="preserve"> </w:t>
                        </w:r>
                      </w:p>
                    </w:txbxContent>
                  </v:textbox>
                </v:rect>
                <v:rect id="Rectangle 964" o:spid="_x0000_s1358" style="position:absolute;left:16771;top:56316;width:1085;height:21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" filled="f" stroked="f">
                  <v:textbox inset="0,0,0,0">
                    <w:txbxContent>
                      <w:p w14:paraId="0BE92688" w14:textId="77777777" w:rsidR="00216ADB" w:rsidRDefault="00216ADB">
                        <w:pPr>
                          <w:spacing w:after="160" w:line="259" w:lineRule="auto"/>
                          <w:ind w:left="0" w:firstLine="0"/>
                          <w:jc w:val="left"/>
                        </w:pPr>
                      </w:p>
                    </w:txbxContent>
                  </v:textbox>
                </v:rect>
                <v:rect id="Rectangle 965" o:spid="_x0000_s1359" style="position:absolute;left:16898;top:5553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" filled="f" stroked="f">
                  <v:textbox inset="0,0,0,0">
                    <w:txbxContent>
                      <w:p w14:paraId="0BE92689" w14:textId="77777777" w:rsidR="00216ADB" w:rsidRDefault="00216ADB">
                        <w:pPr>
                          <w:spacing w:after="160" w:line="259" w:lineRule="auto"/>
                          <w:ind w:left="0" w:firstLine="0"/>
                          <w:jc w:val="left"/>
                        </w:pPr>
                        <w:r>
                          <w:t xml:space="preserve"> </w:t>
                        </w:r>
                      </w:p>
                    </w:txbxContent>
                  </v:textbox>
                </v:rect>
                <v:rect id="Rectangle 966" o:spid="_x0000_s1360" style="position:absolute;left:-1519;top:36140;width:3738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" filled="f" stroked="f">
                  <v:textbox inset="0,0,0,0">
                    <w:txbxContent>
                      <w:p w14:paraId="0BE9268A" w14:textId="77777777" w:rsidR="00216ADB" w:rsidRDefault="00216ADB">
                        <w:pPr>
                          <w:spacing w:after="160" w:line="259" w:lineRule="auto"/>
                          <w:ind w:left="0" w:firstLine="0"/>
                          <w:jc w:val="left"/>
                        </w:pPr>
                        <w:proofErr w:type="gramStart"/>
                        <w:r>
                          <w:t xml:space="preserve">brown </w:t>
                        </w:r>
                        <w:r>
                          <w:rPr>
                            <w:spacing w:val="-379"/>
                          </w:rPr>
                          <w:t xml:space="preserve"> </w:t>
                        </w:r>
                        <w:r>
                          <w:t>loams</w:t>
                        </w:r>
                        <w:proofErr w:type="gramEnd"/>
                        <w:r>
                          <w:t xml:space="preserve">, </w:t>
                        </w:r>
                        <w:r>
                          <w:rPr>
                            <w:spacing w:val="-379"/>
                          </w:rPr>
                          <w:t xml:space="preserve"> </w:t>
                        </w:r>
                        <w:r>
                          <w:t xml:space="preserve">or </w:t>
                        </w:r>
                        <w:r>
                          <w:rPr>
                            <w:spacing w:val="-379"/>
                          </w:rPr>
                          <w:t xml:space="preserve"> </w:t>
                        </w:r>
                        <w:r>
                          <w:t xml:space="preserve">BG </w:t>
                        </w:r>
                        <w:r>
                          <w:rPr>
                            <w:spacing w:val="-379"/>
                          </w:rPr>
                          <w:t xml:space="preserve"> </w:t>
                        </w:r>
                        <w:r>
                          <w:t>loams</w:t>
                        </w:r>
                        <w:r>
                          <w:rPr>
                            <w:spacing w:val="-379"/>
                          </w:rPr>
                          <w:t xml:space="preserve">   </w:t>
                        </w:r>
                        <w:r>
                          <w:t xml:space="preserve"> or </w:t>
                        </w:r>
                        <w:r>
                          <w:rPr>
                            <w:spacing w:val="-379"/>
                          </w:rPr>
                          <w:t xml:space="preserve"> </w:t>
                        </w:r>
                        <w:r>
                          <w:t xml:space="preserve">BG </w:t>
                        </w:r>
                        <w:r>
                          <w:rPr>
                            <w:spacing w:val="-379"/>
                          </w:rPr>
                          <w:t xml:space="preserve"> </w:t>
                        </w:r>
                        <w:r>
                          <w:t>clays</w:t>
                        </w:r>
                      </w:p>
                    </w:txbxContent>
                  </v:textbox>
                </v:rect>
                <v:rect id="Rectangle 967" o:spid="_x0000_s1361" style="position:absolute;left:16898;top:26450;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" filled="f" stroked="f">
                  <v:textbox inset="0,0,0,0">
                    <w:txbxContent>
                      <w:p w14:paraId="0BE9268B" w14:textId="77777777" w:rsidR="00216ADB" w:rsidRDefault="00216ADB">
                        <w:pPr>
                          <w:spacing w:after="160" w:line="259" w:lineRule="auto"/>
                          <w:ind w:left="0" w:firstLine="0"/>
                          <w:jc w:val="left"/>
                        </w:pPr>
                        <w:r>
                          <w:t xml:space="preserve"> </w:t>
                        </w:r>
                      </w:p>
                    </w:txbxContent>
                  </v:textbox>
                </v:rect>
                <v:rect id="Rectangle 968" o:spid="_x0000_s1362" style="position:absolute;left:14482;top:21540;width:538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" filled="f" stroked="f">
                  <v:textbox inset="0,0,0,0">
                    <w:txbxContent>
                      <w:p w14:paraId="0BE9268C" w14:textId="77777777" w:rsidR="00216ADB" w:rsidRDefault="00216ADB">
                        <w:pPr>
                          <w:spacing w:after="160" w:line="259" w:lineRule="auto"/>
                          <w:ind w:left="0" w:firstLine="0"/>
                          <w:jc w:val="left"/>
                        </w:pPr>
                        <w:proofErr w:type="spellStart"/>
                        <w:r>
                          <w:t>Udox</w:t>
                        </w:r>
                        <w:proofErr w:type="spellEnd"/>
                      </w:p>
                    </w:txbxContent>
                  </v:textbox>
                </v:rect>
                <v:rect id="Rectangle 969" o:spid="_x0000_s1363" style="position:absolute;left:13771;top:76378;width:1447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" filled="f" stroked="f">
                  <v:textbox inset="0,0,0,0">
                    <w:txbxContent>
                      <w:p w14:paraId="0BE9268D" w14:textId="77777777" w:rsidR="00216ADB" w:rsidRDefault="00216ADB">
                        <w:pPr>
                          <w:spacing w:after="160" w:line="259" w:lineRule="auto"/>
                          <w:ind w:left="0" w:firstLine="0"/>
                          <w:jc w:val="left"/>
                        </w:pPr>
                        <w:r>
                          <w:t>PALLIC</w:t>
                        </w:r>
                        <w:r>
                          <w:rPr>
                            <w:spacing w:val="-379"/>
                          </w:rPr>
                          <w:t xml:space="preserve"> </w:t>
                        </w:r>
                        <w:r>
                          <w:t>SOILS</w:t>
                        </w:r>
                      </w:p>
                    </w:txbxContent>
                  </v:textbox>
                </v:rect>
                <v:rect id="Rectangle 970" o:spid="_x0000_s1364" style="position:absolute;left:23007;top:83342;width:54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" filled="f" stroked="f">
                  <v:textbox inset="0,0,0,0">
                    <w:txbxContent>
                      <w:p w14:paraId="0BE9268E" w14:textId="77777777" w:rsidR="00216ADB" w:rsidRDefault="00216ADB">
                        <w:pPr>
                          <w:spacing w:after="160" w:line="259" w:lineRule="auto"/>
                          <w:ind w:left="0" w:firstLine="0"/>
                          <w:jc w:val="left"/>
                        </w:pPr>
                        <w:r>
                          <w:t xml:space="preserve"> </w:t>
                        </w:r>
                      </w:p>
                    </w:txbxContent>
                  </v:textbox>
                </v:rect>
                <v:rect id="Rectangle 971" o:spid="_x0000_s1365" style="position:absolute;left:12632;top:69380;width:2129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" filled="f" stroked="f">
                  <v:textbox inset="0,0,0,0">
                    <w:txbxContent>
                      <w:p w14:paraId="0BE9268F" w14:textId="77777777" w:rsidR="00216ADB" w:rsidRDefault="00216ADB">
                        <w:pPr>
                          <w:spacing w:after="160" w:line="259" w:lineRule="auto"/>
                          <w:ind w:left="0" w:firstLine="0"/>
                          <w:jc w:val="left"/>
                        </w:pPr>
                        <w:r>
                          <w:t>Perch-</w:t>
                        </w:r>
                        <w:proofErr w:type="spellStart"/>
                        <w:r>
                          <w:t>gley</w:t>
                        </w:r>
                        <w:proofErr w:type="spellEnd"/>
                        <w:r>
                          <w:rPr>
                            <w:spacing w:val="-379"/>
                          </w:rPr>
                          <w:t xml:space="preserve">  </w:t>
                        </w:r>
                        <w:r>
                          <w:t xml:space="preserve"> </w:t>
                        </w:r>
                        <w:proofErr w:type="gramStart"/>
                        <w:r>
                          <w:t>Pallic</w:t>
                        </w:r>
                        <w:r>
                          <w:rPr>
                            <w:spacing w:val="-379"/>
                          </w:rPr>
                          <w:t xml:space="preserve"> </w:t>
                        </w:r>
                        <w:r>
                          <w:t xml:space="preserve"> Soils</w:t>
                        </w:r>
                        <w:proofErr w:type="gramEnd"/>
                      </w:p>
                    </w:txbxContent>
                  </v:textbox>
                </v:rect>
                <v:rect id="Rectangle 972" o:spid="_x0000_s1366" style="position:absolute;left:23006;top:63742;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" filled="f" stroked="f">
                  <v:textbox inset="0,0,0,0">
                    <w:txbxContent>
                      <w:p w14:paraId="0BE92690" w14:textId="77777777" w:rsidR="00216ADB" w:rsidRDefault="00216ADB">
                        <w:pPr>
                          <w:spacing w:after="160" w:line="259" w:lineRule="auto"/>
                          <w:ind w:left="0" w:firstLine="0"/>
                          <w:jc w:val="left"/>
                        </w:pPr>
                        <w:r>
                          <w:t xml:space="preserve"> </w:t>
                        </w:r>
                      </w:p>
                    </w:txbxContent>
                  </v:textbox>
                </v:rect>
                <v:rect id="Rectangle 973" o:spid="_x0000_s1367" style="position:absolute;left:14219;top:47567;width:18124;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" filled="f" stroked="f">
                  <v:textbox inset="0,0,0,0">
                    <w:txbxContent>
                      <w:p w14:paraId="0BE92691" w14:textId="77777777" w:rsidR="00216ADB" w:rsidRDefault="00216ADB">
                        <w:pPr>
                          <w:spacing w:after="160" w:line="259" w:lineRule="auto"/>
                          <w:ind w:left="0" w:firstLine="0"/>
                          <w:jc w:val="left"/>
                        </w:pPr>
                        <w:r>
                          <w:t>yellow-grey</w:t>
                        </w:r>
                        <w:r>
                          <w:rPr>
                            <w:spacing w:val="-379"/>
                          </w:rPr>
                          <w:t xml:space="preserve">  </w:t>
                        </w:r>
                        <w:r>
                          <w:t xml:space="preserve"> earths</w:t>
                        </w:r>
                      </w:p>
                    </w:txbxContent>
                  </v:textbox>
                </v:rect>
                <v:rect id="Rectangle 974" o:spid="_x0000_s1368" style="position:absolute;left:23006;top:42728;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" filled="f" stroked="f">
                  <v:textbox inset="0,0,0,0">
                    <w:txbxContent>
                      <w:p w14:paraId="0BE92692" w14:textId="77777777" w:rsidR="00216ADB" w:rsidRDefault="00216ADB">
                        <w:pPr>
                          <w:spacing w:after="160" w:line="259" w:lineRule="auto"/>
                          <w:ind w:left="0" w:firstLine="0"/>
                          <w:jc w:val="left"/>
                        </w:pPr>
                        <w:r>
                          <w:t xml:space="preserve"> </w:t>
                        </w:r>
                      </w:p>
                    </w:txbxContent>
                  </v:textbox>
                </v:rect>
                <v:rect id="Rectangle 975" o:spid="_x0000_s1369" style="position:absolute;left:14801;top:15753;width:1695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" filled="f" stroked="f">
                  <v:textbox inset="0,0,0,0">
                    <w:txbxContent>
                      <w:p w14:paraId="0BE92693" w14:textId="77777777" w:rsidR="00216ADB" w:rsidRDefault="00216ADB">
                        <w:pPr>
                          <w:spacing w:after="160" w:line="259" w:lineRule="auto"/>
                          <w:ind w:left="0" w:firstLine="0"/>
                          <w:jc w:val="left"/>
                        </w:pPr>
                        <w:proofErr w:type="gramStart"/>
                        <w:r>
                          <w:t>Aquepts,</w:t>
                        </w:r>
                        <w:r>
                          <w:rPr>
                            <w:spacing w:val="-379"/>
                          </w:rPr>
                          <w:t xml:space="preserve">  </w:t>
                        </w:r>
                        <w:r>
                          <w:t xml:space="preserve"> </w:t>
                        </w:r>
                        <w:proofErr w:type="gramEnd"/>
                        <w:r>
                          <w:t xml:space="preserve"> Aqualfs</w:t>
                        </w:r>
                      </w:p>
                    </w:txbxContent>
                  </v:textbox>
                </v:rect>
                <v:rect id="Rectangle 977" o:spid="_x0000_s1370" style="position:absolute;left:17315;top:71788;width:1648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" filled="f" stroked="f">
                  <v:textbox inset="0,0,0,0">
                    <w:txbxContent>
                      <w:p w14:paraId="0BE92694" w14:textId="77777777" w:rsidR="00216ADB" w:rsidRDefault="00216ADB">
                        <w:pPr>
                          <w:spacing w:after="160" w:line="259" w:lineRule="auto"/>
                          <w:ind w:left="0" w:firstLine="0"/>
                          <w:jc w:val="left"/>
                        </w:pPr>
                        <w:proofErr w:type="gramStart"/>
                        <w:r>
                          <w:t xml:space="preserve">Duric </w:t>
                        </w:r>
                        <w:r>
                          <w:rPr>
                            <w:spacing w:val="-379"/>
                          </w:rPr>
                          <w:t xml:space="preserve"> </w:t>
                        </w:r>
                        <w:r>
                          <w:t>Pallic</w:t>
                        </w:r>
                        <w:proofErr w:type="gramEnd"/>
                        <w:r>
                          <w:t xml:space="preserve"> </w:t>
                        </w:r>
                        <w:r>
                          <w:rPr>
                            <w:spacing w:val="-379"/>
                          </w:rPr>
                          <w:t xml:space="preserve"> </w:t>
                        </w:r>
                        <w:r>
                          <w:t>Soils</w:t>
                        </w:r>
                      </w:p>
                    </w:txbxContent>
                  </v:textbox>
                </v:rect>
                <v:rect id="Rectangle 978" o:spid="_x0000_s1371" style="position:absolute;left:25280;top:6736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" filled="f" stroked="f">
                  <v:textbox inset="0,0,0,0">
                    <w:txbxContent>
                      <w:p w14:paraId="0BE92695" w14:textId="77777777" w:rsidR="00216ADB" w:rsidRDefault="00216ADB">
                        <w:pPr>
                          <w:spacing w:after="160" w:line="259" w:lineRule="auto"/>
                          <w:ind w:left="0" w:firstLine="0"/>
                          <w:jc w:val="left"/>
                        </w:pPr>
                        <w:r>
                          <w:t xml:space="preserve"> </w:t>
                        </w:r>
                      </w:p>
                    </w:txbxContent>
                  </v:textbox>
                </v:rect>
                <v:rect id="Rectangle 979" o:spid="_x0000_s1372" style="position:absolute;left:16493;top:47566;width:1812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" filled="f" stroked="f">
                  <v:textbox inset="0,0,0,0">
                    <w:txbxContent>
                      <w:p w14:paraId="0BE92696"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p>
                    </w:txbxContent>
                  </v:textbox>
                </v:rect>
                <v:rect id="Rectangle 980" o:spid="_x0000_s1373" style="position:absolute;left:25280;top:4272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" filled="f" stroked="f">
                  <v:textbox inset="0,0,0,0">
                    <w:txbxContent>
                      <w:p w14:paraId="0BE92697" w14:textId="77777777" w:rsidR="00216ADB" w:rsidRDefault="00216ADB">
                        <w:pPr>
                          <w:spacing w:after="160" w:line="259" w:lineRule="auto"/>
                          <w:ind w:left="0" w:firstLine="0"/>
                          <w:jc w:val="left"/>
                        </w:pPr>
                        <w:r>
                          <w:t xml:space="preserve"> </w:t>
                        </w:r>
                      </w:p>
                    </w:txbxContent>
                  </v:textbox>
                </v:rect>
                <v:rect id="Rectangle 981" o:spid="_x0000_s1374" style="position:absolute;left:20084;top:18760;width:1094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" filled="f" stroked="f">
                  <v:textbox inset="0,0,0,0">
                    <w:txbxContent>
                      <w:p w14:paraId="0BE92698" w14:textId="77777777" w:rsidR="00216ADB" w:rsidRDefault="00216ADB">
                        <w:pPr>
                          <w:spacing w:after="160" w:line="259" w:lineRule="auto"/>
                          <w:ind w:left="0" w:firstLine="0"/>
                          <w:jc w:val="left"/>
                        </w:pPr>
                        <w:proofErr w:type="spellStart"/>
                        <w:r>
                          <w:t>Duraqualfs</w:t>
                        </w:r>
                        <w:proofErr w:type="spellEnd"/>
                      </w:p>
                    </w:txbxContent>
                  </v:textbox>
                </v:rect>
                <v:rect id="Rectangle 983" o:spid="_x0000_s1375" style="position:absolute;left:19330;top:71530;width:1699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" filled="f" stroked="f">
                  <v:textbox inset="0,0,0,0">
                    <w:txbxContent>
                      <w:p w14:paraId="0BE92699" w14:textId="77777777" w:rsidR="00216ADB" w:rsidRDefault="00216ADB">
                        <w:pPr>
                          <w:spacing w:after="160" w:line="259" w:lineRule="auto"/>
                          <w:ind w:left="0" w:firstLine="0"/>
                          <w:jc w:val="left"/>
                        </w:pPr>
                        <w:proofErr w:type="spellStart"/>
                        <w:r>
                          <w:t>Fragic</w:t>
                        </w:r>
                        <w:proofErr w:type="spellEnd"/>
                        <w:r>
                          <w:rPr>
                            <w:spacing w:val="-379"/>
                          </w:rPr>
                          <w:t xml:space="preserve">  </w:t>
                        </w:r>
                        <w:r>
                          <w:t xml:space="preserve"> </w:t>
                        </w:r>
                        <w:proofErr w:type="gramStart"/>
                        <w:r>
                          <w:t xml:space="preserve">Pallic </w:t>
                        </w:r>
                        <w:r>
                          <w:rPr>
                            <w:spacing w:val="-379"/>
                          </w:rPr>
                          <w:t xml:space="preserve"> </w:t>
                        </w:r>
                        <w:r>
                          <w:t>Soils</w:t>
                        </w:r>
                        <w:proofErr w:type="gramEnd"/>
                      </w:p>
                    </w:txbxContent>
                  </v:textbox>
                </v:rect>
                <v:rect id="Rectangle 984" o:spid="_x0000_s1376" style="position:absolute;left:27553;top:6697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" filled="f" stroked="f">
                  <v:textbox inset="0,0,0,0">
                    <w:txbxContent>
                      <w:p w14:paraId="0BE9269A" w14:textId="77777777" w:rsidR="00216ADB" w:rsidRDefault="00216ADB">
                        <w:pPr>
                          <w:spacing w:after="160" w:line="259" w:lineRule="auto"/>
                          <w:ind w:left="0" w:firstLine="0"/>
                          <w:jc w:val="left"/>
                        </w:pPr>
                        <w:r>
                          <w:t xml:space="preserve"> </w:t>
                        </w:r>
                      </w:p>
                    </w:txbxContent>
                  </v:textbox>
                </v:rect>
                <v:rect id="Rectangle 985" o:spid="_x0000_s1377" style="position:absolute;left:18766;top:47566;width:1812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" filled="f" stroked="f">
                  <v:textbox inset="0,0,0,0">
                    <w:txbxContent>
                      <w:p w14:paraId="0BE9269B"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p>
                    </w:txbxContent>
                  </v:textbox>
                </v:rect>
                <v:rect id="Rectangle 986" o:spid="_x0000_s1378" style="position:absolute;left:27553;top:4272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" filled="f" stroked="f">
                  <v:textbox inset="0,0,0,0">
                    <w:txbxContent>
                      <w:p w14:paraId="0BE9269C" w14:textId="77777777" w:rsidR="00216ADB" w:rsidRDefault="00216ADB">
                        <w:pPr>
                          <w:spacing w:after="160" w:line="259" w:lineRule="auto"/>
                          <w:ind w:left="0" w:firstLine="0"/>
                          <w:jc w:val="left"/>
                        </w:pPr>
                        <w:r>
                          <w:t xml:space="preserve"> </w:t>
                        </w:r>
                      </w:p>
                    </w:txbxContent>
                  </v:textbox>
                </v:rect>
                <v:rect id="Rectangle 987" o:spid="_x0000_s1379" style="position:absolute;left:15051;top:11455;width:2555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" filled="f" stroked="f">
                  <v:textbox inset="0,0,0,0">
                    <w:txbxContent>
                      <w:p w14:paraId="0BE9269D" w14:textId="77777777" w:rsidR="00216ADB" w:rsidRDefault="00216ADB">
                        <w:pPr>
                          <w:spacing w:after="160" w:line="259" w:lineRule="auto"/>
                          <w:ind w:left="0" w:firstLine="0"/>
                          <w:jc w:val="left"/>
                        </w:pPr>
                        <w:proofErr w:type="spellStart"/>
                        <w:proofErr w:type="gramStart"/>
                        <w:r>
                          <w:t>Fragiudalfs</w:t>
                        </w:r>
                        <w:proofErr w:type="spellEnd"/>
                        <w:r>
                          <w:t>,</w:t>
                        </w:r>
                        <w:r>
                          <w:rPr>
                            <w:spacing w:val="-379"/>
                          </w:rPr>
                          <w:t xml:space="preserve">  </w:t>
                        </w:r>
                        <w:r>
                          <w:t xml:space="preserve"> </w:t>
                        </w:r>
                        <w:proofErr w:type="gramEnd"/>
                        <w:r>
                          <w:t xml:space="preserve"> </w:t>
                        </w:r>
                        <w:proofErr w:type="spellStart"/>
                        <w:r>
                          <w:t>Fragiochrepts</w:t>
                        </w:r>
                        <w:proofErr w:type="spellEnd"/>
                      </w:p>
                    </w:txbxContent>
                  </v:textbox>
                </v:rect>
                <v:rect id="Rectangle 988" o:spid="_x0000_s1380" style="position:absolute;left:29828;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" filled="f" stroked="f">
                  <v:textbox inset="0,0,0,0">
                    <w:txbxContent>
                      <w:p w14:paraId="0BE9269E" w14:textId="77777777" w:rsidR="00216ADB" w:rsidRDefault="00216ADB">
                        <w:pPr>
                          <w:spacing w:after="160" w:line="259" w:lineRule="auto"/>
                          <w:ind w:left="0" w:firstLine="0"/>
                          <w:jc w:val="left"/>
                        </w:pPr>
                        <w:r>
                          <w:t xml:space="preserve"> </w:t>
                        </w:r>
                      </w:p>
                    </w:txbxContent>
                  </v:textbox>
                </v:rect>
                <v:rect id="Rectangle 989" o:spid="_x0000_s1381" style="position:absolute;left:20484;top:70410;width:1923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" filled="f" stroked="f">
                  <v:textbox inset="0,0,0,0">
                    <w:txbxContent>
                      <w:p w14:paraId="0BE9269F" w14:textId="77777777" w:rsidR="00216ADB" w:rsidRDefault="00216ADB">
                        <w:pPr>
                          <w:spacing w:after="160" w:line="259" w:lineRule="auto"/>
                          <w:ind w:left="0" w:firstLine="0"/>
                          <w:jc w:val="left"/>
                        </w:pPr>
                        <w:r>
                          <w:t>Laminar</w:t>
                        </w:r>
                        <w:r>
                          <w:rPr>
                            <w:spacing w:val="-379"/>
                          </w:rPr>
                          <w:t xml:space="preserve">  </w:t>
                        </w:r>
                        <w:r>
                          <w:t xml:space="preserve"> </w:t>
                        </w:r>
                        <w:proofErr w:type="gramStart"/>
                        <w:r>
                          <w:t xml:space="preserve">Pallic </w:t>
                        </w:r>
                        <w:r>
                          <w:rPr>
                            <w:spacing w:val="-379"/>
                          </w:rPr>
                          <w:t xml:space="preserve"> </w:t>
                        </w:r>
                        <w:r>
                          <w:t>Soils</w:t>
                        </w:r>
                        <w:proofErr w:type="gramEnd"/>
                      </w:p>
                    </w:txbxContent>
                  </v:textbox>
                </v:rect>
                <v:rect id="Rectangle 990" o:spid="_x0000_s1382" style="position:absolute;left:29827;top:6529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" filled="f" stroked="f">
                  <v:textbox inset="0,0,0,0">
                    <w:txbxContent>
                      <w:p w14:paraId="0BE926A0" w14:textId="77777777" w:rsidR="00216ADB" w:rsidRDefault="00216ADB">
                        <w:pPr>
                          <w:spacing w:after="160" w:line="259" w:lineRule="auto"/>
                          <w:ind w:left="0" w:firstLine="0"/>
                          <w:jc w:val="left"/>
                        </w:pPr>
                        <w:r>
                          <w:t xml:space="preserve"> </w:t>
                        </w:r>
                      </w:p>
                    </w:txbxContent>
                  </v:textbox>
                </v:rect>
                <v:rect id="Rectangle 991" o:spid="_x0000_s1383" style="position:absolute;left:21040;top:47566;width:1812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" filled="f" stroked="f">
                  <v:textbox inset="0,0,0,0">
                    <w:txbxContent>
                      <w:p w14:paraId="0BE926A1" w14:textId="77777777" w:rsidR="00216ADB" w:rsidRDefault="00216ADB">
                        <w:pPr>
                          <w:spacing w:after="160" w:line="259" w:lineRule="auto"/>
                          <w:ind w:left="0" w:firstLine="0"/>
                          <w:jc w:val="left"/>
                        </w:pPr>
                        <w:r>
                          <w:t>yellow-grey</w:t>
                        </w:r>
                        <w:r>
                          <w:rPr>
                            <w:spacing w:val="-379"/>
                          </w:rPr>
                          <w:t xml:space="preserve">  </w:t>
                        </w:r>
                        <w:r>
                          <w:t xml:space="preserve"> earths</w:t>
                        </w:r>
                      </w:p>
                    </w:txbxContent>
                  </v:textbox>
                </v:rect>
                <v:rect id="Rectangle 992" o:spid="_x0000_s1384" style="position:absolute;left:29827;top:4272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" filled="f" stroked="f">
                  <v:textbox inset="0,0,0,0">
                    <w:txbxContent>
                      <w:p w14:paraId="0BE926A2" w14:textId="77777777" w:rsidR="00216ADB" w:rsidRDefault="00216ADB">
                        <w:pPr>
                          <w:spacing w:after="160" w:line="259" w:lineRule="auto"/>
                          <w:ind w:left="0" w:firstLine="0"/>
                          <w:jc w:val="left"/>
                        </w:pPr>
                        <w:r>
                          <w:t xml:space="preserve"> </w:t>
                        </w:r>
                      </w:p>
                    </w:txbxContent>
                  </v:textbox>
                </v:rect>
                <v:rect id="Rectangle 993" o:spid="_x0000_s1385" style="position:absolute;left:18452;top:12581;width:2330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" filled="f" stroked="f">
                  <v:textbox inset="0,0,0,0">
                    <w:txbxContent>
                      <w:p w14:paraId="0BE926A3" w14:textId="77777777" w:rsidR="00216ADB" w:rsidRDefault="00216ADB">
                        <w:pPr>
                          <w:spacing w:after="160" w:line="259" w:lineRule="auto"/>
                          <w:ind w:left="0" w:firstLine="0"/>
                          <w:jc w:val="left"/>
                        </w:pPr>
                        <w:proofErr w:type="spellStart"/>
                        <w:proofErr w:type="gramStart"/>
                        <w:r>
                          <w:t>Haplustalfs</w:t>
                        </w:r>
                        <w:proofErr w:type="spellEnd"/>
                        <w:r>
                          <w:t xml:space="preserve">,  </w:t>
                        </w:r>
                        <w:r>
                          <w:rPr>
                            <w:spacing w:val="-379"/>
                          </w:rPr>
                          <w:t xml:space="preserve"> </w:t>
                        </w:r>
                        <w:proofErr w:type="spellStart"/>
                        <w:proofErr w:type="gramEnd"/>
                        <w:r>
                          <w:t>Hapludalfs</w:t>
                        </w:r>
                        <w:proofErr w:type="spellEnd"/>
                      </w:p>
                    </w:txbxContent>
                  </v:textbox>
                </v:rect>
                <v:rect id="Rectangle 994" o:spid="_x0000_s1386" style="position:absolute;left:32101;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" filled="f" stroked="f">
                  <v:textbox inset="0,0,0,0">
                    <w:txbxContent>
                      <w:p w14:paraId="0BE926A4" w14:textId="77777777" w:rsidR="00216ADB" w:rsidRDefault="00216ADB">
                        <w:pPr>
                          <w:spacing w:after="160" w:line="259" w:lineRule="auto"/>
                          <w:ind w:left="0" w:firstLine="0"/>
                          <w:jc w:val="left"/>
                        </w:pPr>
                        <w:r>
                          <w:t xml:space="preserve"> </w:t>
                        </w:r>
                      </w:p>
                    </w:txbxContent>
                  </v:textbox>
                </v:rect>
                <v:rect id="Rectangle 995" o:spid="_x0000_s1387" style="position:absolute;left:23243;top:70897;width:1826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" filled="f" stroked="f">
                  <v:textbox inset="0,0,0,0">
                    <w:txbxContent>
                      <w:p w14:paraId="0BE926A5" w14:textId="77777777" w:rsidR="00216ADB" w:rsidRDefault="00216ADB">
                        <w:pPr>
                          <w:spacing w:after="160" w:line="259" w:lineRule="auto"/>
                          <w:ind w:left="0" w:firstLine="0"/>
                          <w:jc w:val="left"/>
                        </w:pPr>
                        <w:r>
                          <w:t>Argillic</w:t>
                        </w:r>
                        <w:r>
                          <w:rPr>
                            <w:spacing w:val="-379"/>
                          </w:rPr>
                          <w:t xml:space="preserve">  </w:t>
                        </w:r>
                        <w:r>
                          <w:t xml:space="preserve"> </w:t>
                        </w:r>
                        <w:proofErr w:type="gramStart"/>
                        <w:r>
                          <w:t xml:space="preserve">Pallic </w:t>
                        </w:r>
                        <w:r>
                          <w:rPr>
                            <w:spacing w:val="-379"/>
                          </w:rPr>
                          <w:t xml:space="preserve"> </w:t>
                        </w:r>
                        <w:r>
                          <w:t>Soils</w:t>
                        </w:r>
                        <w:proofErr w:type="gramEnd"/>
                      </w:p>
                    </w:txbxContent>
                  </v:textbox>
                </v:rect>
                <v:rect id="Rectangle 996" o:spid="_x0000_s1388" style="position:absolute;left:32101;top:66022;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" filled="f" stroked="f">
                  <v:textbox inset="0,0,0,0">
                    <w:txbxContent>
                      <w:p w14:paraId="0BE926A6" w14:textId="77777777" w:rsidR="00216ADB" w:rsidRDefault="00216ADB">
                        <w:pPr>
                          <w:spacing w:after="160" w:line="259" w:lineRule="auto"/>
                          <w:ind w:left="0" w:firstLine="0"/>
                          <w:jc w:val="left"/>
                        </w:pPr>
                        <w:r>
                          <w:t xml:space="preserve"> </w:t>
                        </w:r>
                      </w:p>
                    </w:txbxContent>
                  </v:textbox>
                </v:rect>
                <v:rect id="Rectangle 997" o:spid="_x0000_s1389" style="position:absolute;left:23313;top:47566;width:1812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" filled="f" stroked="f">
                  <v:textbox inset="0,0,0,0">
                    <w:txbxContent>
                      <w:p w14:paraId="0BE926A7"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p>
                    </w:txbxContent>
                  </v:textbox>
                </v:rect>
                <v:rect id="Rectangle 998" o:spid="_x0000_s1390" style="position:absolute;left:32100;top:4272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" filled="f" stroked="f">
                  <v:textbox inset="0,0,0,0">
                    <w:txbxContent>
                      <w:p w14:paraId="0BE926A8" w14:textId="77777777" w:rsidR="00216ADB" w:rsidRDefault="00216ADB">
                        <w:pPr>
                          <w:spacing w:after="160" w:line="259" w:lineRule="auto"/>
                          <w:ind w:left="0" w:firstLine="0"/>
                          <w:jc w:val="left"/>
                        </w:pPr>
                        <w:r>
                          <w:t xml:space="preserve"> </w:t>
                        </w:r>
                      </w:p>
                    </w:txbxContent>
                  </v:textbox>
                </v:rect>
                <v:rect id="Rectangle 999" o:spid="_x0000_s1391" style="position:absolute;left:20725;top:12581;width:2330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" filled="f" stroked="f">
                  <v:textbox inset="0,0,0,0">
                    <w:txbxContent>
                      <w:p w14:paraId="0BE926A9" w14:textId="77777777" w:rsidR="00216ADB" w:rsidRDefault="00216ADB">
                        <w:pPr>
                          <w:spacing w:after="160" w:line="259" w:lineRule="auto"/>
                          <w:ind w:left="0" w:firstLine="0"/>
                          <w:jc w:val="left"/>
                        </w:pPr>
                        <w:proofErr w:type="spellStart"/>
                        <w:proofErr w:type="gramStart"/>
                        <w:r>
                          <w:t>Haplustalfs</w:t>
                        </w:r>
                        <w:proofErr w:type="spellEnd"/>
                        <w:r>
                          <w:t>,</w:t>
                        </w:r>
                        <w:r>
                          <w:rPr>
                            <w:spacing w:val="-379"/>
                          </w:rPr>
                          <w:t xml:space="preserve">  </w:t>
                        </w:r>
                        <w:r>
                          <w:t xml:space="preserve"> </w:t>
                        </w:r>
                        <w:proofErr w:type="gramEnd"/>
                        <w:r>
                          <w:t xml:space="preserve"> </w:t>
                        </w:r>
                        <w:proofErr w:type="spellStart"/>
                        <w:r>
                          <w:t>Hapludalfs</w:t>
                        </w:r>
                        <w:proofErr w:type="spellEnd"/>
                      </w:p>
                    </w:txbxContent>
                  </v:textbox>
                </v:rect>
                <v:rect id="Rectangle 1000" o:spid="_x0000_s1392" style="position:absolute;left:34375;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" filled="f" stroked="f">
                  <v:textbox inset="0,0,0,0">
                    <w:txbxContent>
                      <w:p w14:paraId="0BE926AA" w14:textId="77777777" w:rsidR="00216ADB" w:rsidRDefault="00216ADB">
                        <w:pPr>
                          <w:spacing w:after="160" w:line="259" w:lineRule="auto"/>
                          <w:ind w:left="0" w:firstLine="0"/>
                          <w:jc w:val="left"/>
                        </w:pPr>
                        <w:r>
                          <w:t xml:space="preserve"> </w:t>
                        </w:r>
                      </w:p>
                    </w:txbxContent>
                  </v:textbox>
                </v:rect>
                <v:rect id="Rectangle 1001" o:spid="_x0000_s1393" style="position:absolute;left:24344;top:69723;width:2061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" filled="f" stroked="f">
                  <v:textbox inset="0,0,0,0">
                    <w:txbxContent>
                      <w:p w14:paraId="0BE926AB" w14:textId="77777777" w:rsidR="00216ADB" w:rsidRDefault="00216ADB">
                        <w:pPr>
                          <w:spacing w:after="160" w:line="259" w:lineRule="auto"/>
                          <w:ind w:left="0" w:firstLine="0"/>
                          <w:jc w:val="left"/>
                        </w:pPr>
                        <w:r>
                          <w:t>Immature</w:t>
                        </w:r>
                        <w:r>
                          <w:rPr>
                            <w:spacing w:val="-379"/>
                          </w:rPr>
                          <w:t xml:space="preserve">  </w:t>
                        </w:r>
                        <w:r>
                          <w:t xml:space="preserve"> </w:t>
                        </w:r>
                        <w:proofErr w:type="gramStart"/>
                        <w:r>
                          <w:t xml:space="preserve">Pallic </w:t>
                        </w:r>
                        <w:r>
                          <w:rPr>
                            <w:spacing w:val="-379"/>
                          </w:rPr>
                          <w:t xml:space="preserve"> </w:t>
                        </w:r>
                        <w:r>
                          <w:t>Soils</w:t>
                        </w:r>
                        <w:proofErr w:type="gramEnd"/>
                      </w:p>
                    </w:txbxContent>
                  </v:textbox>
                </v:rect>
                <v:rect id="Rectangle 1002" o:spid="_x0000_s1394" style="position:absolute;left:34373;top:64259;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" filled="f" stroked="f">
                  <v:textbox inset="0,0,0,0">
                    <w:txbxContent>
                      <w:p w14:paraId="0BE926AC" w14:textId="77777777" w:rsidR="00216ADB" w:rsidRDefault="00216ADB">
                        <w:pPr>
                          <w:spacing w:after="160" w:line="259" w:lineRule="auto"/>
                          <w:ind w:left="0" w:firstLine="0"/>
                          <w:jc w:val="left"/>
                        </w:pPr>
                        <w:r>
                          <w:t xml:space="preserve"> </w:t>
                        </w:r>
                      </w:p>
                    </w:txbxContent>
                  </v:textbox>
                </v:rect>
                <v:rect id="Rectangle 1003" o:spid="_x0000_s1395" style="position:absolute;left:18611;top:40590;width:3207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" filled="f" stroked="f">
                  <v:textbox inset="0,0,0,0">
                    <w:txbxContent>
                      <w:p w14:paraId="0BE926AD" w14:textId="77777777" w:rsidR="00216ADB" w:rsidRDefault="00216ADB">
                        <w:pPr>
                          <w:spacing w:after="160" w:line="259" w:lineRule="auto"/>
                          <w:ind w:left="0" w:firstLine="0"/>
                          <w:jc w:val="left"/>
                        </w:pPr>
                        <w:r>
                          <w:t>yellow-</w:t>
                        </w:r>
                        <w:proofErr w:type="gramStart"/>
                        <w:r>
                          <w:t xml:space="preserve">grey </w:t>
                        </w:r>
                        <w:r>
                          <w:rPr>
                            <w:spacing w:val="-379"/>
                          </w:rPr>
                          <w:t xml:space="preserve"> </w:t>
                        </w:r>
                        <w:r>
                          <w:t>earths</w:t>
                        </w:r>
                        <w:proofErr w:type="gramEnd"/>
                        <w:r>
                          <w:rPr>
                            <w:spacing w:val="-379"/>
                          </w:rPr>
                          <w:t xml:space="preserve">  </w:t>
                        </w:r>
                        <w:r>
                          <w:t xml:space="preserve"> or</w:t>
                        </w:r>
                        <w:r>
                          <w:rPr>
                            <w:spacing w:val="-379"/>
                          </w:rPr>
                          <w:t xml:space="preserve">  </w:t>
                        </w:r>
                        <w:r>
                          <w:t xml:space="preserve"> recent </w:t>
                        </w:r>
                        <w:r>
                          <w:rPr>
                            <w:spacing w:val="-379"/>
                          </w:rPr>
                          <w:t xml:space="preserve"> </w:t>
                        </w:r>
                        <w:r>
                          <w:t>soils</w:t>
                        </w:r>
                      </w:p>
                    </w:txbxContent>
                  </v:textbox>
                </v:rect>
                <v:rect id="Rectangle 1004" o:spid="_x0000_s1396" style="position:absolute;left:34373;top:32237;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" filled="f" stroked="f">
                  <v:textbox inset="0,0,0,0">
                    <w:txbxContent>
                      <w:p w14:paraId="0BE926AE" w14:textId="77777777" w:rsidR="00216ADB" w:rsidRDefault="00216ADB">
                        <w:pPr>
                          <w:spacing w:after="160" w:line="259" w:lineRule="auto"/>
                          <w:ind w:left="0" w:firstLine="0"/>
                          <w:jc w:val="left"/>
                        </w:pPr>
                        <w:r>
                          <w:t xml:space="preserve"> </w:t>
                        </w:r>
                      </w:p>
                    </w:txbxContent>
                  </v:textbox>
                </v:rect>
                <v:rect id="Rectangle 1005" o:spid="_x0000_s1397" style="position:absolute;left:28712;top:18295;width:1187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" filled="f" stroked="f">
                  <v:textbox inset="0,0,0,0">
                    <w:txbxContent>
                      <w:p w14:paraId="0BE926AF" w14:textId="77777777" w:rsidR="00216ADB" w:rsidRDefault="00216ADB">
                        <w:pPr>
                          <w:spacing w:after="160" w:line="259" w:lineRule="auto"/>
                          <w:ind w:left="0" w:firstLine="0"/>
                          <w:jc w:val="left"/>
                        </w:pPr>
                        <w:proofErr w:type="spellStart"/>
                        <w:r>
                          <w:t>Haplustepts</w:t>
                        </w:r>
                        <w:proofErr w:type="spellEnd"/>
                      </w:p>
                    </w:txbxContent>
                  </v:textbox>
                </v:rect>
                <v:rect id="Rectangle 1006" o:spid="_x0000_s1398" style="position:absolute;left:33266;top:78397;width:1043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" filled="f" stroked="f">
                  <v:textbox inset="0,0,0,0">
                    <w:txbxContent>
                      <w:p w14:paraId="0BE926B0" w14:textId="77777777" w:rsidR="00216ADB" w:rsidRDefault="00216ADB">
                        <w:pPr>
                          <w:spacing w:after="160" w:line="259" w:lineRule="auto"/>
                          <w:ind w:left="0" w:firstLine="0"/>
                          <w:jc w:val="left"/>
                        </w:pPr>
                        <w:r>
                          <w:t>PODZOLS</w:t>
                        </w:r>
                      </w:p>
                    </w:txbxContent>
                  </v:textbox>
                </v:rect>
                <v:rect id="Rectangle 1008" o:spid="_x0000_s1399" style="position:absolute;left:31968;top:71239;width:1757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" filled="f" stroked="f">
                  <v:textbox inset="0,0,0,0">
                    <w:txbxContent>
                      <w:p w14:paraId="0BE926B1" w14:textId="77777777" w:rsidR="00216ADB" w:rsidRDefault="00216ADB">
                        <w:pPr>
                          <w:spacing w:after="160" w:line="259" w:lineRule="auto"/>
                          <w:ind w:left="0" w:firstLine="0"/>
                          <w:jc w:val="left"/>
                        </w:pPr>
                        <w:proofErr w:type="gramStart"/>
                        <w:r>
                          <w:t xml:space="preserve">Densipan </w:t>
                        </w:r>
                        <w:r>
                          <w:rPr>
                            <w:spacing w:val="-379"/>
                          </w:rPr>
                          <w:t xml:space="preserve"> </w:t>
                        </w:r>
                        <w:r>
                          <w:t>Podzols</w:t>
                        </w:r>
                        <w:proofErr w:type="gramEnd"/>
                      </w:p>
                    </w:txbxContent>
                  </v:textbox>
                </v:rect>
                <v:rect id="Rectangle 1009" o:spid="_x0000_s1400" style="position:absolute;left:40482;top:66538;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" filled="f" stroked="f">
                  <v:textbox inset="0,0,0,0">
                    <w:txbxContent>
                      <w:p w14:paraId="0BE926B2" w14:textId="77777777" w:rsidR="00216ADB" w:rsidRDefault="00216ADB">
                        <w:pPr>
                          <w:spacing w:after="160" w:line="259" w:lineRule="auto"/>
                          <w:ind w:left="0" w:firstLine="0"/>
                          <w:jc w:val="left"/>
                        </w:pPr>
                        <w:r>
                          <w:t xml:space="preserve"> </w:t>
                        </w:r>
                      </w:p>
                    </w:txbxContent>
                  </v:textbox>
                </v:rect>
                <v:rect id="Rectangle 1010" o:spid="_x0000_s1401" style="position:absolute;left:36893;top:52765;width:772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" filled="f" stroked="f">
                  <v:textbox inset="0,0,0,0">
                    <w:txbxContent>
                      <w:p w14:paraId="0BE926B3" w14:textId="77777777" w:rsidR="00216ADB" w:rsidRDefault="00216ADB">
                        <w:pPr>
                          <w:spacing w:after="160" w:line="259" w:lineRule="auto"/>
                          <w:ind w:left="0" w:firstLine="0"/>
                          <w:jc w:val="left"/>
                        </w:pPr>
                        <w:r>
                          <w:t>podzols</w:t>
                        </w:r>
                      </w:p>
                    </w:txbxContent>
                  </v:textbox>
                </v:rect>
                <v:rect id="Rectangle 1011" o:spid="_x0000_s1402" style="position:absolute;left:40482;top:5054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" filled="f" stroked="f">
                  <v:textbox inset="0,0,0,0">
                    <w:txbxContent>
                      <w:p w14:paraId="0BE926B4" w14:textId="77777777" w:rsidR="00216ADB" w:rsidRDefault="00216ADB">
                        <w:pPr>
                          <w:spacing w:after="160" w:line="259" w:lineRule="auto"/>
                          <w:ind w:left="0" w:firstLine="0"/>
                          <w:jc w:val="left"/>
                        </w:pPr>
                        <w:r>
                          <w:t xml:space="preserve"> </w:t>
                        </w:r>
                      </w:p>
                    </w:txbxContent>
                  </v:textbox>
                </v:rect>
                <v:rect id="Rectangle 1012" o:spid="_x0000_s1403" style="position:absolute;left:32311;top:15786;width:1689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" filled="f" stroked="f">
                  <v:textbox inset="0,0,0,0">
                    <w:txbxContent>
                      <w:p w14:paraId="0BE926B5" w14:textId="77777777" w:rsidR="00216ADB" w:rsidRDefault="00216ADB">
                        <w:pPr>
                          <w:spacing w:after="160" w:line="259" w:lineRule="auto"/>
                          <w:ind w:left="0" w:firstLine="0"/>
                          <w:jc w:val="left"/>
                        </w:pPr>
                        <w:proofErr w:type="gramStart"/>
                        <w:r>
                          <w:t xml:space="preserve">Aquods, </w:t>
                        </w:r>
                        <w:r>
                          <w:rPr>
                            <w:spacing w:val="-379"/>
                          </w:rPr>
                          <w:t xml:space="preserve"> </w:t>
                        </w:r>
                        <w:proofErr w:type="spellStart"/>
                        <w:r>
                          <w:t>Orthods</w:t>
                        </w:r>
                        <w:proofErr w:type="spellEnd"/>
                        <w:proofErr w:type="gramEnd"/>
                      </w:p>
                    </w:txbxContent>
                  </v:textbox>
                </v:rect>
                <v:rect id="Rectangle 1014" o:spid="_x0000_s1404" style="position:absolute;left:33728;top:70726;width:1860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" filled="f" stroked="f">
                  <v:textbox inset="0,0,0,0">
                    <w:txbxContent>
                      <w:p w14:paraId="0BE926B6" w14:textId="77777777" w:rsidR="00216ADB" w:rsidRDefault="00216ADB">
                        <w:pPr>
                          <w:spacing w:after="160" w:line="259" w:lineRule="auto"/>
                          <w:ind w:left="0" w:firstLine="0"/>
                          <w:jc w:val="left"/>
                        </w:pPr>
                        <w:r>
                          <w:t>Perch-</w:t>
                        </w:r>
                        <w:proofErr w:type="spellStart"/>
                        <w:proofErr w:type="gramStart"/>
                        <w:r>
                          <w:t>gley</w:t>
                        </w:r>
                        <w:proofErr w:type="spellEnd"/>
                        <w:r>
                          <w:t xml:space="preserve"> </w:t>
                        </w:r>
                        <w:r>
                          <w:rPr>
                            <w:spacing w:val="-379"/>
                          </w:rPr>
                          <w:t xml:space="preserve"> </w:t>
                        </w:r>
                        <w:r>
                          <w:t>Podzols</w:t>
                        </w:r>
                        <w:proofErr w:type="gramEnd"/>
                      </w:p>
                    </w:txbxContent>
                  </v:textbox>
                </v:rect>
                <v:rect id="Rectangle 1015" o:spid="_x0000_s1405" style="position:absolute;left:42756;top:65765;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" filled="f" stroked="f">
                  <v:textbox inset="0,0,0,0">
                    <w:txbxContent>
                      <w:p w14:paraId="0BE926B7" w14:textId="77777777" w:rsidR="00216ADB" w:rsidRDefault="00216ADB">
                        <w:pPr>
                          <w:spacing w:after="160" w:line="259" w:lineRule="auto"/>
                          <w:ind w:left="0" w:firstLine="0"/>
                          <w:jc w:val="left"/>
                        </w:pPr>
                        <w:r>
                          <w:t xml:space="preserve"> </w:t>
                        </w:r>
                      </w:p>
                    </w:txbxContent>
                  </v:textbox>
                </v:rect>
                <v:rect id="Rectangle 1016" o:spid="_x0000_s1406" style="position:absolute;left:36827;top:50424;width:1240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" filled="f" stroked="f">
                  <v:textbox inset="0,0,0,0">
                    <w:txbxContent>
                      <w:p w14:paraId="0BE926B8"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podzols</w:t>
                        </w:r>
                        <w:proofErr w:type="gramEnd"/>
                      </w:p>
                    </w:txbxContent>
                  </v:textbox>
                </v:rect>
                <v:rect id="Rectangle 1017" o:spid="_x0000_s1407" style="position:absolute;left:42756;top:4702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" filled="f" stroked="f">
                  <v:textbox inset="0,0,0,0">
                    <w:txbxContent>
                      <w:p w14:paraId="0BE926B9" w14:textId="77777777" w:rsidR="00216ADB" w:rsidRDefault="00216ADB">
                        <w:pPr>
                          <w:spacing w:after="160" w:line="259" w:lineRule="auto"/>
                          <w:ind w:left="0" w:firstLine="0"/>
                          <w:jc w:val="left"/>
                        </w:pPr>
                        <w:r>
                          <w:t xml:space="preserve"> </w:t>
                        </w:r>
                      </w:p>
                    </w:txbxContent>
                  </v:textbox>
                </v:rect>
                <v:rect id="Rectangle 1018" o:spid="_x0000_s1408" style="position:absolute;left:39164;top:20364;width:773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" filled="f" stroked="f">
                  <v:textbox inset="0,0,0,0">
                    <w:txbxContent>
                      <w:p w14:paraId="0BE926BA" w14:textId="77777777" w:rsidR="00216ADB" w:rsidRDefault="00216ADB">
                        <w:pPr>
                          <w:spacing w:after="160" w:line="259" w:lineRule="auto"/>
                          <w:ind w:left="0" w:firstLine="0"/>
                          <w:jc w:val="left"/>
                        </w:pPr>
                        <w:r>
                          <w:t>Aquods</w:t>
                        </w:r>
                      </w:p>
                    </w:txbxContent>
                  </v:textbox>
                </v:rect>
                <v:rect id="Rectangle 1019" o:spid="_x0000_s1409" style="position:absolute;left:45030;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" filled="f" stroked="f">
                  <v:textbox inset="0,0,0,0">
                    <w:txbxContent>
                      <w:p w14:paraId="0BE926BB" w14:textId="77777777" w:rsidR="00216ADB" w:rsidRDefault="00216ADB">
                        <w:pPr>
                          <w:spacing w:after="160" w:line="259" w:lineRule="auto"/>
                          <w:ind w:left="0" w:firstLine="0"/>
                          <w:jc w:val="left"/>
                        </w:pPr>
                        <w:r>
                          <w:t xml:space="preserve"> </w:t>
                        </w:r>
                      </w:p>
                    </w:txbxContent>
                  </v:textbox>
                </v:rect>
                <v:rect id="Rectangle 1020" o:spid="_x0000_s1410" style="position:absolute;left:32145;top:66870;width:2631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" filled="f" stroked="f">
                  <v:textbox inset="0,0,0,0">
                    <w:txbxContent>
                      <w:p w14:paraId="0BE926BC" w14:textId="77777777" w:rsidR="00216ADB" w:rsidRDefault="00216ADB">
                        <w:pPr>
                          <w:spacing w:after="160" w:line="259" w:lineRule="auto"/>
                          <w:ind w:left="0" w:firstLine="0"/>
                          <w:jc w:val="left"/>
                        </w:pPr>
                        <w:r>
                          <w:t>Groundwater-</w:t>
                        </w:r>
                        <w:proofErr w:type="spellStart"/>
                        <w:r>
                          <w:t>gley</w:t>
                        </w:r>
                        <w:proofErr w:type="spellEnd"/>
                        <w:r>
                          <w:rPr>
                            <w:spacing w:val="-379"/>
                          </w:rPr>
                          <w:t xml:space="preserve">  </w:t>
                        </w:r>
                        <w:r>
                          <w:t xml:space="preserve"> Podzols</w:t>
                        </w:r>
                      </w:p>
                    </w:txbxContent>
                  </v:textbox>
                </v:rect>
                <v:rect id="Rectangle 1021" o:spid="_x0000_s1411" style="position:absolute;left:45029;top:5996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" filled="f" stroked="f">
                  <v:textbox inset="0,0,0,0">
                    <w:txbxContent>
                      <w:p w14:paraId="0BE926BD" w14:textId="77777777" w:rsidR="00216ADB" w:rsidRDefault="00216ADB">
                        <w:pPr>
                          <w:spacing w:after="160" w:line="259" w:lineRule="auto"/>
                          <w:ind w:left="0" w:firstLine="0"/>
                          <w:jc w:val="left"/>
                        </w:pPr>
                        <w:r>
                          <w:t xml:space="preserve"> </w:t>
                        </w:r>
                      </w:p>
                    </w:txbxContent>
                  </v:textbox>
                </v:rect>
                <v:rect id="Rectangle 1022" o:spid="_x0000_s1412" style="position:absolute;left:39100;top:50424;width:1240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" filled="f" stroked="f">
                  <v:textbox inset="0,0,0,0">
                    <w:txbxContent>
                      <w:p w14:paraId="0BE926BE"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podzols</w:t>
                        </w:r>
                        <w:proofErr w:type="gramEnd"/>
                      </w:p>
                    </w:txbxContent>
                  </v:textbox>
                </v:rect>
                <v:rect id="Rectangle 1023" o:spid="_x0000_s1413" style="position:absolute;left:45029;top:4702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" filled="f" stroked="f">
                  <v:textbox inset="0,0,0,0">
                    <w:txbxContent>
                      <w:p w14:paraId="0BE926BF" w14:textId="77777777" w:rsidR="00216ADB" w:rsidRDefault="00216ADB">
                        <w:pPr>
                          <w:spacing w:after="160" w:line="259" w:lineRule="auto"/>
                          <w:ind w:left="0" w:firstLine="0"/>
                          <w:jc w:val="left"/>
                        </w:pPr>
                        <w:r>
                          <w:t xml:space="preserve"> </w:t>
                        </w:r>
                      </w:p>
                    </w:txbxContent>
                  </v:textbox>
                </v:rect>
                <v:rect id="Rectangle 1024" o:spid="_x0000_s1414" style="position:absolute;left:41437;top:20364;width:773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" filled="f" stroked="f">
                  <v:textbox inset="0,0,0,0">
                    <w:txbxContent>
                      <w:p w14:paraId="0BE926C0" w14:textId="77777777" w:rsidR="00216ADB" w:rsidRDefault="00216ADB">
                        <w:pPr>
                          <w:spacing w:after="160" w:line="259" w:lineRule="auto"/>
                          <w:ind w:left="0" w:firstLine="0"/>
                          <w:jc w:val="left"/>
                        </w:pPr>
                        <w:r>
                          <w:t>Aquods</w:t>
                        </w:r>
                      </w:p>
                    </w:txbxContent>
                  </v:textbox>
                </v:rect>
                <v:rect id="Rectangle 1025" o:spid="_x0000_s1415" style="position:absolute;left:47303;top:83342;width:54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" filled="f" stroked="f">
                  <v:textbox inset="0,0,0,0">
                    <w:txbxContent>
                      <w:p w14:paraId="0BE926C1" w14:textId="77777777" w:rsidR="00216ADB" w:rsidRDefault="00216ADB">
                        <w:pPr>
                          <w:spacing w:after="160" w:line="259" w:lineRule="auto"/>
                          <w:ind w:left="0" w:firstLine="0"/>
                          <w:jc w:val="left"/>
                        </w:pPr>
                        <w:r>
                          <w:t xml:space="preserve"> </w:t>
                        </w:r>
                      </w:p>
                    </w:txbxContent>
                  </v:textbox>
                </v:rect>
                <v:rect id="Rectangle 1026" o:spid="_x0000_s1416" style="position:absolute;left:41584;top:74037;width:11985;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" filled="f" stroked="f">
                  <v:textbox inset="0,0,0,0">
                    <w:txbxContent>
                      <w:p w14:paraId="0BE926C2" w14:textId="77777777" w:rsidR="00216ADB" w:rsidRDefault="00216ADB">
                        <w:pPr>
                          <w:spacing w:after="160" w:line="259" w:lineRule="auto"/>
                          <w:ind w:left="0" w:firstLine="0"/>
                          <w:jc w:val="left"/>
                        </w:pPr>
                        <w:proofErr w:type="gramStart"/>
                        <w:r>
                          <w:t xml:space="preserve">Pan </w:t>
                        </w:r>
                        <w:r>
                          <w:rPr>
                            <w:spacing w:val="-379"/>
                          </w:rPr>
                          <w:t xml:space="preserve"> </w:t>
                        </w:r>
                        <w:r>
                          <w:t>Podzols</w:t>
                        </w:r>
                        <w:proofErr w:type="gramEnd"/>
                      </w:p>
                    </w:txbxContent>
                  </v:textbox>
                </v:rect>
                <v:rect id="Rectangle 1027" o:spid="_x0000_s1417" style="position:absolute;left:47302;top:70744;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" filled="f" stroked="f">
                  <v:textbox inset="0,0,0,0">
                    <w:txbxContent>
                      <w:p w14:paraId="0BE926C3" w14:textId="77777777" w:rsidR="00216ADB" w:rsidRDefault="00216ADB">
                        <w:pPr>
                          <w:spacing w:after="160" w:line="259" w:lineRule="auto"/>
                          <w:ind w:left="0" w:firstLine="0"/>
                          <w:jc w:val="left"/>
                        </w:pPr>
                        <w:r>
                          <w:t xml:space="preserve"> </w:t>
                        </w:r>
                      </w:p>
                    </w:txbxContent>
                  </v:textbox>
                </v:rect>
                <v:rect id="Rectangle 1028" o:spid="_x0000_s1418" style="position:absolute;left:43713;top:52766;width:772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" filled="f" stroked="f">
                  <v:textbox inset="0,0,0,0">
                    <w:txbxContent>
                      <w:p w14:paraId="0BE926C4" w14:textId="77777777" w:rsidR="00216ADB" w:rsidRDefault="00216ADB">
                        <w:pPr>
                          <w:spacing w:after="160" w:line="259" w:lineRule="auto"/>
                          <w:ind w:left="0" w:firstLine="0"/>
                          <w:jc w:val="left"/>
                        </w:pPr>
                        <w:r>
                          <w:t>podzols</w:t>
                        </w:r>
                      </w:p>
                    </w:txbxContent>
                  </v:textbox>
                </v:rect>
                <v:rect id="Rectangle 1029" o:spid="_x0000_s1419" style="position:absolute;left:47302;top:50545;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" filled="f" stroked="f">
                  <v:textbox inset="0,0,0,0">
                    <w:txbxContent>
                      <w:p w14:paraId="0BE926C5" w14:textId="77777777" w:rsidR="00216ADB" w:rsidRDefault="00216ADB">
                        <w:pPr>
                          <w:spacing w:after="160" w:line="259" w:lineRule="auto"/>
                          <w:ind w:left="0" w:firstLine="0"/>
                          <w:jc w:val="left"/>
                        </w:pPr>
                        <w:r>
                          <w:t xml:space="preserve"> </w:t>
                        </w:r>
                      </w:p>
                    </w:txbxContent>
                  </v:textbox>
                </v:rect>
                <v:rect id="Rectangle 1030" o:spid="_x0000_s1420" style="position:absolute;left:43547;top:20203;width:805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" filled="f" stroked="f">
                  <v:textbox inset="0,0,0,0">
                    <w:txbxContent>
                      <w:p w14:paraId="0BE926C6" w14:textId="77777777" w:rsidR="00216ADB" w:rsidRDefault="00216ADB">
                        <w:pPr>
                          <w:spacing w:after="160" w:line="259" w:lineRule="auto"/>
                          <w:ind w:left="0" w:firstLine="0"/>
                          <w:jc w:val="left"/>
                        </w:pPr>
                        <w:proofErr w:type="spellStart"/>
                        <w:r>
                          <w:t>Orthods</w:t>
                        </w:r>
                        <w:proofErr w:type="spellEnd"/>
                      </w:p>
                    </w:txbxContent>
                  </v:textbox>
                </v:rect>
                <v:rect id="Rectangle 1031" o:spid="_x0000_s1421" style="position:absolute;left:49577;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" filled="f" stroked="f">
                  <v:textbox inset="0,0,0,0">
                    <w:txbxContent>
                      <w:p w14:paraId="0BE926C7" w14:textId="77777777" w:rsidR="00216ADB" w:rsidRDefault="00216ADB">
                        <w:pPr>
                          <w:spacing w:after="160" w:line="259" w:lineRule="auto"/>
                          <w:ind w:left="0" w:firstLine="0"/>
                          <w:jc w:val="left"/>
                        </w:pPr>
                        <w:r>
                          <w:t xml:space="preserve"> </w:t>
                        </w:r>
                      </w:p>
                    </w:txbxContent>
                  </v:textbox>
                </v:rect>
                <v:rect id="Rectangle 1032" o:spid="_x0000_s1422" style="position:absolute;left:42609;top:72786;width:1448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" filled="f" stroked="f">
                  <v:textbox inset="0,0,0,0">
                    <w:txbxContent>
                      <w:p w14:paraId="0BE926C8" w14:textId="77777777" w:rsidR="00216ADB" w:rsidRDefault="00216ADB">
                        <w:pPr>
                          <w:spacing w:after="160" w:line="259" w:lineRule="auto"/>
                          <w:ind w:left="0" w:firstLine="0"/>
                          <w:jc w:val="left"/>
                        </w:pPr>
                        <w:r>
                          <w:t>Orthic</w:t>
                        </w:r>
                        <w:r>
                          <w:rPr>
                            <w:spacing w:val="-379"/>
                          </w:rPr>
                          <w:t xml:space="preserve">  </w:t>
                        </w:r>
                        <w:r>
                          <w:t xml:space="preserve"> Podzols</w:t>
                        </w:r>
                      </w:p>
                    </w:txbxContent>
                  </v:textbox>
                </v:rect>
                <v:rect id="Rectangle 1033" o:spid="_x0000_s1423" style="position:absolute;left:49576;top:6886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" filled="f" stroked="f">
                  <v:textbox inset="0,0,0,0">
                    <w:txbxContent>
                      <w:p w14:paraId="0BE926C9" w14:textId="77777777" w:rsidR="00216ADB" w:rsidRDefault="00216ADB">
                        <w:pPr>
                          <w:spacing w:after="160" w:line="259" w:lineRule="auto"/>
                          <w:ind w:left="0" w:firstLine="0"/>
                          <w:jc w:val="left"/>
                        </w:pPr>
                        <w:r>
                          <w:t xml:space="preserve"> </w:t>
                        </w:r>
                      </w:p>
                    </w:txbxContent>
                  </v:textbox>
                </v:rect>
                <v:rect id="Rectangle 1034" o:spid="_x0000_s1424" style="position:absolute;left:45987;top:52765;width:772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" filled="f" stroked="f">
                  <v:textbox inset="0,0,0,0">
                    <w:txbxContent>
                      <w:p w14:paraId="0BE926CA" w14:textId="77777777" w:rsidR="00216ADB" w:rsidRDefault="00216ADB">
                        <w:pPr>
                          <w:spacing w:after="160" w:line="259" w:lineRule="auto"/>
                          <w:ind w:left="0" w:firstLine="0"/>
                          <w:jc w:val="left"/>
                        </w:pPr>
                        <w:r>
                          <w:t>podzols</w:t>
                        </w:r>
                      </w:p>
                    </w:txbxContent>
                  </v:textbox>
                </v:rect>
                <v:rect id="Rectangle 1035" o:spid="_x0000_s1425" style="position:absolute;left:49576;top:5054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" filled="f" stroked="f">
                  <v:textbox inset="0,0,0,0">
                    <w:txbxContent>
                      <w:p w14:paraId="0BE926CB" w14:textId="77777777" w:rsidR="00216ADB" w:rsidRDefault="00216ADB">
                        <w:pPr>
                          <w:spacing w:after="160" w:line="259" w:lineRule="auto"/>
                          <w:ind w:left="0" w:firstLine="0"/>
                          <w:jc w:val="left"/>
                        </w:pPr>
                        <w:r>
                          <w:t xml:space="preserve"> </w:t>
                        </w:r>
                      </w:p>
                    </w:txbxContent>
                  </v:textbox>
                </v:rect>
                <v:rect id="Rectangle 1036" o:spid="_x0000_s1426" style="position:absolute;left:45821;top:20202;width:805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" filled="f" stroked="f">
                  <v:textbox inset="0,0,0,0">
                    <w:txbxContent>
                      <w:p w14:paraId="0BE926CC" w14:textId="77777777" w:rsidR="00216ADB" w:rsidRDefault="00216ADB">
                        <w:pPr>
                          <w:spacing w:after="160" w:line="259" w:lineRule="auto"/>
                          <w:ind w:left="0" w:firstLine="0"/>
                          <w:jc w:val="left"/>
                        </w:pPr>
                        <w:proofErr w:type="spellStart"/>
                        <w:r>
                          <w:t>Orthods</w:t>
                        </w:r>
                        <w:proofErr w:type="spellEnd"/>
                      </w:p>
                    </w:txbxContent>
                  </v:textbox>
                </v:rect>
                <v:shape id="Shape 1037" o:spid="_x0000_s1427" style="position:absolute;left:2470;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" path="m,8495665l,e" filled="f" strokecolor="#181717" strokeweight="1pt">
                  <v:stroke miterlimit="1" joinstyle="miter"/>
                  <v:path arrowok="t" textboxrect="0,0,0,8495665"/>
                </v:shape>
                <v:shape id="Shape 1038" o:spid="_x0000_s1428" style="position:absolute;left:8096;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" path="m,8495665l,e" filled="f" strokecolor="#181717" strokeweight="1pt">
                  <v:stroke miterlimit="1" joinstyle="miter"/>
                  <v:path arrowok="t" textboxrect="0,0,0,8495665"/>
                </v:shape>
                <v:rect id="Rectangle 1039" o:spid="_x0000_s1429" style="position:absolute;left:-1952;top:11481;width:14947;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" filled="f" stroked="f">
                  <v:textbox inset="0,0,0,0">
                    <w:txbxContent>
                      <w:p w14:paraId="0BE926CD" w14:textId="77777777" w:rsidR="00216ADB" w:rsidRDefault="00216ADB">
                        <w:pPr>
                          <w:spacing w:after="160" w:line="259" w:lineRule="auto"/>
                          <w:ind w:left="0" w:firstLine="0"/>
                          <w:jc w:val="left"/>
                        </w:pPr>
                        <w:proofErr w:type="gramStart"/>
                        <w:r>
                          <w:rPr>
                            <w:b/>
                          </w:rPr>
                          <w:t xml:space="preserve">Soil </w:t>
                        </w:r>
                        <w:r>
                          <w:rPr>
                            <w:b/>
                            <w:spacing w:val="-385"/>
                          </w:rPr>
                          <w:t xml:space="preserve"> </w:t>
                        </w:r>
                        <w:r>
                          <w:rPr>
                            <w:b/>
                          </w:rPr>
                          <w:t>Taxonomy</w:t>
                        </w:r>
                        <w:proofErr w:type="gramEnd"/>
                      </w:p>
                    </w:txbxContent>
                  </v:textbox>
                </v:rect>
                <v:rect id="Rectangle 1040" o:spid="_x0000_s1430" style="position:absolute;left:15409;top:56416;width:1002;height:20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" filled="f" stroked="f">
                  <v:textbox inset="0,0,0,0">
                    <w:txbxContent>
                      <w:p w14:paraId="0BE926CE" w14:textId="77777777" w:rsidR="00216ADB" w:rsidRDefault="00216ADB">
                        <w:pPr>
                          <w:spacing w:after="160" w:line="259" w:lineRule="auto"/>
                          <w:ind w:left="0" w:firstLine="0"/>
                          <w:jc w:val="left"/>
                        </w:pPr>
                      </w:p>
                    </w:txbxContent>
                  </v:textbox>
                </v:rect>
                <w10:anchorlock/>
              </v:group>
            </w:pict>
          </mc:Fallback>
        </mc:AlternateContent>
      </w:r>
      <w:r>
        <w:rPr>
          <w:rFonts w:ascii="Calibri" w:eastAsia="Calibri" w:hAnsi="Calibri" w:cs="Calibri"/>
          <w:noProof/>
          <w:color w:val="000000"/>
          <w:sz w:val="22"/>
          <w:shd w:val="clear" w:color="auto" w:fill="E6E6E6"/>
        </w:rPr>
        <w:lastRenderedPageBreak/>
        <mc:AlternateContent>
          <mc:Choice Requires="wpg">
            <w:drawing>
              <wp:inline distT="0" distB="0" distL="0" distR="0" wp14:anchorId="0BE921F5" wp14:editId="0BE921F6">
                <wp:extent cx="5400168" cy="8495665"/>
                <wp:effectExtent l="0" t="0" r="0" b="0"/>
                <wp:docPr id="92481" name="Group 92481"/>
                <wp:cNvGraphicFramePr/>
                <a:graphic xmlns:a="http://schemas.openxmlformats.org/drawingml/2006/main">
                  <a:graphicData uri="http://schemas.microsoft.com/office/word/2010/wordprocessingGroup">
                    <wpg:wgp>
                      <wpg:cNvGrpSpPr/>
                      <wpg:grpSpPr>
                        <a:xfrm>
                          <a:off x="0" y="0"/>
                          <a:ext cx="5400168" cy="8495665"/>
                          <a:chOff x="0" y="0"/>
                          <a:chExt cx="5400168" cy="8495665"/>
                        </a:xfrm>
                      </wpg:grpSpPr>
                      <wps:wsp>
                        <wps:cNvPr id="1069" name="Rectangle 1069"/>
                        <wps:cNvSpPr/>
                        <wps:spPr>
                          <a:xfrm rot="-5399999">
                            <a:off x="-229851" y="8014826"/>
                            <a:ext cx="709422" cy="249716"/>
                          </a:xfrm>
                          <a:prstGeom prst="rect">
                            <a:avLst/>
                          </a:prstGeom>
                          <a:ln>
                            <a:noFill/>
                          </a:ln>
                        </wps:spPr>
                        <wps:txbx>
                          <w:txbxContent>
                            <w:p w14:paraId="0BE926CF" w14:textId="77777777" w:rsidR="00216ADB" w:rsidRDefault="00216ADB">
                              <w:pPr>
                                <w:spacing w:after="160" w:line="259" w:lineRule="auto"/>
                                <w:ind w:left="0" w:firstLine="0"/>
                                <w:jc w:val="left"/>
                              </w:pPr>
                              <w:proofErr w:type="gramStart"/>
                              <w:r>
                                <w:rPr>
                                  <w:b/>
                                  <w:sz w:val="24"/>
                                </w:rPr>
                                <w:t xml:space="preserve">Table </w:t>
                              </w:r>
                              <w:r>
                                <w:rPr>
                                  <w:b/>
                                  <w:spacing w:val="-356"/>
                                  <w:sz w:val="24"/>
                                </w:rPr>
                                <w:t xml:space="preserve"> </w:t>
                              </w:r>
                              <w:r>
                                <w:rPr>
                                  <w:b/>
                                  <w:sz w:val="24"/>
                                </w:rPr>
                                <w:t>1</w:t>
                              </w:r>
                              <w:proofErr w:type="gramEnd"/>
                              <w:r>
                                <w:rPr>
                                  <w:b/>
                                  <w:sz w:val="24"/>
                                </w:rPr>
                                <w:t>.</w:t>
                              </w:r>
                            </w:p>
                          </w:txbxContent>
                        </wps:txbx>
                        <wps:bodyPr horzOverflow="overflow" vert="horz" lIns="0" tIns="0" rIns="0" bIns="0" rtlCol="0">
                          <a:noAutofit/>
                        </wps:bodyPr>
                      </wps:wsp>
                      <wps:wsp>
                        <wps:cNvPr id="1070" name="Rectangle 1070"/>
                        <wps:cNvSpPr/>
                        <wps:spPr>
                          <a:xfrm rot="-5399999">
                            <a:off x="103287" y="7813132"/>
                            <a:ext cx="50673" cy="245055"/>
                          </a:xfrm>
                          <a:prstGeom prst="rect">
                            <a:avLst/>
                          </a:prstGeom>
                          <a:ln>
                            <a:noFill/>
                          </a:ln>
                        </wps:spPr>
                        <wps:txbx>
                          <w:txbxContent>
                            <w:p w14:paraId="0BE926D0"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2100" name="Rectangle 92100"/>
                        <wps:cNvSpPr/>
                        <wps:spPr>
                          <a:xfrm rot="-5399999">
                            <a:off x="-347912" y="7176874"/>
                            <a:ext cx="949612" cy="247690"/>
                          </a:xfrm>
                          <a:prstGeom prst="rect">
                            <a:avLst/>
                          </a:prstGeom>
                          <a:ln>
                            <a:noFill/>
                          </a:ln>
                        </wps:spPr>
                        <wps:txbx>
                          <w:txbxContent>
                            <w:p w14:paraId="0BE926D1" w14:textId="77777777" w:rsidR="00216ADB" w:rsidRDefault="00216ADB">
                              <w:pPr>
                                <w:spacing w:after="160" w:line="259" w:lineRule="auto"/>
                                <w:ind w:left="0" w:firstLine="0"/>
                                <w:jc w:val="left"/>
                              </w:pPr>
                              <w:r>
                                <w:rPr>
                                  <w:i/>
                                  <w:sz w:val="24"/>
                                </w:rPr>
                                <w:t>(continued)</w:t>
                              </w:r>
                            </w:p>
                          </w:txbxContent>
                        </wps:txbx>
                        <wps:bodyPr horzOverflow="overflow" vert="horz" lIns="0" tIns="0" rIns="0" bIns="0" rtlCol="0">
                          <a:noAutofit/>
                        </wps:bodyPr>
                      </wps:wsp>
                      <wps:wsp>
                        <wps:cNvPr id="92099" name="Rectangle 92099"/>
                        <wps:cNvSpPr/>
                        <wps:spPr>
                          <a:xfrm rot="-5399999">
                            <a:off x="-679534" y="6845251"/>
                            <a:ext cx="949612" cy="247690"/>
                          </a:xfrm>
                          <a:prstGeom prst="rect">
                            <a:avLst/>
                          </a:prstGeom>
                          <a:ln>
                            <a:noFill/>
                          </a:ln>
                        </wps:spPr>
                        <wps:txbx>
                          <w:txbxContent>
                            <w:p w14:paraId="0BE926D2"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2098" name="Rectangle 92098"/>
                        <wps:cNvSpPr/>
                        <wps:spPr>
                          <a:xfrm rot="-5399999">
                            <a:off x="-16289" y="7508496"/>
                            <a:ext cx="949612" cy="247690"/>
                          </a:xfrm>
                          <a:prstGeom prst="rect">
                            <a:avLst/>
                          </a:prstGeom>
                          <a:ln>
                            <a:noFill/>
                          </a:ln>
                        </wps:spPr>
                        <wps:txbx>
                          <w:txbxContent>
                            <w:p w14:paraId="0BE926D3"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1072" name="Rectangle 1072"/>
                        <wps:cNvSpPr/>
                        <wps:spPr>
                          <a:xfrm rot="-5399999">
                            <a:off x="103287" y="6913667"/>
                            <a:ext cx="50673" cy="245055"/>
                          </a:xfrm>
                          <a:prstGeom prst="rect">
                            <a:avLst/>
                          </a:prstGeom>
                          <a:ln>
                            <a:noFill/>
                          </a:ln>
                        </wps:spPr>
                        <wps:txbx>
                          <w:txbxContent>
                            <w:p w14:paraId="0BE926D4"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073" name="Rectangle 1073"/>
                        <wps:cNvSpPr/>
                        <wps:spPr>
                          <a:xfrm rot="-5399999">
                            <a:off x="-639310" y="7261546"/>
                            <a:ext cx="2195171" cy="270526"/>
                          </a:xfrm>
                          <a:prstGeom prst="rect">
                            <a:avLst/>
                          </a:prstGeom>
                          <a:ln>
                            <a:noFill/>
                          </a:ln>
                        </wps:spPr>
                        <wps:txbx>
                          <w:txbxContent>
                            <w:p w14:paraId="0BE926D5"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wps:txbx>
                        <wps:bodyPr horzOverflow="overflow" vert="horz" lIns="0" tIns="0" rIns="0" bIns="0" rtlCol="0">
                          <a:noAutofit/>
                        </wps:bodyPr>
                      </wps:wsp>
                      <wps:wsp>
                        <wps:cNvPr id="1074" name="Rectangle 1074"/>
                        <wps:cNvSpPr/>
                        <wps:spPr>
                          <a:xfrm rot="-5399999">
                            <a:off x="430827" y="6681179"/>
                            <a:ext cx="54896" cy="270526"/>
                          </a:xfrm>
                          <a:prstGeom prst="rect">
                            <a:avLst/>
                          </a:prstGeom>
                          <a:ln>
                            <a:noFill/>
                          </a:ln>
                        </wps:spPr>
                        <wps:txbx>
                          <w:txbxContent>
                            <w:p w14:paraId="0BE926D6"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1075" name="Rectangle 1075"/>
                        <wps:cNvSpPr/>
                        <wps:spPr>
                          <a:xfrm rot="-5399999">
                            <a:off x="-352754" y="4559297"/>
                            <a:ext cx="1622060" cy="270526"/>
                          </a:xfrm>
                          <a:prstGeom prst="rect">
                            <a:avLst/>
                          </a:prstGeom>
                          <a:ln>
                            <a:noFill/>
                          </a:ln>
                        </wps:spPr>
                        <wps:txbx>
                          <w:txbxContent>
                            <w:p w14:paraId="0BE926D7"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rPr>
                                <w:t xml:space="preserve"> </w:t>
                              </w:r>
                              <w:r>
                                <w:rPr>
                                  <w:b/>
                                  <w:spacing w:val="-385"/>
                                </w:rPr>
                                <w:t xml:space="preserve"> </w:t>
                              </w:r>
                              <w:r>
                                <w:rPr>
                                  <w:b/>
                                </w:rPr>
                                <w:t>Soil</w:t>
                              </w:r>
                            </w:p>
                          </w:txbxContent>
                        </wps:txbx>
                        <wps:bodyPr horzOverflow="overflow" vert="horz" lIns="0" tIns="0" rIns="0" bIns="0" rtlCol="0">
                          <a:noAutofit/>
                        </wps:bodyPr>
                      </wps:wsp>
                      <wps:wsp>
                        <wps:cNvPr id="1076" name="Rectangle 1076"/>
                        <wps:cNvSpPr/>
                        <wps:spPr>
                          <a:xfrm rot="-5399999">
                            <a:off x="430827" y="4123285"/>
                            <a:ext cx="54896" cy="270526"/>
                          </a:xfrm>
                          <a:prstGeom prst="rect">
                            <a:avLst/>
                          </a:prstGeom>
                          <a:ln>
                            <a:noFill/>
                          </a:ln>
                        </wps:spPr>
                        <wps:txbx>
                          <w:txbxContent>
                            <w:p w14:paraId="0BE926D8"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2102" name="Rectangle 92102"/>
                        <wps:cNvSpPr/>
                        <wps:spPr>
                          <a:xfrm rot="-5399999">
                            <a:off x="-205976" y="7001791"/>
                            <a:ext cx="1055097" cy="270526"/>
                          </a:xfrm>
                          <a:prstGeom prst="rect">
                            <a:avLst/>
                          </a:prstGeom>
                          <a:ln>
                            <a:noFill/>
                          </a:ln>
                        </wps:spPr>
                        <wps:txbx>
                          <w:txbxContent>
                            <w:p w14:paraId="0BE926D9"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2101" name="Rectangle 92101"/>
                        <wps:cNvSpPr/>
                        <wps:spPr>
                          <a:xfrm rot="-5399999">
                            <a:off x="491075" y="7698843"/>
                            <a:ext cx="1055097" cy="270526"/>
                          </a:xfrm>
                          <a:prstGeom prst="rect">
                            <a:avLst/>
                          </a:prstGeom>
                          <a:ln>
                            <a:noFill/>
                          </a:ln>
                        </wps:spPr>
                        <wps:txbx>
                          <w:txbxContent>
                            <w:p w14:paraId="0BE926DA"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2103" name="Rectangle 92103"/>
                        <wps:cNvSpPr/>
                        <wps:spPr>
                          <a:xfrm rot="-5399999">
                            <a:off x="163186" y="7370955"/>
                            <a:ext cx="1055097" cy="270526"/>
                          </a:xfrm>
                          <a:prstGeom prst="rect">
                            <a:avLst/>
                          </a:prstGeom>
                          <a:ln>
                            <a:noFill/>
                          </a:ln>
                        </wps:spPr>
                        <wps:txbx>
                          <w:txbxContent>
                            <w:p w14:paraId="0BE926DB" w14:textId="77777777" w:rsidR="00216ADB" w:rsidRDefault="00216ADB">
                              <w:pPr>
                                <w:spacing w:after="160" w:line="259" w:lineRule="auto"/>
                                <w:ind w:left="0" w:firstLine="0"/>
                                <w:jc w:val="left"/>
                              </w:pPr>
                              <w:r>
                                <w:rPr>
                                  <w:b/>
                                </w:rPr>
                                <w:t xml:space="preserve">(version </w:t>
                              </w:r>
                              <w:r>
                                <w:rPr>
                                  <w:b/>
                                  <w:spacing w:val="-65"/>
                                </w:rPr>
                                <w:t xml:space="preserve">  3)</w:t>
                              </w:r>
                            </w:p>
                          </w:txbxContent>
                        </wps:txbx>
                        <wps:bodyPr horzOverflow="overflow" vert="horz" lIns="0" tIns="0" rIns="0" bIns="0" rtlCol="0">
                          <a:noAutofit/>
                        </wps:bodyPr>
                      </wps:wsp>
                      <wps:wsp>
                        <wps:cNvPr id="1079" name="Rectangle 1079"/>
                        <wps:cNvSpPr/>
                        <wps:spPr>
                          <a:xfrm rot="-5399999">
                            <a:off x="622013" y="7036475"/>
                            <a:ext cx="54896" cy="270526"/>
                          </a:xfrm>
                          <a:prstGeom prst="rect">
                            <a:avLst/>
                          </a:prstGeom>
                          <a:ln>
                            <a:noFill/>
                          </a:ln>
                        </wps:spPr>
                        <wps:txbx>
                          <w:txbxContent>
                            <w:p w14:paraId="0BE926DC"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1080" name="Rectangle 1080"/>
                        <wps:cNvSpPr/>
                        <wps:spPr>
                          <a:xfrm rot="-5399999">
                            <a:off x="-27293" y="4592695"/>
                            <a:ext cx="1353510" cy="270526"/>
                          </a:xfrm>
                          <a:prstGeom prst="rect">
                            <a:avLst/>
                          </a:prstGeom>
                          <a:ln>
                            <a:noFill/>
                          </a:ln>
                        </wps:spPr>
                        <wps:txbx>
                          <w:txbxContent>
                            <w:p w14:paraId="0BE926DD" w14:textId="77777777" w:rsidR="00216ADB" w:rsidRDefault="00216ADB">
                              <w:pPr>
                                <w:spacing w:after="160" w:line="259" w:lineRule="auto"/>
                                <w:ind w:left="0" w:firstLine="0"/>
                                <w:jc w:val="left"/>
                              </w:pPr>
                              <w:r>
                                <w:rPr>
                                  <w:b/>
                                </w:rPr>
                                <w:t>Classification</w:t>
                              </w:r>
                            </w:p>
                          </w:txbxContent>
                        </wps:txbx>
                        <wps:bodyPr horzOverflow="overflow" vert="horz" lIns="0" tIns="0" rIns="0" bIns="0" rtlCol="0">
                          <a:noAutofit/>
                        </wps:bodyPr>
                      </wps:wsp>
                      <wps:wsp>
                        <wps:cNvPr id="1081" name="Rectangle 1081"/>
                        <wps:cNvSpPr/>
                        <wps:spPr>
                          <a:xfrm rot="-5399999">
                            <a:off x="622012" y="4224326"/>
                            <a:ext cx="54896" cy="270526"/>
                          </a:xfrm>
                          <a:prstGeom prst="rect">
                            <a:avLst/>
                          </a:prstGeom>
                          <a:ln>
                            <a:noFill/>
                          </a:ln>
                        </wps:spPr>
                        <wps:txbx>
                          <w:txbxContent>
                            <w:p w14:paraId="0BE926DE"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1082" name="Rectangle 1082"/>
                        <wps:cNvSpPr/>
                        <wps:spPr>
                          <a:xfrm rot="-5399999">
                            <a:off x="264623" y="7591031"/>
                            <a:ext cx="1541254" cy="265477"/>
                          </a:xfrm>
                          <a:prstGeom prst="rect">
                            <a:avLst/>
                          </a:prstGeom>
                          <a:ln>
                            <a:noFill/>
                          </a:ln>
                        </wps:spPr>
                        <wps:txbx>
                          <w:txbxContent>
                            <w:p w14:paraId="0BE926DF" w14:textId="77777777" w:rsidR="00216ADB" w:rsidRDefault="00216ADB">
                              <w:pPr>
                                <w:spacing w:after="160" w:line="259" w:lineRule="auto"/>
                                <w:ind w:left="0" w:firstLine="0"/>
                                <w:jc w:val="left"/>
                              </w:pPr>
                              <w:proofErr w:type="gramStart"/>
                              <w:r>
                                <w:t xml:space="preserve">PUMICE </w:t>
                              </w:r>
                              <w:r>
                                <w:rPr>
                                  <w:spacing w:val="-379"/>
                                </w:rPr>
                                <w:t xml:space="preserve"> </w:t>
                              </w:r>
                              <w:r>
                                <w:t>SOILS</w:t>
                              </w:r>
                              <w:proofErr w:type="gramEnd"/>
                            </w:p>
                          </w:txbxContent>
                        </wps:txbx>
                        <wps:bodyPr horzOverflow="overflow" vert="horz" lIns="0" tIns="0" rIns="0" bIns="0" rtlCol="0">
                          <a:noAutofit/>
                        </wps:bodyPr>
                      </wps:wsp>
                      <wps:wsp>
                        <wps:cNvPr id="1084" name="Rectangle 1084"/>
                        <wps:cNvSpPr/>
                        <wps:spPr>
                          <a:xfrm rot="-5399999">
                            <a:off x="65284" y="6841082"/>
                            <a:ext cx="2323627" cy="265477"/>
                          </a:xfrm>
                          <a:prstGeom prst="rect">
                            <a:avLst/>
                          </a:prstGeom>
                          <a:ln>
                            <a:noFill/>
                          </a:ln>
                        </wps:spPr>
                        <wps:txbx>
                          <w:txbxContent>
                            <w:p w14:paraId="0BE926E0" w14:textId="77777777" w:rsidR="00216ADB" w:rsidRDefault="00216ADB">
                              <w:pPr>
                                <w:spacing w:after="160" w:line="259" w:lineRule="auto"/>
                                <w:ind w:left="0" w:firstLine="0"/>
                                <w:jc w:val="left"/>
                              </w:pPr>
                              <w:r>
                                <w:t>Perch-</w:t>
                              </w:r>
                              <w:proofErr w:type="spellStart"/>
                              <w:r>
                                <w:t>gley</w:t>
                              </w:r>
                              <w:proofErr w:type="spellEnd"/>
                              <w:r>
                                <w:rPr>
                                  <w:spacing w:val="-379"/>
                                </w:rPr>
                                <w:t xml:space="preserve">  </w:t>
                              </w:r>
                              <w:r>
                                <w:t xml:space="preserve"> </w:t>
                              </w:r>
                              <w:proofErr w:type="gramStart"/>
                              <w:r>
                                <w:t xml:space="preserve">Pumice </w:t>
                              </w:r>
                              <w:r>
                                <w:rPr>
                                  <w:spacing w:val="-379"/>
                                </w:rPr>
                                <w:t xml:space="preserve"> </w:t>
                              </w:r>
                              <w:r>
                                <w:t>Soils</w:t>
                              </w:r>
                              <w:proofErr w:type="gramEnd"/>
                            </w:p>
                          </w:txbxContent>
                        </wps:txbx>
                        <wps:bodyPr horzOverflow="overflow" vert="horz" lIns="0" tIns="0" rIns="0" bIns="0" rtlCol="0">
                          <a:noAutofit/>
                        </wps:bodyPr>
                      </wps:wsp>
                      <wps:wsp>
                        <wps:cNvPr id="1085" name="Rectangle 1085"/>
                        <wps:cNvSpPr/>
                        <wps:spPr>
                          <a:xfrm rot="-5399999">
                            <a:off x="1199649" y="6228358"/>
                            <a:ext cx="54896" cy="265477"/>
                          </a:xfrm>
                          <a:prstGeom prst="rect">
                            <a:avLst/>
                          </a:prstGeom>
                          <a:ln>
                            <a:noFill/>
                          </a:ln>
                        </wps:spPr>
                        <wps:txbx>
                          <w:txbxContent>
                            <w:p w14:paraId="0BE926E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86" name="Rectangle 1086"/>
                        <wps:cNvSpPr/>
                        <wps:spPr>
                          <a:xfrm rot="-5399999">
                            <a:off x="776073" y="4851827"/>
                            <a:ext cx="902047" cy="265476"/>
                          </a:xfrm>
                          <a:prstGeom prst="rect">
                            <a:avLst/>
                          </a:prstGeom>
                          <a:ln>
                            <a:noFill/>
                          </a:ln>
                        </wps:spPr>
                        <wps:txbx>
                          <w:txbxContent>
                            <w:p w14:paraId="0BE926E2" w14:textId="77777777" w:rsidR="00216ADB" w:rsidRDefault="00216ADB">
                              <w:pPr>
                                <w:spacing w:after="160" w:line="259" w:lineRule="auto"/>
                                <w:ind w:left="0" w:firstLine="0"/>
                                <w:jc w:val="left"/>
                              </w:pPr>
                              <w:proofErr w:type="spellStart"/>
                              <w:r>
                                <w:t>gley</w:t>
                              </w:r>
                              <w:proofErr w:type="spellEnd"/>
                              <w:r>
                                <w:rPr>
                                  <w:spacing w:val="-379"/>
                                </w:rPr>
                                <w:t xml:space="preserve">  </w:t>
                              </w:r>
                              <w:r>
                                <w:t xml:space="preserve"> soils</w:t>
                              </w:r>
                            </w:p>
                          </w:txbxContent>
                        </wps:txbx>
                        <wps:bodyPr horzOverflow="overflow" vert="horz" lIns="0" tIns="0" rIns="0" bIns="0" rtlCol="0">
                          <a:noAutofit/>
                        </wps:bodyPr>
                      </wps:wsp>
                      <wps:wsp>
                        <wps:cNvPr id="1087" name="Rectangle 1087"/>
                        <wps:cNvSpPr/>
                        <wps:spPr>
                          <a:xfrm rot="-5399999">
                            <a:off x="1199649" y="4597171"/>
                            <a:ext cx="54896" cy="265476"/>
                          </a:xfrm>
                          <a:prstGeom prst="rect">
                            <a:avLst/>
                          </a:prstGeom>
                          <a:ln>
                            <a:noFill/>
                          </a:ln>
                        </wps:spPr>
                        <wps:txbx>
                          <w:txbxContent>
                            <w:p w14:paraId="0BE926E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88" name="Rectangle 1088"/>
                        <wps:cNvSpPr/>
                        <wps:spPr>
                          <a:xfrm rot="-5399999">
                            <a:off x="627745" y="2363536"/>
                            <a:ext cx="1198703" cy="265476"/>
                          </a:xfrm>
                          <a:prstGeom prst="rect">
                            <a:avLst/>
                          </a:prstGeom>
                          <a:ln>
                            <a:noFill/>
                          </a:ln>
                        </wps:spPr>
                        <wps:txbx>
                          <w:txbxContent>
                            <w:p w14:paraId="0BE926E4" w14:textId="77777777" w:rsidR="00216ADB" w:rsidRDefault="00216ADB">
                              <w:pPr>
                                <w:spacing w:after="160" w:line="259" w:lineRule="auto"/>
                                <w:ind w:left="0" w:firstLine="0"/>
                                <w:jc w:val="left"/>
                              </w:pPr>
                              <w:proofErr w:type="spellStart"/>
                              <w:r>
                                <w:t>Vitraquands</w:t>
                              </w:r>
                              <w:proofErr w:type="spellEnd"/>
                            </w:p>
                          </w:txbxContent>
                        </wps:txbx>
                        <wps:bodyPr horzOverflow="overflow" vert="horz" lIns="0" tIns="0" rIns="0" bIns="0" rtlCol="0">
                          <a:noAutofit/>
                        </wps:bodyPr>
                      </wps:wsp>
                      <wps:wsp>
                        <wps:cNvPr id="1090" name="Rectangle 1090"/>
                        <wps:cNvSpPr/>
                        <wps:spPr>
                          <a:xfrm rot="-5399999">
                            <a:off x="369480" y="6917935"/>
                            <a:ext cx="2169919" cy="265477"/>
                          </a:xfrm>
                          <a:prstGeom prst="rect">
                            <a:avLst/>
                          </a:prstGeom>
                          <a:ln>
                            <a:noFill/>
                          </a:ln>
                        </wps:spPr>
                        <wps:txbx>
                          <w:txbxContent>
                            <w:p w14:paraId="0BE926E5" w14:textId="77777777" w:rsidR="00216ADB" w:rsidRDefault="00216ADB">
                              <w:pPr>
                                <w:spacing w:after="160" w:line="259" w:lineRule="auto"/>
                                <w:ind w:left="0" w:firstLine="0"/>
                                <w:jc w:val="left"/>
                              </w:pPr>
                              <w:r>
                                <w:t>Impeded</w:t>
                              </w:r>
                              <w:r>
                                <w:rPr>
                                  <w:spacing w:val="-379"/>
                                </w:rPr>
                                <w:t xml:space="preserve">  </w:t>
                              </w:r>
                              <w:r>
                                <w:t xml:space="preserve"> </w:t>
                              </w:r>
                              <w:proofErr w:type="gramStart"/>
                              <w:r>
                                <w:t xml:space="preserve">Pumice </w:t>
                              </w:r>
                              <w:r>
                                <w:rPr>
                                  <w:spacing w:val="-379"/>
                                </w:rPr>
                                <w:t xml:space="preserve"> </w:t>
                              </w:r>
                              <w:r>
                                <w:t>Soils</w:t>
                              </w:r>
                              <w:proofErr w:type="gramEnd"/>
                            </w:p>
                          </w:txbxContent>
                        </wps:txbx>
                        <wps:bodyPr horzOverflow="overflow" vert="horz" lIns="0" tIns="0" rIns="0" bIns="0" rtlCol="0">
                          <a:noAutofit/>
                        </wps:bodyPr>
                      </wps:wsp>
                      <wps:wsp>
                        <wps:cNvPr id="1091" name="Rectangle 1091"/>
                        <wps:cNvSpPr/>
                        <wps:spPr>
                          <a:xfrm rot="-5399999">
                            <a:off x="1426992" y="6343929"/>
                            <a:ext cx="54896" cy="265476"/>
                          </a:xfrm>
                          <a:prstGeom prst="rect">
                            <a:avLst/>
                          </a:prstGeom>
                          <a:ln>
                            <a:noFill/>
                          </a:ln>
                        </wps:spPr>
                        <wps:txbx>
                          <w:txbxContent>
                            <w:p w14:paraId="0BE926E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92" name="Rectangle 1092"/>
                        <wps:cNvSpPr/>
                        <wps:spPr>
                          <a:xfrm rot="-5399999">
                            <a:off x="679861" y="4528271"/>
                            <a:ext cx="1549158" cy="265476"/>
                          </a:xfrm>
                          <a:prstGeom prst="rect">
                            <a:avLst/>
                          </a:prstGeom>
                          <a:ln>
                            <a:noFill/>
                          </a:ln>
                        </wps:spPr>
                        <wps:txbx>
                          <w:txbxContent>
                            <w:p w14:paraId="0BE926E7" w14:textId="77777777" w:rsidR="00216ADB" w:rsidRDefault="00216ADB">
                              <w:pPr>
                                <w:spacing w:after="160" w:line="259" w:lineRule="auto"/>
                                <w:ind w:left="0" w:firstLine="0"/>
                                <w:jc w:val="left"/>
                              </w:pPr>
                              <w:proofErr w:type="gramStart"/>
                              <w:r>
                                <w:t xml:space="preserve">YB </w:t>
                              </w:r>
                              <w:r>
                                <w:rPr>
                                  <w:spacing w:val="-379"/>
                                </w:rPr>
                                <w:t xml:space="preserve"> </w:t>
                              </w:r>
                              <w:r>
                                <w:t>pumice</w:t>
                              </w:r>
                              <w:proofErr w:type="gramEnd"/>
                              <w:r>
                                <w:t xml:space="preserve"> </w:t>
                              </w:r>
                              <w:r>
                                <w:rPr>
                                  <w:spacing w:val="-379"/>
                                </w:rPr>
                                <w:t xml:space="preserve"> </w:t>
                              </w:r>
                              <w:r>
                                <w:t>soils</w:t>
                              </w:r>
                            </w:p>
                          </w:txbxContent>
                        </wps:txbx>
                        <wps:bodyPr horzOverflow="overflow" vert="horz" lIns="0" tIns="0" rIns="0" bIns="0" rtlCol="0">
                          <a:noAutofit/>
                        </wps:bodyPr>
                      </wps:wsp>
                      <wps:wsp>
                        <wps:cNvPr id="1093" name="Rectangle 1093"/>
                        <wps:cNvSpPr/>
                        <wps:spPr>
                          <a:xfrm rot="-5399999">
                            <a:off x="1426992" y="4110622"/>
                            <a:ext cx="54896" cy="265476"/>
                          </a:xfrm>
                          <a:prstGeom prst="rect">
                            <a:avLst/>
                          </a:prstGeom>
                          <a:ln>
                            <a:noFill/>
                          </a:ln>
                        </wps:spPr>
                        <wps:txbx>
                          <w:txbxContent>
                            <w:p w14:paraId="0BE926E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94" name="Rectangle 1094"/>
                        <wps:cNvSpPr/>
                        <wps:spPr>
                          <a:xfrm rot="-5399999">
                            <a:off x="380898" y="1889346"/>
                            <a:ext cx="2147083" cy="265476"/>
                          </a:xfrm>
                          <a:prstGeom prst="rect">
                            <a:avLst/>
                          </a:prstGeom>
                          <a:ln>
                            <a:noFill/>
                          </a:ln>
                        </wps:spPr>
                        <wps:txbx>
                          <w:txbxContent>
                            <w:p w14:paraId="0BE926E9" w14:textId="77777777" w:rsidR="00216ADB" w:rsidRDefault="00216ADB">
                              <w:pPr>
                                <w:spacing w:after="160" w:line="259" w:lineRule="auto"/>
                                <w:ind w:left="0" w:firstLine="0"/>
                                <w:jc w:val="left"/>
                              </w:pPr>
                              <w:proofErr w:type="gramStart"/>
                              <w:r>
                                <w:t>Vitrands,</w:t>
                              </w:r>
                              <w:r>
                                <w:rPr>
                                  <w:spacing w:val="-379"/>
                                </w:rPr>
                                <w:t xml:space="preserve">  </w:t>
                              </w:r>
                              <w:r>
                                <w:t xml:space="preserve"> </w:t>
                              </w:r>
                              <w:proofErr w:type="spellStart"/>
                              <w:proofErr w:type="gramEnd"/>
                              <w:r>
                                <w:t>Vitricryands</w:t>
                              </w:r>
                              <w:proofErr w:type="spellEnd"/>
                            </w:p>
                          </w:txbxContent>
                        </wps:txbx>
                        <wps:bodyPr horzOverflow="overflow" vert="horz" lIns="0" tIns="0" rIns="0" bIns="0" rtlCol="0">
                          <a:noAutofit/>
                        </wps:bodyPr>
                      </wps:wsp>
                      <wps:wsp>
                        <wps:cNvPr id="1096" name="Rectangle 1096"/>
                        <wps:cNvSpPr/>
                        <wps:spPr>
                          <a:xfrm rot="-5399999">
                            <a:off x="726047" y="7047159"/>
                            <a:ext cx="1911471" cy="265477"/>
                          </a:xfrm>
                          <a:prstGeom prst="rect">
                            <a:avLst/>
                          </a:prstGeom>
                          <a:ln>
                            <a:noFill/>
                          </a:ln>
                        </wps:spPr>
                        <wps:txbx>
                          <w:txbxContent>
                            <w:p w14:paraId="0BE926EA" w14:textId="77777777" w:rsidR="00216ADB" w:rsidRDefault="00216ADB">
                              <w:pPr>
                                <w:spacing w:after="160" w:line="259" w:lineRule="auto"/>
                                <w:ind w:left="0" w:firstLine="0"/>
                                <w:jc w:val="left"/>
                              </w:pPr>
                              <w:proofErr w:type="gramStart"/>
                              <w:r>
                                <w:t xml:space="preserve">Orthic </w:t>
                              </w:r>
                              <w:r>
                                <w:rPr>
                                  <w:spacing w:val="-379"/>
                                </w:rPr>
                                <w:t xml:space="preserve"> </w:t>
                              </w:r>
                              <w:r>
                                <w:t>Pumice</w:t>
                              </w:r>
                              <w:proofErr w:type="gramEnd"/>
                              <w:r>
                                <w:rPr>
                                  <w:spacing w:val="-379"/>
                                </w:rPr>
                                <w:t xml:space="preserve">  </w:t>
                              </w:r>
                              <w:r>
                                <w:t xml:space="preserve"> Soils</w:t>
                              </w:r>
                            </w:p>
                          </w:txbxContent>
                        </wps:txbx>
                        <wps:bodyPr horzOverflow="overflow" vert="horz" lIns="0" tIns="0" rIns="0" bIns="0" rtlCol="0">
                          <a:noAutofit/>
                        </wps:bodyPr>
                      </wps:wsp>
                      <wps:wsp>
                        <wps:cNvPr id="1097" name="Rectangle 1097"/>
                        <wps:cNvSpPr/>
                        <wps:spPr>
                          <a:xfrm rot="-5399999">
                            <a:off x="1654335" y="6538251"/>
                            <a:ext cx="54896" cy="265477"/>
                          </a:xfrm>
                          <a:prstGeom prst="rect">
                            <a:avLst/>
                          </a:prstGeom>
                          <a:ln>
                            <a:noFill/>
                          </a:ln>
                        </wps:spPr>
                        <wps:txbx>
                          <w:txbxContent>
                            <w:p w14:paraId="0BE926E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098" name="Rectangle 1098"/>
                        <wps:cNvSpPr/>
                        <wps:spPr>
                          <a:xfrm rot="-5399999">
                            <a:off x="907204" y="4528271"/>
                            <a:ext cx="1549158" cy="265477"/>
                          </a:xfrm>
                          <a:prstGeom prst="rect">
                            <a:avLst/>
                          </a:prstGeom>
                          <a:ln>
                            <a:noFill/>
                          </a:ln>
                        </wps:spPr>
                        <wps:txbx>
                          <w:txbxContent>
                            <w:p w14:paraId="0BE926EC" w14:textId="77777777" w:rsidR="00216ADB" w:rsidRDefault="00216ADB">
                              <w:pPr>
                                <w:spacing w:after="160" w:line="259" w:lineRule="auto"/>
                                <w:ind w:left="0" w:firstLine="0"/>
                                <w:jc w:val="left"/>
                              </w:pPr>
                              <w:proofErr w:type="gramStart"/>
                              <w:r>
                                <w:t xml:space="preserve">YB </w:t>
                              </w:r>
                              <w:r>
                                <w:rPr>
                                  <w:spacing w:val="-379"/>
                                </w:rPr>
                                <w:t xml:space="preserve"> </w:t>
                              </w:r>
                              <w:r>
                                <w:t>pumice</w:t>
                              </w:r>
                              <w:proofErr w:type="gramEnd"/>
                              <w:r>
                                <w:t xml:space="preserve"> </w:t>
                              </w:r>
                              <w:r>
                                <w:rPr>
                                  <w:spacing w:val="-379"/>
                                </w:rPr>
                                <w:t xml:space="preserve"> </w:t>
                              </w:r>
                              <w:r>
                                <w:t>soils</w:t>
                              </w:r>
                            </w:p>
                          </w:txbxContent>
                        </wps:txbx>
                        <wps:bodyPr horzOverflow="overflow" vert="horz" lIns="0" tIns="0" rIns="0" bIns="0" rtlCol="0">
                          <a:noAutofit/>
                        </wps:bodyPr>
                      </wps:wsp>
                      <wps:wsp>
                        <wps:cNvPr id="1099" name="Rectangle 1099"/>
                        <wps:cNvSpPr/>
                        <wps:spPr>
                          <a:xfrm rot="-5399999">
                            <a:off x="1654335" y="4110622"/>
                            <a:ext cx="54896" cy="265476"/>
                          </a:xfrm>
                          <a:prstGeom prst="rect">
                            <a:avLst/>
                          </a:prstGeom>
                          <a:ln>
                            <a:noFill/>
                          </a:ln>
                        </wps:spPr>
                        <wps:txbx>
                          <w:txbxContent>
                            <w:p w14:paraId="0BE926E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00" name="Rectangle 1100"/>
                        <wps:cNvSpPr/>
                        <wps:spPr>
                          <a:xfrm rot="-5399999">
                            <a:off x="608241" y="1889346"/>
                            <a:ext cx="2147083" cy="265476"/>
                          </a:xfrm>
                          <a:prstGeom prst="rect">
                            <a:avLst/>
                          </a:prstGeom>
                          <a:ln>
                            <a:noFill/>
                          </a:ln>
                        </wps:spPr>
                        <wps:txbx>
                          <w:txbxContent>
                            <w:p w14:paraId="0BE926EE" w14:textId="77777777" w:rsidR="00216ADB" w:rsidRDefault="00216ADB">
                              <w:pPr>
                                <w:spacing w:after="160" w:line="259" w:lineRule="auto"/>
                                <w:ind w:left="0" w:firstLine="0"/>
                                <w:jc w:val="left"/>
                              </w:pPr>
                              <w:proofErr w:type="gramStart"/>
                              <w:r>
                                <w:t>Vitrands,</w:t>
                              </w:r>
                              <w:r>
                                <w:rPr>
                                  <w:spacing w:val="-379"/>
                                </w:rPr>
                                <w:t xml:space="preserve">  </w:t>
                              </w:r>
                              <w:r>
                                <w:t xml:space="preserve"> </w:t>
                              </w:r>
                              <w:proofErr w:type="spellStart"/>
                              <w:proofErr w:type="gramEnd"/>
                              <w:r>
                                <w:t>Vitricryands</w:t>
                              </w:r>
                              <w:proofErr w:type="spellEnd"/>
                            </w:p>
                          </w:txbxContent>
                        </wps:txbx>
                        <wps:bodyPr horzOverflow="overflow" vert="horz" lIns="0" tIns="0" rIns="0" bIns="0" rtlCol="0">
                          <a:noAutofit/>
                        </wps:bodyPr>
                      </wps:wsp>
                      <wps:wsp>
                        <wps:cNvPr id="1101" name="Rectangle 1101"/>
                        <wps:cNvSpPr/>
                        <wps:spPr>
                          <a:xfrm rot="-5399999">
                            <a:off x="1471777" y="7768124"/>
                            <a:ext cx="1187066" cy="265477"/>
                          </a:xfrm>
                          <a:prstGeom prst="rect">
                            <a:avLst/>
                          </a:prstGeom>
                          <a:ln>
                            <a:noFill/>
                          </a:ln>
                        </wps:spPr>
                        <wps:txbx>
                          <w:txbxContent>
                            <w:p w14:paraId="0BE926EF" w14:textId="77777777" w:rsidR="00216ADB" w:rsidRDefault="00216ADB">
                              <w:pPr>
                                <w:spacing w:after="160" w:line="259" w:lineRule="auto"/>
                                <w:ind w:left="0" w:firstLine="0"/>
                                <w:jc w:val="left"/>
                              </w:pPr>
                              <w:proofErr w:type="gramStart"/>
                              <w:r>
                                <w:t xml:space="preserve">RAW </w:t>
                              </w:r>
                              <w:r>
                                <w:rPr>
                                  <w:spacing w:val="-379"/>
                                </w:rPr>
                                <w:t xml:space="preserve"> </w:t>
                              </w:r>
                              <w:r>
                                <w:t>SOILS</w:t>
                              </w:r>
                              <w:proofErr w:type="gramEnd"/>
                            </w:p>
                          </w:txbxContent>
                        </wps:txbx>
                        <wps:bodyPr horzOverflow="overflow" vert="horz" lIns="0" tIns="0" rIns="0" bIns="0" rtlCol="0">
                          <a:noAutofit/>
                        </wps:bodyPr>
                      </wps:wsp>
                      <wps:wsp>
                        <wps:cNvPr id="1102" name="Rectangle 1102"/>
                        <wps:cNvSpPr/>
                        <wps:spPr>
                          <a:xfrm rot="-5399999">
                            <a:off x="2229708" y="8334209"/>
                            <a:ext cx="54896" cy="265477"/>
                          </a:xfrm>
                          <a:prstGeom prst="rect">
                            <a:avLst/>
                          </a:prstGeom>
                          <a:ln>
                            <a:noFill/>
                          </a:ln>
                        </wps:spPr>
                        <wps:txbx>
                          <w:txbxContent>
                            <w:p w14:paraId="0BE926F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03" name="Rectangle 1103"/>
                        <wps:cNvSpPr/>
                        <wps:spPr>
                          <a:xfrm rot="-5399999">
                            <a:off x="1525066" y="7270805"/>
                            <a:ext cx="1464180" cy="265477"/>
                          </a:xfrm>
                          <a:prstGeom prst="rect">
                            <a:avLst/>
                          </a:prstGeom>
                          <a:ln>
                            <a:noFill/>
                          </a:ln>
                        </wps:spPr>
                        <wps:txbx>
                          <w:txbxContent>
                            <w:p w14:paraId="0BE926F1"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Raw</w:t>
                              </w:r>
                              <w:proofErr w:type="gramEnd"/>
                              <w:r>
                                <w:t xml:space="preserve"> </w:t>
                              </w:r>
                              <w:r>
                                <w:rPr>
                                  <w:spacing w:val="-379"/>
                                </w:rPr>
                                <w:t xml:space="preserve"> </w:t>
                              </w:r>
                              <w:r>
                                <w:t>Soils</w:t>
                              </w:r>
                            </w:p>
                          </w:txbxContent>
                        </wps:txbx>
                        <wps:bodyPr horzOverflow="overflow" vert="horz" lIns="0" tIns="0" rIns="0" bIns="0" rtlCol="0">
                          <a:noAutofit/>
                        </wps:bodyPr>
                      </wps:wsp>
                      <wps:wsp>
                        <wps:cNvPr id="1104" name="Rectangle 1104"/>
                        <wps:cNvSpPr/>
                        <wps:spPr>
                          <a:xfrm rot="-5399999">
                            <a:off x="2229708" y="6874561"/>
                            <a:ext cx="54896" cy="265475"/>
                          </a:xfrm>
                          <a:prstGeom prst="rect">
                            <a:avLst/>
                          </a:prstGeom>
                          <a:ln>
                            <a:noFill/>
                          </a:ln>
                        </wps:spPr>
                        <wps:txbx>
                          <w:txbxContent>
                            <w:p w14:paraId="0BE926F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05" name="Rectangle 1105"/>
                        <wps:cNvSpPr/>
                        <wps:spPr>
                          <a:xfrm rot="-5399999">
                            <a:off x="1680311" y="4726006"/>
                            <a:ext cx="1153689" cy="265476"/>
                          </a:xfrm>
                          <a:prstGeom prst="rect">
                            <a:avLst/>
                          </a:prstGeom>
                          <a:ln>
                            <a:noFill/>
                          </a:ln>
                        </wps:spPr>
                        <wps:txbx>
                          <w:txbxContent>
                            <w:p w14:paraId="0BE926F3" w14:textId="77777777" w:rsidR="00216ADB" w:rsidRDefault="00216ADB">
                              <w:pPr>
                                <w:spacing w:after="160" w:line="259" w:lineRule="auto"/>
                                <w:ind w:left="0" w:firstLine="0"/>
                                <w:jc w:val="left"/>
                              </w:pPr>
                              <w:r>
                                <w:t>unclassified</w:t>
                              </w:r>
                            </w:p>
                          </w:txbxContent>
                        </wps:txbx>
                        <wps:bodyPr horzOverflow="overflow" vert="horz" lIns="0" tIns="0" rIns="0" bIns="0" rtlCol="0">
                          <a:noAutofit/>
                        </wps:bodyPr>
                      </wps:wsp>
                      <wps:wsp>
                        <wps:cNvPr id="1106" name="Rectangle 1106"/>
                        <wps:cNvSpPr/>
                        <wps:spPr>
                          <a:xfrm rot="-5399999">
                            <a:off x="2229708" y="4407967"/>
                            <a:ext cx="54896" cy="265476"/>
                          </a:xfrm>
                          <a:prstGeom prst="rect">
                            <a:avLst/>
                          </a:prstGeom>
                          <a:ln>
                            <a:noFill/>
                          </a:ln>
                        </wps:spPr>
                        <wps:txbx>
                          <w:txbxContent>
                            <w:p w14:paraId="0BE926F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07" name="Rectangle 1107"/>
                        <wps:cNvSpPr/>
                        <wps:spPr>
                          <a:xfrm rot="-5399999">
                            <a:off x="1348631" y="2054363"/>
                            <a:ext cx="1817049" cy="265476"/>
                          </a:xfrm>
                          <a:prstGeom prst="rect">
                            <a:avLst/>
                          </a:prstGeom>
                          <a:ln>
                            <a:noFill/>
                          </a:ln>
                        </wps:spPr>
                        <wps:txbx>
                          <w:txbxContent>
                            <w:p w14:paraId="0BE926F5" w14:textId="77777777" w:rsidR="00216ADB" w:rsidRDefault="00216ADB">
                              <w:pPr>
                                <w:spacing w:after="160" w:line="259" w:lineRule="auto"/>
                                <w:ind w:left="0" w:firstLine="0"/>
                                <w:jc w:val="left"/>
                              </w:pPr>
                              <w:proofErr w:type="spellStart"/>
                              <w:r>
                                <w:t>Entisols</w:t>
                              </w:r>
                              <w:proofErr w:type="spellEnd"/>
                              <w:r>
                                <w:rPr>
                                  <w:spacing w:val="-379"/>
                                </w:rPr>
                                <w:t xml:space="preserve">  </w:t>
                              </w:r>
                              <w:r>
                                <w:t xml:space="preserve"> </w:t>
                              </w:r>
                              <w:proofErr w:type="gramStart"/>
                              <w:r>
                                <w:t xml:space="preserve">or </w:t>
                              </w:r>
                              <w:r>
                                <w:rPr>
                                  <w:spacing w:val="-379"/>
                                </w:rPr>
                                <w:t xml:space="preserve"> </w:t>
                              </w:r>
                              <w:r>
                                <w:t>not</w:t>
                              </w:r>
                              <w:proofErr w:type="gramEnd"/>
                              <w:r>
                                <w:t>-soil</w:t>
                              </w:r>
                            </w:p>
                          </w:txbxContent>
                        </wps:txbx>
                        <wps:bodyPr horzOverflow="overflow" vert="horz" lIns="0" tIns="0" rIns="0" bIns="0" rtlCol="0">
                          <a:noAutofit/>
                        </wps:bodyPr>
                      </wps:wsp>
                      <wps:wsp>
                        <wps:cNvPr id="1109" name="Rectangle 1109"/>
                        <wps:cNvSpPr/>
                        <wps:spPr>
                          <a:xfrm rot="-5399999">
                            <a:off x="1281514" y="6799910"/>
                            <a:ext cx="2405971" cy="265477"/>
                          </a:xfrm>
                          <a:prstGeom prst="rect">
                            <a:avLst/>
                          </a:prstGeom>
                          <a:ln>
                            <a:noFill/>
                          </a:ln>
                        </wps:spPr>
                        <wps:txbx>
                          <w:txbxContent>
                            <w:p w14:paraId="0BE926F6" w14:textId="77777777" w:rsidR="00216ADB" w:rsidRDefault="00216ADB">
                              <w:pPr>
                                <w:spacing w:after="160" w:line="259" w:lineRule="auto"/>
                                <w:ind w:left="0" w:firstLine="0"/>
                                <w:jc w:val="left"/>
                              </w:pPr>
                              <w:proofErr w:type="gramStart"/>
                              <w:r>
                                <w:t xml:space="preserve">Hydrothermal </w:t>
                              </w:r>
                              <w:r>
                                <w:rPr>
                                  <w:spacing w:val="-379"/>
                                </w:rPr>
                                <w:t xml:space="preserve"> </w:t>
                              </w:r>
                              <w:r>
                                <w:t>Raw</w:t>
                              </w:r>
                              <w:proofErr w:type="gramEnd"/>
                              <w:r>
                                <w:t xml:space="preserve"> </w:t>
                              </w:r>
                              <w:r>
                                <w:rPr>
                                  <w:spacing w:val="-379"/>
                                </w:rPr>
                                <w:t xml:space="preserve"> </w:t>
                              </w:r>
                              <w:r>
                                <w:t>Soils</w:t>
                              </w:r>
                            </w:p>
                          </w:txbxContent>
                        </wps:txbx>
                        <wps:bodyPr horzOverflow="overflow" vert="horz" lIns="0" tIns="0" rIns="0" bIns="0" rtlCol="0">
                          <a:noAutofit/>
                        </wps:bodyPr>
                      </wps:wsp>
                      <wps:wsp>
                        <wps:cNvPr id="1110" name="Rectangle 1110"/>
                        <wps:cNvSpPr/>
                        <wps:spPr>
                          <a:xfrm rot="-5399999">
                            <a:off x="2457051" y="6166446"/>
                            <a:ext cx="54896" cy="265477"/>
                          </a:xfrm>
                          <a:prstGeom prst="rect">
                            <a:avLst/>
                          </a:prstGeom>
                          <a:ln>
                            <a:noFill/>
                          </a:ln>
                        </wps:spPr>
                        <wps:txbx>
                          <w:txbxContent>
                            <w:p w14:paraId="0BE926F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11" name="Rectangle 1111"/>
                        <wps:cNvSpPr/>
                        <wps:spPr>
                          <a:xfrm rot="-5399999">
                            <a:off x="1567301" y="4385652"/>
                            <a:ext cx="1834396" cy="265476"/>
                          </a:xfrm>
                          <a:prstGeom prst="rect">
                            <a:avLst/>
                          </a:prstGeom>
                          <a:ln>
                            <a:noFill/>
                          </a:ln>
                        </wps:spPr>
                        <wps:txbx>
                          <w:txbxContent>
                            <w:p w14:paraId="0BE926F8" w14:textId="77777777" w:rsidR="00216ADB" w:rsidRDefault="00216ADB">
                              <w:pPr>
                                <w:spacing w:after="160" w:line="259" w:lineRule="auto"/>
                                <w:ind w:left="0" w:firstLine="0"/>
                                <w:jc w:val="left"/>
                              </w:pPr>
                              <w:proofErr w:type="gramStart"/>
                              <w:r>
                                <w:t xml:space="preserve">Hydrothermal </w:t>
                              </w:r>
                              <w:r>
                                <w:rPr>
                                  <w:spacing w:val="-379"/>
                                </w:rPr>
                                <w:t xml:space="preserve"> </w:t>
                              </w:r>
                              <w:r>
                                <w:t>soils</w:t>
                              </w:r>
                              <w:proofErr w:type="gramEnd"/>
                            </w:p>
                          </w:txbxContent>
                        </wps:txbx>
                        <wps:bodyPr horzOverflow="overflow" vert="horz" lIns="0" tIns="0" rIns="0" bIns="0" rtlCol="0">
                          <a:noAutofit/>
                        </wps:bodyPr>
                      </wps:wsp>
                      <wps:wsp>
                        <wps:cNvPr id="1112" name="Rectangle 1112"/>
                        <wps:cNvSpPr/>
                        <wps:spPr>
                          <a:xfrm rot="-5399999">
                            <a:off x="2457051" y="3896157"/>
                            <a:ext cx="54896" cy="265476"/>
                          </a:xfrm>
                          <a:prstGeom prst="rect">
                            <a:avLst/>
                          </a:prstGeom>
                          <a:ln>
                            <a:noFill/>
                          </a:ln>
                        </wps:spPr>
                        <wps:txbx>
                          <w:txbxContent>
                            <w:p w14:paraId="0BE926F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13" name="Rectangle 1113"/>
                        <wps:cNvSpPr/>
                        <wps:spPr>
                          <a:xfrm rot="-5399999">
                            <a:off x="1575973" y="2054363"/>
                            <a:ext cx="1817049" cy="265476"/>
                          </a:xfrm>
                          <a:prstGeom prst="rect">
                            <a:avLst/>
                          </a:prstGeom>
                          <a:ln>
                            <a:noFill/>
                          </a:ln>
                        </wps:spPr>
                        <wps:txbx>
                          <w:txbxContent>
                            <w:p w14:paraId="0BE926FA" w14:textId="77777777" w:rsidR="00216ADB" w:rsidRDefault="00216ADB">
                              <w:pPr>
                                <w:spacing w:after="160" w:line="259" w:lineRule="auto"/>
                                <w:ind w:left="0" w:firstLine="0"/>
                                <w:jc w:val="left"/>
                              </w:pPr>
                              <w:proofErr w:type="spellStart"/>
                              <w:proofErr w:type="gramStart"/>
                              <w:r>
                                <w:t>Entisols</w:t>
                              </w:r>
                              <w:proofErr w:type="spellEnd"/>
                              <w:r>
                                <w:rPr>
                                  <w:spacing w:val="-379"/>
                                </w:rPr>
                                <w:t xml:space="preserve"> </w:t>
                              </w:r>
                              <w:r>
                                <w:t xml:space="preserve"> or</w:t>
                              </w:r>
                              <w:proofErr w:type="gramEnd"/>
                              <w:r>
                                <w:t xml:space="preserve"> </w:t>
                              </w:r>
                              <w:r>
                                <w:rPr>
                                  <w:spacing w:val="-379"/>
                                </w:rPr>
                                <w:t xml:space="preserve"> </w:t>
                              </w:r>
                              <w:r>
                                <w:t>not-soil</w:t>
                              </w:r>
                            </w:p>
                          </w:txbxContent>
                        </wps:txbx>
                        <wps:bodyPr horzOverflow="overflow" vert="horz" lIns="0" tIns="0" rIns="0" bIns="0" rtlCol="0">
                          <a:noAutofit/>
                        </wps:bodyPr>
                      </wps:wsp>
                      <wps:wsp>
                        <wps:cNvPr id="1115" name="Rectangle 1115"/>
                        <wps:cNvSpPr/>
                        <wps:spPr>
                          <a:xfrm rot="-5399999">
                            <a:off x="1904983" y="7196039"/>
                            <a:ext cx="1613715" cy="265475"/>
                          </a:xfrm>
                          <a:prstGeom prst="rect">
                            <a:avLst/>
                          </a:prstGeom>
                          <a:ln>
                            <a:noFill/>
                          </a:ln>
                        </wps:spPr>
                        <wps:txbx>
                          <w:txbxContent>
                            <w:p w14:paraId="0BE926FB" w14:textId="77777777" w:rsidR="00216ADB" w:rsidRDefault="00216ADB">
                              <w:pPr>
                                <w:spacing w:after="160" w:line="259" w:lineRule="auto"/>
                                <w:ind w:left="0" w:firstLine="0"/>
                                <w:jc w:val="left"/>
                              </w:pPr>
                              <w:proofErr w:type="gramStart"/>
                              <w:r>
                                <w:t xml:space="preserve">Rocky </w:t>
                              </w:r>
                              <w:r>
                                <w:rPr>
                                  <w:spacing w:val="-379"/>
                                </w:rPr>
                                <w:t xml:space="preserve"> </w:t>
                              </w:r>
                              <w:r>
                                <w:t>Raw</w:t>
                              </w:r>
                              <w:proofErr w:type="gramEnd"/>
                              <w:r>
                                <w:t xml:space="preserve"> </w:t>
                              </w:r>
                              <w:r>
                                <w:rPr>
                                  <w:spacing w:val="-379"/>
                                </w:rPr>
                                <w:t xml:space="preserve"> </w:t>
                              </w:r>
                              <w:r>
                                <w:t>Soils</w:t>
                              </w:r>
                            </w:p>
                          </w:txbxContent>
                        </wps:txbx>
                        <wps:bodyPr horzOverflow="overflow" vert="horz" lIns="0" tIns="0" rIns="0" bIns="0" rtlCol="0">
                          <a:noAutofit/>
                        </wps:bodyPr>
                      </wps:wsp>
                      <wps:wsp>
                        <wps:cNvPr id="1116" name="Rectangle 1116"/>
                        <wps:cNvSpPr/>
                        <wps:spPr>
                          <a:xfrm rot="-5399999">
                            <a:off x="2684394" y="6762127"/>
                            <a:ext cx="54896" cy="265477"/>
                          </a:xfrm>
                          <a:prstGeom prst="rect">
                            <a:avLst/>
                          </a:prstGeom>
                          <a:ln>
                            <a:noFill/>
                          </a:ln>
                        </wps:spPr>
                        <wps:txbx>
                          <w:txbxContent>
                            <w:p w14:paraId="0BE926F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17" name="Rectangle 1117"/>
                        <wps:cNvSpPr/>
                        <wps:spPr>
                          <a:xfrm rot="-5399999">
                            <a:off x="2134997" y="4726006"/>
                            <a:ext cx="1153689" cy="265476"/>
                          </a:xfrm>
                          <a:prstGeom prst="rect">
                            <a:avLst/>
                          </a:prstGeom>
                          <a:ln>
                            <a:noFill/>
                          </a:ln>
                        </wps:spPr>
                        <wps:txbx>
                          <w:txbxContent>
                            <w:p w14:paraId="0BE926FD" w14:textId="77777777" w:rsidR="00216ADB" w:rsidRDefault="00216ADB">
                              <w:pPr>
                                <w:spacing w:after="160" w:line="259" w:lineRule="auto"/>
                                <w:ind w:left="0" w:firstLine="0"/>
                                <w:jc w:val="left"/>
                              </w:pPr>
                              <w:r>
                                <w:t>unclassified</w:t>
                              </w:r>
                            </w:p>
                          </w:txbxContent>
                        </wps:txbx>
                        <wps:bodyPr horzOverflow="overflow" vert="horz" lIns="0" tIns="0" rIns="0" bIns="0" rtlCol="0">
                          <a:noAutofit/>
                        </wps:bodyPr>
                      </wps:wsp>
                      <wps:wsp>
                        <wps:cNvPr id="1118" name="Rectangle 1118"/>
                        <wps:cNvSpPr/>
                        <wps:spPr>
                          <a:xfrm rot="-5399999">
                            <a:off x="2684393" y="4407967"/>
                            <a:ext cx="54896" cy="265476"/>
                          </a:xfrm>
                          <a:prstGeom prst="rect">
                            <a:avLst/>
                          </a:prstGeom>
                          <a:ln>
                            <a:noFill/>
                          </a:ln>
                        </wps:spPr>
                        <wps:txbx>
                          <w:txbxContent>
                            <w:p w14:paraId="0BE926F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19" name="Rectangle 1119"/>
                        <wps:cNvSpPr/>
                        <wps:spPr>
                          <a:xfrm rot="-5399999">
                            <a:off x="1803316" y="2054363"/>
                            <a:ext cx="1817049" cy="265476"/>
                          </a:xfrm>
                          <a:prstGeom prst="rect">
                            <a:avLst/>
                          </a:prstGeom>
                          <a:ln>
                            <a:noFill/>
                          </a:ln>
                        </wps:spPr>
                        <wps:txbx>
                          <w:txbxContent>
                            <w:p w14:paraId="0BE926FF" w14:textId="77777777" w:rsidR="00216ADB" w:rsidRDefault="00216ADB">
                              <w:pPr>
                                <w:spacing w:after="160" w:line="259" w:lineRule="auto"/>
                                <w:ind w:left="0" w:firstLine="0"/>
                                <w:jc w:val="left"/>
                              </w:pPr>
                              <w:proofErr w:type="spellStart"/>
                              <w:proofErr w:type="gramStart"/>
                              <w:r>
                                <w:t>Entisols</w:t>
                              </w:r>
                              <w:proofErr w:type="spellEnd"/>
                              <w:r>
                                <w:t xml:space="preserve"> </w:t>
                              </w:r>
                              <w:r>
                                <w:rPr>
                                  <w:spacing w:val="-379"/>
                                </w:rPr>
                                <w:t xml:space="preserve"> </w:t>
                              </w:r>
                              <w:r>
                                <w:t>or</w:t>
                              </w:r>
                              <w:proofErr w:type="gramEnd"/>
                              <w:r>
                                <w:t xml:space="preserve"> </w:t>
                              </w:r>
                              <w:r>
                                <w:rPr>
                                  <w:spacing w:val="-379"/>
                                </w:rPr>
                                <w:t xml:space="preserve"> </w:t>
                              </w:r>
                              <w:r>
                                <w:t>not-soil</w:t>
                              </w:r>
                            </w:p>
                          </w:txbxContent>
                        </wps:txbx>
                        <wps:bodyPr horzOverflow="overflow" vert="horz" lIns="0" tIns="0" rIns="0" bIns="0" rtlCol="0">
                          <a:noAutofit/>
                        </wps:bodyPr>
                      </wps:wsp>
                      <wps:wsp>
                        <wps:cNvPr id="1120" name="Rectangle 1120"/>
                        <wps:cNvSpPr/>
                        <wps:spPr>
                          <a:xfrm rot="-5399999">
                            <a:off x="2911736" y="8334209"/>
                            <a:ext cx="54896" cy="265477"/>
                          </a:xfrm>
                          <a:prstGeom prst="rect">
                            <a:avLst/>
                          </a:prstGeom>
                          <a:ln>
                            <a:noFill/>
                          </a:ln>
                        </wps:spPr>
                        <wps:txbx>
                          <w:txbxContent>
                            <w:p w14:paraId="0BE9270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21" name="Rectangle 1121"/>
                        <wps:cNvSpPr/>
                        <wps:spPr>
                          <a:xfrm rot="-5399999">
                            <a:off x="2131888" y="7195599"/>
                            <a:ext cx="1614594" cy="265475"/>
                          </a:xfrm>
                          <a:prstGeom prst="rect">
                            <a:avLst/>
                          </a:prstGeom>
                          <a:ln>
                            <a:noFill/>
                          </a:ln>
                        </wps:spPr>
                        <wps:txbx>
                          <w:txbxContent>
                            <w:p w14:paraId="0BE92701" w14:textId="77777777" w:rsidR="00216ADB" w:rsidRDefault="00216ADB">
                              <w:pPr>
                                <w:spacing w:after="160" w:line="259" w:lineRule="auto"/>
                                <w:ind w:left="0" w:firstLine="0"/>
                                <w:jc w:val="left"/>
                              </w:pPr>
                              <w:proofErr w:type="gramStart"/>
                              <w:r>
                                <w:t xml:space="preserve">Sandy </w:t>
                              </w:r>
                              <w:r>
                                <w:rPr>
                                  <w:spacing w:val="-379"/>
                                </w:rPr>
                                <w:t xml:space="preserve"> </w:t>
                              </w:r>
                              <w:r>
                                <w:t>Raw</w:t>
                              </w:r>
                              <w:proofErr w:type="gramEnd"/>
                              <w:r>
                                <w:t xml:space="preserve"> </w:t>
                              </w:r>
                              <w:r>
                                <w:rPr>
                                  <w:spacing w:val="-379"/>
                                </w:rPr>
                                <w:t xml:space="preserve"> </w:t>
                              </w:r>
                              <w:r>
                                <w:t>Soils</w:t>
                              </w:r>
                            </w:p>
                          </w:txbxContent>
                        </wps:txbx>
                        <wps:bodyPr horzOverflow="overflow" vert="horz" lIns="0" tIns="0" rIns="0" bIns="0" rtlCol="0">
                          <a:noAutofit/>
                        </wps:bodyPr>
                      </wps:wsp>
                      <wps:wsp>
                        <wps:cNvPr id="1122" name="Rectangle 1122"/>
                        <wps:cNvSpPr/>
                        <wps:spPr>
                          <a:xfrm rot="-5399999">
                            <a:off x="2911736" y="6761467"/>
                            <a:ext cx="54896" cy="265477"/>
                          </a:xfrm>
                          <a:prstGeom prst="rect">
                            <a:avLst/>
                          </a:prstGeom>
                          <a:ln>
                            <a:noFill/>
                          </a:ln>
                        </wps:spPr>
                        <wps:txbx>
                          <w:txbxContent>
                            <w:p w14:paraId="0BE9270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23" name="Rectangle 1123"/>
                        <wps:cNvSpPr/>
                        <wps:spPr>
                          <a:xfrm rot="-5399999">
                            <a:off x="2362340" y="4726006"/>
                            <a:ext cx="1153689" cy="265476"/>
                          </a:xfrm>
                          <a:prstGeom prst="rect">
                            <a:avLst/>
                          </a:prstGeom>
                          <a:ln>
                            <a:noFill/>
                          </a:ln>
                        </wps:spPr>
                        <wps:txbx>
                          <w:txbxContent>
                            <w:p w14:paraId="0BE92703" w14:textId="77777777" w:rsidR="00216ADB" w:rsidRDefault="00216ADB">
                              <w:pPr>
                                <w:spacing w:after="160" w:line="259" w:lineRule="auto"/>
                                <w:ind w:left="0" w:firstLine="0"/>
                                <w:jc w:val="left"/>
                              </w:pPr>
                              <w:r>
                                <w:t>unclassified</w:t>
                              </w:r>
                            </w:p>
                          </w:txbxContent>
                        </wps:txbx>
                        <wps:bodyPr horzOverflow="overflow" vert="horz" lIns="0" tIns="0" rIns="0" bIns="0" rtlCol="0">
                          <a:noAutofit/>
                        </wps:bodyPr>
                      </wps:wsp>
                      <wps:wsp>
                        <wps:cNvPr id="1124" name="Rectangle 1124"/>
                        <wps:cNvSpPr/>
                        <wps:spPr>
                          <a:xfrm rot="-5399999">
                            <a:off x="2911736" y="4407967"/>
                            <a:ext cx="54896" cy="265476"/>
                          </a:xfrm>
                          <a:prstGeom prst="rect">
                            <a:avLst/>
                          </a:prstGeom>
                          <a:ln>
                            <a:noFill/>
                          </a:ln>
                        </wps:spPr>
                        <wps:txbx>
                          <w:txbxContent>
                            <w:p w14:paraId="0BE9270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25" name="Rectangle 1125"/>
                        <wps:cNvSpPr/>
                        <wps:spPr>
                          <a:xfrm rot="-5399999">
                            <a:off x="2030659" y="2054363"/>
                            <a:ext cx="1817050" cy="265476"/>
                          </a:xfrm>
                          <a:prstGeom prst="rect">
                            <a:avLst/>
                          </a:prstGeom>
                          <a:ln>
                            <a:noFill/>
                          </a:ln>
                        </wps:spPr>
                        <wps:txbx>
                          <w:txbxContent>
                            <w:p w14:paraId="0BE92705" w14:textId="77777777" w:rsidR="00216ADB" w:rsidRDefault="00216ADB">
                              <w:pPr>
                                <w:spacing w:after="160" w:line="259" w:lineRule="auto"/>
                                <w:ind w:left="0" w:firstLine="0"/>
                                <w:jc w:val="left"/>
                              </w:pPr>
                              <w:proofErr w:type="spellStart"/>
                              <w:proofErr w:type="gramStart"/>
                              <w:r>
                                <w:t>Entisols</w:t>
                              </w:r>
                              <w:proofErr w:type="spellEnd"/>
                              <w:r>
                                <w:t xml:space="preserve"> </w:t>
                              </w:r>
                              <w:r>
                                <w:rPr>
                                  <w:spacing w:val="-379"/>
                                </w:rPr>
                                <w:t xml:space="preserve"> </w:t>
                              </w:r>
                              <w:r>
                                <w:t>or</w:t>
                              </w:r>
                              <w:proofErr w:type="gramEnd"/>
                              <w:r>
                                <w:t xml:space="preserve"> </w:t>
                              </w:r>
                              <w:r>
                                <w:rPr>
                                  <w:spacing w:val="-379"/>
                                </w:rPr>
                                <w:t xml:space="preserve"> </w:t>
                              </w:r>
                              <w:r>
                                <w:t>not-soil</w:t>
                              </w:r>
                            </w:p>
                          </w:txbxContent>
                        </wps:txbx>
                        <wps:bodyPr horzOverflow="overflow" vert="horz" lIns="0" tIns="0" rIns="0" bIns="0" rtlCol="0">
                          <a:noAutofit/>
                        </wps:bodyPr>
                      </wps:wsp>
                      <wps:wsp>
                        <wps:cNvPr id="1126" name="Rectangle 1126"/>
                        <wps:cNvSpPr/>
                        <wps:spPr>
                          <a:xfrm rot="-5399999">
                            <a:off x="3139079" y="8334209"/>
                            <a:ext cx="54896" cy="265477"/>
                          </a:xfrm>
                          <a:prstGeom prst="rect">
                            <a:avLst/>
                          </a:prstGeom>
                          <a:ln>
                            <a:noFill/>
                          </a:ln>
                        </wps:spPr>
                        <wps:txbx>
                          <w:txbxContent>
                            <w:p w14:paraId="0BE9270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27" name="Rectangle 1127"/>
                        <wps:cNvSpPr/>
                        <wps:spPr>
                          <a:xfrm rot="-5399999">
                            <a:off x="2323768" y="7160137"/>
                            <a:ext cx="1685519" cy="265475"/>
                          </a:xfrm>
                          <a:prstGeom prst="rect">
                            <a:avLst/>
                          </a:prstGeom>
                          <a:ln>
                            <a:noFill/>
                          </a:ln>
                        </wps:spPr>
                        <wps:txbx>
                          <w:txbxContent>
                            <w:p w14:paraId="0BE92707" w14:textId="77777777" w:rsidR="00216ADB" w:rsidRDefault="00216ADB">
                              <w:pPr>
                                <w:spacing w:after="160" w:line="259" w:lineRule="auto"/>
                                <w:ind w:left="0" w:firstLine="0"/>
                                <w:jc w:val="left"/>
                              </w:pPr>
                              <w:proofErr w:type="gramStart"/>
                              <w:r>
                                <w:t xml:space="preserve">Fluvial </w:t>
                              </w:r>
                              <w:r>
                                <w:rPr>
                                  <w:spacing w:val="-379"/>
                                </w:rPr>
                                <w:t xml:space="preserve"> </w:t>
                              </w:r>
                              <w:r>
                                <w:t>Raw</w:t>
                              </w:r>
                              <w:proofErr w:type="gramEnd"/>
                              <w:r>
                                <w:rPr>
                                  <w:spacing w:val="-379"/>
                                </w:rPr>
                                <w:t xml:space="preserve">   </w:t>
                              </w:r>
                              <w:r>
                                <w:t xml:space="preserve"> Soils</w:t>
                              </w:r>
                            </w:p>
                          </w:txbxContent>
                        </wps:txbx>
                        <wps:bodyPr horzOverflow="overflow" vert="horz" lIns="0" tIns="0" rIns="0" bIns="0" rtlCol="0">
                          <a:noAutofit/>
                        </wps:bodyPr>
                      </wps:wsp>
                      <wps:wsp>
                        <wps:cNvPr id="1128" name="Rectangle 1128"/>
                        <wps:cNvSpPr/>
                        <wps:spPr>
                          <a:xfrm rot="-5399999">
                            <a:off x="3139079" y="6708140"/>
                            <a:ext cx="54896" cy="265477"/>
                          </a:xfrm>
                          <a:prstGeom prst="rect">
                            <a:avLst/>
                          </a:prstGeom>
                          <a:ln>
                            <a:noFill/>
                          </a:ln>
                        </wps:spPr>
                        <wps:txbx>
                          <w:txbxContent>
                            <w:p w14:paraId="0BE9270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29" name="Rectangle 1129"/>
                        <wps:cNvSpPr/>
                        <wps:spPr>
                          <a:xfrm rot="-5399999">
                            <a:off x="2589683" y="4726006"/>
                            <a:ext cx="1153689" cy="265476"/>
                          </a:xfrm>
                          <a:prstGeom prst="rect">
                            <a:avLst/>
                          </a:prstGeom>
                          <a:ln>
                            <a:noFill/>
                          </a:ln>
                        </wps:spPr>
                        <wps:txbx>
                          <w:txbxContent>
                            <w:p w14:paraId="0BE92709" w14:textId="77777777" w:rsidR="00216ADB" w:rsidRDefault="00216ADB">
                              <w:pPr>
                                <w:spacing w:after="160" w:line="259" w:lineRule="auto"/>
                                <w:ind w:left="0" w:firstLine="0"/>
                                <w:jc w:val="left"/>
                              </w:pPr>
                              <w:r>
                                <w:t>unclassified</w:t>
                              </w:r>
                            </w:p>
                          </w:txbxContent>
                        </wps:txbx>
                        <wps:bodyPr horzOverflow="overflow" vert="horz" lIns="0" tIns="0" rIns="0" bIns="0" rtlCol="0">
                          <a:noAutofit/>
                        </wps:bodyPr>
                      </wps:wsp>
                      <wps:wsp>
                        <wps:cNvPr id="1130" name="Rectangle 1130"/>
                        <wps:cNvSpPr/>
                        <wps:spPr>
                          <a:xfrm rot="-5399999">
                            <a:off x="3139080" y="4407967"/>
                            <a:ext cx="54895" cy="265476"/>
                          </a:xfrm>
                          <a:prstGeom prst="rect">
                            <a:avLst/>
                          </a:prstGeom>
                          <a:ln>
                            <a:noFill/>
                          </a:ln>
                        </wps:spPr>
                        <wps:txbx>
                          <w:txbxContent>
                            <w:p w14:paraId="0BE9270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31" name="Rectangle 1131"/>
                        <wps:cNvSpPr/>
                        <wps:spPr>
                          <a:xfrm rot="-5399999">
                            <a:off x="2258002" y="2054363"/>
                            <a:ext cx="1817050" cy="265476"/>
                          </a:xfrm>
                          <a:prstGeom prst="rect">
                            <a:avLst/>
                          </a:prstGeom>
                          <a:ln>
                            <a:noFill/>
                          </a:ln>
                        </wps:spPr>
                        <wps:txbx>
                          <w:txbxContent>
                            <w:p w14:paraId="0BE9270B" w14:textId="77777777" w:rsidR="00216ADB" w:rsidRDefault="00216ADB">
                              <w:pPr>
                                <w:spacing w:after="160" w:line="259" w:lineRule="auto"/>
                                <w:ind w:left="0" w:firstLine="0"/>
                                <w:jc w:val="left"/>
                              </w:pPr>
                              <w:proofErr w:type="spellStart"/>
                              <w:r>
                                <w:t>Entisols</w:t>
                              </w:r>
                              <w:proofErr w:type="spellEnd"/>
                              <w:r>
                                <w:rPr>
                                  <w:spacing w:val="-379"/>
                                </w:rPr>
                                <w:t xml:space="preserve">  </w:t>
                              </w:r>
                              <w:r>
                                <w:t xml:space="preserve"> or</w:t>
                              </w:r>
                              <w:r>
                                <w:rPr>
                                  <w:spacing w:val="-379"/>
                                </w:rPr>
                                <w:t xml:space="preserve">     </w:t>
                              </w:r>
                              <w:r>
                                <w:t xml:space="preserve"> not-soil</w:t>
                              </w:r>
                            </w:p>
                          </w:txbxContent>
                        </wps:txbx>
                        <wps:bodyPr horzOverflow="overflow" vert="horz" lIns="0" tIns="0" rIns="0" bIns="0" rtlCol="0">
                          <a:noAutofit/>
                        </wps:bodyPr>
                      </wps:wsp>
                      <wps:wsp>
                        <wps:cNvPr id="1132" name="Rectangle 1132"/>
                        <wps:cNvSpPr/>
                        <wps:spPr>
                          <a:xfrm rot="-5399999">
                            <a:off x="3366422" y="8334209"/>
                            <a:ext cx="54896" cy="265477"/>
                          </a:xfrm>
                          <a:prstGeom prst="rect">
                            <a:avLst/>
                          </a:prstGeom>
                          <a:ln>
                            <a:noFill/>
                          </a:ln>
                        </wps:spPr>
                        <wps:txbx>
                          <w:txbxContent>
                            <w:p w14:paraId="0BE9270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33" name="Rectangle 1133"/>
                        <wps:cNvSpPr/>
                        <wps:spPr>
                          <a:xfrm rot="-5399999">
                            <a:off x="2527395" y="7136420"/>
                            <a:ext cx="1732949" cy="265477"/>
                          </a:xfrm>
                          <a:prstGeom prst="rect">
                            <a:avLst/>
                          </a:prstGeom>
                          <a:ln>
                            <a:noFill/>
                          </a:ln>
                        </wps:spPr>
                        <wps:txbx>
                          <w:txbxContent>
                            <w:p w14:paraId="0BE9270D" w14:textId="77777777" w:rsidR="00216ADB" w:rsidRDefault="00216ADB">
                              <w:pPr>
                                <w:spacing w:after="160" w:line="259" w:lineRule="auto"/>
                                <w:ind w:left="0" w:firstLine="0"/>
                                <w:jc w:val="left"/>
                              </w:pPr>
                              <w:proofErr w:type="spellStart"/>
                              <w:r>
                                <w:t>Tephric</w:t>
                              </w:r>
                              <w:proofErr w:type="spellEnd"/>
                              <w:r>
                                <w:rPr>
                                  <w:spacing w:val="-379"/>
                                </w:rPr>
                                <w:t xml:space="preserve">  </w:t>
                              </w:r>
                              <w:r>
                                <w:t xml:space="preserve"> Raw</w:t>
                              </w:r>
                              <w:r>
                                <w:rPr>
                                  <w:spacing w:val="-379"/>
                                </w:rPr>
                                <w:t xml:space="preserve">  </w:t>
                              </w:r>
                              <w:r>
                                <w:t xml:space="preserve"> Soils</w:t>
                              </w:r>
                            </w:p>
                          </w:txbxContent>
                        </wps:txbx>
                        <wps:bodyPr horzOverflow="overflow" vert="horz" lIns="0" tIns="0" rIns="0" bIns="0" rtlCol="0">
                          <a:noAutofit/>
                        </wps:bodyPr>
                      </wps:wsp>
                      <wps:wsp>
                        <wps:cNvPr id="1134" name="Rectangle 1134"/>
                        <wps:cNvSpPr/>
                        <wps:spPr>
                          <a:xfrm rot="-5399999">
                            <a:off x="3366421" y="6672479"/>
                            <a:ext cx="54896" cy="265475"/>
                          </a:xfrm>
                          <a:prstGeom prst="rect">
                            <a:avLst/>
                          </a:prstGeom>
                          <a:ln>
                            <a:noFill/>
                          </a:ln>
                        </wps:spPr>
                        <wps:txbx>
                          <w:txbxContent>
                            <w:p w14:paraId="0BE9270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35" name="Rectangle 1135"/>
                        <wps:cNvSpPr/>
                        <wps:spPr>
                          <a:xfrm rot="-5399999">
                            <a:off x="2817026" y="4726006"/>
                            <a:ext cx="1153689" cy="265476"/>
                          </a:xfrm>
                          <a:prstGeom prst="rect">
                            <a:avLst/>
                          </a:prstGeom>
                          <a:ln>
                            <a:noFill/>
                          </a:ln>
                        </wps:spPr>
                        <wps:txbx>
                          <w:txbxContent>
                            <w:p w14:paraId="0BE9270F" w14:textId="77777777" w:rsidR="00216ADB" w:rsidRDefault="00216ADB">
                              <w:pPr>
                                <w:spacing w:after="160" w:line="259" w:lineRule="auto"/>
                                <w:ind w:left="0" w:firstLine="0"/>
                                <w:jc w:val="left"/>
                              </w:pPr>
                              <w:r>
                                <w:t>unclassified</w:t>
                              </w:r>
                            </w:p>
                          </w:txbxContent>
                        </wps:txbx>
                        <wps:bodyPr horzOverflow="overflow" vert="horz" lIns="0" tIns="0" rIns="0" bIns="0" rtlCol="0">
                          <a:noAutofit/>
                        </wps:bodyPr>
                      </wps:wsp>
                      <wps:wsp>
                        <wps:cNvPr id="1136" name="Rectangle 1136"/>
                        <wps:cNvSpPr/>
                        <wps:spPr>
                          <a:xfrm rot="-5399999">
                            <a:off x="3366422" y="4407967"/>
                            <a:ext cx="54896" cy="265476"/>
                          </a:xfrm>
                          <a:prstGeom prst="rect">
                            <a:avLst/>
                          </a:prstGeom>
                          <a:ln>
                            <a:noFill/>
                          </a:ln>
                        </wps:spPr>
                        <wps:txbx>
                          <w:txbxContent>
                            <w:p w14:paraId="0BE9271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37" name="Rectangle 1137"/>
                        <wps:cNvSpPr/>
                        <wps:spPr>
                          <a:xfrm rot="-5399999">
                            <a:off x="2485345" y="2054362"/>
                            <a:ext cx="1817050" cy="265476"/>
                          </a:xfrm>
                          <a:prstGeom prst="rect">
                            <a:avLst/>
                          </a:prstGeom>
                          <a:ln>
                            <a:noFill/>
                          </a:ln>
                        </wps:spPr>
                        <wps:txbx>
                          <w:txbxContent>
                            <w:p w14:paraId="0BE92711" w14:textId="77777777" w:rsidR="00216ADB" w:rsidRDefault="00216ADB">
                              <w:pPr>
                                <w:spacing w:after="160" w:line="259" w:lineRule="auto"/>
                                <w:ind w:left="0" w:firstLine="0"/>
                                <w:jc w:val="left"/>
                              </w:pPr>
                              <w:proofErr w:type="spellStart"/>
                              <w:proofErr w:type="gramStart"/>
                              <w:r>
                                <w:t>Entisols</w:t>
                              </w:r>
                              <w:proofErr w:type="spellEnd"/>
                              <w:r>
                                <w:t xml:space="preserve"> </w:t>
                              </w:r>
                              <w:r>
                                <w:rPr>
                                  <w:spacing w:val="-379"/>
                                </w:rPr>
                                <w:t xml:space="preserve"> </w:t>
                              </w:r>
                              <w:r>
                                <w:t>or</w:t>
                              </w:r>
                              <w:proofErr w:type="gramEnd"/>
                              <w:r>
                                <w:t xml:space="preserve"> </w:t>
                              </w:r>
                              <w:r>
                                <w:rPr>
                                  <w:spacing w:val="-379"/>
                                </w:rPr>
                                <w:t xml:space="preserve"> </w:t>
                              </w:r>
                              <w:r>
                                <w:t>not-soil</w:t>
                              </w:r>
                            </w:p>
                          </w:txbxContent>
                        </wps:txbx>
                        <wps:bodyPr horzOverflow="overflow" vert="horz" lIns="0" tIns="0" rIns="0" bIns="0" rtlCol="0">
                          <a:noAutofit/>
                        </wps:bodyPr>
                      </wps:wsp>
                      <wps:wsp>
                        <wps:cNvPr id="1138" name="Rectangle 1138"/>
                        <wps:cNvSpPr/>
                        <wps:spPr>
                          <a:xfrm rot="-5399999">
                            <a:off x="3593764" y="8334209"/>
                            <a:ext cx="54896" cy="265477"/>
                          </a:xfrm>
                          <a:prstGeom prst="rect">
                            <a:avLst/>
                          </a:prstGeom>
                          <a:ln>
                            <a:noFill/>
                          </a:ln>
                        </wps:spPr>
                        <wps:txbx>
                          <w:txbxContent>
                            <w:p w14:paraId="0BE9271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39" name="Rectangle 1139"/>
                        <wps:cNvSpPr/>
                        <wps:spPr>
                          <a:xfrm rot="-5399999">
                            <a:off x="2808426" y="7190108"/>
                            <a:ext cx="1625573" cy="265477"/>
                          </a:xfrm>
                          <a:prstGeom prst="rect">
                            <a:avLst/>
                          </a:prstGeom>
                          <a:ln>
                            <a:noFill/>
                          </a:ln>
                        </wps:spPr>
                        <wps:txbx>
                          <w:txbxContent>
                            <w:p w14:paraId="0BE92713" w14:textId="77777777" w:rsidR="00216ADB" w:rsidRDefault="00216ADB">
                              <w:pPr>
                                <w:spacing w:after="160" w:line="259" w:lineRule="auto"/>
                                <w:ind w:left="0" w:firstLine="0"/>
                                <w:jc w:val="left"/>
                              </w:pPr>
                              <w:r>
                                <w:t>Orthic</w:t>
                              </w:r>
                              <w:r>
                                <w:rPr>
                                  <w:spacing w:val="-379"/>
                                </w:rPr>
                                <w:t xml:space="preserve">  </w:t>
                              </w:r>
                              <w:r>
                                <w:t xml:space="preserve"> Raw</w:t>
                              </w:r>
                              <w:r>
                                <w:rPr>
                                  <w:spacing w:val="-379"/>
                                </w:rPr>
                                <w:t xml:space="preserve">  </w:t>
                              </w:r>
                              <w:r>
                                <w:t xml:space="preserve"> Soils</w:t>
                              </w:r>
                            </w:p>
                          </w:txbxContent>
                        </wps:txbx>
                        <wps:bodyPr horzOverflow="overflow" vert="horz" lIns="0" tIns="0" rIns="0" bIns="0" rtlCol="0">
                          <a:noAutofit/>
                        </wps:bodyPr>
                      </wps:wsp>
                      <wps:wsp>
                        <wps:cNvPr id="1140" name="Rectangle 1140"/>
                        <wps:cNvSpPr/>
                        <wps:spPr>
                          <a:xfrm rot="-5399999">
                            <a:off x="3593764" y="6753211"/>
                            <a:ext cx="54896" cy="265477"/>
                          </a:xfrm>
                          <a:prstGeom prst="rect">
                            <a:avLst/>
                          </a:prstGeom>
                          <a:ln>
                            <a:noFill/>
                          </a:ln>
                        </wps:spPr>
                        <wps:txbx>
                          <w:txbxContent>
                            <w:p w14:paraId="0BE9271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41" name="Rectangle 1141"/>
                        <wps:cNvSpPr/>
                        <wps:spPr>
                          <a:xfrm rot="-5399999">
                            <a:off x="3044369" y="4726006"/>
                            <a:ext cx="1153689" cy="265476"/>
                          </a:xfrm>
                          <a:prstGeom prst="rect">
                            <a:avLst/>
                          </a:prstGeom>
                          <a:ln>
                            <a:noFill/>
                          </a:ln>
                        </wps:spPr>
                        <wps:txbx>
                          <w:txbxContent>
                            <w:p w14:paraId="0BE92715" w14:textId="77777777" w:rsidR="00216ADB" w:rsidRDefault="00216ADB">
                              <w:pPr>
                                <w:spacing w:after="160" w:line="259" w:lineRule="auto"/>
                                <w:ind w:left="0" w:firstLine="0"/>
                                <w:jc w:val="left"/>
                              </w:pPr>
                              <w:r>
                                <w:t>unclassified</w:t>
                              </w:r>
                            </w:p>
                          </w:txbxContent>
                        </wps:txbx>
                        <wps:bodyPr horzOverflow="overflow" vert="horz" lIns="0" tIns="0" rIns="0" bIns="0" rtlCol="0">
                          <a:noAutofit/>
                        </wps:bodyPr>
                      </wps:wsp>
                      <wps:wsp>
                        <wps:cNvPr id="1142" name="Rectangle 1142"/>
                        <wps:cNvSpPr/>
                        <wps:spPr>
                          <a:xfrm rot="-5399999">
                            <a:off x="3593764" y="4407967"/>
                            <a:ext cx="54896" cy="265476"/>
                          </a:xfrm>
                          <a:prstGeom prst="rect">
                            <a:avLst/>
                          </a:prstGeom>
                          <a:ln>
                            <a:noFill/>
                          </a:ln>
                        </wps:spPr>
                        <wps:txbx>
                          <w:txbxContent>
                            <w:p w14:paraId="0BE9271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43" name="Rectangle 1143"/>
                        <wps:cNvSpPr/>
                        <wps:spPr>
                          <a:xfrm rot="-5399999">
                            <a:off x="2712687" y="2054362"/>
                            <a:ext cx="1817050" cy="265476"/>
                          </a:xfrm>
                          <a:prstGeom prst="rect">
                            <a:avLst/>
                          </a:prstGeom>
                          <a:ln>
                            <a:noFill/>
                          </a:ln>
                        </wps:spPr>
                        <wps:txbx>
                          <w:txbxContent>
                            <w:p w14:paraId="0BE92717" w14:textId="77777777" w:rsidR="00216ADB" w:rsidRDefault="00216ADB">
                              <w:pPr>
                                <w:spacing w:after="160" w:line="259" w:lineRule="auto"/>
                                <w:ind w:left="0" w:firstLine="0"/>
                                <w:jc w:val="left"/>
                              </w:pPr>
                              <w:proofErr w:type="spellStart"/>
                              <w:r>
                                <w:t>Entisols</w:t>
                              </w:r>
                              <w:proofErr w:type="spellEnd"/>
                              <w:r>
                                <w:rPr>
                                  <w:spacing w:val="-379"/>
                                </w:rPr>
                                <w:t xml:space="preserve">  </w:t>
                              </w:r>
                              <w:r>
                                <w:t xml:space="preserve"> </w:t>
                              </w:r>
                              <w:proofErr w:type="gramStart"/>
                              <w:r>
                                <w:t xml:space="preserve">or </w:t>
                              </w:r>
                              <w:r>
                                <w:rPr>
                                  <w:spacing w:val="-379"/>
                                </w:rPr>
                                <w:t xml:space="preserve"> </w:t>
                              </w:r>
                              <w:r>
                                <w:t>not</w:t>
                              </w:r>
                              <w:proofErr w:type="gramEnd"/>
                              <w:r>
                                <w:t>-soil</w:t>
                              </w:r>
                            </w:p>
                          </w:txbxContent>
                        </wps:txbx>
                        <wps:bodyPr horzOverflow="overflow" vert="horz" lIns="0" tIns="0" rIns="0" bIns="0" rtlCol="0">
                          <a:noAutofit/>
                        </wps:bodyPr>
                      </wps:wsp>
                      <wps:wsp>
                        <wps:cNvPr id="1144" name="Rectangle 1144"/>
                        <wps:cNvSpPr/>
                        <wps:spPr>
                          <a:xfrm rot="-5399999">
                            <a:off x="3227745" y="7584663"/>
                            <a:ext cx="1553990" cy="265477"/>
                          </a:xfrm>
                          <a:prstGeom prst="rect">
                            <a:avLst/>
                          </a:prstGeom>
                          <a:ln>
                            <a:noFill/>
                          </a:ln>
                        </wps:spPr>
                        <wps:txbx>
                          <w:txbxContent>
                            <w:p w14:paraId="0BE92718" w14:textId="77777777" w:rsidR="00216ADB" w:rsidRDefault="00216ADB">
                              <w:pPr>
                                <w:spacing w:after="160" w:line="259" w:lineRule="auto"/>
                                <w:ind w:left="0" w:firstLine="0"/>
                                <w:jc w:val="left"/>
                              </w:pPr>
                              <w:r>
                                <w:t>RECENT</w:t>
                              </w:r>
                              <w:r>
                                <w:rPr>
                                  <w:spacing w:val="-379"/>
                                </w:rPr>
                                <w:t xml:space="preserve">  </w:t>
                              </w:r>
                              <w:r>
                                <w:t xml:space="preserve"> SOILS</w:t>
                              </w:r>
                            </w:p>
                          </w:txbxContent>
                        </wps:txbx>
                        <wps:bodyPr horzOverflow="overflow" vert="horz" lIns="0" tIns="0" rIns="0" bIns="0" rtlCol="0">
                          <a:noAutofit/>
                        </wps:bodyPr>
                      </wps:wsp>
                      <wps:wsp>
                        <wps:cNvPr id="1145" name="Rectangle 1145"/>
                        <wps:cNvSpPr/>
                        <wps:spPr>
                          <a:xfrm rot="-5399999">
                            <a:off x="4169139" y="8334209"/>
                            <a:ext cx="54896" cy="265477"/>
                          </a:xfrm>
                          <a:prstGeom prst="rect">
                            <a:avLst/>
                          </a:prstGeom>
                          <a:ln>
                            <a:noFill/>
                          </a:ln>
                        </wps:spPr>
                        <wps:txbx>
                          <w:txbxContent>
                            <w:p w14:paraId="0BE9271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46" name="Rectangle 1146"/>
                        <wps:cNvSpPr/>
                        <wps:spPr>
                          <a:xfrm rot="-5399999">
                            <a:off x="2886443" y="6692754"/>
                            <a:ext cx="2620285" cy="265475"/>
                          </a:xfrm>
                          <a:prstGeom prst="rect">
                            <a:avLst/>
                          </a:prstGeom>
                          <a:ln>
                            <a:noFill/>
                          </a:ln>
                        </wps:spPr>
                        <wps:txbx>
                          <w:txbxContent>
                            <w:p w14:paraId="0BE9271A" w14:textId="77777777" w:rsidR="00216ADB" w:rsidRDefault="00216ADB">
                              <w:pPr>
                                <w:spacing w:after="160" w:line="259" w:lineRule="auto"/>
                                <w:ind w:left="0" w:firstLine="0"/>
                                <w:jc w:val="left"/>
                              </w:pPr>
                              <w:r>
                                <w:t>Hydrothermal</w:t>
                              </w:r>
                              <w:r>
                                <w:rPr>
                                  <w:spacing w:val="-379"/>
                                </w:rPr>
                                <w:t xml:space="preserve">  </w:t>
                              </w:r>
                              <w:r>
                                <w:t xml:space="preserve"> </w:t>
                              </w:r>
                              <w:proofErr w:type="gramStart"/>
                              <w:r>
                                <w:t xml:space="preserve">Recent </w:t>
                              </w:r>
                              <w:r>
                                <w:rPr>
                                  <w:spacing w:val="-379"/>
                                </w:rPr>
                                <w:t xml:space="preserve"> </w:t>
                              </w:r>
                              <w:r>
                                <w:t>Soils</w:t>
                              </w:r>
                              <w:proofErr w:type="gramEnd"/>
                            </w:p>
                          </w:txbxContent>
                        </wps:txbx>
                        <wps:bodyPr horzOverflow="overflow" vert="horz" lIns="0" tIns="0" rIns="0" bIns="0" rtlCol="0">
                          <a:noAutofit/>
                        </wps:bodyPr>
                      </wps:wsp>
                      <wps:wsp>
                        <wps:cNvPr id="1147" name="Rectangle 1147"/>
                        <wps:cNvSpPr/>
                        <wps:spPr>
                          <a:xfrm rot="-5399999">
                            <a:off x="4169138" y="6005308"/>
                            <a:ext cx="54896" cy="265477"/>
                          </a:xfrm>
                          <a:prstGeom prst="rect">
                            <a:avLst/>
                          </a:prstGeom>
                          <a:ln>
                            <a:noFill/>
                          </a:ln>
                        </wps:spPr>
                        <wps:txbx>
                          <w:txbxContent>
                            <w:p w14:paraId="0BE9271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48" name="Rectangle 1148"/>
                        <wps:cNvSpPr/>
                        <wps:spPr>
                          <a:xfrm rot="-5399999">
                            <a:off x="3657181" y="4763444"/>
                            <a:ext cx="1078811" cy="265476"/>
                          </a:xfrm>
                          <a:prstGeom prst="rect">
                            <a:avLst/>
                          </a:prstGeom>
                          <a:ln>
                            <a:noFill/>
                          </a:ln>
                        </wps:spPr>
                        <wps:txbx>
                          <w:txbxContent>
                            <w:p w14:paraId="0BE9271C" w14:textId="77777777" w:rsidR="00216ADB" w:rsidRDefault="00216ADB">
                              <w:pPr>
                                <w:spacing w:after="160" w:line="259" w:lineRule="auto"/>
                                <w:ind w:left="0" w:firstLine="0"/>
                                <w:jc w:val="left"/>
                              </w:pPr>
                              <w:r>
                                <w:t>recent</w:t>
                              </w:r>
                              <w:r>
                                <w:rPr>
                                  <w:spacing w:val="-379"/>
                                </w:rPr>
                                <w:t xml:space="preserve"> </w:t>
                              </w:r>
                              <w:r>
                                <w:t>soils</w:t>
                              </w:r>
                            </w:p>
                          </w:txbxContent>
                        </wps:txbx>
                        <wps:bodyPr horzOverflow="overflow" vert="horz" lIns="0" tIns="0" rIns="0" bIns="0" rtlCol="0">
                          <a:noAutofit/>
                        </wps:bodyPr>
                      </wps:wsp>
                      <wps:wsp>
                        <wps:cNvPr id="1149" name="Rectangle 1149"/>
                        <wps:cNvSpPr/>
                        <wps:spPr>
                          <a:xfrm rot="-5399999">
                            <a:off x="4169137" y="4464266"/>
                            <a:ext cx="54896" cy="265476"/>
                          </a:xfrm>
                          <a:prstGeom prst="rect">
                            <a:avLst/>
                          </a:prstGeom>
                          <a:ln>
                            <a:noFill/>
                          </a:ln>
                        </wps:spPr>
                        <wps:txbx>
                          <w:txbxContent>
                            <w:p w14:paraId="0BE9271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50" name="Rectangle 1150"/>
                        <wps:cNvSpPr/>
                        <wps:spPr>
                          <a:xfrm rot="-5399999">
                            <a:off x="3301565" y="2067867"/>
                            <a:ext cx="1790041" cy="265476"/>
                          </a:xfrm>
                          <a:prstGeom prst="rect">
                            <a:avLst/>
                          </a:prstGeom>
                          <a:ln>
                            <a:noFill/>
                          </a:ln>
                        </wps:spPr>
                        <wps:txbx>
                          <w:txbxContent>
                            <w:p w14:paraId="0BE9271E" w14:textId="77777777" w:rsidR="00216ADB" w:rsidRDefault="00216ADB">
                              <w:pPr>
                                <w:spacing w:after="160" w:line="259" w:lineRule="auto"/>
                                <w:ind w:left="0" w:firstLine="0"/>
                                <w:jc w:val="left"/>
                              </w:pPr>
                              <w:proofErr w:type="spellStart"/>
                              <w:proofErr w:type="gramStart"/>
                              <w:r>
                                <w:t>Aquents</w:t>
                              </w:r>
                              <w:proofErr w:type="spellEnd"/>
                              <w:r>
                                <w:t>,</w:t>
                              </w:r>
                              <w:r>
                                <w:rPr>
                                  <w:spacing w:val="-379"/>
                                </w:rPr>
                                <w:t xml:space="preserve">  </w:t>
                              </w:r>
                              <w:r>
                                <w:t xml:space="preserve"> </w:t>
                              </w:r>
                              <w:proofErr w:type="gramEnd"/>
                              <w:r>
                                <w:t>Orthents</w:t>
                              </w:r>
                            </w:p>
                          </w:txbxContent>
                        </wps:txbx>
                        <wps:bodyPr horzOverflow="overflow" vert="horz" lIns="0" tIns="0" rIns="0" bIns="0" rtlCol="0">
                          <a:noAutofit/>
                        </wps:bodyPr>
                      </wps:wsp>
                      <wps:wsp>
                        <wps:cNvPr id="1151" name="Rectangle 1151"/>
                        <wps:cNvSpPr/>
                        <wps:spPr>
                          <a:xfrm rot="-5399999">
                            <a:off x="4396480" y="8334209"/>
                            <a:ext cx="54896" cy="265477"/>
                          </a:xfrm>
                          <a:prstGeom prst="rect">
                            <a:avLst/>
                          </a:prstGeom>
                          <a:ln>
                            <a:noFill/>
                          </a:ln>
                        </wps:spPr>
                        <wps:txbx>
                          <w:txbxContent>
                            <w:p w14:paraId="0BE9271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52" name="Rectangle 1152"/>
                        <wps:cNvSpPr/>
                        <wps:spPr>
                          <a:xfrm rot="-5399999">
                            <a:off x="3509914" y="7088882"/>
                            <a:ext cx="1828028" cy="265475"/>
                          </a:xfrm>
                          <a:prstGeom prst="rect">
                            <a:avLst/>
                          </a:prstGeom>
                          <a:ln>
                            <a:noFill/>
                          </a:ln>
                        </wps:spPr>
                        <wps:txbx>
                          <w:txbxContent>
                            <w:p w14:paraId="0BE92720" w14:textId="77777777" w:rsidR="00216ADB" w:rsidRDefault="00216ADB">
                              <w:pPr>
                                <w:spacing w:after="160" w:line="259" w:lineRule="auto"/>
                                <w:ind w:left="0" w:firstLine="0"/>
                                <w:jc w:val="left"/>
                              </w:pPr>
                              <w:r>
                                <w:t>Rocky</w:t>
                              </w:r>
                              <w:r>
                                <w:rPr>
                                  <w:spacing w:val="-379"/>
                                </w:rPr>
                                <w:t xml:space="preserve">  </w:t>
                              </w:r>
                              <w:r>
                                <w:t xml:space="preserve"> </w:t>
                              </w:r>
                              <w:proofErr w:type="gramStart"/>
                              <w:r>
                                <w:t xml:space="preserve">Recent </w:t>
                              </w:r>
                              <w:r>
                                <w:rPr>
                                  <w:spacing w:val="-379"/>
                                </w:rPr>
                                <w:t xml:space="preserve"> </w:t>
                              </w:r>
                              <w:r>
                                <w:t>Soils</w:t>
                              </w:r>
                              <w:proofErr w:type="gramEnd"/>
                            </w:p>
                          </w:txbxContent>
                        </wps:txbx>
                        <wps:bodyPr horzOverflow="overflow" vert="horz" lIns="0" tIns="0" rIns="0" bIns="0" rtlCol="0">
                          <a:noAutofit/>
                        </wps:bodyPr>
                      </wps:wsp>
                      <wps:wsp>
                        <wps:cNvPr id="1153" name="Rectangle 1153"/>
                        <wps:cNvSpPr/>
                        <wps:spPr>
                          <a:xfrm rot="-5399999">
                            <a:off x="4396482" y="6600990"/>
                            <a:ext cx="54896" cy="265477"/>
                          </a:xfrm>
                          <a:prstGeom prst="rect">
                            <a:avLst/>
                          </a:prstGeom>
                          <a:ln>
                            <a:noFill/>
                          </a:ln>
                        </wps:spPr>
                        <wps:txbx>
                          <w:txbxContent>
                            <w:p w14:paraId="0BE9272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54" name="Rectangle 1154"/>
                        <wps:cNvSpPr/>
                        <wps:spPr>
                          <a:xfrm rot="-5399999">
                            <a:off x="4015395" y="4894316"/>
                            <a:ext cx="817068" cy="265476"/>
                          </a:xfrm>
                          <a:prstGeom prst="rect">
                            <a:avLst/>
                          </a:prstGeom>
                          <a:ln>
                            <a:noFill/>
                          </a:ln>
                        </wps:spPr>
                        <wps:txbx>
                          <w:txbxContent>
                            <w:p w14:paraId="0BE92722" w14:textId="77777777" w:rsidR="00216ADB" w:rsidRDefault="00216ADB">
                              <w:pPr>
                                <w:spacing w:after="160" w:line="259" w:lineRule="auto"/>
                                <w:ind w:left="0" w:firstLine="0"/>
                                <w:jc w:val="left"/>
                              </w:pPr>
                              <w:r>
                                <w:t>lithosols</w:t>
                              </w:r>
                            </w:p>
                          </w:txbxContent>
                        </wps:txbx>
                        <wps:bodyPr horzOverflow="overflow" vert="horz" lIns="0" tIns="0" rIns="0" bIns="0" rtlCol="0">
                          <a:noAutofit/>
                        </wps:bodyPr>
                      </wps:wsp>
                      <wps:wsp>
                        <wps:cNvPr id="1155" name="Rectangle 1155"/>
                        <wps:cNvSpPr/>
                        <wps:spPr>
                          <a:xfrm rot="-5399999">
                            <a:off x="4396481" y="4661065"/>
                            <a:ext cx="54896" cy="265476"/>
                          </a:xfrm>
                          <a:prstGeom prst="rect">
                            <a:avLst/>
                          </a:prstGeom>
                          <a:ln>
                            <a:noFill/>
                          </a:ln>
                        </wps:spPr>
                        <wps:txbx>
                          <w:txbxContent>
                            <w:p w14:paraId="0BE9272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56" name="Rectangle 1156"/>
                        <wps:cNvSpPr/>
                        <wps:spPr>
                          <a:xfrm rot="-5399999">
                            <a:off x="3995742" y="2534700"/>
                            <a:ext cx="856374" cy="265476"/>
                          </a:xfrm>
                          <a:prstGeom prst="rect">
                            <a:avLst/>
                          </a:prstGeom>
                          <a:ln>
                            <a:noFill/>
                          </a:ln>
                        </wps:spPr>
                        <wps:txbx>
                          <w:txbxContent>
                            <w:p w14:paraId="0BE92724" w14:textId="77777777" w:rsidR="00216ADB" w:rsidRDefault="00216ADB">
                              <w:pPr>
                                <w:spacing w:after="160" w:line="259" w:lineRule="auto"/>
                                <w:ind w:left="0" w:firstLine="0"/>
                                <w:jc w:val="left"/>
                              </w:pPr>
                              <w:r>
                                <w:t>Orthents</w:t>
                              </w:r>
                            </w:p>
                          </w:txbxContent>
                        </wps:txbx>
                        <wps:bodyPr horzOverflow="overflow" vert="horz" lIns="0" tIns="0" rIns="0" bIns="0" rtlCol="0">
                          <a:noAutofit/>
                        </wps:bodyPr>
                      </wps:wsp>
                      <wps:wsp>
                        <wps:cNvPr id="1157" name="Rectangle 1157"/>
                        <wps:cNvSpPr/>
                        <wps:spPr>
                          <a:xfrm rot="-5399999">
                            <a:off x="4623824" y="8334209"/>
                            <a:ext cx="54896" cy="265477"/>
                          </a:xfrm>
                          <a:prstGeom prst="rect">
                            <a:avLst/>
                          </a:prstGeom>
                          <a:ln>
                            <a:noFill/>
                          </a:ln>
                        </wps:spPr>
                        <wps:txbx>
                          <w:txbxContent>
                            <w:p w14:paraId="0BE9272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58" name="Rectangle 1158"/>
                        <wps:cNvSpPr/>
                        <wps:spPr>
                          <a:xfrm rot="-5399999">
                            <a:off x="3736818" y="7088443"/>
                            <a:ext cx="1828907" cy="265475"/>
                          </a:xfrm>
                          <a:prstGeom prst="rect">
                            <a:avLst/>
                          </a:prstGeom>
                          <a:ln>
                            <a:noFill/>
                          </a:ln>
                        </wps:spPr>
                        <wps:txbx>
                          <w:txbxContent>
                            <w:p w14:paraId="0BE92726" w14:textId="77777777" w:rsidR="00216ADB" w:rsidRDefault="00216ADB">
                              <w:pPr>
                                <w:spacing w:after="160" w:line="259" w:lineRule="auto"/>
                                <w:ind w:left="0" w:firstLine="0"/>
                                <w:jc w:val="left"/>
                              </w:pPr>
                              <w:proofErr w:type="gramStart"/>
                              <w:r>
                                <w:t xml:space="preserve">Sandy </w:t>
                              </w:r>
                              <w:r>
                                <w:rPr>
                                  <w:spacing w:val="-379"/>
                                </w:rPr>
                                <w:t xml:space="preserve"> </w:t>
                              </w:r>
                              <w:r>
                                <w:t>Recent</w:t>
                              </w:r>
                              <w:proofErr w:type="gramEnd"/>
                              <w:r>
                                <w:t xml:space="preserve"> </w:t>
                              </w:r>
                              <w:r>
                                <w:rPr>
                                  <w:spacing w:val="-379"/>
                                </w:rPr>
                                <w:t xml:space="preserve"> </w:t>
                              </w:r>
                              <w:r>
                                <w:t>Soils</w:t>
                              </w:r>
                            </w:p>
                          </w:txbxContent>
                        </wps:txbx>
                        <wps:bodyPr horzOverflow="overflow" vert="horz" lIns="0" tIns="0" rIns="0" bIns="0" rtlCol="0">
                          <a:noAutofit/>
                        </wps:bodyPr>
                      </wps:wsp>
                      <wps:wsp>
                        <wps:cNvPr id="1159" name="Rectangle 1159"/>
                        <wps:cNvSpPr/>
                        <wps:spPr>
                          <a:xfrm rot="-5399999">
                            <a:off x="4623823" y="6600329"/>
                            <a:ext cx="54896" cy="265477"/>
                          </a:xfrm>
                          <a:prstGeom prst="rect">
                            <a:avLst/>
                          </a:prstGeom>
                          <a:ln>
                            <a:noFill/>
                          </a:ln>
                        </wps:spPr>
                        <wps:txbx>
                          <w:txbxContent>
                            <w:p w14:paraId="0BE9272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60" name="Rectangle 1160"/>
                        <wps:cNvSpPr/>
                        <wps:spPr>
                          <a:xfrm rot="-5399999">
                            <a:off x="4111866" y="4763444"/>
                            <a:ext cx="1078811" cy="265476"/>
                          </a:xfrm>
                          <a:prstGeom prst="rect">
                            <a:avLst/>
                          </a:prstGeom>
                          <a:ln>
                            <a:noFill/>
                          </a:ln>
                        </wps:spPr>
                        <wps:txbx>
                          <w:txbxContent>
                            <w:p w14:paraId="0BE92728" w14:textId="77777777" w:rsidR="00216ADB" w:rsidRDefault="00216ADB">
                              <w:pPr>
                                <w:spacing w:after="160" w:line="259" w:lineRule="auto"/>
                                <w:ind w:left="0" w:firstLine="0"/>
                                <w:jc w:val="left"/>
                              </w:pPr>
                              <w:r>
                                <w:t>recent</w:t>
                              </w:r>
                              <w:r>
                                <w:rPr>
                                  <w:spacing w:val="-379"/>
                                </w:rPr>
                                <w:t xml:space="preserve">  </w:t>
                              </w:r>
                              <w:r>
                                <w:t xml:space="preserve"> soils</w:t>
                              </w:r>
                            </w:p>
                          </w:txbxContent>
                        </wps:txbx>
                        <wps:bodyPr horzOverflow="overflow" vert="horz" lIns="0" tIns="0" rIns="0" bIns="0" rtlCol="0">
                          <a:noAutofit/>
                        </wps:bodyPr>
                      </wps:wsp>
                      <wps:wsp>
                        <wps:cNvPr id="1161" name="Rectangle 1161"/>
                        <wps:cNvSpPr/>
                        <wps:spPr>
                          <a:xfrm rot="-5399999">
                            <a:off x="4623823" y="4464266"/>
                            <a:ext cx="54896" cy="265476"/>
                          </a:xfrm>
                          <a:prstGeom prst="rect">
                            <a:avLst/>
                          </a:prstGeom>
                          <a:ln>
                            <a:noFill/>
                          </a:ln>
                        </wps:spPr>
                        <wps:txbx>
                          <w:txbxContent>
                            <w:p w14:paraId="0BE9272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62" name="Rectangle 1162"/>
                        <wps:cNvSpPr/>
                        <wps:spPr>
                          <a:xfrm rot="-5399999">
                            <a:off x="4090785" y="2402402"/>
                            <a:ext cx="1120971" cy="265476"/>
                          </a:xfrm>
                          <a:prstGeom prst="rect">
                            <a:avLst/>
                          </a:prstGeom>
                          <a:ln>
                            <a:noFill/>
                          </a:ln>
                        </wps:spPr>
                        <wps:txbx>
                          <w:txbxContent>
                            <w:p w14:paraId="0BE9272A" w14:textId="77777777" w:rsidR="00216ADB" w:rsidRDefault="00216ADB">
                              <w:pPr>
                                <w:spacing w:after="160" w:line="259" w:lineRule="auto"/>
                                <w:ind w:left="0" w:firstLine="0"/>
                                <w:jc w:val="left"/>
                              </w:pPr>
                              <w:proofErr w:type="spellStart"/>
                              <w:r>
                                <w:t>Psamments</w:t>
                              </w:r>
                              <w:proofErr w:type="spellEnd"/>
                            </w:p>
                          </w:txbxContent>
                        </wps:txbx>
                        <wps:bodyPr horzOverflow="overflow" vert="horz" lIns="0" tIns="0" rIns="0" bIns="0" rtlCol="0">
                          <a:noAutofit/>
                        </wps:bodyPr>
                      </wps:wsp>
                      <wps:wsp>
                        <wps:cNvPr id="1163" name="Rectangle 1163"/>
                        <wps:cNvSpPr/>
                        <wps:spPr>
                          <a:xfrm rot="-5399999">
                            <a:off x="4851165" y="8334209"/>
                            <a:ext cx="54896" cy="265477"/>
                          </a:xfrm>
                          <a:prstGeom prst="rect">
                            <a:avLst/>
                          </a:prstGeom>
                          <a:ln>
                            <a:noFill/>
                          </a:ln>
                        </wps:spPr>
                        <wps:txbx>
                          <w:txbxContent>
                            <w:p w14:paraId="0BE9272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64" name="Rectangle 1164"/>
                        <wps:cNvSpPr/>
                        <wps:spPr>
                          <a:xfrm rot="-5399999">
                            <a:off x="3928696" y="7052978"/>
                            <a:ext cx="1899833" cy="265477"/>
                          </a:xfrm>
                          <a:prstGeom prst="rect">
                            <a:avLst/>
                          </a:prstGeom>
                          <a:ln>
                            <a:noFill/>
                          </a:ln>
                        </wps:spPr>
                        <wps:txbx>
                          <w:txbxContent>
                            <w:p w14:paraId="0BE9272C" w14:textId="77777777" w:rsidR="00216ADB" w:rsidRDefault="00216ADB">
                              <w:pPr>
                                <w:spacing w:after="160" w:line="259" w:lineRule="auto"/>
                                <w:ind w:left="0" w:firstLine="0"/>
                                <w:jc w:val="left"/>
                              </w:pPr>
                              <w:r>
                                <w:t>Fluvial</w:t>
                              </w:r>
                              <w:r>
                                <w:rPr>
                                  <w:spacing w:val="-379"/>
                                </w:rPr>
                                <w:t xml:space="preserve">  </w:t>
                              </w:r>
                              <w:r>
                                <w:t xml:space="preserve"> </w:t>
                              </w:r>
                              <w:proofErr w:type="gramStart"/>
                              <w:r>
                                <w:t xml:space="preserve">Recent </w:t>
                              </w:r>
                              <w:r>
                                <w:rPr>
                                  <w:spacing w:val="-379"/>
                                </w:rPr>
                                <w:t xml:space="preserve"> </w:t>
                              </w:r>
                              <w:r>
                                <w:t>Soils</w:t>
                              </w:r>
                              <w:proofErr w:type="gramEnd"/>
                            </w:p>
                          </w:txbxContent>
                        </wps:txbx>
                        <wps:bodyPr horzOverflow="overflow" vert="horz" lIns="0" tIns="0" rIns="0" bIns="0" rtlCol="0">
                          <a:noAutofit/>
                        </wps:bodyPr>
                      </wps:wsp>
                      <wps:wsp>
                        <wps:cNvPr id="1165" name="Rectangle 1165"/>
                        <wps:cNvSpPr/>
                        <wps:spPr>
                          <a:xfrm rot="-5399999">
                            <a:off x="4851166" y="6547003"/>
                            <a:ext cx="54896" cy="265475"/>
                          </a:xfrm>
                          <a:prstGeom prst="rect">
                            <a:avLst/>
                          </a:prstGeom>
                          <a:ln>
                            <a:noFill/>
                          </a:ln>
                        </wps:spPr>
                        <wps:txbx>
                          <w:txbxContent>
                            <w:p w14:paraId="0BE9272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66" name="Rectangle 1166"/>
                        <wps:cNvSpPr/>
                        <wps:spPr>
                          <a:xfrm rot="-5399999">
                            <a:off x="4339209" y="4763444"/>
                            <a:ext cx="1078811" cy="265476"/>
                          </a:xfrm>
                          <a:prstGeom prst="rect">
                            <a:avLst/>
                          </a:prstGeom>
                          <a:ln>
                            <a:noFill/>
                          </a:ln>
                        </wps:spPr>
                        <wps:txbx>
                          <w:txbxContent>
                            <w:p w14:paraId="0BE9272E" w14:textId="77777777" w:rsidR="00216ADB" w:rsidRDefault="00216ADB">
                              <w:pPr>
                                <w:spacing w:after="160" w:line="259" w:lineRule="auto"/>
                                <w:ind w:left="0" w:firstLine="0"/>
                                <w:jc w:val="left"/>
                              </w:pPr>
                              <w:proofErr w:type="gramStart"/>
                              <w:r>
                                <w:t>recent</w:t>
                              </w:r>
                              <w:r>
                                <w:rPr>
                                  <w:spacing w:val="-379"/>
                                </w:rPr>
                                <w:t xml:space="preserve"> </w:t>
                              </w:r>
                              <w:r>
                                <w:t xml:space="preserve"> soils</w:t>
                              </w:r>
                              <w:proofErr w:type="gramEnd"/>
                            </w:p>
                          </w:txbxContent>
                        </wps:txbx>
                        <wps:bodyPr horzOverflow="overflow" vert="horz" lIns="0" tIns="0" rIns="0" bIns="0" rtlCol="0">
                          <a:noAutofit/>
                        </wps:bodyPr>
                      </wps:wsp>
                      <wps:wsp>
                        <wps:cNvPr id="1167" name="Rectangle 1167"/>
                        <wps:cNvSpPr/>
                        <wps:spPr>
                          <a:xfrm rot="-5399999">
                            <a:off x="4851165" y="4464266"/>
                            <a:ext cx="54896" cy="265476"/>
                          </a:xfrm>
                          <a:prstGeom prst="rect">
                            <a:avLst/>
                          </a:prstGeom>
                          <a:ln>
                            <a:noFill/>
                          </a:ln>
                        </wps:spPr>
                        <wps:txbx>
                          <w:txbxContent>
                            <w:p w14:paraId="0BE9272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68" name="Rectangle 1168"/>
                        <wps:cNvSpPr/>
                        <wps:spPr>
                          <a:xfrm rot="-5399999">
                            <a:off x="3626661" y="1710935"/>
                            <a:ext cx="2503906" cy="265476"/>
                          </a:xfrm>
                          <a:prstGeom prst="rect">
                            <a:avLst/>
                          </a:prstGeom>
                          <a:ln>
                            <a:noFill/>
                          </a:ln>
                        </wps:spPr>
                        <wps:txbx>
                          <w:txbxContent>
                            <w:p w14:paraId="0BE92730" w14:textId="77777777" w:rsidR="00216ADB" w:rsidRDefault="00216ADB">
                              <w:pPr>
                                <w:spacing w:after="160" w:line="259" w:lineRule="auto"/>
                                <w:ind w:left="0" w:firstLine="0"/>
                                <w:jc w:val="left"/>
                              </w:pPr>
                              <w:proofErr w:type="spellStart"/>
                              <w:proofErr w:type="gramStart"/>
                              <w:r>
                                <w:t>Fluvents</w:t>
                              </w:r>
                              <w:proofErr w:type="spellEnd"/>
                              <w:r>
                                <w:t>,</w:t>
                              </w:r>
                              <w:r>
                                <w:rPr>
                                  <w:spacing w:val="-379"/>
                                </w:rPr>
                                <w:t xml:space="preserve">  </w:t>
                              </w:r>
                              <w:r>
                                <w:t xml:space="preserve"> </w:t>
                              </w:r>
                              <w:proofErr w:type="spellStart"/>
                              <w:proofErr w:type="gramEnd"/>
                              <w:r>
                                <w:t>Udepts</w:t>
                              </w:r>
                              <w:proofErr w:type="spellEnd"/>
                              <w:r>
                                <w:t>,</w:t>
                              </w:r>
                              <w:r>
                                <w:rPr>
                                  <w:spacing w:val="-379"/>
                                </w:rPr>
                                <w:t xml:space="preserve">  </w:t>
                              </w:r>
                              <w:r>
                                <w:t xml:space="preserve"> </w:t>
                              </w:r>
                              <w:proofErr w:type="spellStart"/>
                              <w:r>
                                <w:t>Ustepts</w:t>
                              </w:r>
                              <w:proofErr w:type="spellEnd"/>
                            </w:p>
                          </w:txbxContent>
                        </wps:txbx>
                        <wps:bodyPr horzOverflow="overflow" vert="horz" lIns="0" tIns="0" rIns="0" bIns="0" rtlCol="0">
                          <a:noAutofit/>
                        </wps:bodyPr>
                      </wps:wsp>
                      <wps:wsp>
                        <wps:cNvPr id="1169" name="Rectangle 1169"/>
                        <wps:cNvSpPr/>
                        <wps:spPr>
                          <a:xfrm rot="-5399999">
                            <a:off x="5078510" y="8334209"/>
                            <a:ext cx="54896" cy="265477"/>
                          </a:xfrm>
                          <a:prstGeom prst="rect">
                            <a:avLst/>
                          </a:prstGeom>
                          <a:ln>
                            <a:noFill/>
                          </a:ln>
                        </wps:spPr>
                        <wps:txbx>
                          <w:txbxContent>
                            <w:p w14:paraId="0BE9273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70" name="Rectangle 1170"/>
                        <wps:cNvSpPr/>
                        <wps:spPr>
                          <a:xfrm rot="-5399999">
                            <a:off x="4132325" y="7029264"/>
                            <a:ext cx="1947263" cy="265477"/>
                          </a:xfrm>
                          <a:prstGeom prst="rect">
                            <a:avLst/>
                          </a:prstGeom>
                          <a:ln>
                            <a:noFill/>
                          </a:ln>
                        </wps:spPr>
                        <wps:txbx>
                          <w:txbxContent>
                            <w:p w14:paraId="0BE92732" w14:textId="77777777" w:rsidR="00216ADB" w:rsidRDefault="00216ADB">
                              <w:pPr>
                                <w:spacing w:after="160" w:line="259" w:lineRule="auto"/>
                                <w:ind w:left="0" w:firstLine="0"/>
                                <w:jc w:val="left"/>
                              </w:pPr>
                              <w:proofErr w:type="spellStart"/>
                              <w:r>
                                <w:t>Tephric</w:t>
                              </w:r>
                              <w:proofErr w:type="spellEnd"/>
                              <w:r>
                                <w:rPr>
                                  <w:spacing w:val="-379"/>
                                </w:rPr>
                                <w:t xml:space="preserve">  </w:t>
                              </w:r>
                              <w:r>
                                <w:t xml:space="preserve"> </w:t>
                              </w:r>
                              <w:proofErr w:type="gramStart"/>
                              <w:r>
                                <w:t xml:space="preserve">Recent </w:t>
                              </w:r>
                              <w:r>
                                <w:rPr>
                                  <w:spacing w:val="-379"/>
                                </w:rPr>
                                <w:t xml:space="preserve"> </w:t>
                              </w:r>
                              <w:r>
                                <w:t>Soils</w:t>
                              </w:r>
                              <w:proofErr w:type="gramEnd"/>
                            </w:p>
                          </w:txbxContent>
                        </wps:txbx>
                        <wps:bodyPr horzOverflow="overflow" vert="horz" lIns="0" tIns="0" rIns="0" bIns="0" rtlCol="0">
                          <a:noAutofit/>
                        </wps:bodyPr>
                      </wps:wsp>
                      <wps:wsp>
                        <wps:cNvPr id="1171" name="Rectangle 1171"/>
                        <wps:cNvSpPr/>
                        <wps:spPr>
                          <a:xfrm rot="-5399999">
                            <a:off x="5078508" y="6511342"/>
                            <a:ext cx="54896" cy="265475"/>
                          </a:xfrm>
                          <a:prstGeom prst="rect">
                            <a:avLst/>
                          </a:prstGeom>
                          <a:ln>
                            <a:noFill/>
                          </a:ln>
                        </wps:spPr>
                        <wps:txbx>
                          <w:txbxContent>
                            <w:p w14:paraId="0BE9273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72" name="Rectangle 1172"/>
                        <wps:cNvSpPr/>
                        <wps:spPr>
                          <a:xfrm rot="-5399999">
                            <a:off x="4566552" y="4763444"/>
                            <a:ext cx="1078811" cy="265476"/>
                          </a:xfrm>
                          <a:prstGeom prst="rect">
                            <a:avLst/>
                          </a:prstGeom>
                          <a:ln>
                            <a:noFill/>
                          </a:ln>
                        </wps:spPr>
                        <wps:txbx>
                          <w:txbxContent>
                            <w:p w14:paraId="0BE92734" w14:textId="77777777" w:rsidR="00216ADB" w:rsidRDefault="00216ADB">
                              <w:pPr>
                                <w:spacing w:after="160" w:line="259" w:lineRule="auto"/>
                                <w:ind w:left="0" w:firstLine="0"/>
                                <w:jc w:val="left"/>
                              </w:pPr>
                              <w:r>
                                <w:t>recent</w:t>
                              </w:r>
                              <w:r>
                                <w:rPr>
                                  <w:spacing w:val="-379"/>
                                </w:rPr>
                                <w:t xml:space="preserve">  </w:t>
                              </w:r>
                              <w:r>
                                <w:t xml:space="preserve"> soils</w:t>
                              </w:r>
                            </w:p>
                          </w:txbxContent>
                        </wps:txbx>
                        <wps:bodyPr horzOverflow="overflow" vert="horz" lIns="0" tIns="0" rIns="0" bIns="0" rtlCol="0">
                          <a:noAutofit/>
                        </wps:bodyPr>
                      </wps:wsp>
                      <wps:wsp>
                        <wps:cNvPr id="1173" name="Rectangle 1173"/>
                        <wps:cNvSpPr/>
                        <wps:spPr>
                          <a:xfrm rot="-5399999">
                            <a:off x="5078508" y="4464266"/>
                            <a:ext cx="54896" cy="265476"/>
                          </a:xfrm>
                          <a:prstGeom prst="rect">
                            <a:avLst/>
                          </a:prstGeom>
                          <a:ln>
                            <a:noFill/>
                          </a:ln>
                        </wps:spPr>
                        <wps:txbx>
                          <w:txbxContent>
                            <w:p w14:paraId="0BE9273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74" name="Rectangle 1174"/>
                        <wps:cNvSpPr/>
                        <wps:spPr>
                          <a:xfrm rot="-5399999">
                            <a:off x="3768367" y="1625297"/>
                            <a:ext cx="2675181" cy="265476"/>
                          </a:xfrm>
                          <a:prstGeom prst="rect">
                            <a:avLst/>
                          </a:prstGeom>
                          <a:ln>
                            <a:noFill/>
                          </a:ln>
                        </wps:spPr>
                        <wps:txbx>
                          <w:txbxContent>
                            <w:p w14:paraId="0BE92736" w14:textId="77777777" w:rsidR="00216ADB" w:rsidRDefault="00216ADB">
                              <w:pPr>
                                <w:spacing w:after="160" w:line="259" w:lineRule="auto"/>
                                <w:ind w:left="0" w:firstLine="0"/>
                                <w:jc w:val="left"/>
                              </w:pPr>
                              <w:proofErr w:type="gramStart"/>
                              <w:r>
                                <w:t>Orthents,</w:t>
                              </w:r>
                              <w:r>
                                <w:rPr>
                                  <w:spacing w:val="-379"/>
                                </w:rPr>
                                <w:t xml:space="preserve">  </w:t>
                              </w:r>
                              <w:r>
                                <w:t xml:space="preserve"> </w:t>
                              </w:r>
                              <w:proofErr w:type="gramEnd"/>
                              <w:r>
                                <w:t>Cryands,</w:t>
                              </w:r>
                              <w:r>
                                <w:rPr>
                                  <w:spacing w:val="-379"/>
                                </w:rPr>
                                <w:t xml:space="preserve">  </w:t>
                              </w:r>
                              <w:r>
                                <w:t xml:space="preserve"> Udands</w:t>
                              </w:r>
                            </w:p>
                          </w:txbxContent>
                        </wps:txbx>
                        <wps:bodyPr horzOverflow="overflow" vert="horz" lIns="0" tIns="0" rIns="0" bIns="0" rtlCol="0">
                          <a:noAutofit/>
                        </wps:bodyPr>
                      </wps:wsp>
                      <wps:wsp>
                        <wps:cNvPr id="1175" name="Rectangle 1175"/>
                        <wps:cNvSpPr/>
                        <wps:spPr>
                          <a:xfrm rot="-5399999">
                            <a:off x="5305851" y="8334209"/>
                            <a:ext cx="54896" cy="265477"/>
                          </a:xfrm>
                          <a:prstGeom prst="rect">
                            <a:avLst/>
                          </a:prstGeom>
                          <a:ln>
                            <a:noFill/>
                          </a:ln>
                        </wps:spPr>
                        <wps:txbx>
                          <w:txbxContent>
                            <w:p w14:paraId="0BE9273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76" name="Rectangle 1176"/>
                        <wps:cNvSpPr/>
                        <wps:spPr>
                          <a:xfrm rot="-5399999">
                            <a:off x="4413357" y="7082951"/>
                            <a:ext cx="1839886" cy="265478"/>
                          </a:xfrm>
                          <a:prstGeom prst="rect">
                            <a:avLst/>
                          </a:prstGeom>
                          <a:ln>
                            <a:noFill/>
                          </a:ln>
                        </wps:spPr>
                        <wps:txbx>
                          <w:txbxContent>
                            <w:p w14:paraId="0BE92738"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Recent </w:t>
                              </w:r>
                              <w:r>
                                <w:rPr>
                                  <w:spacing w:val="-379"/>
                                </w:rPr>
                                <w:t xml:space="preserve"> </w:t>
                              </w:r>
                              <w:r>
                                <w:t>Soils</w:t>
                              </w:r>
                              <w:proofErr w:type="gramEnd"/>
                            </w:p>
                          </w:txbxContent>
                        </wps:txbx>
                        <wps:bodyPr horzOverflow="overflow" vert="horz" lIns="0" tIns="0" rIns="0" bIns="0" rtlCol="0">
                          <a:noAutofit/>
                        </wps:bodyPr>
                      </wps:wsp>
                      <wps:wsp>
                        <wps:cNvPr id="1177" name="Rectangle 1177"/>
                        <wps:cNvSpPr/>
                        <wps:spPr>
                          <a:xfrm rot="-5399999">
                            <a:off x="5305851" y="6592074"/>
                            <a:ext cx="54896" cy="265477"/>
                          </a:xfrm>
                          <a:prstGeom prst="rect">
                            <a:avLst/>
                          </a:prstGeom>
                          <a:ln>
                            <a:noFill/>
                          </a:ln>
                        </wps:spPr>
                        <wps:txbx>
                          <w:txbxContent>
                            <w:p w14:paraId="0BE9273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78" name="Rectangle 1178"/>
                        <wps:cNvSpPr/>
                        <wps:spPr>
                          <a:xfrm rot="-5399999">
                            <a:off x="4793894" y="4763444"/>
                            <a:ext cx="1078811" cy="265477"/>
                          </a:xfrm>
                          <a:prstGeom prst="rect">
                            <a:avLst/>
                          </a:prstGeom>
                          <a:ln>
                            <a:noFill/>
                          </a:ln>
                        </wps:spPr>
                        <wps:txbx>
                          <w:txbxContent>
                            <w:p w14:paraId="0BE9273A" w14:textId="77777777" w:rsidR="00216ADB" w:rsidRDefault="00216ADB">
                              <w:pPr>
                                <w:spacing w:after="160" w:line="259" w:lineRule="auto"/>
                                <w:ind w:left="0" w:firstLine="0"/>
                                <w:jc w:val="left"/>
                              </w:pPr>
                              <w:proofErr w:type="gramStart"/>
                              <w:r>
                                <w:t xml:space="preserve">Recent </w:t>
                              </w:r>
                              <w:r>
                                <w:rPr>
                                  <w:spacing w:val="-379"/>
                                </w:rPr>
                                <w:t xml:space="preserve"> </w:t>
                              </w:r>
                              <w:r>
                                <w:t>soils</w:t>
                              </w:r>
                              <w:proofErr w:type="gramEnd"/>
                            </w:p>
                          </w:txbxContent>
                        </wps:txbx>
                        <wps:bodyPr horzOverflow="overflow" vert="horz" lIns="0" tIns="0" rIns="0" bIns="0" rtlCol="0">
                          <a:noAutofit/>
                        </wps:bodyPr>
                      </wps:wsp>
                      <wps:wsp>
                        <wps:cNvPr id="1179" name="Rectangle 1179"/>
                        <wps:cNvSpPr/>
                        <wps:spPr>
                          <a:xfrm rot="-5399999">
                            <a:off x="5305851" y="4464265"/>
                            <a:ext cx="54896" cy="265477"/>
                          </a:xfrm>
                          <a:prstGeom prst="rect">
                            <a:avLst/>
                          </a:prstGeom>
                          <a:ln>
                            <a:noFill/>
                          </a:ln>
                        </wps:spPr>
                        <wps:txbx>
                          <w:txbxContent>
                            <w:p w14:paraId="0BE9273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180" name="Rectangle 1180"/>
                        <wps:cNvSpPr/>
                        <wps:spPr>
                          <a:xfrm rot="-5399999">
                            <a:off x="4073222" y="1702810"/>
                            <a:ext cx="2520155" cy="265477"/>
                          </a:xfrm>
                          <a:prstGeom prst="rect">
                            <a:avLst/>
                          </a:prstGeom>
                          <a:ln>
                            <a:noFill/>
                          </a:ln>
                        </wps:spPr>
                        <wps:txbx>
                          <w:txbxContent>
                            <w:p w14:paraId="0BE9273C" w14:textId="77777777" w:rsidR="00216ADB" w:rsidRDefault="00216ADB">
                              <w:pPr>
                                <w:spacing w:after="160" w:line="259" w:lineRule="auto"/>
                                <w:ind w:left="0" w:firstLine="0"/>
                                <w:jc w:val="left"/>
                              </w:pPr>
                              <w:proofErr w:type="gramStart"/>
                              <w:r>
                                <w:t>Orthents,</w:t>
                              </w:r>
                              <w:r>
                                <w:rPr>
                                  <w:spacing w:val="-379"/>
                                </w:rPr>
                                <w:t xml:space="preserve">  </w:t>
                              </w:r>
                              <w:r>
                                <w:t xml:space="preserve"> </w:t>
                              </w:r>
                              <w:proofErr w:type="spellStart"/>
                              <w:proofErr w:type="gramEnd"/>
                              <w:r>
                                <w:t>Udepts</w:t>
                              </w:r>
                              <w:proofErr w:type="spellEnd"/>
                              <w:r>
                                <w:t>,</w:t>
                              </w:r>
                              <w:r>
                                <w:rPr>
                                  <w:spacing w:val="-379"/>
                                </w:rPr>
                                <w:t xml:space="preserve">  </w:t>
                              </w:r>
                              <w:r>
                                <w:t xml:space="preserve"> </w:t>
                              </w:r>
                              <w:proofErr w:type="spellStart"/>
                              <w:r>
                                <w:t>Ustepts</w:t>
                              </w:r>
                              <w:proofErr w:type="spellEnd"/>
                            </w:p>
                          </w:txbxContent>
                        </wps:txbx>
                        <wps:bodyPr horzOverflow="overflow" vert="horz" lIns="0" tIns="0" rIns="0" bIns="0" rtlCol="0">
                          <a:noAutofit/>
                        </wps:bodyPr>
                      </wps:wsp>
                      <wps:wsp>
                        <wps:cNvPr id="1181" name="Shape 1181"/>
                        <wps:cNvSpPr/>
                        <wps:spPr>
                          <a:xfrm>
                            <a:off x="247004" y="0"/>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182" name="Shape 1182"/>
                        <wps:cNvSpPr/>
                        <wps:spPr>
                          <a:xfrm>
                            <a:off x="809614" y="0"/>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183" name="Rectangle 1183"/>
                        <wps:cNvSpPr/>
                        <wps:spPr>
                          <a:xfrm rot="-5399999">
                            <a:off x="-196365" y="1692946"/>
                            <a:ext cx="1494702" cy="270526"/>
                          </a:xfrm>
                          <a:prstGeom prst="rect">
                            <a:avLst/>
                          </a:prstGeom>
                          <a:ln>
                            <a:noFill/>
                          </a:ln>
                        </wps:spPr>
                        <wps:txbx>
                          <w:txbxContent>
                            <w:p w14:paraId="0BE9273D" w14:textId="77777777" w:rsidR="00216ADB" w:rsidRDefault="00216ADB">
                              <w:pPr>
                                <w:spacing w:after="160" w:line="259" w:lineRule="auto"/>
                                <w:ind w:left="0" w:firstLine="0"/>
                                <w:jc w:val="left"/>
                              </w:pPr>
                              <w:r>
                                <w:rPr>
                                  <w:b/>
                                </w:rPr>
                                <w:t>Soil</w:t>
                              </w:r>
                              <w:r>
                                <w:rPr>
                                  <w:b/>
                                  <w:spacing w:val="-385"/>
                                </w:rPr>
                                <w:t xml:space="preserve"> </w:t>
                              </w:r>
                              <w:r>
                                <w:rPr>
                                  <w:b/>
                                </w:rPr>
                                <w:t>Taxonomy</w:t>
                              </w:r>
                            </w:p>
                          </w:txbxContent>
                        </wps:txbx>
                        <wps:bodyPr horzOverflow="overflow" vert="horz" lIns="0" tIns="0" rIns="0" bIns="0" rtlCol="0">
                          <a:noAutofit/>
                        </wps:bodyPr>
                      </wps:wsp>
                    </wpg:wgp>
                  </a:graphicData>
                </a:graphic>
              </wp:inline>
            </w:drawing>
          </mc:Choice>
          <mc:Fallback>
            <w:pict>
              <v:group w14:anchorId="0BE921F5" id="Group 92481" o:spid="_x0000_s1431" style="width:425.2pt;height:668.95pt;mso-position-horizontal-relative:char;mso-position-vertical-relative:line" coordsize="54001,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">
                <v:rect id="Rectangle 1069" o:spid="_x0000_s1432" style="position:absolute;left:-2298;top:80147;width:7094;height:2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" filled="f" stroked="f">
                  <v:textbox inset="0,0,0,0">
                    <w:txbxContent>
                      <w:p w14:paraId="0BE926CF" w14:textId="77777777" w:rsidR="00216ADB" w:rsidRDefault="00216ADB">
                        <w:pPr>
                          <w:spacing w:after="160" w:line="259" w:lineRule="auto"/>
                          <w:ind w:left="0" w:firstLine="0"/>
                          <w:jc w:val="left"/>
                        </w:pPr>
                        <w:proofErr w:type="gramStart"/>
                        <w:r>
                          <w:rPr>
                            <w:b/>
                            <w:sz w:val="24"/>
                          </w:rPr>
                          <w:t xml:space="preserve">Table </w:t>
                        </w:r>
                        <w:r>
                          <w:rPr>
                            <w:b/>
                            <w:spacing w:val="-356"/>
                            <w:sz w:val="24"/>
                          </w:rPr>
                          <w:t xml:space="preserve"> </w:t>
                        </w:r>
                        <w:r>
                          <w:rPr>
                            <w:b/>
                            <w:sz w:val="24"/>
                          </w:rPr>
                          <w:t>1</w:t>
                        </w:r>
                        <w:proofErr w:type="gramEnd"/>
                        <w:r>
                          <w:rPr>
                            <w:b/>
                            <w:sz w:val="24"/>
                          </w:rPr>
                          <w:t>.</w:t>
                        </w:r>
                      </w:p>
                    </w:txbxContent>
                  </v:textbox>
                </v:rect>
                <v:rect id="Rectangle 1070" o:spid="_x0000_s1433" style="position:absolute;left:1033;top:78130;width:506;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" filled="f" stroked="f">
                  <v:textbox inset="0,0,0,0">
                    <w:txbxContent>
                      <w:p w14:paraId="0BE926D0" w14:textId="77777777" w:rsidR="00216ADB" w:rsidRDefault="00216ADB">
                        <w:pPr>
                          <w:spacing w:after="160" w:line="259" w:lineRule="auto"/>
                          <w:ind w:left="0" w:firstLine="0"/>
                          <w:jc w:val="left"/>
                        </w:pPr>
                        <w:r>
                          <w:rPr>
                            <w:sz w:val="24"/>
                          </w:rPr>
                          <w:t xml:space="preserve"> </w:t>
                        </w:r>
                      </w:p>
                    </w:txbxContent>
                  </v:textbox>
                </v:rect>
                <v:rect id="Rectangle 92100" o:spid="_x0000_s1434" style="position:absolute;left:-3479;top:71768;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" filled="f" stroked="f">
                  <v:textbox inset="0,0,0,0">
                    <w:txbxContent>
                      <w:p w14:paraId="0BE926D1" w14:textId="77777777" w:rsidR="00216ADB" w:rsidRDefault="00216ADB">
                        <w:pPr>
                          <w:spacing w:after="160" w:line="259" w:lineRule="auto"/>
                          <w:ind w:left="0" w:firstLine="0"/>
                          <w:jc w:val="left"/>
                        </w:pPr>
                        <w:r>
                          <w:rPr>
                            <w:i/>
                            <w:sz w:val="24"/>
                          </w:rPr>
                          <w:t>(continued)</w:t>
                        </w:r>
                      </w:p>
                    </w:txbxContent>
                  </v:textbox>
                </v:rect>
                <v:rect id="Rectangle 92099" o:spid="_x0000_s1435" style="position:absolute;left:-6795;top:68452;width:9497;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" filled="f" stroked="f">
                  <v:textbox inset="0,0,0,0">
                    <w:txbxContent>
                      <w:p w14:paraId="0BE926D2" w14:textId="77777777" w:rsidR="00216ADB" w:rsidRDefault="00216ADB">
                        <w:pPr>
                          <w:spacing w:after="160" w:line="259" w:lineRule="auto"/>
                          <w:ind w:left="0" w:firstLine="0"/>
                          <w:jc w:val="left"/>
                        </w:pPr>
                      </w:p>
                    </w:txbxContent>
                  </v:textbox>
                </v:rect>
                <v:rect id="Rectangle 92098" o:spid="_x0000_s1436" style="position:absolute;left:-163;top:75084;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" filled="f" stroked="f">
                  <v:textbox inset="0,0,0,0">
                    <w:txbxContent>
                      <w:p w14:paraId="0BE926D3" w14:textId="77777777" w:rsidR="00216ADB" w:rsidRDefault="00216ADB">
                        <w:pPr>
                          <w:spacing w:after="160" w:line="259" w:lineRule="auto"/>
                          <w:ind w:left="0" w:firstLine="0"/>
                          <w:jc w:val="left"/>
                        </w:pPr>
                      </w:p>
                    </w:txbxContent>
                  </v:textbox>
                </v:rect>
                <v:rect id="Rectangle 1072" o:spid="_x0000_s1437" style="position:absolute;left:1032;top:69136;width:507;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" filled="f" stroked="f">
                  <v:textbox inset="0,0,0,0">
                    <w:txbxContent>
                      <w:p w14:paraId="0BE926D4" w14:textId="77777777" w:rsidR="00216ADB" w:rsidRDefault="00216ADB">
                        <w:pPr>
                          <w:spacing w:after="160" w:line="259" w:lineRule="auto"/>
                          <w:ind w:left="0" w:firstLine="0"/>
                          <w:jc w:val="left"/>
                        </w:pPr>
                        <w:r>
                          <w:rPr>
                            <w:sz w:val="24"/>
                          </w:rPr>
                          <w:t xml:space="preserve"> </w:t>
                        </w:r>
                      </w:p>
                    </w:txbxContent>
                  </v:textbox>
                </v:rect>
                <v:rect id="Rectangle 1073" o:spid="_x0000_s1438" style="position:absolute;left:-6393;top:72615;width:219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" filled="f" stroked="f">
                  <v:textbox inset="0,0,0,0">
                    <w:txbxContent>
                      <w:p w14:paraId="0BE926D5" w14:textId="77777777" w:rsidR="00216ADB" w:rsidRDefault="00216ADB">
                        <w:pPr>
                          <w:spacing w:after="160" w:line="259" w:lineRule="auto"/>
                          <w:ind w:left="0" w:firstLine="0"/>
                          <w:jc w:val="left"/>
                        </w:pPr>
                        <w:r>
                          <w:rPr>
                            <w:b/>
                          </w:rPr>
                          <w:t>NZ</w:t>
                        </w:r>
                        <w:r>
                          <w:rPr>
                            <w:b/>
                            <w:spacing w:val="-385"/>
                          </w:rPr>
                          <w:t xml:space="preserve">  </w:t>
                        </w:r>
                        <w:r>
                          <w:t xml:space="preserve"> </w:t>
                        </w:r>
                        <w:proofErr w:type="gramStart"/>
                        <w:r>
                          <w:rPr>
                            <w:b/>
                          </w:rPr>
                          <w:t xml:space="preserve">Soil </w:t>
                        </w:r>
                        <w:r>
                          <w:rPr>
                            <w:b/>
                            <w:spacing w:val="-385"/>
                          </w:rPr>
                          <w:t xml:space="preserve"> </w:t>
                        </w:r>
                        <w:r>
                          <w:rPr>
                            <w:b/>
                          </w:rPr>
                          <w:t>Classification</w:t>
                        </w:r>
                        <w:proofErr w:type="gramEnd"/>
                      </w:p>
                    </w:txbxContent>
                  </v:textbox>
                </v:rect>
                <v:rect id="Rectangle 1074" o:spid="_x0000_s1439" style="position:absolute;left:4308;top:66811;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" filled="f" stroked="f">
                  <v:textbox inset="0,0,0,0">
                    <w:txbxContent>
                      <w:p w14:paraId="0BE926D6" w14:textId="77777777" w:rsidR="00216ADB" w:rsidRDefault="00216ADB">
                        <w:pPr>
                          <w:spacing w:after="160" w:line="259" w:lineRule="auto"/>
                          <w:ind w:left="0" w:firstLine="0"/>
                          <w:jc w:val="left"/>
                        </w:pPr>
                        <w:r>
                          <w:rPr>
                            <w:b/>
                          </w:rPr>
                          <w:t xml:space="preserve"> </w:t>
                        </w:r>
                      </w:p>
                    </w:txbxContent>
                  </v:textbox>
                </v:rect>
                <v:rect id="Rectangle 1075" o:spid="_x0000_s1440" style="position:absolute;left:-3527;top:45592;width:16220;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" filled="f" stroked="f">
                  <v:textbox inset="0,0,0,0">
                    <w:txbxContent>
                      <w:p w14:paraId="0BE926D7"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rPr>
                          <w:t xml:space="preserve"> </w:t>
                        </w:r>
                        <w:r>
                          <w:rPr>
                            <w:b/>
                            <w:spacing w:val="-385"/>
                          </w:rPr>
                          <w:t xml:space="preserve"> </w:t>
                        </w:r>
                        <w:r>
                          <w:rPr>
                            <w:b/>
                          </w:rPr>
                          <w:t>Soil</w:t>
                        </w:r>
                      </w:p>
                    </w:txbxContent>
                  </v:textbox>
                </v:rect>
                <v:rect id="Rectangle 1076" o:spid="_x0000_s1441" style="position:absolute;left:4309;top:41232;width:548;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" filled="f" stroked="f">
                  <v:textbox inset="0,0,0,0">
                    <w:txbxContent>
                      <w:p w14:paraId="0BE926D8" w14:textId="77777777" w:rsidR="00216ADB" w:rsidRDefault="00216ADB">
                        <w:pPr>
                          <w:spacing w:after="160" w:line="259" w:lineRule="auto"/>
                          <w:ind w:left="0" w:firstLine="0"/>
                          <w:jc w:val="left"/>
                        </w:pPr>
                        <w:r>
                          <w:rPr>
                            <w:b/>
                          </w:rPr>
                          <w:t xml:space="preserve"> </w:t>
                        </w:r>
                      </w:p>
                    </w:txbxContent>
                  </v:textbox>
                </v:rect>
                <v:rect id="Rectangle 92102" o:spid="_x0000_s1442" style="position:absolute;left:-2060;top:70018;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" filled="f" stroked="f">
                  <v:textbox inset="0,0,0,0">
                    <w:txbxContent>
                      <w:p w14:paraId="0BE926D9" w14:textId="77777777" w:rsidR="00216ADB" w:rsidRDefault="00216ADB">
                        <w:pPr>
                          <w:spacing w:after="160" w:line="259" w:lineRule="auto"/>
                          <w:ind w:left="0" w:firstLine="0"/>
                          <w:jc w:val="left"/>
                        </w:pPr>
                      </w:p>
                    </w:txbxContent>
                  </v:textbox>
                </v:rect>
                <v:rect id="Rectangle 92101" o:spid="_x0000_s1443" style="position:absolute;left:4910;top:76988;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" filled="f" stroked="f">
                  <v:textbox inset="0,0,0,0">
                    <w:txbxContent>
                      <w:p w14:paraId="0BE926DA" w14:textId="77777777" w:rsidR="00216ADB" w:rsidRDefault="00216ADB">
                        <w:pPr>
                          <w:spacing w:after="160" w:line="259" w:lineRule="auto"/>
                          <w:ind w:left="0" w:firstLine="0"/>
                          <w:jc w:val="left"/>
                        </w:pPr>
                      </w:p>
                    </w:txbxContent>
                  </v:textbox>
                </v:rect>
                <v:rect id="Rectangle 92103" o:spid="_x0000_s1444" style="position:absolute;left:1631;top:73709;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" filled="f" stroked="f">
                  <v:textbox inset="0,0,0,0">
                    <w:txbxContent>
                      <w:p w14:paraId="0BE926DB" w14:textId="77777777" w:rsidR="00216ADB" w:rsidRDefault="00216ADB">
                        <w:pPr>
                          <w:spacing w:after="160" w:line="259" w:lineRule="auto"/>
                          <w:ind w:left="0" w:firstLine="0"/>
                          <w:jc w:val="left"/>
                        </w:pPr>
                        <w:r>
                          <w:rPr>
                            <w:b/>
                          </w:rPr>
                          <w:t xml:space="preserve">(version </w:t>
                        </w:r>
                        <w:r>
                          <w:rPr>
                            <w:b/>
                            <w:spacing w:val="-65"/>
                          </w:rPr>
                          <w:t xml:space="preserve">  3)</w:t>
                        </w:r>
                      </w:p>
                    </w:txbxContent>
                  </v:textbox>
                </v:rect>
                <v:rect id="Rectangle 1079" o:spid="_x0000_s1445" style="position:absolute;left:6219;top:70364;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" filled="f" stroked="f">
                  <v:textbox inset="0,0,0,0">
                    <w:txbxContent>
                      <w:p w14:paraId="0BE926DC" w14:textId="77777777" w:rsidR="00216ADB" w:rsidRDefault="00216ADB">
                        <w:pPr>
                          <w:spacing w:after="160" w:line="259" w:lineRule="auto"/>
                          <w:ind w:left="0" w:firstLine="0"/>
                          <w:jc w:val="left"/>
                        </w:pPr>
                        <w:r>
                          <w:rPr>
                            <w:b/>
                          </w:rPr>
                          <w:t xml:space="preserve"> </w:t>
                        </w:r>
                      </w:p>
                    </w:txbxContent>
                  </v:textbox>
                </v:rect>
                <v:rect id="Rectangle 1080" o:spid="_x0000_s1446" style="position:absolute;left:-274;top:45927;width:13535;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" filled="f" stroked="f">
                  <v:textbox inset="0,0,0,0">
                    <w:txbxContent>
                      <w:p w14:paraId="0BE926DD" w14:textId="77777777" w:rsidR="00216ADB" w:rsidRDefault="00216ADB">
                        <w:pPr>
                          <w:spacing w:after="160" w:line="259" w:lineRule="auto"/>
                          <w:ind w:left="0" w:firstLine="0"/>
                          <w:jc w:val="left"/>
                        </w:pPr>
                        <w:r>
                          <w:rPr>
                            <w:b/>
                          </w:rPr>
                          <w:t>Classification</w:t>
                        </w:r>
                      </w:p>
                    </w:txbxContent>
                  </v:textbox>
                </v:rect>
                <v:rect id="Rectangle 1081" o:spid="_x0000_s1447" style="position:absolute;left:6219;top:42243;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" filled="f" stroked="f">
                  <v:textbox inset="0,0,0,0">
                    <w:txbxContent>
                      <w:p w14:paraId="0BE926DE" w14:textId="77777777" w:rsidR="00216ADB" w:rsidRDefault="00216ADB">
                        <w:pPr>
                          <w:spacing w:after="160" w:line="259" w:lineRule="auto"/>
                          <w:ind w:left="0" w:firstLine="0"/>
                          <w:jc w:val="left"/>
                        </w:pPr>
                        <w:r>
                          <w:rPr>
                            <w:b/>
                          </w:rPr>
                          <w:t xml:space="preserve"> </w:t>
                        </w:r>
                      </w:p>
                    </w:txbxContent>
                  </v:textbox>
                </v:rect>
                <v:rect id="Rectangle 1082" o:spid="_x0000_s1448" style="position:absolute;left:2646;top:75910;width:15412;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14:paraId="0BE926DF" w14:textId="77777777" w:rsidR="00216ADB" w:rsidRDefault="00216ADB">
                        <w:pPr>
                          <w:spacing w:after="160" w:line="259" w:lineRule="auto"/>
                          <w:ind w:left="0" w:firstLine="0"/>
                          <w:jc w:val="left"/>
                        </w:pPr>
                        <w:proofErr w:type="gramStart"/>
                        <w:r>
                          <w:t xml:space="preserve">PUMICE </w:t>
                        </w:r>
                        <w:r>
                          <w:rPr>
                            <w:spacing w:val="-379"/>
                          </w:rPr>
                          <w:t xml:space="preserve"> </w:t>
                        </w:r>
                        <w:r>
                          <w:t>SOILS</w:t>
                        </w:r>
                        <w:proofErr w:type="gramEnd"/>
                      </w:p>
                    </w:txbxContent>
                  </v:textbox>
                </v:rect>
                <v:rect id="Rectangle 1084" o:spid="_x0000_s1449" style="position:absolute;left:653;top:68410;width:2323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" filled="f" stroked="f">
                  <v:textbox inset="0,0,0,0">
                    <w:txbxContent>
                      <w:p w14:paraId="0BE926E0" w14:textId="77777777" w:rsidR="00216ADB" w:rsidRDefault="00216ADB">
                        <w:pPr>
                          <w:spacing w:after="160" w:line="259" w:lineRule="auto"/>
                          <w:ind w:left="0" w:firstLine="0"/>
                          <w:jc w:val="left"/>
                        </w:pPr>
                        <w:r>
                          <w:t>Perch-</w:t>
                        </w:r>
                        <w:proofErr w:type="spellStart"/>
                        <w:r>
                          <w:t>gley</w:t>
                        </w:r>
                        <w:proofErr w:type="spellEnd"/>
                        <w:r>
                          <w:rPr>
                            <w:spacing w:val="-379"/>
                          </w:rPr>
                          <w:t xml:space="preserve">  </w:t>
                        </w:r>
                        <w:r>
                          <w:t xml:space="preserve"> </w:t>
                        </w:r>
                        <w:proofErr w:type="gramStart"/>
                        <w:r>
                          <w:t xml:space="preserve">Pumice </w:t>
                        </w:r>
                        <w:r>
                          <w:rPr>
                            <w:spacing w:val="-379"/>
                          </w:rPr>
                          <w:t xml:space="preserve"> </w:t>
                        </w:r>
                        <w:r>
                          <w:t>Soils</w:t>
                        </w:r>
                        <w:proofErr w:type="gramEnd"/>
                      </w:p>
                    </w:txbxContent>
                  </v:textbox>
                </v:rect>
                <v:rect id="Rectangle 1085" o:spid="_x0000_s1450" style="position:absolute;left:11996;top:6228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" filled="f" stroked="f">
                  <v:textbox inset="0,0,0,0">
                    <w:txbxContent>
                      <w:p w14:paraId="0BE926E1" w14:textId="77777777" w:rsidR="00216ADB" w:rsidRDefault="00216ADB">
                        <w:pPr>
                          <w:spacing w:after="160" w:line="259" w:lineRule="auto"/>
                          <w:ind w:left="0" w:firstLine="0"/>
                          <w:jc w:val="left"/>
                        </w:pPr>
                        <w:r>
                          <w:t xml:space="preserve"> </w:t>
                        </w:r>
                      </w:p>
                    </w:txbxContent>
                  </v:textbox>
                </v:rect>
                <v:rect id="Rectangle 1086" o:spid="_x0000_s1451" style="position:absolute;left:7761;top:48517;width:902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" filled="f" stroked="f">
                  <v:textbox inset="0,0,0,0">
                    <w:txbxContent>
                      <w:p w14:paraId="0BE926E2" w14:textId="77777777" w:rsidR="00216ADB" w:rsidRDefault="00216ADB">
                        <w:pPr>
                          <w:spacing w:after="160" w:line="259" w:lineRule="auto"/>
                          <w:ind w:left="0" w:firstLine="0"/>
                          <w:jc w:val="left"/>
                        </w:pPr>
                        <w:proofErr w:type="spellStart"/>
                        <w:r>
                          <w:t>gley</w:t>
                        </w:r>
                        <w:proofErr w:type="spellEnd"/>
                        <w:r>
                          <w:rPr>
                            <w:spacing w:val="-379"/>
                          </w:rPr>
                          <w:t xml:space="preserve">  </w:t>
                        </w:r>
                        <w:r>
                          <w:t xml:space="preserve"> soils</w:t>
                        </w:r>
                      </w:p>
                    </w:txbxContent>
                  </v:textbox>
                </v:rect>
                <v:rect id="Rectangle 1087" o:spid="_x0000_s1452" style="position:absolute;left:11996;top:4597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" filled="f" stroked="f">
                  <v:textbox inset="0,0,0,0">
                    <w:txbxContent>
                      <w:p w14:paraId="0BE926E3" w14:textId="77777777" w:rsidR="00216ADB" w:rsidRDefault="00216ADB">
                        <w:pPr>
                          <w:spacing w:after="160" w:line="259" w:lineRule="auto"/>
                          <w:ind w:left="0" w:firstLine="0"/>
                          <w:jc w:val="left"/>
                        </w:pPr>
                        <w:r>
                          <w:t xml:space="preserve"> </w:t>
                        </w:r>
                      </w:p>
                    </w:txbxContent>
                  </v:textbox>
                </v:rect>
                <v:rect id="Rectangle 1088" o:spid="_x0000_s1453" style="position:absolute;left:6277;top:23635;width:1198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" filled="f" stroked="f">
                  <v:textbox inset="0,0,0,0">
                    <w:txbxContent>
                      <w:p w14:paraId="0BE926E4" w14:textId="77777777" w:rsidR="00216ADB" w:rsidRDefault="00216ADB">
                        <w:pPr>
                          <w:spacing w:after="160" w:line="259" w:lineRule="auto"/>
                          <w:ind w:left="0" w:firstLine="0"/>
                          <w:jc w:val="left"/>
                        </w:pPr>
                        <w:proofErr w:type="spellStart"/>
                        <w:r>
                          <w:t>Vitraquands</w:t>
                        </w:r>
                        <w:proofErr w:type="spellEnd"/>
                      </w:p>
                    </w:txbxContent>
                  </v:textbox>
                </v:rect>
                <v:rect id="Rectangle 1090" o:spid="_x0000_s1454" style="position:absolute;left:3694;top:69180;width:2169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" filled="f" stroked="f">
                  <v:textbox inset="0,0,0,0">
                    <w:txbxContent>
                      <w:p w14:paraId="0BE926E5" w14:textId="77777777" w:rsidR="00216ADB" w:rsidRDefault="00216ADB">
                        <w:pPr>
                          <w:spacing w:after="160" w:line="259" w:lineRule="auto"/>
                          <w:ind w:left="0" w:firstLine="0"/>
                          <w:jc w:val="left"/>
                        </w:pPr>
                        <w:r>
                          <w:t>Impeded</w:t>
                        </w:r>
                        <w:r>
                          <w:rPr>
                            <w:spacing w:val="-379"/>
                          </w:rPr>
                          <w:t xml:space="preserve">  </w:t>
                        </w:r>
                        <w:r>
                          <w:t xml:space="preserve"> </w:t>
                        </w:r>
                        <w:proofErr w:type="gramStart"/>
                        <w:r>
                          <w:t xml:space="preserve">Pumice </w:t>
                        </w:r>
                        <w:r>
                          <w:rPr>
                            <w:spacing w:val="-379"/>
                          </w:rPr>
                          <w:t xml:space="preserve"> </w:t>
                        </w:r>
                        <w:r>
                          <w:t>Soils</w:t>
                        </w:r>
                        <w:proofErr w:type="gramEnd"/>
                      </w:p>
                    </w:txbxContent>
                  </v:textbox>
                </v:rect>
                <v:rect id="Rectangle 1091" o:spid="_x0000_s1455" style="position:absolute;left:14269;top:63440;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" filled="f" stroked="f">
                  <v:textbox inset="0,0,0,0">
                    <w:txbxContent>
                      <w:p w14:paraId="0BE926E6" w14:textId="77777777" w:rsidR="00216ADB" w:rsidRDefault="00216ADB">
                        <w:pPr>
                          <w:spacing w:after="160" w:line="259" w:lineRule="auto"/>
                          <w:ind w:left="0" w:firstLine="0"/>
                          <w:jc w:val="left"/>
                        </w:pPr>
                        <w:r>
                          <w:t xml:space="preserve"> </w:t>
                        </w:r>
                      </w:p>
                    </w:txbxContent>
                  </v:textbox>
                </v:rect>
                <v:rect id="Rectangle 1092" o:spid="_x0000_s1456" style="position:absolute;left:6798;top:45283;width:15491;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" filled="f" stroked="f">
                  <v:textbox inset="0,0,0,0">
                    <w:txbxContent>
                      <w:p w14:paraId="0BE926E7" w14:textId="77777777" w:rsidR="00216ADB" w:rsidRDefault="00216ADB">
                        <w:pPr>
                          <w:spacing w:after="160" w:line="259" w:lineRule="auto"/>
                          <w:ind w:left="0" w:firstLine="0"/>
                          <w:jc w:val="left"/>
                        </w:pPr>
                        <w:proofErr w:type="gramStart"/>
                        <w:r>
                          <w:t xml:space="preserve">YB </w:t>
                        </w:r>
                        <w:r>
                          <w:rPr>
                            <w:spacing w:val="-379"/>
                          </w:rPr>
                          <w:t xml:space="preserve"> </w:t>
                        </w:r>
                        <w:r>
                          <w:t>pumice</w:t>
                        </w:r>
                        <w:proofErr w:type="gramEnd"/>
                        <w:r>
                          <w:t xml:space="preserve"> </w:t>
                        </w:r>
                        <w:r>
                          <w:rPr>
                            <w:spacing w:val="-379"/>
                          </w:rPr>
                          <w:t xml:space="preserve"> </w:t>
                        </w:r>
                        <w:r>
                          <w:t>soils</w:t>
                        </w:r>
                      </w:p>
                    </w:txbxContent>
                  </v:textbox>
                </v:rect>
                <v:rect id="Rectangle 1093" o:spid="_x0000_s1457" style="position:absolute;left:14269;top:41107;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" filled="f" stroked="f">
                  <v:textbox inset="0,0,0,0">
                    <w:txbxContent>
                      <w:p w14:paraId="0BE926E8" w14:textId="77777777" w:rsidR="00216ADB" w:rsidRDefault="00216ADB">
                        <w:pPr>
                          <w:spacing w:after="160" w:line="259" w:lineRule="auto"/>
                          <w:ind w:left="0" w:firstLine="0"/>
                          <w:jc w:val="left"/>
                        </w:pPr>
                        <w:r>
                          <w:t xml:space="preserve"> </w:t>
                        </w:r>
                      </w:p>
                    </w:txbxContent>
                  </v:textbox>
                </v:rect>
                <v:rect id="Rectangle 1094" o:spid="_x0000_s1458" style="position:absolute;left:3808;top:18894;width:21471;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" filled="f" stroked="f">
                  <v:textbox inset="0,0,0,0">
                    <w:txbxContent>
                      <w:p w14:paraId="0BE926E9" w14:textId="77777777" w:rsidR="00216ADB" w:rsidRDefault="00216ADB">
                        <w:pPr>
                          <w:spacing w:after="160" w:line="259" w:lineRule="auto"/>
                          <w:ind w:left="0" w:firstLine="0"/>
                          <w:jc w:val="left"/>
                        </w:pPr>
                        <w:proofErr w:type="gramStart"/>
                        <w:r>
                          <w:t>Vitrands,</w:t>
                        </w:r>
                        <w:r>
                          <w:rPr>
                            <w:spacing w:val="-379"/>
                          </w:rPr>
                          <w:t xml:space="preserve">  </w:t>
                        </w:r>
                        <w:r>
                          <w:t xml:space="preserve"> </w:t>
                        </w:r>
                        <w:proofErr w:type="spellStart"/>
                        <w:proofErr w:type="gramEnd"/>
                        <w:r>
                          <w:t>Vitricryands</w:t>
                        </w:r>
                        <w:proofErr w:type="spellEnd"/>
                      </w:p>
                    </w:txbxContent>
                  </v:textbox>
                </v:rect>
                <v:rect id="Rectangle 1096" o:spid="_x0000_s1459" style="position:absolute;left:7260;top:70471;width:1911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" filled="f" stroked="f">
                  <v:textbox inset="0,0,0,0">
                    <w:txbxContent>
                      <w:p w14:paraId="0BE926EA" w14:textId="77777777" w:rsidR="00216ADB" w:rsidRDefault="00216ADB">
                        <w:pPr>
                          <w:spacing w:after="160" w:line="259" w:lineRule="auto"/>
                          <w:ind w:left="0" w:firstLine="0"/>
                          <w:jc w:val="left"/>
                        </w:pPr>
                        <w:proofErr w:type="gramStart"/>
                        <w:r>
                          <w:t xml:space="preserve">Orthic </w:t>
                        </w:r>
                        <w:r>
                          <w:rPr>
                            <w:spacing w:val="-379"/>
                          </w:rPr>
                          <w:t xml:space="preserve"> </w:t>
                        </w:r>
                        <w:r>
                          <w:t>Pumice</w:t>
                        </w:r>
                        <w:proofErr w:type="gramEnd"/>
                        <w:r>
                          <w:rPr>
                            <w:spacing w:val="-379"/>
                          </w:rPr>
                          <w:t xml:space="preserve">  </w:t>
                        </w:r>
                        <w:r>
                          <w:t xml:space="preserve"> Soils</w:t>
                        </w:r>
                      </w:p>
                    </w:txbxContent>
                  </v:textbox>
                </v:rect>
                <v:rect id="Rectangle 1097" o:spid="_x0000_s1460" style="position:absolute;left:16543;top:6538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" filled="f" stroked="f">
                  <v:textbox inset="0,0,0,0">
                    <w:txbxContent>
                      <w:p w14:paraId="0BE926EB" w14:textId="77777777" w:rsidR="00216ADB" w:rsidRDefault="00216ADB">
                        <w:pPr>
                          <w:spacing w:after="160" w:line="259" w:lineRule="auto"/>
                          <w:ind w:left="0" w:firstLine="0"/>
                          <w:jc w:val="left"/>
                        </w:pPr>
                        <w:r>
                          <w:t xml:space="preserve"> </w:t>
                        </w:r>
                      </w:p>
                    </w:txbxContent>
                  </v:textbox>
                </v:rect>
                <v:rect id="Rectangle 1098" o:spid="_x0000_s1461" style="position:absolute;left:9072;top:45282;width:1549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" filled="f" stroked="f">
                  <v:textbox inset="0,0,0,0">
                    <w:txbxContent>
                      <w:p w14:paraId="0BE926EC" w14:textId="77777777" w:rsidR="00216ADB" w:rsidRDefault="00216ADB">
                        <w:pPr>
                          <w:spacing w:after="160" w:line="259" w:lineRule="auto"/>
                          <w:ind w:left="0" w:firstLine="0"/>
                          <w:jc w:val="left"/>
                        </w:pPr>
                        <w:proofErr w:type="gramStart"/>
                        <w:r>
                          <w:t xml:space="preserve">YB </w:t>
                        </w:r>
                        <w:r>
                          <w:rPr>
                            <w:spacing w:val="-379"/>
                          </w:rPr>
                          <w:t xml:space="preserve"> </w:t>
                        </w:r>
                        <w:r>
                          <w:t>pumice</w:t>
                        </w:r>
                        <w:proofErr w:type="gramEnd"/>
                        <w:r>
                          <w:t xml:space="preserve"> </w:t>
                        </w:r>
                        <w:r>
                          <w:rPr>
                            <w:spacing w:val="-379"/>
                          </w:rPr>
                          <w:t xml:space="preserve"> </w:t>
                        </w:r>
                        <w:r>
                          <w:t>soils</w:t>
                        </w:r>
                      </w:p>
                    </w:txbxContent>
                  </v:textbox>
                </v:rect>
                <v:rect id="Rectangle 1099" o:spid="_x0000_s1462" style="position:absolute;left:16543;top:4110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" filled="f" stroked="f">
                  <v:textbox inset="0,0,0,0">
                    <w:txbxContent>
                      <w:p w14:paraId="0BE926ED" w14:textId="77777777" w:rsidR="00216ADB" w:rsidRDefault="00216ADB">
                        <w:pPr>
                          <w:spacing w:after="160" w:line="259" w:lineRule="auto"/>
                          <w:ind w:left="0" w:firstLine="0"/>
                          <w:jc w:val="left"/>
                        </w:pPr>
                        <w:r>
                          <w:t xml:space="preserve"> </w:t>
                        </w:r>
                      </w:p>
                    </w:txbxContent>
                  </v:textbox>
                </v:rect>
                <v:rect id="Rectangle 1100" o:spid="_x0000_s1463" style="position:absolute;left:6082;top:18893;width:2147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" filled="f" stroked="f">
                  <v:textbox inset="0,0,0,0">
                    <w:txbxContent>
                      <w:p w14:paraId="0BE926EE" w14:textId="77777777" w:rsidR="00216ADB" w:rsidRDefault="00216ADB">
                        <w:pPr>
                          <w:spacing w:after="160" w:line="259" w:lineRule="auto"/>
                          <w:ind w:left="0" w:firstLine="0"/>
                          <w:jc w:val="left"/>
                        </w:pPr>
                        <w:proofErr w:type="gramStart"/>
                        <w:r>
                          <w:t>Vitrands,</w:t>
                        </w:r>
                        <w:r>
                          <w:rPr>
                            <w:spacing w:val="-379"/>
                          </w:rPr>
                          <w:t xml:space="preserve">  </w:t>
                        </w:r>
                        <w:r>
                          <w:t xml:space="preserve"> </w:t>
                        </w:r>
                        <w:proofErr w:type="spellStart"/>
                        <w:proofErr w:type="gramEnd"/>
                        <w:r>
                          <w:t>Vitricryands</w:t>
                        </w:r>
                        <w:proofErr w:type="spellEnd"/>
                      </w:p>
                    </w:txbxContent>
                  </v:textbox>
                </v:rect>
                <v:rect id="Rectangle 1101" o:spid="_x0000_s1464" style="position:absolute;left:14718;top:77680;width:1187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" filled="f" stroked="f">
                  <v:textbox inset="0,0,0,0">
                    <w:txbxContent>
                      <w:p w14:paraId="0BE926EF" w14:textId="77777777" w:rsidR="00216ADB" w:rsidRDefault="00216ADB">
                        <w:pPr>
                          <w:spacing w:after="160" w:line="259" w:lineRule="auto"/>
                          <w:ind w:left="0" w:firstLine="0"/>
                          <w:jc w:val="left"/>
                        </w:pPr>
                        <w:proofErr w:type="gramStart"/>
                        <w:r>
                          <w:t xml:space="preserve">RAW </w:t>
                        </w:r>
                        <w:r>
                          <w:rPr>
                            <w:spacing w:val="-379"/>
                          </w:rPr>
                          <w:t xml:space="preserve"> </w:t>
                        </w:r>
                        <w:r>
                          <w:t>SOILS</w:t>
                        </w:r>
                        <w:proofErr w:type="gramEnd"/>
                      </w:p>
                    </w:txbxContent>
                  </v:textbox>
                </v:rect>
                <v:rect id="Rectangle 1102" o:spid="_x0000_s1465" style="position:absolute;left:22297;top:83342;width:54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" filled="f" stroked="f">
                  <v:textbox inset="0,0,0,0">
                    <w:txbxContent>
                      <w:p w14:paraId="0BE926F0" w14:textId="77777777" w:rsidR="00216ADB" w:rsidRDefault="00216ADB">
                        <w:pPr>
                          <w:spacing w:after="160" w:line="259" w:lineRule="auto"/>
                          <w:ind w:left="0" w:firstLine="0"/>
                          <w:jc w:val="left"/>
                        </w:pPr>
                        <w:r>
                          <w:t xml:space="preserve"> </w:t>
                        </w:r>
                      </w:p>
                    </w:txbxContent>
                  </v:textbox>
                </v:rect>
                <v:rect id="Rectangle 1103" o:spid="_x0000_s1466" style="position:absolute;left:15250;top:72708;width:14642;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" filled="f" stroked="f">
                  <v:textbox inset="0,0,0,0">
                    <w:txbxContent>
                      <w:p w14:paraId="0BE926F1" w14:textId="77777777" w:rsidR="00216ADB" w:rsidRDefault="00216ADB">
                        <w:pPr>
                          <w:spacing w:after="160" w:line="259" w:lineRule="auto"/>
                          <w:ind w:left="0" w:firstLine="0"/>
                          <w:jc w:val="left"/>
                        </w:pPr>
                        <w:proofErr w:type="spellStart"/>
                        <w:proofErr w:type="gramStart"/>
                        <w:r>
                          <w:t>Gley</w:t>
                        </w:r>
                        <w:proofErr w:type="spellEnd"/>
                        <w:r>
                          <w:t xml:space="preserve"> </w:t>
                        </w:r>
                        <w:r>
                          <w:rPr>
                            <w:spacing w:val="-379"/>
                          </w:rPr>
                          <w:t xml:space="preserve"> </w:t>
                        </w:r>
                        <w:r>
                          <w:t>Raw</w:t>
                        </w:r>
                        <w:proofErr w:type="gramEnd"/>
                        <w:r>
                          <w:t xml:space="preserve"> </w:t>
                        </w:r>
                        <w:r>
                          <w:rPr>
                            <w:spacing w:val="-379"/>
                          </w:rPr>
                          <w:t xml:space="preserve"> </w:t>
                        </w:r>
                        <w:r>
                          <w:t>Soils</w:t>
                        </w:r>
                      </w:p>
                    </w:txbxContent>
                  </v:textbox>
                </v:rect>
                <v:rect id="Rectangle 1104" o:spid="_x0000_s1467" style="position:absolute;left:22296;top:68746;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" filled="f" stroked="f">
                  <v:textbox inset="0,0,0,0">
                    <w:txbxContent>
                      <w:p w14:paraId="0BE926F2" w14:textId="77777777" w:rsidR="00216ADB" w:rsidRDefault="00216ADB">
                        <w:pPr>
                          <w:spacing w:after="160" w:line="259" w:lineRule="auto"/>
                          <w:ind w:left="0" w:firstLine="0"/>
                          <w:jc w:val="left"/>
                        </w:pPr>
                        <w:r>
                          <w:t xml:space="preserve"> </w:t>
                        </w:r>
                      </w:p>
                    </w:txbxContent>
                  </v:textbox>
                </v:rect>
                <v:rect id="Rectangle 1105" o:spid="_x0000_s1468" style="position:absolute;left:16802;top:47260;width:1153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" filled="f" stroked="f">
                  <v:textbox inset="0,0,0,0">
                    <w:txbxContent>
                      <w:p w14:paraId="0BE926F3" w14:textId="77777777" w:rsidR="00216ADB" w:rsidRDefault="00216ADB">
                        <w:pPr>
                          <w:spacing w:after="160" w:line="259" w:lineRule="auto"/>
                          <w:ind w:left="0" w:firstLine="0"/>
                          <w:jc w:val="left"/>
                        </w:pPr>
                        <w:r>
                          <w:t>unclassified</w:t>
                        </w:r>
                      </w:p>
                    </w:txbxContent>
                  </v:textbox>
                </v:rect>
                <v:rect id="Rectangle 1106" o:spid="_x0000_s1469" style="position:absolute;left:22296;top:44080;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" filled="f" stroked="f">
                  <v:textbox inset="0,0,0,0">
                    <w:txbxContent>
                      <w:p w14:paraId="0BE926F4" w14:textId="77777777" w:rsidR="00216ADB" w:rsidRDefault="00216ADB">
                        <w:pPr>
                          <w:spacing w:after="160" w:line="259" w:lineRule="auto"/>
                          <w:ind w:left="0" w:firstLine="0"/>
                          <w:jc w:val="left"/>
                        </w:pPr>
                        <w:r>
                          <w:t xml:space="preserve"> </w:t>
                        </w:r>
                      </w:p>
                    </w:txbxContent>
                  </v:textbox>
                </v:rect>
                <v:rect id="Rectangle 1107" o:spid="_x0000_s1470" style="position:absolute;left:13485;top:20544;width:18171;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" filled="f" stroked="f">
                  <v:textbox inset="0,0,0,0">
                    <w:txbxContent>
                      <w:p w14:paraId="0BE926F5" w14:textId="77777777" w:rsidR="00216ADB" w:rsidRDefault="00216ADB">
                        <w:pPr>
                          <w:spacing w:after="160" w:line="259" w:lineRule="auto"/>
                          <w:ind w:left="0" w:firstLine="0"/>
                          <w:jc w:val="left"/>
                        </w:pPr>
                        <w:proofErr w:type="spellStart"/>
                        <w:r>
                          <w:t>Entisols</w:t>
                        </w:r>
                        <w:proofErr w:type="spellEnd"/>
                        <w:r>
                          <w:rPr>
                            <w:spacing w:val="-379"/>
                          </w:rPr>
                          <w:t xml:space="preserve">  </w:t>
                        </w:r>
                        <w:r>
                          <w:t xml:space="preserve"> </w:t>
                        </w:r>
                        <w:proofErr w:type="gramStart"/>
                        <w:r>
                          <w:t xml:space="preserve">or </w:t>
                        </w:r>
                        <w:r>
                          <w:rPr>
                            <w:spacing w:val="-379"/>
                          </w:rPr>
                          <w:t xml:space="preserve"> </w:t>
                        </w:r>
                        <w:r>
                          <w:t>not</w:t>
                        </w:r>
                        <w:proofErr w:type="gramEnd"/>
                        <w:r>
                          <w:t>-soil</w:t>
                        </w:r>
                      </w:p>
                    </w:txbxContent>
                  </v:textbox>
                </v:rect>
                <v:rect id="Rectangle 1109" o:spid="_x0000_s1471" style="position:absolute;left:12815;top:67998;width:2406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" filled="f" stroked="f">
                  <v:textbox inset="0,0,0,0">
                    <w:txbxContent>
                      <w:p w14:paraId="0BE926F6" w14:textId="77777777" w:rsidR="00216ADB" w:rsidRDefault="00216ADB">
                        <w:pPr>
                          <w:spacing w:after="160" w:line="259" w:lineRule="auto"/>
                          <w:ind w:left="0" w:firstLine="0"/>
                          <w:jc w:val="left"/>
                        </w:pPr>
                        <w:proofErr w:type="gramStart"/>
                        <w:r>
                          <w:t xml:space="preserve">Hydrothermal </w:t>
                        </w:r>
                        <w:r>
                          <w:rPr>
                            <w:spacing w:val="-379"/>
                          </w:rPr>
                          <w:t xml:space="preserve"> </w:t>
                        </w:r>
                        <w:r>
                          <w:t>Raw</w:t>
                        </w:r>
                        <w:proofErr w:type="gramEnd"/>
                        <w:r>
                          <w:t xml:space="preserve"> </w:t>
                        </w:r>
                        <w:r>
                          <w:rPr>
                            <w:spacing w:val="-379"/>
                          </w:rPr>
                          <w:t xml:space="preserve"> </w:t>
                        </w:r>
                        <w:r>
                          <w:t>Soils</w:t>
                        </w:r>
                      </w:p>
                    </w:txbxContent>
                  </v:textbox>
                </v:rect>
                <v:rect id="Rectangle 1110" o:spid="_x0000_s1472" style="position:absolute;left:24570;top:6166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" filled="f" stroked="f">
                  <v:textbox inset="0,0,0,0">
                    <w:txbxContent>
                      <w:p w14:paraId="0BE926F7" w14:textId="77777777" w:rsidR="00216ADB" w:rsidRDefault="00216ADB">
                        <w:pPr>
                          <w:spacing w:after="160" w:line="259" w:lineRule="auto"/>
                          <w:ind w:left="0" w:firstLine="0"/>
                          <w:jc w:val="left"/>
                        </w:pPr>
                        <w:r>
                          <w:t xml:space="preserve"> </w:t>
                        </w:r>
                      </w:p>
                    </w:txbxContent>
                  </v:textbox>
                </v:rect>
                <v:rect id="Rectangle 1111" o:spid="_x0000_s1473" style="position:absolute;left:15673;top:43855;width:1834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" filled="f" stroked="f">
                  <v:textbox inset="0,0,0,0">
                    <w:txbxContent>
                      <w:p w14:paraId="0BE926F8" w14:textId="77777777" w:rsidR="00216ADB" w:rsidRDefault="00216ADB">
                        <w:pPr>
                          <w:spacing w:after="160" w:line="259" w:lineRule="auto"/>
                          <w:ind w:left="0" w:firstLine="0"/>
                          <w:jc w:val="left"/>
                        </w:pPr>
                        <w:proofErr w:type="gramStart"/>
                        <w:r>
                          <w:t xml:space="preserve">Hydrothermal </w:t>
                        </w:r>
                        <w:r>
                          <w:rPr>
                            <w:spacing w:val="-379"/>
                          </w:rPr>
                          <w:t xml:space="preserve"> </w:t>
                        </w:r>
                        <w:r>
                          <w:t>soils</w:t>
                        </w:r>
                        <w:proofErr w:type="gramEnd"/>
                      </w:p>
                    </w:txbxContent>
                  </v:textbox>
                </v:rect>
                <v:rect id="Rectangle 1112" o:spid="_x0000_s1474" style="position:absolute;left:24570;top:3896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" filled="f" stroked="f">
                  <v:textbox inset="0,0,0,0">
                    <w:txbxContent>
                      <w:p w14:paraId="0BE926F9" w14:textId="77777777" w:rsidR="00216ADB" w:rsidRDefault="00216ADB">
                        <w:pPr>
                          <w:spacing w:after="160" w:line="259" w:lineRule="auto"/>
                          <w:ind w:left="0" w:firstLine="0"/>
                          <w:jc w:val="left"/>
                        </w:pPr>
                        <w:r>
                          <w:t xml:space="preserve"> </w:t>
                        </w:r>
                      </w:p>
                    </w:txbxContent>
                  </v:textbox>
                </v:rect>
                <v:rect id="Rectangle 1113" o:spid="_x0000_s1475" style="position:absolute;left:15759;top:20543;width:1817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" filled="f" stroked="f">
                  <v:textbox inset="0,0,0,0">
                    <w:txbxContent>
                      <w:p w14:paraId="0BE926FA" w14:textId="77777777" w:rsidR="00216ADB" w:rsidRDefault="00216ADB">
                        <w:pPr>
                          <w:spacing w:after="160" w:line="259" w:lineRule="auto"/>
                          <w:ind w:left="0" w:firstLine="0"/>
                          <w:jc w:val="left"/>
                        </w:pPr>
                        <w:proofErr w:type="spellStart"/>
                        <w:proofErr w:type="gramStart"/>
                        <w:r>
                          <w:t>Entisols</w:t>
                        </w:r>
                        <w:proofErr w:type="spellEnd"/>
                        <w:r>
                          <w:rPr>
                            <w:spacing w:val="-379"/>
                          </w:rPr>
                          <w:t xml:space="preserve"> </w:t>
                        </w:r>
                        <w:r>
                          <w:t xml:space="preserve"> or</w:t>
                        </w:r>
                        <w:proofErr w:type="gramEnd"/>
                        <w:r>
                          <w:t xml:space="preserve"> </w:t>
                        </w:r>
                        <w:r>
                          <w:rPr>
                            <w:spacing w:val="-379"/>
                          </w:rPr>
                          <w:t xml:space="preserve"> </w:t>
                        </w:r>
                        <w:r>
                          <w:t>not-soil</w:t>
                        </w:r>
                      </w:p>
                    </w:txbxContent>
                  </v:textbox>
                </v:rect>
                <v:rect id="Rectangle 1115" o:spid="_x0000_s1476" style="position:absolute;left:19049;top:71961;width:1613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" filled="f" stroked="f">
                  <v:textbox inset="0,0,0,0">
                    <w:txbxContent>
                      <w:p w14:paraId="0BE926FB" w14:textId="77777777" w:rsidR="00216ADB" w:rsidRDefault="00216ADB">
                        <w:pPr>
                          <w:spacing w:after="160" w:line="259" w:lineRule="auto"/>
                          <w:ind w:left="0" w:firstLine="0"/>
                          <w:jc w:val="left"/>
                        </w:pPr>
                        <w:proofErr w:type="gramStart"/>
                        <w:r>
                          <w:t xml:space="preserve">Rocky </w:t>
                        </w:r>
                        <w:r>
                          <w:rPr>
                            <w:spacing w:val="-379"/>
                          </w:rPr>
                          <w:t xml:space="preserve"> </w:t>
                        </w:r>
                        <w:r>
                          <w:t>Raw</w:t>
                        </w:r>
                        <w:proofErr w:type="gramEnd"/>
                        <w:r>
                          <w:t xml:space="preserve"> </w:t>
                        </w:r>
                        <w:r>
                          <w:rPr>
                            <w:spacing w:val="-379"/>
                          </w:rPr>
                          <w:t xml:space="preserve"> </w:t>
                        </w:r>
                        <w:r>
                          <w:t>Soils</w:t>
                        </w:r>
                      </w:p>
                    </w:txbxContent>
                  </v:textbox>
                </v:rect>
                <v:rect id="Rectangle 1116" o:spid="_x0000_s1477" style="position:absolute;left:26843;top:67622;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" filled="f" stroked="f">
                  <v:textbox inset="0,0,0,0">
                    <w:txbxContent>
                      <w:p w14:paraId="0BE926FC" w14:textId="77777777" w:rsidR="00216ADB" w:rsidRDefault="00216ADB">
                        <w:pPr>
                          <w:spacing w:after="160" w:line="259" w:lineRule="auto"/>
                          <w:ind w:left="0" w:firstLine="0"/>
                          <w:jc w:val="left"/>
                        </w:pPr>
                        <w:r>
                          <w:t xml:space="preserve"> </w:t>
                        </w:r>
                      </w:p>
                    </w:txbxContent>
                  </v:textbox>
                </v:rect>
                <v:rect id="Rectangle 1117" o:spid="_x0000_s1478" style="position:absolute;left:21349;top:47260;width:1153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" filled="f" stroked="f">
                  <v:textbox inset="0,0,0,0">
                    <w:txbxContent>
                      <w:p w14:paraId="0BE926FD" w14:textId="77777777" w:rsidR="00216ADB" w:rsidRDefault="00216ADB">
                        <w:pPr>
                          <w:spacing w:after="160" w:line="259" w:lineRule="auto"/>
                          <w:ind w:left="0" w:firstLine="0"/>
                          <w:jc w:val="left"/>
                        </w:pPr>
                        <w:r>
                          <w:t>unclassified</w:t>
                        </w:r>
                      </w:p>
                    </w:txbxContent>
                  </v:textbox>
                </v:rect>
                <v:rect id="Rectangle 1118" o:spid="_x0000_s1479" style="position:absolute;left:26843;top:44080;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" filled="f" stroked="f">
                  <v:textbox inset="0,0,0,0">
                    <w:txbxContent>
                      <w:p w14:paraId="0BE926FE" w14:textId="77777777" w:rsidR="00216ADB" w:rsidRDefault="00216ADB">
                        <w:pPr>
                          <w:spacing w:after="160" w:line="259" w:lineRule="auto"/>
                          <w:ind w:left="0" w:firstLine="0"/>
                          <w:jc w:val="left"/>
                        </w:pPr>
                        <w:r>
                          <w:t xml:space="preserve"> </w:t>
                        </w:r>
                      </w:p>
                    </w:txbxContent>
                  </v:textbox>
                </v:rect>
                <v:rect id="Rectangle 1119" o:spid="_x0000_s1480" style="position:absolute;left:18032;top:20544;width:18171;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" filled="f" stroked="f">
                  <v:textbox inset="0,0,0,0">
                    <w:txbxContent>
                      <w:p w14:paraId="0BE926FF" w14:textId="77777777" w:rsidR="00216ADB" w:rsidRDefault="00216ADB">
                        <w:pPr>
                          <w:spacing w:after="160" w:line="259" w:lineRule="auto"/>
                          <w:ind w:left="0" w:firstLine="0"/>
                          <w:jc w:val="left"/>
                        </w:pPr>
                        <w:proofErr w:type="spellStart"/>
                        <w:proofErr w:type="gramStart"/>
                        <w:r>
                          <w:t>Entisols</w:t>
                        </w:r>
                        <w:proofErr w:type="spellEnd"/>
                        <w:r>
                          <w:t xml:space="preserve"> </w:t>
                        </w:r>
                        <w:r>
                          <w:rPr>
                            <w:spacing w:val="-379"/>
                          </w:rPr>
                          <w:t xml:space="preserve"> </w:t>
                        </w:r>
                        <w:r>
                          <w:t>or</w:t>
                        </w:r>
                        <w:proofErr w:type="gramEnd"/>
                        <w:r>
                          <w:t xml:space="preserve"> </w:t>
                        </w:r>
                        <w:r>
                          <w:rPr>
                            <w:spacing w:val="-379"/>
                          </w:rPr>
                          <w:t xml:space="preserve"> </w:t>
                        </w:r>
                        <w:r>
                          <w:t>not-soil</w:t>
                        </w:r>
                      </w:p>
                    </w:txbxContent>
                  </v:textbox>
                </v:rect>
                <v:rect id="Rectangle 1120" o:spid="_x0000_s1481" style="position:absolute;left:29118;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" filled="f" stroked="f">
                  <v:textbox inset="0,0,0,0">
                    <w:txbxContent>
                      <w:p w14:paraId="0BE92700" w14:textId="77777777" w:rsidR="00216ADB" w:rsidRDefault="00216ADB">
                        <w:pPr>
                          <w:spacing w:after="160" w:line="259" w:lineRule="auto"/>
                          <w:ind w:left="0" w:firstLine="0"/>
                          <w:jc w:val="left"/>
                        </w:pPr>
                        <w:r>
                          <w:t xml:space="preserve"> </w:t>
                        </w:r>
                      </w:p>
                    </w:txbxContent>
                  </v:textbox>
                </v:rect>
                <v:rect id="Rectangle 1121" o:spid="_x0000_s1482" style="position:absolute;left:21319;top:71955;width:1614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" filled="f" stroked="f">
                  <v:textbox inset="0,0,0,0">
                    <w:txbxContent>
                      <w:p w14:paraId="0BE92701" w14:textId="77777777" w:rsidR="00216ADB" w:rsidRDefault="00216ADB">
                        <w:pPr>
                          <w:spacing w:after="160" w:line="259" w:lineRule="auto"/>
                          <w:ind w:left="0" w:firstLine="0"/>
                          <w:jc w:val="left"/>
                        </w:pPr>
                        <w:proofErr w:type="gramStart"/>
                        <w:r>
                          <w:t xml:space="preserve">Sandy </w:t>
                        </w:r>
                        <w:r>
                          <w:rPr>
                            <w:spacing w:val="-379"/>
                          </w:rPr>
                          <w:t xml:space="preserve"> </w:t>
                        </w:r>
                        <w:r>
                          <w:t>Raw</w:t>
                        </w:r>
                        <w:proofErr w:type="gramEnd"/>
                        <w:r>
                          <w:t xml:space="preserve"> </w:t>
                        </w:r>
                        <w:r>
                          <w:rPr>
                            <w:spacing w:val="-379"/>
                          </w:rPr>
                          <w:t xml:space="preserve"> </w:t>
                        </w:r>
                        <w:r>
                          <w:t>Soils</w:t>
                        </w:r>
                      </w:p>
                    </w:txbxContent>
                  </v:textbox>
                </v:rect>
                <v:rect id="Rectangle 1122" o:spid="_x0000_s1483" style="position:absolute;left:29117;top:6761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" filled="f" stroked="f">
                  <v:textbox inset="0,0,0,0">
                    <w:txbxContent>
                      <w:p w14:paraId="0BE92702" w14:textId="77777777" w:rsidR="00216ADB" w:rsidRDefault="00216ADB">
                        <w:pPr>
                          <w:spacing w:after="160" w:line="259" w:lineRule="auto"/>
                          <w:ind w:left="0" w:firstLine="0"/>
                          <w:jc w:val="left"/>
                        </w:pPr>
                        <w:r>
                          <w:t xml:space="preserve"> </w:t>
                        </w:r>
                      </w:p>
                    </w:txbxContent>
                  </v:textbox>
                </v:rect>
                <v:rect id="Rectangle 1123" o:spid="_x0000_s1484" style="position:absolute;left:23623;top:47259;width:1153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" filled="f" stroked="f">
                  <v:textbox inset="0,0,0,0">
                    <w:txbxContent>
                      <w:p w14:paraId="0BE92703" w14:textId="77777777" w:rsidR="00216ADB" w:rsidRDefault="00216ADB">
                        <w:pPr>
                          <w:spacing w:after="160" w:line="259" w:lineRule="auto"/>
                          <w:ind w:left="0" w:firstLine="0"/>
                          <w:jc w:val="left"/>
                        </w:pPr>
                        <w:r>
                          <w:t>unclassified</w:t>
                        </w:r>
                      </w:p>
                    </w:txbxContent>
                  </v:textbox>
                </v:rect>
                <v:rect id="Rectangle 1124" o:spid="_x0000_s1485" style="position:absolute;left:29117;top:4407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" filled="f" stroked="f">
                  <v:textbox inset="0,0,0,0">
                    <w:txbxContent>
                      <w:p w14:paraId="0BE92704" w14:textId="77777777" w:rsidR="00216ADB" w:rsidRDefault="00216ADB">
                        <w:pPr>
                          <w:spacing w:after="160" w:line="259" w:lineRule="auto"/>
                          <w:ind w:left="0" w:firstLine="0"/>
                          <w:jc w:val="left"/>
                        </w:pPr>
                        <w:r>
                          <w:t xml:space="preserve"> </w:t>
                        </w:r>
                      </w:p>
                    </w:txbxContent>
                  </v:textbox>
                </v:rect>
                <v:rect id="Rectangle 1125" o:spid="_x0000_s1486" style="position:absolute;left:20306;top:20543;width:1817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" filled="f" stroked="f">
                  <v:textbox inset="0,0,0,0">
                    <w:txbxContent>
                      <w:p w14:paraId="0BE92705" w14:textId="77777777" w:rsidR="00216ADB" w:rsidRDefault="00216ADB">
                        <w:pPr>
                          <w:spacing w:after="160" w:line="259" w:lineRule="auto"/>
                          <w:ind w:left="0" w:firstLine="0"/>
                          <w:jc w:val="left"/>
                        </w:pPr>
                        <w:proofErr w:type="spellStart"/>
                        <w:proofErr w:type="gramStart"/>
                        <w:r>
                          <w:t>Entisols</w:t>
                        </w:r>
                        <w:proofErr w:type="spellEnd"/>
                        <w:r>
                          <w:t xml:space="preserve"> </w:t>
                        </w:r>
                        <w:r>
                          <w:rPr>
                            <w:spacing w:val="-379"/>
                          </w:rPr>
                          <w:t xml:space="preserve"> </w:t>
                        </w:r>
                        <w:r>
                          <w:t>or</w:t>
                        </w:r>
                        <w:proofErr w:type="gramEnd"/>
                        <w:r>
                          <w:t xml:space="preserve"> </w:t>
                        </w:r>
                        <w:r>
                          <w:rPr>
                            <w:spacing w:val="-379"/>
                          </w:rPr>
                          <w:t xml:space="preserve"> </w:t>
                        </w:r>
                        <w:r>
                          <w:t>not-soil</w:t>
                        </w:r>
                      </w:p>
                    </w:txbxContent>
                  </v:textbox>
                </v:rect>
                <v:rect id="Rectangle 1126" o:spid="_x0000_s1487" style="position:absolute;left:31391;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" filled="f" stroked="f">
                  <v:textbox inset="0,0,0,0">
                    <w:txbxContent>
                      <w:p w14:paraId="0BE92706" w14:textId="77777777" w:rsidR="00216ADB" w:rsidRDefault="00216ADB">
                        <w:pPr>
                          <w:spacing w:after="160" w:line="259" w:lineRule="auto"/>
                          <w:ind w:left="0" w:firstLine="0"/>
                          <w:jc w:val="left"/>
                        </w:pPr>
                        <w:r>
                          <w:t xml:space="preserve"> </w:t>
                        </w:r>
                      </w:p>
                    </w:txbxContent>
                  </v:textbox>
                </v:rect>
                <v:rect id="Rectangle 1127" o:spid="_x0000_s1488" style="position:absolute;left:23237;top:71601;width:1685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" filled="f" stroked="f">
                  <v:textbox inset="0,0,0,0">
                    <w:txbxContent>
                      <w:p w14:paraId="0BE92707" w14:textId="77777777" w:rsidR="00216ADB" w:rsidRDefault="00216ADB">
                        <w:pPr>
                          <w:spacing w:after="160" w:line="259" w:lineRule="auto"/>
                          <w:ind w:left="0" w:firstLine="0"/>
                          <w:jc w:val="left"/>
                        </w:pPr>
                        <w:proofErr w:type="gramStart"/>
                        <w:r>
                          <w:t xml:space="preserve">Fluvial </w:t>
                        </w:r>
                        <w:r>
                          <w:rPr>
                            <w:spacing w:val="-379"/>
                          </w:rPr>
                          <w:t xml:space="preserve"> </w:t>
                        </w:r>
                        <w:r>
                          <w:t>Raw</w:t>
                        </w:r>
                        <w:proofErr w:type="gramEnd"/>
                        <w:r>
                          <w:rPr>
                            <w:spacing w:val="-379"/>
                          </w:rPr>
                          <w:t xml:space="preserve">   </w:t>
                        </w:r>
                        <w:r>
                          <w:t xml:space="preserve"> Soils</w:t>
                        </w:r>
                      </w:p>
                    </w:txbxContent>
                  </v:textbox>
                </v:rect>
                <v:rect id="Rectangle 1128" o:spid="_x0000_s1489" style="position:absolute;left:31390;top:6708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" filled="f" stroked="f">
                  <v:textbox inset="0,0,0,0">
                    <w:txbxContent>
                      <w:p w14:paraId="0BE92708" w14:textId="77777777" w:rsidR="00216ADB" w:rsidRDefault="00216ADB">
                        <w:pPr>
                          <w:spacing w:after="160" w:line="259" w:lineRule="auto"/>
                          <w:ind w:left="0" w:firstLine="0"/>
                          <w:jc w:val="left"/>
                        </w:pPr>
                        <w:r>
                          <w:t xml:space="preserve"> </w:t>
                        </w:r>
                      </w:p>
                    </w:txbxContent>
                  </v:textbox>
                </v:rect>
                <v:rect id="Rectangle 1129" o:spid="_x0000_s1490" style="position:absolute;left:25896;top:47259;width:1153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" filled="f" stroked="f">
                  <v:textbox inset="0,0,0,0">
                    <w:txbxContent>
                      <w:p w14:paraId="0BE92709" w14:textId="77777777" w:rsidR="00216ADB" w:rsidRDefault="00216ADB">
                        <w:pPr>
                          <w:spacing w:after="160" w:line="259" w:lineRule="auto"/>
                          <w:ind w:left="0" w:firstLine="0"/>
                          <w:jc w:val="left"/>
                        </w:pPr>
                        <w:r>
                          <w:t>unclassified</w:t>
                        </w:r>
                      </w:p>
                    </w:txbxContent>
                  </v:textbox>
                </v:rect>
                <v:rect id="Rectangle 1130" o:spid="_x0000_s1491" style="position:absolute;left:31390;top:4407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" filled="f" stroked="f">
                  <v:textbox inset="0,0,0,0">
                    <w:txbxContent>
                      <w:p w14:paraId="0BE9270A" w14:textId="77777777" w:rsidR="00216ADB" w:rsidRDefault="00216ADB">
                        <w:pPr>
                          <w:spacing w:after="160" w:line="259" w:lineRule="auto"/>
                          <w:ind w:left="0" w:firstLine="0"/>
                          <w:jc w:val="left"/>
                        </w:pPr>
                        <w:r>
                          <w:t xml:space="preserve"> </w:t>
                        </w:r>
                      </w:p>
                    </w:txbxContent>
                  </v:textbox>
                </v:rect>
                <v:rect id="Rectangle 1131" o:spid="_x0000_s1492" style="position:absolute;left:22579;top:20543;width:1817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" filled="f" stroked="f">
                  <v:textbox inset="0,0,0,0">
                    <w:txbxContent>
                      <w:p w14:paraId="0BE9270B" w14:textId="77777777" w:rsidR="00216ADB" w:rsidRDefault="00216ADB">
                        <w:pPr>
                          <w:spacing w:after="160" w:line="259" w:lineRule="auto"/>
                          <w:ind w:left="0" w:firstLine="0"/>
                          <w:jc w:val="left"/>
                        </w:pPr>
                        <w:proofErr w:type="spellStart"/>
                        <w:r>
                          <w:t>Entisols</w:t>
                        </w:r>
                        <w:proofErr w:type="spellEnd"/>
                        <w:r>
                          <w:rPr>
                            <w:spacing w:val="-379"/>
                          </w:rPr>
                          <w:t xml:space="preserve">  </w:t>
                        </w:r>
                        <w:r>
                          <w:t xml:space="preserve"> or</w:t>
                        </w:r>
                        <w:r>
                          <w:rPr>
                            <w:spacing w:val="-379"/>
                          </w:rPr>
                          <w:t xml:space="preserve">     </w:t>
                        </w:r>
                        <w:r>
                          <w:t xml:space="preserve"> not-soil</w:t>
                        </w:r>
                      </w:p>
                    </w:txbxContent>
                  </v:textbox>
                </v:rect>
                <v:rect id="Rectangle 1132" o:spid="_x0000_s1493" style="position:absolute;left:33665;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" filled="f" stroked="f">
                  <v:textbox inset="0,0,0,0">
                    <w:txbxContent>
                      <w:p w14:paraId="0BE9270C" w14:textId="77777777" w:rsidR="00216ADB" w:rsidRDefault="00216ADB">
                        <w:pPr>
                          <w:spacing w:after="160" w:line="259" w:lineRule="auto"/>
                          <w:ind w:left="0" w:firstLine="0"/>
                          <w:jc w:val="left"/>
                        </w:pPr>
                        <w:r>
                          <w:t xml:space="preserve"> </w:t>
                        </w:r>
                      </w:p>
                    </w:txbxContent>
                  </v:textbox>
                </v:rect>
                <v:rect id="Rectangle 1133" o:spid="_x0000_s1494" style="position:absolute;left:25274;top:71363;width:1733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" filled="f" stroked="f">
                  <v:textbox inset="0,0,0,0">
                    <w:txbxContent>
                      <w:p w14:paraId="0BE9270D" w14:textId="77777777" w:rsidR="00216ADB" w:rsidRDefault="00216ADB">
                        <w:pPr>
                          <w:spacing w:after="160" w:line="259" w:lineRule="auto"/>
                          <w:ind w:left="0" w:firstLine="0"/>
                          <w:jc w:val="left"/>
                        </w:pPr>
                        <w:proofErr w:type="spellStart"/>
                        <w:r>
                          <w:t>Tephric</w:t>
                        </w:r>
                        <w:proofErr w:type="spellEnd"/>
                        <w:r>
                          <w:rPr>
                            <w:spacing w:val="-379"/>
                          </w:rPr>
                          <w:t xml:space="preserve">  </w:t>
                        </w:r>
                        <w:r>
                          <w:t xml:space="preserve"> Raw</w:t>
                        </w:r>
                        <w:r>
                          <w:rPr>
                            <w:spacing w:val="-379"/>
                          </w:rPr>
                          <w:t xml:space="preserve">  </w:t>
                        </w:r>
                        <w:r>
                          <w:t xml:space="preserve"> Soils</w:t>
                        </w:r>
                      </w:p>
                    </w:txbxContent>
                  </v:textbox>
                </v:rect>
                <v:rect id="Rectangle 1134" o:spid="_x0000_s1495" style="position:absolute;left:33664;top:6672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" filled="f" stroked="f">
                  <v:textbox inset="0,0,0,0">
                    <w:txbxContent>
                      <w:p w14:paraId="0BE9270E" w14:textId="77777777" w:rsidR="00216ADB" w:rsidRDefault="00216ADB">
                        <w:pPr>
                          <w:spacing w:after="160" w:line="259" w:lineRule="auto"/>
                          <w:ind w:left="0" w:firstLine="0"/>
                          <w:jc w:val="left"/>
                        </w:pPr>
                        <w:r>
                          <w:t xml:space="preserve"> </w:t>
                        </w:r>
                      </w:p>
                    </w:txbxContent>
                  </v:textbox>
                </v:rect>
                <v:rect id="Rectangle 1135" o:spid="_x0000_s1496" style="position:absolute;left:28170;top:47259;width:1153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" filled="f" stroked="f">
                  <v:textbox inset="0,0,0,0">
                    <w:txbxContent>
                      <w:p w14:paraId="0BE9270F" w14:textId="77777777" w:rsidR="00216ADB" w:rsidRDefault="00216ADB">
                        <w:pPr>
                          <w:spacing w:after="160" w:line="259" w:lineRule="auto"/>
                          <w:ind w:left="0" w:firstLine="0"/>
                          <w:jc w:val="left"/>
                        </w:pPr>
                        <w:r>
                          <w:t>unclassified</w:t>
                        </w:r>
                      </w:p>
                    </w:txbxContent>
                  </v:textbox>
                </v:rect>
                <v:rect id="Rectangle 1136" o:spid="_x0000_s1497" style="position:absolute;left:33664;top:4407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" filled="f" stroked="f">
                  <v:textbox inset="0,0,0,0">
                    <w:txbxContent>
                      <w:p w14:paraId="0BE92710" w14:textId="77777777" w:rsidR="00216ADB" w:rsidRDefault="00216ADB">
                        <w:pPr>
                          <w:spacing w:after="160" w:line="259" w:lineRule="auto"/>
                          <w:ind w:left="0" w:firstLine="0"/>
                          <w:jc w:val="left"/>
                        </w:pPr>
                        <w:r>
                          <w:t xml:space="preserve"> </w:t>
                        </w:r>
                      </w:p>
                    </w:txbxContent>
                  </v:textbox>
                </v:rect>
                <v:rect id="Rectangle 1137" o:spid="_x0000_s1498" style="position:absolute;left:24853;top:20543;width:1817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" filled="f" stroked="f">
                  <v:textbox inset="0,0,0,0">
                    <w:txbxContent>
                      <w:p w14:paraId="0BE92711" w14:textId="77777777" w:rsidR="00216ADB" w:rsidRDefault="00216ADB">
                        <w:pPr>
                          <w:spacing w:after="160" w:line="259" w:lineRule="auto"/>
                          <w:ind w:left="0" w:firstLine="0"/>
                          <w:jc w:val="left"/>
                        </w:pPr>
                        <w:proofErr w:type="spellStart"/>
                        <w:proofErr w:type="gramStart"/>
                        <w:r>
                          <w:t>Entisols</w:t>
                        </w:r>
                        <w:proofErr w:type="spellEnd"/>
                        <w:r>
                          <w:t xml:space="preserve"> </w:t>
                        </w:r>
                        <w:r>
                          <w:rPr>
                            <w:spacing w:val="-379"/>
                          </w:rPr>
                          <w:t xml:space="preserve"> </w:t>
                        </w:r>
                        <w:r>
                          <w:t>or</w:t>
                        </w:r>
                        <w:proofErr w:type="gramEnd"/>
                        <w:r>
                          <w:t xml:space="preserve"> </w:t>
                        </w:r>
                        <w:r>
                          <w:rPr>
                            <w:spacing w:val="-379"/>
                          </w:rPr>
                          <w:t xml:space="preserve"> </w:t>
                        </w:r>
                        <w:r>
                          <w:t>not-soil</w:t>
                        </w:r>
                      </w:p>
                    </w:txbxContent>
                  </v:textbox>
                </v:rect>
                <v:rect id="Rectangle 1138" o:spid="_x0000_s1499" style="position:absolute;left:35938;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" filled="f" stroked="f">
                  <v:textbox inset="0,0,0,0">
                    <w:txbxContent>
                      <w:p w14:paraId="0BE92712" w14:textId="77777777" w:rsidR="00216ADB" w:rsidRDefault="00216ADB">
                        <w:pPr>
                          <w:spacing w:after="160" w:line="259" w:lineRule="auto"/>
                          <w:ind w:left="0" w:firstLine="0"/>
                          <w:jc w:val="left"/>
                        </w:pPr>
                        <w:r>
                          <w:t xml:space="preserve"> </w:t>
                        </w:r>
                      </w:p>
                    </w:txbxContent>
                  </v:textbox>
                </v:rect>
                <v:rect id="Rectangle 1139" o:spid="_x0000_s1500" style="position:absolute;left:28084;top:71900;width:1625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" filled="f" stroked="f">
                  <v:textbox inset="0,0,0,0">
                    <w:txbxContent>
                      <w:p w14:paraId="0BE92713" w14:textId="77777777" w:rsidR="00216ADB" w:rsidRDefault="00216ADB">
                        <w:pPr>
                          <w:spacing w:after="160" w:line="259" w:lineRule="auto"/>
                          <w:ind w:left="0" w:firstLine="0"/>
                          <w:jc w:val="left"/>
                        </w:pPr>
                        <w:r>
                          <w:t>Orthic</w:t>
                        </w:r>
                        <w:r>
                          <w:rPr>
                            <w:spacing w:val="-379"/>
                          </w:rPr>
                          <w:t xml:space="preserve">  </w:t>
                        </w:r>
                        <w:r>
                          <w:t xml:space="preserve"> Raw</w:t>
                        </w:r>
                        <w:r>
                          <w:rPr>
                            <w:spacing w:val="-379"/>
                          </w:rPr>
                          <w:t xml:space="preserve">  </w:t>
                        </w:r>
                        <w:r>
                          <w:t xml:space="preserve"> Soils</w:t>
                        </w:r>
                      </w:p>
                    </w:txbxContent>
                  </v:textbox>
                </v:rect>
                <v:rect id="Rectangle 1140" o:spid="_x0000_s1501" style="position:absolute;left:35938;top:6753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" filled="f" stroked="f">
                  <v:textbox inset="0,0,0,0">
                    <w:txbxContent>
                      <w:p w14:paraId="0BE92714" w14:textId="77777777" w:rsidR="00216ADB" w:rsidRDefault="00216ADB">
                        <w:pPr>
                          <w:spacing w:after="160" w:line="259" w:lineRule="auto"/>
                          <w:ind w:left="0" w:firstLine="0"/>
                          <w:jc w:val="left"/>
                        </w:pPr>
                        <w:r>
                          <w:t xml:space="preserve"> </w:t>
                        </w:r>
                      </w:p>
                    </w:txbxContent>
                  </v:textbox>
                </v:rect>
                <v:rect id="Rectangle 1141" o:spid="_x0000_s1502" style="position:absolute;left:30443;top:47259;width:1153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" filled="f" stroked="f">
                  <v:textbox inset="0,0,0,0">
                    <w:txbxContent>
                      <w:p w14:paraId="0BE92715" w14:textId="77777777" w:rsidR="00216ADB" w:rsidRDefault="00216ADB">
                        <w:pPr>
                          <w:spacing w:after="160" w:line="259" w:lineRule="auto"/>
                          <w:ind w:left="0" w:firstLine="0"/>
                          <w:jc w:val="left"/>
                        </w:pPr>
                        <w:r>
                          <w:t>unclassified</w:t>
                        </w:r>
                      </w:p>
                    </w:txbxContent>
                  </v:textbox>
                </v:rect>
                <v:rect id="Rectangle 1142" o:spid="_x0000_s1503" style="position:absolute;left:35937;top:4407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" filled="f" stroked="f">
                  <v:textbox inset="0,0,0,0">
                    <w:txbxContent>
                      <w:p w14:paraId="0BE92716" w14:textId="77777777" w:rsidR="00216ADB" w:rsidRDefault="00216ADB">
                        <w:pPr>
                          <w:spacing w:after="160" w:line="259" w:lineRule="auto"/>
                          <w:ind w:left="0" w:firstLine="0"/>
                          <w:jc w:val="left"/>
                        </w:pPr>
                        <w:r>
                          <w:t xml:space="preserve"> </w:t>
                        </w:r>
                      </w:p>
                    </w:txbxContent>
                  </v:textbox>
                </v:rect>
                <v:rect id="Rectangle 1143" o:spid="_x0000_s1504" style="position:absolute;left:27126;top:20543;width:1817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" filled="f" stroked="f">
                  <v:textbox inset="0,0,0,0">
                    <w:txbxContent>
                      <w:p w14:paraId="0BE92717" w14:textId="77777777" w:rsidR="00216ADB" w:rsidRDefault="00216ADB">
                        <w:pPr>
                          <w:spacing w:after="160" w:line="259" w:lineRule="auto"/>
                          <w:ind w:left="0" w:firstLine="0"/>
                          <w:jc w:val="left"/>
                        </w:pPr>
                        <w:proofErr w:type="spellStart"/>
                        <w:r>
                          <w:t>Entisols</w:t>
                        </w:r>
                        <w:proofErr w:type="spellEnd"/>
                        <w:r>
                          <w:rPr>
                            <w:spacing w:val="-379"/>
                          </w:rPr>
                          <w:t xml:space="preserve">  </w:t>
                        </w:r>
                        <w:r>
                          <w:t xml:space="preserve"> </w:t>
                        </w:r>
                        <w:proofErr w:type="gramStart"/>
                        <w:r>
                          <w:t xml:space="preserve">or </w:t>
                        </w:r>
                        <w:r>
                          <w:rPr>
                            <w:spacing w:val="-379"/>
                          </w:rPr>
                          <w:t xml:space="preserve"> </w:t>
                        </w:r>
                        <w:r>
                          <w:t>not</w:t>
                        </w:r>
                        <w:proofErr w:type="gramEnd"/>
                        <w:r>
                          <w:t>-soil</w:t>
                        </w:r>
                      </w:p>
                    </w:txbxContent>
                  </v:textbox>
                </v:rect>
                <v:rect id="Rectangle 1144" o:spid="_x0000_s1505" style="position:absolute;left:32277;top:75847;width:1553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" filled="f" stroked="f">
                  <v:textbox inset="0,0,0,0">
                    <w:txbxContent>
                      <w:p w14:paraId="0BE92718" w14:textId="77777777" w:rsidR="00216ADB" w:rsidRDefault="00216ADB">
                        <w:pPr>
                          <w:spacing w:after="160" w:line="259" w:lineRule="auto"/>
                          <w:ind w:left="0" w:firstLine="0"/>
                          <w:jc w:val="left"/>
                        </w:pPr>
                        <w:r>
                          <w:t>RECENT</w:t>
                        </w:r>
                        <w:r>
                          <w:rPr>
                            <w:spacing w:val="-379"/>
                          </w:rPr>
                          <w:t xml:space="preserve">  </w:t>
                        </w:r>
                        <w:r>
                          <w:t xml:space="preserve"> SOILS</w:t>
                        </w:r>
                      </w:p>
                    </w:txbxContent>
                  </v:textbox>
                </v:rect>
                <v:rect id="Rectangle 1145" o:spid="_x0000_s1506" style="position:absolute;left:41692;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" filled="f" stroked="f">
                  <v:textbox inset="0,0,0,0">
                    <w:txbxContent>
                      <w:p w14:paraId="0BE92719" w14:textId="77777777" w:rsidR="00216ADB" w:rsidRDefault="00216ADB">
                        <w:pPr>
                          <w:spacing w:after="160" w:line="259" w:lineRule="auto"/>
                          <w:ind w:left="0" w:firstLine="0"/>
                          <w:jc w:val="left"/>
                        </w:pPr>
                        <w:r>
                          <w:t xml:space="preserve"> </w:t>
                        </w:r>
                      </w:p>
                    </w:txbxContent>
                  </v:textbox>
                </v:rect>
                <v:rect id="Rectangle 1146" o:spid="_x0000_s1507" style="position:absolute;left:28864;top:66927;width:2620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" filled="f" stroked="f">
                  <v:textbox inset="0,0,0,0">
                    <w:txbxContent>
                      <w:p w14:paraId="0BE9271A" w14:textId="77777777" w:rsidR="00216ADB" w:rsidRDefault="00216ADB">
                        <w:pPr>
                          <w:spacing w:after="160" w:line="259" w:lineRule="auto"/>
                          <w:ind w:left="0" w:firstLine="0"/>
                          <w:jc w:val="left"/>
                        </w:pPr>
                        <w:r>
                          <w:t>Hydrothermal</w:t>
                        </w:r>
                        <w:r>
                          <w:rPr>
                            <w:spacing w:val="-379"/>
                          </w:rPr>
                          <w:t xml:space="preserve">  </w:t>
                        </w:r>
                        <w:r>
                          <w:t xml:space="preserve"> </w:t>
                        </w:r>
                        <w:proofErr w:type="gramStart"/>
                        <w:r>
                          <w:t xml:space="preserve">Recent </w:t>
                        </w:r>
                        <w:r>
                          <w:rPr>
                            <w:spacing w:val="-379"/>
                          </w:rPr>
                          <w:t xml:space="preserve"> </w:t>
                        </w:r>
                        <w:r>
                          <w:t>Soils</w:t>
                        </w:r>
                        <w:proofErr w:type="gramEnd"/>
                      </w:p>
                    </w:txbxContent>
                  </v:textbox>
                </v:rect>
                <v:rect id="Rectangle 1147" o:spid="_x0000_s1508" style="position:absolute;left:41691;top:6005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" filled="f" stroked="f">
                  <v:textbox inset="0,0,0,0">
                    <w:txbxContent>
                      <w:p w14:paraId="0BE9271B" w14:textId="77777777" w:rsidR="00216ADB" w:rsidRDefault="00216ADB">
                        <w:pPr>
                          <w:spacing w:after="160" w:line="259" w:lineRule="auto"/>
                          <w:ind w:left="0" w:firstLine="0"/>
                          <w:jc w:val="left"/>
                        </w:pPr>
                        <w:r>
                          <w:t xml:space="preserve"> </w:t>
                        </w:r>
                      </w:p>
                    </w:txbxContent>
                  </v:textbox>
                </v:rect>
                <v:rect id="Rectangle 1148" o:spid="_x0000_s1509" style="position:absolute;left:36572;top:47633;width:1078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" filled="f" stroked="f">
                  <v:textbox inset="0,0,0,0">
                    <w:txbxContent>
                      <w:p w14:paraId="0BE9271C" w14:textId="77777777" w:rsidR="00216ADB" w:rsidRDefault="00216ADB">
                        <w:pPr>
                          <w:spacing w:after="160" w:line="259" w:lineRule="auto"/>
                          <w:ind w:left="0" w:firstLine="0"/>
                          <w:jc w:val="left"/>
                        </w:pPr>
                        <w:r>
                          <w:t>recent</w:t>
                        </w:r>
                        <w:r>
                          <w:rPr>
                            <w:spacing w:val="-379"/>
                          </w:rPr>
                          <w:t xml:space="preserve"> </w:t>
                        </w:r>
                        <w:r>
                          <w:t>soils</w:t>
                        </w:r>
                      </w:p>
                    </w:txbxContent>
                  </v:textbox>
                </v:rect>
                <v:rect id="Rectangle 1149" o:spid="_x0000_s1510" style="position:absolute;left:41691;top:4464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" filled="f" stroked="f">
                  <v:textbox inset="0,0,0,0">
                    <w:txbxContent>
                      <w:p w14:paraId="0BE9271D" w14:textId="77777777" w:rsidR="00216ADB" w:rsidRDefault="00216ADB">
                        <w:pPr>
                          <w:spacing w:after="160" w:line="259" w:lineRule="auto"/>
                          <w:ind w:left="0" w:firstLine="0"/>
                          <w:jc w:val="left"/>
                        </w:pPr>
                        <w:r>
                          <w:t xml:space="preserve"> </w:t>
                        </w:r>
                      </w:p>
                    </w:txbxContent>
                  </v:textbox>
                </v:rect>
                <v:rect id="Rectangle 1150" o:spid="_x0000_s1511" style="position:absolute;left:33015;top:20678;width:1790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88q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02fhl29kBL34AwAA//8DAFBLAQItABQABgAIAAAAIQDb4fbL7gAAAIUBAAATAAAAAAAA&#10;AAAAAAAAAAAAAABbQ29udGVudF9UeXBlc10ueG1sUEsBAi0AFAAGAAgAAAAhAFr0LFu/AAAAFQEA&#10;AAsAAAAAAAAAAAAAAAAAHwEAAF9yZWxzLy5yZWxzUEsBAi0AFAAGAAgAAAAhAPLXzyrHAAAA3QAA&#10;AA8AAAAAAAAAAAAAAAAABwIAAGRycy9kb3ducmV2LnhtbFBLBQYAAAAAAwADALcAAAD7AgAAAAA=&#10;" filled="f" stroked="f">
                  <v:textbox inset="0,0,0,0">
                    <w:txbxContent>
                      <w:p w14:paraId="0BE9271E" w14:textId="77777777" w:rsidR="00216ADB" w:rsidRDefault="00216ADB">
                        <w:pPr>
                          <w:spacing w:after="160" w:line="259" w:lineRule="auto"/>
                          <w:ind w:left="0" w:firstLine="0"/>
                          <w:jc w:val="left"/>
                        </w:pPr>
                        <w:proofErr w:type="spellStart"/>
                        <w:proofErr w:type="gramStart"/>
                        <w:r>
                          <w:t>Aquents</w:t>
                        </w:r>
                        <w:proofErr w:type="spellEnd"/>
                        <w:r>
                          <w:t>,</w:t>
                        </w:r>
                        <w:r>
                          <w:rPr>
                            <w:spacing w:val="-379"/>
                          </w:rPr>
                          <w:t xml:space="preserve">  </w:t>
                        </w:r>
                        <w:r>
                          <w:t xml:space="preserve"> </w:t>
                        </w:r>
                        <w:proofErr w:type="gramEnd"/>
                        <w:r>
                          <w:t>Orthents</w:t>
                        </w:r>
                      </w:p>
                    </w:txbxContent>
                  </v:textbox>
                </v:rect>
                <v:rect id="Rectangle 1151" o:spid="_x0000_s1512" style="position:absolute;left:43965;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" filled="f" stroked="f">
                  <v:textbox inset="0,0,0,0">
                    <w:txbxContent>
                      <w:p w14:paraId="0BE9271F" w14:textId="77777777" w:rsidR="00216ADB" w:rsidRDefault="00216ADB">
                        <w:pPr>
                          <w:spacing w:after="160" w:line="259" w:lineRule="auto"/>
                          <w:ind w:left="0" w:firstLine="0"/>
                          <w:jc w:val="left"/>
                        </w:pPr>
                        <w:r>
                          <w:t xml:space="preserve"> </w:t>
                        </w:r>
                      </w:p>
                    </w:txbxContent>
                  </v:textbox>
                </v:rect>
                <v:rect id="Rectangle 1152" o:spid="_x0000_s1513" style="position:absolute;left:35099;top:70888;width:1828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" filled="f" stroked="f">
                  <v:textbox inset="0,0,0,0">
                    <w:txbxContent>
                      <w:p w14:paraId="0BE92720" w14:textId="77777777" w:rsidR="00216ADB" w:rsidRDefault="00216ADB">
                        <w:pPr>
                          <w:spacing w:after="160" w:line="259" w:lineRule="auto"/>
                          <w:ind w:left="0" w:firstLine="0"/>
                          <w:jc w:val="left"/>
                        </w:pPr>
                        <w:r>
                          <w:t>Rocky</w:t>
                        </w:r>
                        <w:r>
                          <w:rPr>
                            <w:spacing w:val="-379"/>
                          </w:rPr>
                          <w:t xml:space="preserve">  </w:t>
                        </w:r>
                        <w:r>
                          <w:t xml:space="preserve"> </w:t>
                        </w:r>
                        <w:proofErr w:type="gramStart"/>
                        <w:r>
                          <w:t xml:space="preserve">Recent </w:t>
                        </w:r>
                        <w:r>
                          <w:rPr>
                            <w:spacing w:val="-379"/>
                          </w:rPr>
                          <w:t xml:space="preserve"> </w:t>
                        </w:r>
                        <w:r>
                          <w:t>Soils</w:t>
                        </w:r>
                        <w:proofErr w:type="gramEnd"/>
                      </w:p>
                    </w:txbxContent>
                  </v:textbox>
                </v:rect>
                <v:rect id="Rectangle 1153" o:spid="_x0000_s1514" style="position:absolute;left:43964;top:6600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" filled="f" stroked="f">
                  <v:textbox inset="0,0,0,0">
                    <w:txbxContent>
                      <w:p w14:paraId="0BE92721" w14:textId="77777777" w:rsidR="00216ADB" w:rsidRDefault="00216ADB">
                        <w:pPr>
                          <w:spacing w:after="160" w:line="259" w:lineRule="auto"/>
                          <w:ind w:left="0" w:firstLine="0"/>
                          <w:jc w:val="left"/>
                        </w:pPr>
                        <w:r>
                          <w:t xml:space="preserve"> </w:t>
                        </w:r>
                      </w:p>
                    </w:txbxContent>
                  </v:textbox>
                </v:rect>
                <v:rect id="Rectangle 1154" o:spid="_x0000_s1515" style="position:absolute;left:40154;top:48942;width:817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" filled="f" stroked="f">
                  <v:textbox inset="0,0,0,0">
                    <w:txbxContent>
                      <w:p w14:paraId="0BE92722" w14:textId="77777777" w:rsidR="00216ADB" w:rsidRDefault="00216ADB">
                        <w:pPr>
                          <w:spacing w:after="160" w:line="259" w:lineRule="auto"/>
                          <w:ind w:left="0" w:firstLine="0"/>
                          <w:jc w:val="left"/>
                        </w:pPr>
                        <w:r>
                          <w:t>lithosols</w:t>
                        </w:r>
                      </w:p>
                    </w:txbxContent>
                  </v:textbox>
                </v:rect>
                <v:rect id="Rectangle 1155" o:spid="_x0000_s1516" style="position:absolute;left:43964;top:46610;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" filled="f" stroked="f">
                  <v:textbox inset="0,0,0,0">
                    <w:txbxContent>
                      <w:p w14:paraId="0BE92723" w14:textId="77777777" w:rsidR="00216ADB" w:rsidRDefault="00216ADB">
                        <w:pPr>
                          <w:spacing w:after="160" w:line="259" w:lineRule="auto"/>
                          <w:ind w:left="0" w:firstLine="0"/>
                          <w:jc w:val="left"/>
                        </w:pPr>
                        <w:r>
                          <w:t xml:space="preserve"> </w:t>
                        </w:r>
                      </w:p>
                    </w:txbxContent>
                  </v:textbox>
                </v:rect>
                <v:rect id="Rectangle 1156" o:spid="_x0000_s1517" style="position:absolute;left:39957;top:25346;width:856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" filled="f" stroked="f">
                  <v:textbox inset="0,0,0,0">
                    <w:txbxContent>
                      <w:p w14:paraId="0BE92724" w14:textId="77777777" w:rsidR="00216ADB" w:rsidRDefault="00216ADB">
                        <w:pPr>
                          <w:spacing w:after="160" w:line="259" w:lineRule="auto"/>
                          <w:ind w:left="0" w:firstLine="0"/>
                          <w:jc w:val="left"/>
                        </w:pPr>
                        <w:r>
                          <w:t>Orthents</w:t>
                        </w:r>
                      </w:p>
                    </w:txbxContent>
                  </v:textbox>
                </v:rect>
                <v:rect id="Rectangle 1157" o:spid="_x0000_s1518" style="position:absolute;left:46239;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" filled="f" stroked="f">
                  <v:textbox inset="0,0,0,0">
                    <w:txbxContent>
                      <w:p w14:paraId="0BE92725" w14:textId="77777777" w:rsidR="00216ADB" w:rsidRDefault="00216ADB">
                        <w:pPr>
                          <w:spacing w:after="160" w:line="259" w:lineRule="auto"/>
                          <w:ind w:left="0" w:firstLine="0"/>
                          <w:jc w:val="left"/>
                        </w:pPr>
                        <w:r>
                          <w:t xml:space="preserve"> </w:t>
                        </w:r>
                      </w:p>
                    </w:txbxContent>
                  </v:textbox>
                </v:rect>
                <v:rect id="Rectangle 1158" o:spid="_x0000_s1519" style="position:absolute;left:37368;top:70884;width:1828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Ms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02fBlW9kBL34AwAA//8DAFBLAQItABQABgAIAAAAIQDb4fbL7gAAAIUBAAATAAAAAAAA&#10;AAAAAAAAAAAAAABbQ29udGVudF9UeXBlc10ueG1sUEsBAi0AFAAGAAgAAAAhAFr0LFu/AAAAFQEA&#10;AAsAAAAAAAAAAAAAAAAAHwEAAF9yZWxzLy5yZWxzUEsBAi0AFAAGAAgAAAAhAAyhwyzHAAAA3QAA&#10;AA8AAAAAAAAAAAAAAAAABwIAAGRycy9kb3ducmV2LnhtbFBLBQYAAAAAAwADALcAAAD7AgAAAAA=&#10;" filled="f" stroked="f">
                  <v:textbox inset="0,0,0,0">
                    <w:txbxContent>
                      <w:p w14:paraId="0BE92726" w14:textId="77777777" w:rsidR="00216ADB" w:rsidRDefault="00216ADB">
                        <w:pPr>
                          <w:spacing w:after="160" w:line="259" w:lineRule="auto"/>
                          <w:ind w:left="0" w:firstLine="0"/>
                          <w:jc w:val="left"/>
                        </w:pPr>
                        <w:proofErr w:type="gramStart"/>
                        <w:r>
                          <w:t xml:space="preserve">Sandy </w:t>
                        </w:r>
                        <w:r>
                          <w:rPr>
                            <w:spacing w:val="-379"/>
                          </w:rPr>
                          <w:t xml:space="preserve"> </w:t>
                        </w:r>
                        <w:r>
                          <w:t>Recent</w:t>
                        </w:r>
                        <w:proofErr w:type="gramEnd"/>
                        <w:r>
                          <w:t xml:space="preserve"> </w:t>
                        </w:r>
                        <w:r>
                          <w:rPr>
                            <w:spacing w:val="-379"/>
                          </w:rPr>
                          <w:t xml:space="preserve"> </w:t>
                        </w:r>
                        <w:r>
                          <w:t>Soils</w:t>
                        </w:r>
                      </w:p>
                    </w:txbxContent>
                  </v:textbox>
                </v:rect>
                <v:rect id="Rectangle 1159" o:spid="_x0000_s1520" style="position:absolute;left:46238;top:6600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" filled="f" stroked="f">
                  <v:textbox inset="0,0,0,0">
                    <w:txbxContent>
                      <w:p w14:paraId="0BE92727" w14:textId="77777777" w:rsidR="00216ADB" w:rsidRDefault="00216ADB">
                        <w:pPr>
                          <w:spacing w:after="160" w:line="259" w:lineRule="auto"/>
                          <w:ind w:left="0" w:firstLine="0"/>
                          <w:jc w:val="left"/>
                        </w:pPr>
                        <w:r>
                          <w:t xml:space="preserve"> </w:t>
                        </w:r>
                      </w:p>
                    </w:txbxContent>
                  </v:textbox>
                </v:rect>
                <v:rect id="Rectangle 1160" o:spid="_x0000_s1521" style="position:absolute;left:41119;top:47633;width:1078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" filled="f" stroked="f">
                  <v:textbox inset="0,0,0,0">
                    <w:txbxContent>
                      <w:p w14:paraId="0BE92728" w14:textId="77777777" w:rsidR="00216ADB" w:rsidRDefault="00216ADB">
                        <w:pPr>
                          <w:spacing w:after="160" w:line="259" w:lineRule="auto"/>
                          <w:ind w:left="0" w:firstLine="0"/>
                          <w:jc w:val="left"/>
                        </w:pPr>
                        <w:r>
                          <w:t>recent</w:t>
                        </w:r>
                        <w:r>
                          <w:rPr>
                            <w:spacing w:val="-379"/>
                          </w:rPr>
                          <w:t xml:space="preserve">  </w:t>
                        </w:r>
                        <w:r>
                          <w:t xml:space="preserve"> soils</w:t>
                        </w:r>
                      </w:p>
                    </w:txbxContent>
                  </v:textbox>
                </v:rect>
                <v:rect id="Rectangle 1161" o:spid="_x0000_s1522" style="position:absolute;left:46238;top:4464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" filled="f" stroked="f">
                  <v:textbox inset="0,0,0,0">
                    <w:txbxContent>
                      <w:p w14:paraId="0BE92729" w14:textId="77777777" w:rsidR="00216ADB" w:rsidRDefault="00216ADB">
                        <w:pPr>
                          <w:spacing w:after="160" w:line="259" w:lineRule="auto"/>
                          <w:ind w:left="0" w:firstLine="0"/>
                          <w:jc w:val="left"/>
                        </w:pPr>
                        <w:r>
                          <w:t xml:space="preserve"> </w:t>
                        </w:r>
                      </w:p>
                    </w:txbxContent>
                  </v:textbox>
                </v:rect>
                <v:rect id="Rectangle 1162" o:spid="_x0000_s1523" style="position:absolute;left:40908;top:24023;width:11210;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" filled="f" stroked="f">
                  <v:textbox inset="0,0,0,0">
                    <w:txbxContent>
                      <w:p w14:paraId="0BE9272A" w14:textId="77777777" w:rsidR="00216ADB" w:rsidRDefault="00216ADB">
                        <w:pPr>
                          <w:spacing w:after="160" w:line="259" w:lineRule="auto"/>
                          <w:ind w:left="0" w:firstLine="0"/>
                          <w:jc w:val="left"/>
                        </w:pPr>
                        <w:proofErr w:type="spellStart"/>
                        <w:r>
                          <w:t>Psamments</w:t>
                        </w:r>
                        <w:proofErr w:type="spellEnd"/>
                      </w:p>
                    </w:txbxContent>
                  </v:textbox>
                </v:rect>
                <v:rect id="Rectangle 1163" o:spid="_x0000_s1524" style="position:absolute;left:48512;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" filled="f" stroked="f">
                  <v:textbox inset="0,0,0,0">
                    <w:txbxContent>
                      <w:p w14:paraId="0BE9272B" w14:textId="77777777" w:rsidR="00216ADB" w:rsidRDefault="00216ADB">
                        <w:pPr>
                          <w:spacing w:after="160" w:line="259" w:lineRule="auto"/>
                          <w:ind w:left="0" w:firstLine="0"/>
                          <w:jc w:val="left"/>
                        </w:pPr>
                        <w:r>
                          <w:t xml:space="preserve"> </w:t>
                        </w:r>
                      </w:p>
                    </w:txbxContent>
                  </v:textbox>
                </v:rect>
                <v:rect id="Rectangle 1164" o:spid="_x0000_s1525" style="position:absolute;left:39287;top:70529;width:1899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" filled="f" stroked="f">
                  <v:textbox inset="0,0,0,0">
                    <w:txbxContent>
                      <w:p w14:paraId="0BE9272C" w14:textId="77777777" w:rsidR="00216ADB" w:rsidRDefault="00216ADB">
                        <w:pPr>
                          <w:spacing w:after="160" w:line="259" w:lineRule="auto"/>
                          <w:ind w:left="0" w:firstLine="0"/>
                          <w:jc w:val="left"/>
                        </w:pPr>
                        <w:r>
                          <w:t>Fluvial</w:t>
                        </w:r>
                        <w:r>
                          <w:rPr>
                            <w:spacing w:val="-379"/>
                          </w:rPr>
                          <w:t xml:space="preserve">  </w:t>
                        </w:r>
                        <w:r>
                          <w:t xml:space="preserve"> </w:t>
                        </w:r>
                        <w:proofErr w:type="gramStart"/>
                        <w:r>
                          <w:t xml:space="preserve">Recent </w:t>
                        </w:r>
                        <w:r>
                          <w:rPr>
                            <w:spacing w:val="-379"/>
                          </w:rPr>
                          <w:t xml:space="preserve"> </w:t>
                        </w:r>
                        <w:r>
                          <w:t>Soils</w:t>
                        </w:r>
                        <w:proofErr w:type="gramEnd"/>
                      </w:p>
                    </w:txbxContent>
                  </v:textbox>
                </v:rect>
                <v:rect id="Rectangle 1165" o:spid="_x0000_s1526" style="position:absolute;left:48511;top:6546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" filled="f" stroked="f">
                  <v:textbox inset="0,0,0,0">
                    <w:txbxContent>
                      <w:p w14:paraId="0BE9272D" w14:textId="77777777" w:rsidR="00216ADB" w:rsidRDefault="00216ADB">
                        <w:pPr>
                          <w:spacing w:after="160" w:line="259" w:lineRule="auto"/>
                          <w:ind w:left="0" w:firstLine="0"/>
                          <w:jc w:val="left"/>
                        </w:pPr>
                        <w:r>
                          <w:t xml:space="preserve"> </w:t>
                        </w:r>
                      </w:p>
                    </w:txbxContent>
                  </v:textbox>
                </v:rect>
                <v:rect id="Rectangle 1166" o:spid="_x0000_s1527" style="position:absolute;left:43392;top:47633;width:1078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" filled="f" stroked="f">
                  <v:textbox inset="0,0,0,0">
                    <w:txbxContent>
                      <w:p w14:paraId="0BE9272E" w14:textId="77777777" w:rsidR="00216ADB" w:rsidRDefault="00216ADB">
                        <w:pPr>
                          <w:spacing w:after="160" w:line="259" w:lineRule="auto"/>
                          <w:ind w:left="0" w:firstLine="0"/>
                          <w:jc w:val="left"/>
                        </w:pPr>
                        <w:proofErr w:type="gramStart"/>
                        <w:r>
                          <w:t>recent</w:t>
                        </w:r>
                        <w:r>
                          <w:rPr>
                            <w:spacing w:val="-379"/>
                          </w:rPr>
                          <w:t xml:space="preserve"> </w:t>
                        </w:r>
                        <w:r>
                          <w:t xml:space="preserve"> soils</w:t>
                        </w:r>
                        <w:proofErr w:type="gramEnd"/>
                      </w:p>
                    </w:txbxContent>
                  </v:textbox>
                </v:rect>
                <v:rect id="Rectangle 1167" o:spid="_x0000_s1528" style="position:absolute;left:48511;top:4464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" filled="f" stroked="f">
                  <v:textbox inset="0,0,0,0">
                    <w:txbxContent>
                      <w:p w14:paraId="0BE9272F" w14:textId="77777777" w:rsidR="00216ADB" w:rsidRDefault="00216ADB">
                        <w:pPr>
                          <w:spacing w:after="160" w:line="259" w:lineRule="auto"/>
                          <w:ind w:left="0" w:firstLine="0"/>
                          <w:jc w:val="left"/>
                        </w:pPr>
                        <w:r>
                          <w:t xml:space="preserve"> </w:t>
                        </w:r>
                      </w:p>
                    </w:txbxContent>
                  </v:textbox>
                </v:rect>
                <v:rect id="Rectangle 1168" o:spid="_x0000_s1529" style="position:absolute;left:36266;top:17109;width:2503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" filled="f" stroked="f">
                  <v:textbox inset="0,0,0,0">
                    <w:txbxContent>
                      <w:p w14:paraId="0BE92730" w14:textId="77777777" w:rsidR="00216ADB" w:rsidRDefault="00216ADB">
                        <w:pPr>
                          <w:spacing w:after="160" w:line="259" w:lineRule="auto"/>
                          <w:ind w:left="0" w:firstLine="0"/>
                          <w:jc w:val="left"/>
                        </w:pPr>
                        <w:proofErr w:type="spellStart"/>
                        <w:proofErr w:type="gramStart"/>
                        <w:r>
                          <w:t>Fluvents</w:t>
                        </w:r>
                        <w:proofErr w:type="spellEnd"/>
                        <w:r>
                          <w:t>,</w:t>
                        </w:r>
                        <w:r>
                          <w:rPr>
                            <w:spacing w:val="-379"/>
                          </w:rPr>
                          <w:t xml:space="preserve">  </w:t>
                        </w:r>
                        <w:r>
                          <w:t xml:space="preserve"> </w:t>
                        </w:r>
                        <w:proofErr w:type="spellStart"/>
                        <w:proofErr w:type="gramEnd"/>
                        <w:r>
                          <w:t>Udepts</w:t>
                        </w:r>
                        <w:proofErr w:type="spellEnd"/>
                        <w:r>
                          <w:t>,</w:t>
                        </w:r>
                        <w:r>
                          <w:rPr>
                            <w:spacing w:val="-379"/>
                          </w:rPr>
                          <w:t xml:space="preserve">  </w:t>
                        </w:r>
                        <w:r>
                          <w:t xml:space="preserve"> </w:t>
                        </w:r>
                        <w:proofErr w:type="spellStart"/>
                        <w:r>
                          <w:t>Ustepts</w:t>
                        </w:r>
                        <w:proofErr w:type="spellEnd"/>
                      </w:p>
                    </w:txbxContent>
                  </v:textbox>
                </v:rect>
                <v:rect id="Rectangle 1169" o:spid="_x0000_s1530" style="position:absolute;left:50785;top:83342;width:54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" filled="f" stroked="f">
                  <v:textbox inset="0,0,0,0">
                    <w:txbxContent>
                      <w:p w14:paraId="0BE92731" w14:textId="77777777" w:rsidR="00216ADB" w:rsidRDefault="00216ADB">
                        <w:pPr>
                          <w:spacing w:after="160" w:line="259" w:lineRule="auto"/>
                          <w:ind w:left="0" w:firstLine="0"/>
                          <w:jc w:val="left"/>
                        </w:pPr>
                        <w:r>
                          <w:t xml:space="preserve"> </w:t>
                        </w:r>
                      </w:p>
                    </w:txbxContent>
                  </v:textbox>
                </v:rect>
                <v:rect id="Rectangle 1170" o:spid="_x0000_s1531" style="position:absolute;left:41322;top:70293;width:19473;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" filled="f" stroked="f">
                  <v:textbox inset="0,0,0,0">
                    <w:txbxContent>
                      <w:p w14:paraId="0BE92732" w14:textId="77777777" w:rsidR="00216ADB" w:rsidRDefault="00216ADB">
                        <w:pPr>
                          <w:spacing w:after="160" w:line="259" w:lineRule="auto"/>
                          <w:ind w:left="0" w:firstLine="0"/>
                          <w:jc w:val="left"/>
                        </w:pPr>
                        <w:proofErr w:type="spellStart"/>
                        <w:r>
                          <w:t>Tephric</w:t>
                        </w:r>
                        <w:proofErr w:type="spellEnd"/>
                        <w:r>
                          <w:rPr>
                            <w:spacing w:val="-379"/>
                          </w:rPr>
                          <w:t xml:space="preserve">  </w:t>
                        </w:r>
                        <w:r>
                          <w:t xml:space="preserve"> </w:t>
                        </w:r>
                        <w:proofErr w:type="gramStart"/>
                        <w:r>
                          <w:t xml:space="preserve">Recent </w:t>
                        </w:r>
                        <w:r>
                          <w:rPr>
                            <w:spacing w:val="-379"/>
                          </w:rPr>
                          <w:t xml:space="preserve"> </w:t>
                        </w:r>
                        <w:r>
                          <w:t>Soils</w:t>
                        </w:r>
                        <w:proofErr w:type="gramEnd"/>
                      </w:p>
                    </w:txbxContent>
                  </v:textbox>
                </v:rect>
                <v:rect id="Rectangle 1171" o:spid="_x0000_s1532" style="position:absolute;left:50784;top:65114;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" filled="f" stroked="f">
                  <v:textbox inset="0,0,0,0">
                    <w:txbxContent>
                      <w:p w14:paraId="0BE92733" w14:textId="77777777" w:rsidR="00216ADB" w:rsidRDefault="00216ADB">
                        <w:pPr>
                          <w:spacing w:after="160" w:line="259" w:lineRule="auto"/>
                          <w:ind w:left="0" w:firstLine="0"/>
                          <w:jc w:val="left"/>
                        </w:pPr>
                        <w:r>
                          <w:t xml:space="preserve"> </w:t>
                        </w:r>
                      </w:p>
                    </w:txbxContent>
                  </v:textbox>
                </v:rect>
                <v:rect id="Rectangle 1172" o:spid="_x0000_s1533" style="position:absolute;left:45665;top:47634;width:1078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" filled="f" stroked="f">
                  <v:textbox inset="0,0,0,0">
                    <w:txbxContent>
                      <w:p w14:paraId="0BE92734" w14:textId="77777777" w:rsidR="00216ADB" w:rsidRDefault="00216ADB">
                        <w:pPr>
                          <w:spacing w:after="160" w:line="259" w:lineRule="auto"/>
                          <w:ind w:left="0" w:firstLine="0"/>
                          <w:jc w:val="left"/>
                        </w:pPr>
                        <w:r>
                          <w:t>recent</w:t>
                        </w:r>
                        <w:r>
                          <w:rPr>
                            <w:spacing w:val="-379"/>
                          </w:rPr>
                          <w:t xml:space="preserve">  </w:t>
                        </w:r>
                        <w:r>
                          <w:t xml:space="preserve"> soils</w:t>
                        </w:r>
                      </w:p>
                    </w:txbxContent>
                  </v:textbox>
                </v:rect>
                <v:rect id="Rectangle 1173" o:spid="_x0000_s1534" style="position:absolute;left:50784;top:44643;width:549;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" filled="f" stroked="f">
                  <v:textbox inset="0,0,0,0">
                    <w:txbxContent>
                      <w:p w14:paraId="0BE92735" w14:textId="77777777" w:rsidR="00216ADB" w:rsidRDefault="00216ADB">
                        <w:pPr>
                          <w:spacing w:after="160" w:line="259" w:lineRule="auto"/>
                          <w:ind w:left="0" w:firstLine="0"/>
                          <w:jc w:val="left"/>
                        </w:pPr>
                        <w:r>
                          <w:t xml:space="preserve"> </w:t>
                        </w:r>
                      </w:p>
                    </w:txbxContent>
                  </v:textbox>
                </v:rect>
                <v:rect id="Rectangle 1174" o:spid="_x0000_s1535" style="position:absolute;left:37683;top:16253;width:26752;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" filled="f" stroked="f">
                  <v:textbox inset="0,0,0,0">
                    <w:txbxContent>
                      <w:p w14:paraId="0BE92736" w14:textId="77777777" w:rsidR="00216ADB" w:rsidRDefault="00216ADB">
                        <w:pPr>
                          <w:spacing w:after="160" w:line="259" w:lineRule="auto"/>
                          <w:ind w:left="0" w:firstLine="0"/>
                          <w:jc w:val="left"/>
                        </w:pPr>
                        <w:proofErr w:type="gramStart"/>
                        <w:r>
                          <w:t>Orthents,</w:t>
                        </w:r>
                        <w:r>
                          <w:rPr>
                            <w:spacing w:val="-379"/>
                          </w:rPr>
                          <w:t xml:space="preserve">  </w:t>
                        </w:r>
                        <w:r>
                          <w:t xml:space="preserve"> </w:t>
                        </w:r>
                        <w:proofErr w:type="gramEnd"/>
                        <w:r>
                          <w:t>Cryands,</w:t>
                        </w:r>
                        <w:r>
                          <w:rPr>
                            <w:spacing w:val="-379"/>
                          </w:rPr>
                          <w:t xml:space="preserve">  </w:t>
                        </w:r>
                        <w:r>
                          <w:t xml:space="preserve"> Udands</w:t>
                        </w:r>
                      </w:p>
                    </w:txbxContent>
                  </v:textbox>
                </v:rect>
                <v:rect id="Rectangle 1175" o:spid="_x0000_s1536" style="position:absolute;left:53059;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" filled="f" stroked="f">
                  <v:textbox inset="0,0,0,0">
                    <w:txbxContent>
                      <w:p w14:paraId="0BE92737" w14:textId="77777777" w:rsidR="00216ADB" w:rsidRDefault="00216ADB">
                        <w:pPr>
                          <w:spacing w:after="160" w:line="259" w:lineRule="auto"/>
                          <w:ind w:left="0" w:firstLine="0"/>
                          <w:jc w:val="left"/>
                        </w:pPr>
                        <w:r>
                          <w:t xml:space="preserve"> </w:t>
                        </w:r>
                      </w:p>
                    </w:txbxContent>
                  </v:textbox>
                </v:rect>
                <v:rect id="Rectangle 1176" o:spid="_x0000_s1537" style="position:absolute;left:44133;top:70829;width:1839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" filled="f" stroked="f">
                  <v:textbox inset="0,0,0,0">
                    <w:txbxContent>
                      <w:p w14:paraId="0BE92738" w14:textId="77777777" w:rsidR="00216ADB" w:rsidRDefault="00216ADB">
                        <w:pPr>
                          <w:spacing w:after="160" w:line="259" w:lineRule="auto"/>
                          <w:ind w:left="0" w:firstLine="0"/>
                          <w:jc w:val="left"/>
                        </w:pPr>
                        <w:r>
                          <w:t>Orthic</w:t>
                        </w:r>
                        <w:r>
                          <w:rPr>
                            <w:spacing w:val="-379"/>
                          </w:rPr>
                          <w:t xml:space="preserve">  </w:t>
                        </w:r>
                        <w:r>
                          <w:t xml:space="preserve"> </w:t>
                        </w:r>
                        <w:proofErr w:type="gramStart"/>
                        <w:r>
                          <w:t xml:space="preserve">Recent </w:t>
                        </w:r>
                        <w:r>
                          <w:rPr>
                            <w:spacing w:val="-379"/>
                          </w:rPr>
                          <w:t xml:space="preserve"> </w:t>
                        </w:r>
                        <w:r>
                          <w:t>Soils</w:t>
                        </w:r>
                        <w:proofErr w:type="gramEnd"/>
                      </w:p>
                    </w:txbxContent>
                  </v:textbox>
                </v:rect>
                <v:rect id="Rectangle 1177" o:spid="_x0000_s1538" style="position:absolute;left:53058;top:65920;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" filled="f" stroked="f">
                  <v:textbox inset="0,0,0,0">
                    <w:txbxContent>
                      <w:p w14:paraId="0BE92739" w14:textId="77777777" w:rsidR="00216ADB" w:rsidRDefault="00216ADB">
                        <w:pPr>
                          <w:spacing w:after="160" w:line="259" w:lineRule="auto"/>
                          <w:ind w:left="0" w:firstLine="0"/>
                          <w:jc w:val="left"/>
                        </w:pPr>
                        <w:r>
                          <w:t xml:space="preserve"> </w:t>
                        </w:r>
                      </w:p>
                    </w:txbxContent>
                  </v:textbox>
                </v:rect>
                <v:rect id="Rectangle 1178" o:spid="_x0000_s1539" style="position:absolute;left:47939;top:47633;width:1078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" filled="f" stroked="f">
                  <v:textbox inset="0,0,0,0">
                    <w:txbxContent>
                      <w:p w14:paraId="0BE9273A" w14:textId="77777777" w:rsidR="00216ADB" w:rsidRDefault="00216ADB">
                        <w:pPr>
                          <w:spacing w:after="160" w:line="259" w:lineRule="auto"/>
                          <w:ind w:left="0" w:firstLine="0"/>
                          <w:jc w:val="left"/>
                        </w:pPr>
                        <w:proofErr w:type="gramStart"/>
                        <w:r>
                          <w:t xml:space="preserve">Recent </w:t>
                        </w:r>
                        <w:r>
                          <w:rPr>
                            <w:spacing w:val="-379"/>
                          </w:rPr>
                          <w:t xml:space="preserve"> </w:t>
                        </w:r>
                        <w:r>
                          <w:t>soils</w:t>
                        </w:r>
                        <w:proofErr w:type="gramEnd"/>
                      </w:p>
                    </w:txbxContent>
                  </v:textbox>
                </v:rect>
                <v:rect id="Rectangle 1179" o:spid="_x0000_s1540" style="position:absolute;left:53058;top:4464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" filled="f" stroked="f">
                  <v:textbox inset="0,0,0,0">
                    <w:txbxContent>
                      <w:p w14:paraId="0BE9273B" w14:textId="77777777" w:rsidR="00216ADB" w:rsidRDefault="00216ADB">
                        <w:pPr>
                          <w:spacing w:after="160" w:line="259" w:lineRule="auto"/>
                          <w:ind w:left="0" w:firstLine="0"/>
                          <w:jc w:val="left"/>
                        </w:pPr>
                        <w:r>
                          <w:t xml:space="preserve"> </w:t>
                        </w:r>
                      </w:p>
                    </w:txbxContent>
                  </v:textbox>
                </v:rect>
                <v:rect id="Rectangle 1180" o:spid="_x0000_s1541" style="position:absolute;left:40732;top:17027;width:2520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" filled="f" stroked="f">
                  <v:textbox inset="0,0,0,0">
                    <w:txbxContent>
                      <w:p w14:paraId="0BE9273C" w14:textId="77777777" w:rsidR="00216ADB" w:rsidRDefault="00216ADB">
                        <w:pPr>
                          <w:spacing w:after="160" w:line="259" w:lineRule="auto"/>
                          <w:ind w:left="0" w:firstLine="0"/>
                          <w:jc w:val="left"/>
                        </w:pPr>
                        <w:proofErr w:type="gramStart"/>
                        <w:r>
                          <w:t>Orthents,</w:t>
                        </w:r>
                        <w:r>
                          <w:rPr>
                            <w:spacing w:val="-379"/>
                          </w:rPr>
                          <w:t xml:space="preserve">  </w:t>
                        </w:r>
                        <w:r>
                          <w:t xml:space="preserve"> </w:t>
                        </w:r>
                        <w:proofErr w:type="spellStart"/>
                        <w:proofErr w:type="gramEnd"/>
                        <w:r>
                          <w:t>Udepts</w:t>
                        </w:r>
                        <w:proofErr w:type="spellEnd"/>
                        <w:r>
                          <w:t>,</w:t>
                        </w:r>
                        <w:r>
                          <w:rPr>
                            <w:spacing w:val="-379"/>
                          </w:rPr>
                          <w:t xml:space="preserve">  </w:t>
                        </w:r>
                        <w:r>
                          <w:t xml:space="preserve"> </w:t>
                        </w:r>
                        <w:proofErr w:type="spellStart"/>
                        <w:r>
                          <w:t>Ustepts</w:t>
                        </w:r>
                        <w:proofErr w:type="spellEnd"/>
                      </w:p>
                    </w:txbxContent>
                  </v:textbox>
                </v:rect>
                <v:shape id="Shape 1181" o:spid="_x0000_s1542" style="position:absolute;left:2470;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" path="m,8495665l,e" filled="f" strokecolor="#181717" strokeweight="1pt">
                  <v:stroke miterlimit="1" joinstyle="miter"/>
                  <v:path arrowok="t" textboxrect="0,0,0,8495665"/>
                </v:shape>
                <v:shape id="Shape 1182" o:spid="_x0000_s1543" style="position:absolute;left:8096;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" path="m,8495665l,e" filled="f" strokecolor="#181717" strokeweight="1pt">
                  <v:stroke miterlimit="1" joinstyle="miter"/>
                  <v:path arrowok="t" textboxrect="0,0,0,8495665"/>
                </v:shape>
                <v:rect id="Rectangle 1183" o:spid="_x0000_s1544" style="position:absolute;left:-1964;top:16929;width:14947;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" filled="f" stroked="f">
                  <v:textbox inset="0,0,0,0">
                    <w:txbxContent>
                      <w:p w14:paraId="0BE9273D" w14:textId="77777777" w:rsidR="00216ADB" w:rsidRDefault="00216ADB">
                        <w:pPr>
                          <w:spacing w:after="160" w:line="259" w:lineRule="auto"/>
                          <w:ind w:left="0" w:firstLine="0"/>
                          <w:jc w:val="left"/>
                        </w:pPr>
                        <w:r>
                          <w:rPr>
                            <w:b/>
                          </w:rPr>
                          <w:t>Soil</w:t>
                        </w:r>
                        <w:r>
                          <w:rPr>
                            <w:b/>
                            <w:spacing w:val="-385"/>
                          </w:rPr>
                          <w:t xml:space="preserve"> </w:t>
                        </w:r>
                        <w:r>
                          <w:rPr>
                            <w:b/>
                          </w:rPr>
                          <w:t>Taxonomy</w:t>
                        </w:r>
                      </w:p>
                    </w:txbxContent>
                  </v:textbox>
                </v:rect>
                <w10:anchorlock/>
              </v:group>
            </w:pict>
          </mc:Fallback>
        </mc:AlternateContent>
      </w:r>
    </w:p>
    <w:p w14:paraId="0BE912E6" w14:textId="77777777" w:rsidR="00174C4D" w:rsidRDefault="008F760C">
      <w:pPr>
        <w:spacing w:after="0" w:line="259" w:lineRule="auto"/>
        <w:ind w:left="653" w:firstLine="0"/>
        <w:jc w:val="left"/>
      </w:pPr>
      <w:r>
        <w:rPr>
          <w:rFonts w:ascii="Calibri" w:eastAsia="Calibri" w:hAnsi="Calibri" w:cs="Calibri"/>
          <w:noProof/>
          <w:color w:val="000000"/>
          <w:sz w:val="22"/>
          <w:shd w:val="clear" w:color="auto" w:fill="E6E6E6"/>
        </w:rPr>
        <w:lastRenderedPageBreak/>
        <mc:AlternateContent>
          <mc:Choice Requires="wpg">
            <w:drawing>
              <wp:inline distT="0" distB="0" distL="0" distR="0" wp14:anchorId="0BE921F7" wp14:editId="0BE921F8">
                <wp:extent cx="3804273" cy="8495665"/>
                <wp:effectExtent l="0" t="0" r="0" b="0"/>
                <wp:docPr id="91745" name="Group 91745"/>
                <wp:cNvGraphicFramePr/>
                <a:graphic xmlns:a="http://schemas.openxmlformats.org/drawingml/2006/main">
                  <a:graphicData uri="http://schemas.microsoft.com/office/word/2010/wordprocessingGroup">
                    <wpg:wgp>
                      <wpg:cNvGrpSpPr/>
                      <wpg:grpSpPr>
                        <a:xfrm>
                          <a:off x="0" y="0"/>
                          <a:ext cx="3804273" cy="8495665"/>
                          <a:chOff x="0" y="0"/>
                          <a:chExt cx="3804273" cy="8495665"/>
                        </a:xfrm>
                      </wpg:grpSpPr>
                      <wps:wsp>
                        <wps:cNvPr id="1210" name="Rectangle 1210"/>
                        <wps:cNvSpPr/>
                        <wps:spPr>
                          <a:xfrm rot="-5399999">
                            <a:off x="-229851" y="8014826"/>
                            <a:ext cx="709422" cy="249718"/>
                          </a:xfrm>
                          <a:prstGeom prst="rect">
                            <a:avLst/>
                          </a:prstGeom>
                          <a:ln>
                            <a:noFill/>
                          </a:ln>
                        </wps:spPr>
                        <wps:txbx>
                          <w:txbxContent>
                            <w:p w14:paraId="0BE9273E" w14:textId="77777777" w:rsidR="00216ADB" w:rsidRDefault="00216ADB">
                              <w:pPr>
                                <w:spacing w:after="160" w:line="259" w:lineRule="auto"/>
                                <w:ind w:left="0" w:firstLine="0"/>
                                <w:jc w:val="left"/>
                              </w:pPr>
                              <w:proofErr w:type="gramStart"/>
                              <w:r>
                                <w:rPr>
                                  <w:b/>
                                  <w:sz w:val="24"/>
                                </w:rPr>
                                <w:t xml:space="preserve">Table </w:t>
                              </w:r>
                              <w:r>
                                <w:rPr>
                                  <w:b/>
                                  <w:spacing w:val="-356"/>
                                  <w:sz w:val="24"/>
                                </w:rPr>
                                <w:t xml:space="preserve"> </w:t>
                              </w:r>
                              <w:r>
                                <w:rPr>
                                  <w:b/>
                                  <w:sz w:val="24"/>
                                </w:rPr>
                                <w:t>1</w:t>
                              </w:r>
                              <w:proofErr w:type="gramEnd"/>
                              <w:r>
                                <w:rPr>
                                  <w:b/>
                                  <w:sz w:val="24"/>
                                </w:rPr>
                                <w:t>.</w:t>
                              </w:r>
                            </w:p>
                          </w:txbxContent>
                        </wps:txbx>
                        <wps:bodyPr horzOverflow="overflow" vert="horz" lIns="0" tIns="0" rIns="0" bIns="0" rtlCol="0">
                          <a:noAutofit/>
                        </wps:bodyPr>
                      </wps:wsp>
                      <wps:wsp>
                        <wps:cNvPr id="1211" name="Rectangle 1211"/>
                        <wps:cNvSpPr/>
                        <wps:spPr>
                          <a:xfrm rot="-5399999">
                            <a:off x="103287" y="7813133"/>
                            <a:ext cx="50673" cy="245055"/>
                          </a:xfrm>
                          <a:prstGeom prst="rect">
                            <a:avLst/>
                          </a:prstGeom>
                          <a:ln>
                            <a:noFill/>
                          </a:ln>
                        </wps:spPr>
                        <wps:txbx>
                          <w:txbxContent>
                            <w:p w14:paraId="0BE9273F"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90688" name="Rectangle 90688"/>
                        <wps:cNvSpPr/>
                        <wps:spPr>
                          <a:xfrm rot="-5399999">
                            <a:off x="-347912" y="7176874"/>
                            <a:ext cx="949613" cy="247690"/>
                          </a:xfrm>
                          <a:prstGeom prst="rect">
                            <a:avLst/>
                          </a:prstGeom>
                          <a:ln>
                            <a:noFill/>
                          </a:ln>
                        </wps:spPr>
                        <wps:txbx>
                          <w:txbxContent>
                            <w:p w14:paraId="0BE92740" w14:textId="77777777" w:rsidR="00216ADB" w:rsidRDefault="00216ADB">
                              <w:pPr>
                                <w:spacing w:after="160" w:line="259" w:lineRule="auto"/>
                                <w:ind w:left="0" w:firstLine="0"/>
                                <w:jc w:val="left"/>
                              </w:pPr>
                              <w:r>
                                <w:rPr>
                                  <w:i/>
                                  <w:sz w:val="24"/>
                                </w:rPr>
                                <w:t>(continued)</w:t>
                              </w:r>
                            </w:p>
                          </w:txbxContent>
                        </wps:txbx>
                        <wps:bodyPr horzOverflow="overflow" vert="horz" lIns="0" tIns="0" rIns="0" bIns="0" rtlCol="0">
                          <a:noAutofit/>
                        </wps:bodyPr>
                      </wps:wsp>
                      <wps:wsp>
                        <wps:cNvPr id="90687" name="Rectangle 90687"/>
                        <wps:cNvSpPr/>
                        <wps:spPr>
                          <a:xfrm rot="-5399999">
                            <a:off x="-679534" y="6845252"/>
                            <a:ext cx="949613" cy="247690"/>
                          </a:xfrm>
                          <a:prstGeom prst="rect">
                            <a:avLst/>
                          </a:prstGeom>
                          <a:ln>
                            <a:noFill/>
                          </a:ln>
                        </wps:spPr>
                        <wps:txbx>
                          <w:txbxContent>
                            <w:p w14:paraId="0BE92741"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0686" name="Rectangle 90686"/>
                        <wps:cNvSpPr/>
                        <wps:spPr>
                          <a:xfrm rot="-5399999">
                            <a:off x="-16289" y="7508497"/>
                            <a:ext cx="949613" cy="247690"/>
                          </a:xfrm>
                          <a:prstGeom prst="rect">
                            <a:avLst/>
                          </a:prstGeom>
                          <a:ln>
                            <a:noFill/>
                          </a:ln>
                        </wps:spPr>
                        <wps:txbx>
                          <w:txbxContent>
                            <w:p w14:paraId="0BE92742"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1213" name="Rectangle 1213"/>
                        <wps:cNvSpPr/>
                        <wps:spPr>
                          <a:xfrm rot="-5399999">
                            <a:off x="103287" y="6913667"/>
                            <a:ext cx="50673" cy="245055"/>
                          </a:xfrm>
                          <a:prstGeom prst="rect">
                            <a:avLst/>
                          </a:prstGeom>
                          <a:ln>
                            <a:noFill/>
                          </a:ln>
                        </wps:spPr>
                        <wps:txbx>
                          <w:txbxContent>
                            <w:p w14:paraId="0BE92743" w14:textId="77777777" w:rsidR="00216ADB" w:rsidRDefault="00216AD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214" name="Rectangle 1214"/>
                        <wps:cNvSpPr/>
                        <wps:spPr>
                          <a:xfrm rot="-5399999">
                            <a:off x="-639311" y="7261546"/>
                            <a:ext cx="2195171" cy="270526"/>
                          </a:xfrm>
                          <a:prstGeom prst="rect">
                            <a:avLst/>
                          </a:prstGeom>
                          <a:ln>
                            <a:noFill/>
                          </a:ln>
                        </wps:spPr>
                        <wps:txbx>
                          <w:txbxContent>
                            <w:p w14:paraId="0BE92744"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Soil</w:t>
                              </w:r>
                              <w:proofErr w:type="gramEnd"/>
                              <w:r>
                                <w:rPr>
                                  <w:b/>
                                </w:rPr>
                                <w:t xml:space="preserve"> </w:t>
                              </w:r>
                              <w:r>
                                <w:rPr>
                                  <w:b/>
                                  <w:spacing w:val="-385"/>
                                </w:rPr>
                                <w:t xml:space="preserve"> </w:t>
                              </w:r>
                              <w:r>
                                <w:rPr>
                                  <w:b/>
                                </w:rPr>
                                <w:t>Classification</w:t>
                              </w:r>
                            </w:p>
                          </w:txbxContent>
                        </wps:txbx>
                        <wps:bodyPr horzOverflow="overflow" vert="horz" lIns="0" tIns="0" rIns="0" bIns="0" rtlCol="0">
                          <a:noAutofit/>
                        </wps:bodyPr>
                      </wps:wsp>
                      <wps:wsp>
                        <wps:cNvPr id="1215" name="Rectangle 1215"/>
                        <wps:cNvSpPr/>
                        <wps:spPr>
                          <a:xfrm rot="-5399999">
                            <a:off x="430826" y="6681180"/>
                            <a:ext cx="54896" cy="270526"/>
                          </a:xfrm>
                          <a:prstGeom prst="rect">
                            <a:avLst/>
                          </a:prstGeom>
                          <a:ln>
                            <a:noFill/>
                          </a:ln>
                        </wps:spPr>
                        <wps:txbx>
                          <w:txbxContent>
                            <w:p w14:paraId="0BE92745"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1216" name="Rectangle 1216"/>
                        <wps:cNvSpPr/>
                        <wps:spPr>
                          <a:xfrm rot="-5399999">
                            <a:off x="-352755" y="4559297"/>
                            <a:ext cx="1622060" cy="270527"/>
                          </a:xfrm>
                          <a:prstGeom prst="rect">
                            <a:avLst/>
                          </a:prstGeom>
                          <a:ln>
                            <a:noFill/>
                          </a:ln>
                        </wps:spPr>
                        <wps:txbx>
                          <w:txbxContent>
                            <w:p w14:paraId="0BE92746"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spacing w:val="-385"/>
                                </w:rPr>
                                <w:t xml:space="preserve"> </w:t>
                              </w:r>
                              <w:r>
                                <w:rPr>
                                  <w:b/>
                                </w:rPr>
                                <w:t>Soil</w:t>
                              </w:r>
                            </w:p>
                          </w:txbxContent>
                        </wps:txbx>
                        <wps:bodyPr horzOverflow="overflow" vert="horz" lIns="0" tIns="0" rIns="0" bIns="0" rtlCol="0">
                          <a:noAutofit/>
                        </wps:bodyPr>
                      </wps:wsp>
                      <wps:wsp>
                        <wps:cNvPr id="1217" name="Rectangle 1217"/>
                        <wps:cNvSpPr/>
                        <wps:spPr>
                          <a:xfrm rot="-5399999">
                            <a:off x="430826" y="4123286"/>
                            <a:ext cx="54896" cy="270526"/>
                          </a:xfrm>
                          <a:prstGeom prst="rect">
                            <a:avLst/>
                          </a:prstGeom>
                          <a:ln>
                            <a:noFill/>
                          </a:ln>
                        </wps:spPr>
                        <wps:txbx>
                          <w:txbxContent>
                            <w:p w14:paraId="0BE92747"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90691" name="Rectangle 90691"/>
                        <wps:cNvSpPr/>
                        <wps:spPr>
                          <a:xfrm rot="-5399999">
                            <a:off x="163186" y="7370956"/>
                            <a:ext cx="1055097" cy="270526"/>
                          </a:xfrm>
                          <a:prstGeom prst="rect">
                            <a:avLst/>
                          </a:prstGeom>
                          <a:ln>
                            <a:noFill/>
                          </a:ln>
                        </wps:spPr>
                        <wps:txbx>
                          <w:txbxContent>
                            <w:p w14:paraId="0BE92748" w14:textId="77777777" w:rsidR="00216ADB" w:rsidRDefault="00216ADB">
                              <w:pPr>
                                <w:spacing w:after="160" w:line="259" w:lineRule="auto"/>
                                <w:ind w:left="0" w:firstLine="0"/>
                                <w:jc w:val="left"/>
                              </w:pPr>
                              <w:r>
                                <w:rPr>
                                  <w:b/>
                                </w:rPr>
                                <w:t>(</w:t>
                              </w:r>
                              <w:proofErr w:type="gramStart"/>
                              <w:r>
                                <w:rPr>
                                  <w:b/>
                                </w:rPr>
                                <w:t>version</w:t>
                              </w:r>
                              <w:r>
                                <w:rPr>
                                  <w:b/>
                                  <w:spacing w:val="-65"/>
                                </w:rPr>
                                <w:t xml:space="preserve">  3</w:t>
                              </w:r>
                              <w:proofErr w:type="gramEnd"/>
                              <w:r>
                                <w:rPr>
                                  <w:b/>
                                  <w:spacing w:val="-65"/>
                                </w:rPr>
                                <w:t>)</w:t>
                              </w:r>
                            </w:p>
                          </w:txbxContent>
                        </wps:txbx>
                        <wps:bodyPr horzOverflow="overflow" vert="horz" lIns="0" tIns="0" rIns="0" bIns="0" rtlCol="0">
                          <a:noAutofit/>
                        </wps:bodyPr>
                      </wps:wsp>
                      <wps:wsp>
                        <wps:cNvPr id="90690" name="Rectangle 90690"/>
                        <wps:cNvSpPr/>
                        <wps:spPr>
                          <a:xfrm rot="-5399999">
                            <a:off x="-205977" y="7001792"/>
                            <a:ext cx="1055097" cy="270526"/>
                          </a:xfrm>
                          <a:prstGeom prst="rect">
                            <a:avLst/>
                          </a:prstGeom>
                          <a:ln>
                            <a:noFill/>
                          </a:ln>
                        </wps:spPr>
                        <wps:txbx>
                          <w:txbxContent>
                            <w:p w14:paraId="0BE92749"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90689" name="Rectangle 90689"/>
                        <wps:cNvSpPr/>
                        <wps:spPr>
                          <a:xfrm rot="-5399999">
                            <a:off x="491074" y="7698844"/>
                            <a:ext cx="1055097" cy="270526"/>
                          </a:xfrm>
                          <a:prstGeom prst="rect">
                            <a:avLst/>
                          </a:prstGeom>
                          <a:ln>
                            <a:noFill/>
                          </a:ln>
                        </wps:spPr>
                        <wps:txbx>
                          <w:txbxContent>
                            <w:p w14:paraId="0BE9274A" w14:textId="77777777" w:rsidR="00216ADB" w:rsidRDefault="00216ADB">
                              <w:pPr>
                                <w:spacing w:after="160" w:line="259" w:lineRule="auto"/>
                                <w:ind w:left="0" w:firstLine="0"/>
                                <w:jc w:val="left"/>
                              </w:pPr>
                            </w:p>
                          </w:txbxContent>
                        </wps:txbx>
                        <wps:bodyPr horzOverflow="overflow" vert="horz" lIns="0" tIns="0" rIns="0" bIns="0" rtlCol="0">
                          <a:noAutofit/>
                        </wps:bodyPr>
                      </wps:wsp>
                      <wps:wsp>
                        <wps:cNvPr id="1220" name="Rectangle 1220"/>
                        <wps:cNvSpPr/>
                        <wps:spPr>
                          <a:xfrm rot="-5399999">
                            <a:off x="622012" y="7036475"/>
                            <a:ext cx="54896" cy="270526"/>
                          </a:xfrm>
                          <a:prstGeom prst="rect">
                            <a:avLst/>
                          </a:prstGeom>
                          <a:ln>
                            <a:noFill/>
                          </a:ln>
                        </wps:spPr>
                        <wps:txbx>
                          <w:txbxContent>
                            <w:p w14:paraId="0BE9274B"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1221" name="Rectangle 1221"/>
                        <wps:cNvSpPr/>
                        <wps:spPr>
                          <a:xfrm rot="-5399999">
                            <a:off x="-27295" y="4592696"/>
                            <a:ext cx="1353510" cy="270527"/>
                          </a:xfrm>
                          <a:prstGeom prst="rect">
                            <a:avLst/>
                          </a:prstGeom>
                          <a:ln>
                            <a:noFill/>
                          </a:ln>
                        </wps:spPr>
                        <wps:txbx>
                          <w:txbxContent>
                            <w:p w14:paraId="0BE9274C" w14:textId="77777777" w:rsidR="00216ADB" w:rsidRDefault="00216ADB">
                              <w:pPr>
                                <w:spacing w:after="160" w:line="259" w:lineRule="auto"/>
                                <w:ind w:left="0" w:firstLine="0"/>
                                <w:jc w:val="left"/>
                              </w:pPr>
                              <w:r>
                                <w:rPr>
                                  <w:b/>
                                </w:rPr>
                                <w:t>Classification</w:t>
                              </w:r>
                            </w:p>
                          </w:txbxContent>
                        </wps:txbx>
                        <wps:bodyPr horzOverflow="overflow" vert="horz" lIns="0" tIns="0" rIns="0" bIns="0" rtlCol="0">
                          <a:noAutofit/>
                        </wps:bodyPr>
                      </wps:wsp>
                      <wps:wsp>
                        <wps:cNvPr id="1222" name="Rectangle 1222"/>
                        <wps:cNvSpPr/>
                        <wps:spPr>
                          <a:xfrm rot="-5399999">
                            <a:off x="622012" y="4224327"/>
                            <a:ext cx="54896" cy="270526"/>
                          </a:xfrm>
                          <a:prstGeom prst="rect">
                            <a:avLst/>
                          </a:prstGeom>
                          <a:ln>
                            <a:noFill/>
                          </a:ln>
                        </wps:spPr>
                        <wps:txbx>
                          <w:txbxContent>
                            <w:p w14:paraId="0BE9274D"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s:wsp>
                        <wps:cNvPr id="1223" name="Rectangle 1223"/>
                        <wps:cNvSpPr/>
                        <wps:spPr>
                          <a:xfrm rot="-5399999">
                            <a:off x="155820" y="7482229"/>
                            <a:ext cx="1758860" cy="265476"/>
                          </a:xfrm>
                          <a:prstGeom prst="rect">
                            <a:avLst/>
                          </a:prstGeom>
                          <a:ln>
                            <a:noFill/>
                          </a:ln>
                        </wps:spPr>
                        <wps:txbx>
                          <w:txbxContent>
                            <w:p w14:paraId="0BE9274E" w14:textId="77777777" w:rsidR="00216ADB" w:rsidRDefault="00216ADB">
                              <w:pPr>
                                <w:spacing w:after="160" w:line="259" w:lineRule="auto"/>
                                <w:ind w:left="0" w:firstLine="0"/>
                                <w:jc w:val="left"/>
                              </w:pPr>
                              <w:r>
                                <w:t>SEMIARID</w:t>
                              </w:r>
                              <w:r>
                                <w:rPr>
                                  <w:spacing w:val="-379"/>
                                </w:rPr>
                                <w:t xml:space="preserve">  </w:t>
                              </w:r>
                              <w:r>
                                <w:t xml:space="preserve"> SOILS</w:t>
                              </w:r>
                            </w:p>
                          </w:txbxContent>
                        </wps:txbx>
                        <wps:bodyPr horzOverflow="overflow" vert="horz" lIns="0" tIns="0" rIns="0" bIns="0" rtlCol="0">
                          <a:noAutofit/>
                        </wps:bodyPr>
                      </wps:wsp>
                      <wps:wsp>
                        <wps:cNvPr id="1225" name="Rectangle 1225"/>
                        <wps:cNvSpPr/>
                        <wps:spPr>
                          <a:xfrm rot="-5399999">
                            <a:off x="-93332" y="6646970"/>
                            <a:ext cx="2711850" cy="265477"/>
                          </a:xfrm>
                          <a:prstGeom prst="rect">
                            <a:avLst/>
                          </a:prstGeom>
                          <a:ln>
                            <a:noFill/>
                          </a:ln>
                        </wps:spPr>
                        <wps:txbx>
                          <w:txbxContent>
                            <w:p w14:paraId="0BE9274F" w14:textId="77777777" w:rsidR="00216ADB" w:rsidRDefault="00216ADB">
                              <w:pPr>
                                <w:spacing w:after="160" w:line="259" w:lineRule="auto"/>
                                <w:ind w:left="0" w:firstLine="0"/>
                                <w:jc w:val="left"/>
                              </w:pPr>
                              <w:r>
                                <w:t>Aged-argillic</w:t>
                              </w:r>
                              <w:r>
                                <w:rPr>
                                  <w:spacing w:val="-379"/>
                                </w:rPr>
                                <w:t xml:space="preserve">  </w:t>
                              </w:r>
                              <w:r>
                                <w:t xml:space="preserve"> </w:t>
                              </w:r>
                              <w:proofErr w:type="gramStart"/>
                              <w:r>
                                <w:t xml:space="preserve">Semiarid </w:t>
                              </w:r>
                              <w:r>
                                <w:rPr>
                                  <w:spacing w:val="-379"/>
                                </w:rPr>
                                <w:t xml:space="preserve"> </w:t>
                              </w:r>
                              <w:r>
                                <w:t>Soils</w:t>
                              </w:r>
                              <w:proofErr w:type="gramEnd"/>
                            </w:p>
                          </w:txbxContent>
                        </wps:txbx>
                        <wps:bodyPr horzOverflow="overflow" vert="horz" lIns="0" tIns="0" rIns="0" bIns="0" rtlCol="0">
                          <a:noAutofit/>
                        </wps:bodyPr>
                      </wps:wsp>
                      <wps:wsp>
                        <wps:cNvPr id="1226" name="Rectangle 1226"/>
                        <wps:cNvSpPr/>
                        <wps:spPr>
                          <a:xfrm rot="-5399999">
                            <a:off x="1235145" y="5936463"/>
                            <a:ext cx="54896" cy="265476"/>
                          </a:xfrm>
                          <a:prstGeom prst="rect">
                            <a:avLst/>
                          </a:prstGeom>
                          <a:ln>
                            <a:noFill/>
                          </a:ln>
                        </wps:spPr>
                        <wps:txbx>
                          <w:txbxContent>
                            <w:p w14:paraId="0BE9275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27" name="Rectangle 1227"/>
                        <wps:cNvSpPr/>
                        <wps:spPr>
                          <a:xfrm rot="-5399999">
                            <a:off x="367901" y="4588449"/>
                            <a:ext cx="1789382" cy="265476"/>
                          </a:xfrm>
                          <a:prstGeom prst="rect">
                            <a:avLst/>
                          </a:prstGeom>
                          <a:ln>
                            <a:noFill/>
                          </a:ln>
                        </wps:spPr>
                        <wps:txbx>
                          <w:txbxContent>
                            <w:p w14:paraId="0BE92751" w14:textId="77777777" w:rsidR="00216ADB" w:rsidRDefault="00216ADB">
                              <w:pPr>
                                <w:spacing w:after="160" w:line="259" w:lineRule="auto"/>
                                <w:ind w:left="0" w:firstLine="0"/>
                                <w:jc w:val="left"/>
                              </w:pPr>
                              <w:r>
                                <w:t>brown-</w:t>
                              </w:r>
                              <w:proofErr w:type="gramStart"/>
                              <w:r>
                                <w:t xml:space="preserve">grey </w:t>
                              </w:r>
                              <w:r>
                                <w:rPr>
                                  <w:spacing w:val="-379"/>
                                </w:rPr>
                                <w:t xml:space="preserve"> </w:t>
                              </w:r>
                              <w:r>
                                <w:t>earths</w:t>
                              </w:r>
                              <w:proofErr w:type="gramEnd"/>
                            </w:p>
                          </w:txbxContent>
                        </wps:txbx>
                        <wps:bodyPr horzOverflow="overflow" vert="horz" lIns="0" tIns="0" rIns="0" bIns="0" rtlCol="0">
                          <a:noAutofit/>
                        </wps:bodyPr>
                      </wps:wsp>
                      <wps:wsp>
                        <wps:cNvPr id="1228" name="Rectangle 1228"/>
                        <wps:cNvSpPr/>
                        <wps:spPr>
                          <a:xfrm rot="-5399999">
                            <a:off x="1235144" y="4110292"/>
                            <a:ext cx="54896" cy="265476"/>
                          </a:xfrm>
                          <a:prstGeom prst="rect">
                            <a:avLst/>
                          </a:prstGeom>
                          <a:ln>
                            <a:noFill/>
                          </a:ln>
                        </wps:spPr>
                        <wps:txbx>
                          <w:txbxContent>
                            <w:p w14:paraId="0BE9275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29" name="Rectangle 1229"/>
                        <wps:cNvSpPr/>
                        <wps:spPr>
                          <a:xfrm rot="-5399999">
                            <a:off x="715501" y="2415797"/>
                            <a:ext cx="1094182" cy="265476"/>
                          </a:xfrm>
                          <a:prstGeom prst="rect">
                            <a:avLst/>
                          </a:prstGeom>
                          <a:ln>
                            <a:noFill/>
                          </a:ln>
                        </wps:spPr>
                        <wps:txbx>
                          <w:txbxContent>
                            <w:p w14:paraId="0BE92753" w14:textId="77777777" w:rsidR="00216ADB" w:rsidRDefault="00216ADB">
                              <w:pPr>
                                <w:spacing w:after="160" w:line="259" w:lineRule="auto"/>
                                <w:ind w:left="0" w:firstLine="0"/>
                                <w:jc w:val="left"/>
                              </w:pPr>
                              <w:r>
                                <w:t>Haplargids</w:t>
                              </w:r>
                            </w:p>
                          </w:txbxContent>
                        </wps:txbx>
                        <wps:bodyPr horzOverflow="overflow" vert="horz" lIns="0" tIns="0" rIns="0" bIns="0" rtlCol="0">
                          <a:noAutofit/>
                        </wps:bodyPr>
                      </wps:wsp>
                      <wps:wsp>
                        <wps:cNvPr id="1231" name="Rectangle 1231"/>
                        <wps:cNvSpPr/>
                        <wps:spPr>
                          <a:xfrm rot="-5399999">
                            <a:off x="273226" y="6786187"/>
                            <a:ext cx="2433419" cy="265477"/>
                          </a:xfrm>
                          <a:prstGeom prst="rect">
                            <a:avLst/>
                          </a:prstGeom>
                          <a:ln>
                            <a:noFill/>
                          </a:ln>
                        </wps:spPr>
                        <wps:txbx>
                          <w:txbxContent>
                            <w:p w14:paraId="0BE92754" w14:textId="77777777" w:rsidR="00216ADB" w:rsidRDefault="00216ADB">
                              <w:pPr>
                                <w:spacing w:after="160" w:line="259" w:lineRule="auto"/>
                                <w:ind w:left="0" w:firstLine="0"/>
                                <w:jc w:val="left"/>
                              </w:pPr>
                              <w:proofErr w:type="spellStart"/>
                              <w:proofErr w:type="gramStart"/>
                              <w:r>
                                <w:t>Solonetzic</w:t>
                              </w:r>
                              <w:proofErr w:type="spellEnd"/>
                              <w:r>
                                <w:t xml:space="preserve"> </w:t>
                              </w:r>
                              <w:r>
                                <w:rPr>
                                  <w:spacing w:val="-379"/>
                                </w:rPr>
                                <w:t xml:space="preserve"> </w:t>
                              </w:r>
                              <w:r>
                                <w:t>Semiarid</w:t>
                              </w:r>
                              <w:proofErr w:type="gramEnd"/>
                              <w:r>
                                <w:t xml:space="preserve"> </w:t>
                              </w:r>
                              <w:r>
                                <w:rPr>
                                  <w:spacing w:val="-379"/>
                                </w:rPr>
                                <w:t xml:space="preserve"> </w:t>
                              </w:r>
                              <w:r>
                                <w:t>Soils</w:t>
                              </w:r>
                            </w:p>
                          </w:txbxContent>
                        </wps:txbx>
                        <wps:bodyPr horzOverflow="overflow" vert="horz" lIns="0" tIns="0" rIns="0" bIns="0" rtlCol="0">
                          <a:noAutofit/>
                        </wps:bodyPr>
                      </wps:wsp>
                      <wps:wsp>
                        <wps:cNvPr id="1232" name="Rectangle 1232"/>
                        <wps:cNvSpPr/>
                        <wps:spPr>
                          <a:xfrm rot="-5399999">
                            <a:off x="1462487" y="6145810"/>
                            <a:ext cx="54896" cy="265476"/>
                          </a:xfrm>
                          <a:prstGeom prst="rect">
                            <a:avLst/>
                          </a:prstGeom>
                          <a:ln>
                            <a:noFill/>
                          </a:ln>
                        </wps:spPr>
                        <wps:txbx>
                          <w:txbxContent>
                            <w:p w14:paraId="0BE9275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33" name="Rectangle 1233"/>
                        <wps:cNvSpPr/>
                        <wps:spPr>
                          <a:xfrm rot="-5399999">
                            <a:off x="1084365" y="5077570"/>
                            <a:ext cx="811140" cy="265476"/>
                          </a:xfrm>
                          <a:prstGeom prst="rect">
                            <a:avLst/>
                          </a:prstGeom>
                          <a:ln>
                            <a:noFill/>
                          </a:ln>
                        </wps:spPr>
                        <wps:txbx>
                          <w:txbxContent>
                            <w:p w14:paraId="0BE92756" w14:textId="77777777" w:rsidR="00216ADB" w:rsidRDefault="00216ADB">
                              <w:pPr>
                                <w:spacing w:after="160" w:line="259" w:lineRule="auto"/>
                                <w:ind w:left="0" w:firstLine="0"/>
                                <w:jc w:val="left"/>
                              </w:pPr>
                              <w:r>
                                <w:t>solonetz</w:t>
                              </w:r>
                            </w:p>
                          </w:txbxContent>
                        </wps:txbx>
                        <wps:bodyPr horzOverflow="overflow" vert="horz" lIns="0" tIns="0" rIns="0" bIns="0" rtlCol="0">
                          <a:noAutofit/>
                        </wps:bodyPr>
                      </wps:wsp>
                      <wps:wsp>
                        <wps:cNvPr id="1234" name="Rectangle 1234"/>
                        <wps:cNvSpPr/>
                        <wps:spPr>
                          <a:xfrm rot="-5399999">
                            <a:off x="1462487" y="4845813"/>
                            <a:ext cx="54896" cy="265476"/>
                          </a:xfrm>
                          <a:prstGeom prst="rect">
                            <a:avLst/>
                          </a:prstGeom>
                          <a:ln>
                            <a:noFill/>
                          </a:ln>
                        </wps:spPr>
                        <wps:txbx>
                          <w:txbxContent>
                            <w:p w14:paraId="0BE9275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35" name="Rectangle 1235"/>
                        <wps:cNvSpPr/>
                        <wps:spPr>
                          <a:xfrm rot="-5399999">
                            <a:off x="1003119" y="2476072"/>
                            <a:ext cx="973632" cy="265476"/>
                          </a:xfrm>
                          <a:prstGeom prst="rect">
                            <a:avLst/>
                          </a:prstGeom>
                          <a:ln>
                            <a:noFill/>
                          </a:ln>
                        </wps:spPr>
                        <wps:txbx>
                          <w:txbxContent>
                            <w:p w14:paraId="0BE92758" w14:textId="77777777" w:rsidR="00216ADB" w:rsidRDefault="00216ADB">
                              <w:pPr>
                                <w:spacing w:after="160" w:line="259" w:lineRule="auto"/>
                                <w:ind w:left="0" w:firstLine="0"/>
                                <w:jc w:val="left"/>
                              </w:pPr>
                              <w:proofErr w:type="spellStart"/>
                              <w:r>
                                <w:t>Natragids</w:t>
                              </w:r>
                              <w:proofErr w:type="spellEnd"/>
                            </w:p>
                          </w:txbxContent>
                        </wps:txbx>
                        <wps:bodyPr horzOverflow="overflow" vert="horz" lIns="0" tIns="0" rIns="0" bIns="0" rtlCol="0">
                          <a:noAutofit/>
                        </wps:bodyPr>
                      </wps:wsp>
                      <wps:wsp>
                        <wps:cNvPr id="1237" name="Rectangle 1237"/>
                        <wps:cNvSpPr/>
                        <wps:spPr>
                          <a:xfrm rot="-5399999">
                            <a:off x="633525" y="6919144"/>
                            <a:ext cx="2167504" cy="265477"/>
                          </a:xfrm>
                          <a:prstGeom prst="rect">
                            <a:avLst/>
                          </a:prstGeom>
                          <a:ln>
                            <a:noFill/>
                          </a:ln>
                        </wps:spPr>
                        <wps:txbx>
                          <w:txbxContent>
                            <w:p w14:paraId="0BE92759" w14:textId="77777777" w:rsidR="00216ADB" w:rsidRDefault="00216ADB">
                              <w:pPr>
                                <w:spacing w:after="160" w:line="259" w:lineRule="auto"/>
                                <w:ind w:left="0" w:firstLine="0"/>
                                <w:jc w:val="left"/>
                              </w:pPr>
                              <w:proofErr w:type="gramStart"/>
                              <w:r>
                                <w:t xml:space="preserve">Argillic </w:t>
                              </w:r>
                              <w:r>
                                <w:rPr>
                                  <w:spacing w:val="-379"/>
                                </w:rPr>
                                <w:t xml:space="preserve"> </w:t>
                              </w:r>
                              <w:r>
                                <w:t>Semiarid</w:t>
                              </w:r>
                              <w:proofErr w:type="gramEnd"/>
                              <w:r>
                                <w:t xml:space="preserve"> </w:t>
                              </w:r>
                              <w:r>
                                <w:rPr>
                                  <w:spacing w:val="-379"/>
                                </w:rPr>
                                <w:t xml:space="preserve">  </w:t>
                              </w:r>
                              <w:r>
                                <w:t>Soils</w:t>
                              </w:r>
                            </w:p>
                          </w:txbxContent>
                        </wps:txbx>
                        <wps:bodyPr horzOverflow="overflow" vert="horz" lIns="0" tIns="0" rIns="0" bIns="0" rtlCol="0">
                          <a:noAutofit/>
                        </wps:bodyPr>
                      </wps:wsp>
                      <wps:wsp>
                        <wps:cNvPr id="1238" name="Rectangle 1238"/>
                        <wps:cNvSpPr/>
                        <wps:spPr>
                          <a:xfrm rot="-5399999">
                            <a:off x="1689829" y="6345745"/>
                            <a:ext cx="54896" cy="265477"/>
                          </a:xfrm>
                          <a:prstGeom prst="rect">
                            <a:avLst/>
                          </a:prstGeom>
                          <a:ln>
                            <a:noFill/>
                          </a:ln>
                        </wps:spPr>
                        <wps:txbx>
                          <w:txbxContent>
                            <w:p w14:paraId="0BE9275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39" name="Rectangle 1239"/>
                        <wps:cNvSpPr/>
                        <wps:spPr>
                          <a:xfrm rot="-5399999">
                            <a:off x="822586" y="4588448"/>
                            <a:ext cx="1789382" cy="265477"/>
                          </a:xfrm>
                          <a:prstGeom prst="rect">
                            <a:avLst/>
                          </a:prstGeom>
                          <a:ln>
                            <a:noFill/>
                          </a:ln>
                        </wps:spPr>
                        <wps:txbx>
                          <w:txbxContent>
                            <w:p w14:paraId="0BE9275B" w14:textId="77777777" w:rsidR="00216ADB" w:rsidRDefault="00216ADB">
                              <w:pPr>
                                <w:spacing w:after="160" w:line="259" w:lineRule="auto"/>
                                <w:ind w:left="0" w:firstLine="0"/>
                                <w:jc w:val="left"/>
                              </w:pPr>
                              <w:r>
                                <w:t>brown-</w:t>
                              </w:r>
                              <w:proofErr w:type="gramStart"/>
                              <w:r>
                                <w:t xml:space="preserve">grey </w:t>
                              </w:r>
                              <w:r>
                                <w:rPr>
                                  <w:spacing w:val="-379"/>
                                </w:rPr>
                                <w:t xml:space="preserve"> </w:t>
                              </w:r>
                              <w:r>
                                <w:t>earths</w:t>
                              </w:r>
                              <w:proofErr w:type="gramEnd"/>
                            </w:p>
                          </w:txbxContent>
                        </wps:txbx>
                        <wps:bodyPr horzOverflow="overflow" vert="horz" lIns="0" tIns="0" rIns="0" bIns="0" rtlCol="0">
                          <a:noAutofit/>
                        </wps:bodyPr>
                      </wps:wsp>
                      <wps:wsp>
                        <wps:cNvPr id="1240" name="Rectangle 1240"/>
                        <wps:cNvSpPr/>
                        <wps:spPr>
                          <a:xfrm rot="-5399999">
                            <a:off x="1689830" y="4110292"/>
                            <a:ext cx="54896" cy="265476"/>
                          </a:xfrm>
                          <a:prstGeom prst="rect">
                            <a:avLst/>
                          </a:prstGeom>
                          <a:ln>
                            <a:noFill/>
                          </a:ln>
                        </wps:spPr>
                        <wps:txbx>
                          <w:txbxContent>
                            <w:p w14:paraId="0BE9275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41" name="Rectangle 1241"/>
                        <wps:cNvSpPr/>
                        <wps:spPr>
                          <a:xfrm rot="-5399999">
                            <a:off x="1170187" y="2415797"/>
                            <a:ext cx="1094182" cy="265476"/>
                          </a:xfrm>
                          <a:prstGeom prst="rect">
                            <a:avLst/>
                          </a:prstGeom>
                          <a:ln>
                            <a:noFill/>
                          </a:ln>
                        </wps:spPr>
                        <wps:txbx>
                          <w:txbxContent>
                            <w:p w14:paraId="0BE9275D" w14:textId="77777777" w:rsidR="00216ADB" w:rsidRDefault="00216ADB">
                              <w:pPr>
                                <w:spacing w:after="160" w:line="259" w:lineRule="auto"/>
                                <w:ind w:left="0" w:firstLine="0"/>
                                <w:jc w:val="left"/>
                              </w:pPr>
                              <w:r>
                                <w:t>Haplargids</w:t>
                              </w:r>
                            </w:p>
                          </w:txbxContent>
                        </wps:txbx>
                        <wps:bodyPr horzOverflow="overflow" vert="horz" lIns="0" tIns="0" rIns="0" bIns="0" rtlCol="0">
                          <a:noAutofit/>
                        </wps:bodyPr>
                      </wps:wsp>
                      <wps:wsp>
                        <wps:cNvPr id="1242" name="Rectangle 1242"/>
                        <wps:cNvSpPr/>
                        <wps:spPr>
                          <a:xfrm rot="-5399999">
                            <a:off x="1917172" y="8334210"/>
                            <a:ext cx="54896" cy="265477"/>
                          </a:xfrm>
                          <a:prstGeom prst="rect">
                            <a:avLst/>
                          </a:prstGeom>
                          <a:ln>
                            <a:noFill/>
                          </a:ln>
                        </wps:spPr>
                        <wps:txbx>
                          <w:txbxContent>
                            <w:p w14:paraId="0BE9275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43" name="Rectangle 1243"/>
                        <wps:cNvSpPr/>
                        <wps:spPr>
                          <a:xfrm rot="-5399999">
                            <a:off x="743501" y="6801777"/>
                            <a:ext cx="2402238" cy="265477"/>
                          </a:xfrm>
                          <a:prstGeom prst="rect">
                            <a:avLst/>
                          </a:prstGeom>
                          <a:ln>
                            <a:noFill/>
                          </a:ln>
                        </wps:spPr>
                        <wps:txbx>
                          <w:txbxContent>
                            <w:p w14:paraId="0BE9275F" w14:textId="77777777" w:rsidR="00216ADB" w:rsidRDefault="00216ADB">
                              <w:pPr>
                                <w:spacing w:after="160" w:line="259" w:lineRule="auto"/>
                                <w:ind w:left="0" w:firstLine="0"/>
                                <w:jc w:val="left"/>
                              </w:pPr>
                              <w:proofErr w:type="gramStart"/>
                              <w:r>
                                <w:t xml:space="preserve">Immature </w:t>
                              </w:r>
                              <w:r>
                                <w:rPr>
                                  <w:spacing w:val="-379"/>
                                </w:rPr>
                                <w:t xml:space="preserve"> </w:t>
                              </w:r>
                              <w:r>
                                <w:t>Semiarid</w:t>
                              </w:r>
                              <w:proofErr w:type="gramEnd"/>
                              <w:r>
                                <w:t xml:space="preserve"> </w:t>
                              </w:r>
                              <w:r>
                                <w:rPr>
                                  <w:spacing w:val="-379"/>
                                </w:rPr>
                                <w:t xml:space="preserve"> </w:t>
                              </w:r>
                              <w:r>
                                <w:t>Soils</w:t>
                              </w:r>
                            </w:p>
                          </w:txbxContent>
                        </wps:txbx>
                        <wps:bodyPr horzOverflow="overflow" vert="horz" lIns="0" tIns="0" rIns="0" bIns="0" rtlCol="0">
                          <a:noAutofit/>
                        </wps:bodyPr>
                      </wps:wsp>
                      <wps:wsp>
                        <wps:cNvPr id="1244" name="Rectangle 1244"/>
                        <wps:cNvSpPr/>
                        <wps:spPr>
                          <a:xfrm rot="-5399999">
                            <a:off x="1917172" y="6169254"/>
                            <a:ext cx="54896" cy="265477"/>
                          </a:xfrm>
                          <a:prstGeom prst="rect">
                            <a:avLst/>
                          </a:prstGeom>
                          <a:ln>
                            <a:noFill/>
                          </a:ln>
                        </wps:spPr>
                        <wps:txbx>
                          <w:txbxContent>
                            <w:p w14:paraId="0BE92760"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45" name="Rectangle 1245"/>
                        <wps:cNvSpPr/>
                        <wps:spPr>
                          <a:xfrm rot="-5399999">
                            <a:off x="1049929" y="4588448"/>
                            <a:ext cx="1789383" cy="265476"/>
                          </a:xfrm>
                          <a:prstGeom prst="rect">
                            <a:avLst/>
                          </a:prstGeom>
                          <a:ln>
                            <a:noFill/>
                          </a:ln>
                        </wps:spPr>
                        <wps:txbx>
                          <w:txbxContent>
                            <w:p w14:paraId="0BE92761" w14:textId="77777777" w:rsidR="00216ADB" w:rsidRDefault="00216ADB">
                              <w:pPr>
                                <w:spacing w:after="160" w:line="259" w:lineRule="auto"/>
                                <w:ind w:left="0" w:firstLine="0"/>
                                <w:jc w:val="left"/>
                              </w:pPr>
                              <w:r>
                                <w:t>brown-</w:t>
                              </w:r>
                              <w:proofErr w:type="gramStart"/>
                              <w:r>
                                <w:t xml:space="preserve">grey </w:t>
                              </w:r>
                              <w:r>
                                <w:rPr>
                                  <w:spacing w:val="-379"/>
                                </w:rPr>
                                <w:t xml:space="preserve"> </w:t>
                              </w:r>
                              <w:r>
                                <w:t>earths</w:t>
                              </w:r>
                              <w:proofErr w:type="gramEnd"/>
                            </w:p>
                          </w:txbxContent>
                        </wps:txbx>
                        <wps:bodyPr horzOverflow="overflow" vert="horz" lIns="0" tIns="0" rIns="0" bIns="0" rtlCol="0">
                          <a:noAutofit/>
                        </wps:bodyPr>
                      </wps:wsp>
                      <wps:wsp>
                        <wps:cNvPr id="1246" name="Rectangle 1246"/>
                        <wps:cNvSpPr/>
                        <wps:spPr>
                          <a:xfrm rot="-5399999">
                            <a:off x="1917173" y="4110292"/>
                            <a:ext cx="54895" cy="265476"/>
                          </a:xfrm>
                          <a:prstGeom prst="rect">
                            <a:avLst/>
                          </a:prstGeom>
                          <a:ln>
                            <a:noFill/>
                          </a:ln>
                        </wps:spPr>
                        <wps:txbx>
                          <w:txbxContent>
                            <w:p w14:paraId="0BE9276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47" name="Rectangle 1247"/>
                        <wps:cNvSpPr/>
                        <wps:spPr>
                          <a:xfrm rot="-5399999">
                            <a:off x="530835" y="1549103"/>
                            <a:ext cx="2827571" cy="265476"/>
                          </a:xfrm>
                          <a:prstGeom prst="rect">
                            <a:avLst/>
                          </a:prstGeom>
                          <a:ln>
                            <a:noFill/>
                          </a:ln>
                        </wps:spPr>
                        <wps:txbx>
                          <w:txbxContent>
                            <w:p w14:paraId="0BE92763" w14:textId="77777777" w:rsidR="00216ADB" w:rsidRDefault="00216ADB">
                              <w:pPr>
                                <w:spacing w:after="160" w:line="259" w:lineRule="auto"/>
                                <w:ind w:left="0" w:firstLine="0"/>
                                <w:jc w:val="left"/>
                              </w:pPr>
                              <w:proofErr w:type="spellStart"/>
                              <w:r>
                                <w:t>Haplocambids</w:t>
                              </w:r>
                              <w:proofErr w:type="spellEnd"/>
                              <w:r>
                                <w:t>,</w:t>
                              </w:r>
                              <w:r>
                                <w:rPr>
                                  <w:spacing w:val="-379"/>
                                </w:rPr>
                                <w:t xml:space="preserve"> </w:t>
                              </w:r>
                              <w:proofErr w:type="spellStart"/>
                              <w:r>
                                <w:t>Aquicambids</w:t>
                              </w:r>
                              <w:proofErr w:type="spellEnd"/>
                            </w:p>
                          </w:txbxContent>
                        </wps:txbx>
                        <wps:bodyPr horzOverflow="overflow" vert="horz" lIns="0" tIns="0" rIns="0" bIns="0" rtlCol="0">
                          <a:noAutofit/>
                        </wps:bodyPr>
                      </wps:wsp>
                      <wps:wsp>
                        <wps:cNvPr id="1248" name="Rectangle 1248"/>
                        <wps:cNvSpPr/>
                        <wps:spPr>
                          <a:xfrm rot="-5399999">
                            <a:off x="1668520" y="7702031"/>
                            <a:ext cx="1319255" cy="265477"/>
                          </a:xfrm>
                          <a:prstGeom prst="rect">
                            <a:avLst/>
                          </a:prstGeom>
                          <a:ln>
                            <a:noFill/>
                          </a:ln>
                        </wps:spPr>
                        <wps:txbx>
                          <w:txbxContent>
                            <w:p w14:paraId="0BE92764" w14:textId="77777777" w:rsidR="00216ADB" w:rsidRDefault="00216ADB">
                              <w:pPr>
                                <w:spacing w:after="160" w:line="259" w:lineRule="auto"/>
                                <w:ind w:left="0" w:firstLine="0"/>
                                <w:jc w:val="left"/>
                              </w:pPr>
                              <w:r>
                                <w:t>ULTIC</w:t>
                              </w:r>
                              <w:r>
                                <w:rPr>
                                  <w:spacing w:val="-379"/>
                                </w:rPr>
                                <w:t xml:space="preserve">  </w:t>
                              </w:r>
                              <w:r>
                                <w:t xml:space="preserve"> SOILS</w:t>
                              </w:r>
                            </w:p>
                          </w:txbxContent>
                        </wps:txbx>
                        <wps:bodyPr horzOverflow="overflow" vert="horz" lIns="0" tIns="0" rIns="0" bIns="0" rtlCol="0">
                          <a:noAutofit/>
                        </wps:bodyPr>
                      </wps:wsp>
                      <wps:wsp>
                        <wps:cNvPr id="1250" name="Rectangle 1250"/>
                        <wps:cNvSpPr/>
                        <wps:spPr>
                          <a:xfrm rot="-5399999">
                            <a:off x="1573955" y="7021360"/>
                            <a:ext cx="1963072" cy="265477"/>
                          </a:xfrm>
                          <a:prstGeom prst="rect">
                            <a:avLst/>
                          </a:prstGeom>
                          <a:ln>
                            <a:noFill/>
                          </a:ln>
                        </wps:spPr>
                        <wps:txbx>
                          <w:txbxContent>
                            <w:p w14:paraId="0BE92765" w14:textId="77777777" w:rsidR="00216ADB" w:rsidRDefault="00216ADB">
                              <w:pPr>
                                <w:spacing w:after="160" w:line="259" w:lineRule="auto"/>
                                <w:ind w:left="0" w:firstLine="0"/>
                                <w:jc w:val="left"/>
                              </w:pPr>
                              <w:proofErr w:type="gramStart"/>
                              <w:r>
                                <w:t xml:space="preserve">Densipan </w:t>
                              </w:r>
                              <w:r>
                                <w:rPr>
                                  <w:spacing w:val="-379"/>
                                </w:rPr>
                                <w:t xml:space="preserve"> </w:t>
                              </w:r>
                              <w:proofErr w:type="spellStart"/>
                              <w:r>
                                <w:t>Ultic</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1251" name="Rectangle 1251"/>
                        <wps:cNvSpPr/>
                        <wps:spPr>
                          <a:xfrm rot="-5399999">
                            <a:off x="2528043" y="6499454"/>
                            <a:ext cx="54896" cy="265477"/>
                          </a:xfrm>
                          <a:prstGeom prst="rect">
                            <a:avLst/>
                          </a:prstGeom>
                          <a:ln>
                            <a:noFill/>
                          </a:ln>
                        </wps:spPr>
                        <wps:txbx>
                          <w:txbxContent>
                            <w:p w14:paraId="0BE9276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52" name="Rectangle 1252"/>
                        <wps:cNvSpPr/>
                        <wps:spPr>
                          <a:xfrm rot="-5399999">
                            <a:off x="1546068" y="4473717"/>
                            <a:ext cx="2018846" cy="265476"/>
                          </a:xfrm>
                          <a:prstGeom prst="rect">
                            <a:avLst/>
                          </a:prstGeom>
                          <a:ln>
                            <a:noFill/>
                          </a:ln>
                        </wps:spPr>
                        <wps:txbx>
                          <w:txbxContent>
                            <w:p w14:paraId="0BE92767"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t xml:space="preserve"> </w:t>
                              </w:r>
                              <w:r>
                                <w:rPr>
                                  <w:spacing w:val="-379"/>
                                </w:rPr>
                                <w:t xml:space="preserve"> </w:t>
                              </w:r>
                              <w:r>
                                <w:t xml:space="preserve">or </w:t>
                              </w:r>
                              <w:r>
                                <w:rPr>
                                  <w:spacing w:val="-379"/>
                                </w:rPr>
                                <w:t xml:space="preserve"> </w:t>
                              </w:r>
                              <w:r>
                                <w:t>podzols</w:t>
                              </w:r>
                            </w:p>
                          </w:txbxContent>
                        </wps:txbx>
                        <wps:bodyPr horzOverflow="overflow" vert="horz" lIns="0" tIns="0" rIns="0" bIns="0" rtlCol="0">
                          <a:noAutofit/>
                        </wps:bodyPr>
                      </wps:wsp>
                      <wps:wsp>
                        <wps:cNvPr id="1253" name="Rectangle 1253"/>
                        <wps:cNvSpPr/>
                        <wps:spPr>
                          <a:xfrm rot="-5399999">
                            <a:off x="2528042" y="3937762"/>
                            <a:ext cx="54896" cy="265476"/>
                          </a:xfrm>
                          <a:prstGeom prst="rect">
                            <a:avLst/>
                          </a:prstGeom>
                          <a:ln>
                            <a:noFill/>
                          </a:ln>
                        </wps:spPr>
                        <wps:txbx>
                          <w:txbxContent>
                            <w:p w14:paraId="0BE92768"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54" name="Rectangle 1254"/>
                        <wps:cNvSpPr/>
                        <wps:spPr>
                          <a:xfrm rot="-5399999">
                            <a:off x="2161888" y="2569286"/>
                            <a:ext cx="787205" cy="265476"/>
                          </a:xfrm>
                          <a:prstGeom prst="rect">
                            <a:avLst/>
                          </a:prstGeom>
                          <a:ln>
                            <a:noFill/>
                          </a:ln>
                        </wps:spPr>
                        <wps:txbx>
                          <w:txbxContent>
                            <w:p w14:paraId="0BE92769" w14:textId="77777777" w:rsidR="00216ADB" w:rsidRDefault="00216ADB">
                              <w:pPr>
                                <w:spacing w:after="160" w:line="259" w:lineRule="auto"/>
                                <w:ind w:left="0" w:firstLine="0"/>
                                <w:jc w:val="left"/>
                              </w:pPr>
                              <w:r>
                                <w:t>Aquults</w:t>
                              </w:r>
                            </w:p>
                          </w:txbxContent>
                        </wps:txbx>
                        <wps:bodyPr horzOverflow="overflow" vert="horz" lIns="0" tIns="0" rIns="0" bIns="0" rtlCol="0">
                          <a:noAutofit/>
                        </wps:bodyPr>
                      </wps:wsp>
                      <wps:wsp>
                        <wps:cNvPr id="1256" name="Rectangle 1256"/>
                        <wps:cNvSpPr/>
                        <wps:spPr>
                          <a:xfrm rot="-5399999">
                            <a:off x="2007266" y="7227328"/>
                            <a:ext cx="1551135" cy="265477"/>
                          </a:xfrm>
                          <a:prstGeom prst="rect">
                            <a:avLst/>
                          </a:prstGeom>
                          <a:ln>
                            <a:noFill/>
                          </a:ln>
                        </wps:spPr>
                        <wps:txbx>
                          <w:txbxContent>
                            <w:p w14:paraId="0BE9276A" w14:textId="77777777" w:rsidR="00216ADB" w:rsidRDefault="00216ADB">
                              <w:pPr>
                                <w:spacing w:after="160" w:line="259" w:lineRule="auto"/>
                                <w:ind w:left="0" w:firstLine="0"/>
                                <w:jc w:val="left"/>
                              </w:pPr>
                              <w:proofErr w:type="gramStart"/>
                              <w:r>
                                <w:t xml:space="preserve">Albic </w:t>
                              </w:r>
                              <w:r>
                                <w:rPr>
                                  <w:spacing w:val="-379"/>
                                </w:rPr>
                                <w:t xml:space="preserve"> </w:t>
                              </w:r>
                              <w:proofErr w:type="spellStart"/>
                              <w:r>
                                <w:t>Ultic</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1257" name="Rectangle 1257"/>
                        <wps:cNvSpPr/>
                        <wps:spPr>
                          <a:xfrm rot="-5399999">
                            <a:off x="2755385" y="6809181"/>
                            <a:ext cx="54896" cy="265477"/>
                          </a:xfrm>
                          <a:prstGeom prst="rect">
                            <a:avLst/>
                          </a:prstGeom>
                          <a:ln>
                            <a:noFill/>
                          </a:ln>
                        </wps:spPr>
                        <wps:txbx>
                          <w:txbxContent>
                            <w:p w14:paraId="0BE9276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58" name="Rectangle 1258"/>
                        <wps:cNvSpPr/>
                        <wps:spPr>
                          <a:xfrm rot="-5399999">
                            <a:off x="2317976" y="5018283"/>
                            <a:ext cx="929714" cy="265476"/>
                          </a:xfrm>
                          <a:prstGeom prst="rect">
                            <a:avLst/>
                          </a:prstGeom>
                          <a:ln>
                            <a:noFill/>
                          </a:ln>
                        </wps:spPr>
                        <wps:txbx>
                          <w:txbxContent>
                            <w:p w14:paraId="0BE9276C"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p>
                          </w:txbxContent>
                        </wps:txbx>
                        <wps:bodyPr horzOverflow="overflow" vert="horz" lIns="0" tIns="0" rIns="0" bIns="0" rtlCol="0">
                          <a:noAutofit/>
                        </wps:bodyPr>
                      </wps:wsp>
                      <wps:wsp>
                        <wps:cNvPr id="1259" name="Rectangle 1259"/>
                        <wps:cNvSpPr/>
                        <wps:spPr>
                          <a:xfrm rot="-5399999">
                            <a:off x="2755385" y="4756659"/>
                            <a:ext cx="54896" cy="265476"/>
                          </a:xfrm>
                          <a:prstGeom prst="rect">
                            <a:avLst/>
                          </a:prstGeom>
                          <a:ln>
                            <a:noFill/>
                          </a:ln>
                        </wps:spPr>
                        <wps:txbx>
                          <w:txbxContent>
                            <w:p w14:paraId="0BE9276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60" name="Rectangle 1260"/>
                        <wps:cNvSpPr/>
                        <wps:spPr>
                          <a:xfrm rot="-5399999">
                            <a:off x="1408134" y="1588189"/>
                            <a:ext cx="2749399" cy="265476"/>
                          </a:xfrm>
                          <a:prstGeom prst="rect">
                            <a:avLst/>
                          </a:prstGeom>
                          <a:ln>
                            <a:noFill/>
                          </a:ln>
                        </wps:spPr>
                        <wps:txbx>
                          <w:txbxContent>
                            <w:p w14:paraId="0BE9276E" w14:textId="77777777" w:rsidR="00216ADB" w:rsidRDefault="00216ADB">
                              <w:pPr>
                                <w:spacing w:after="160" w:line="259" w:lineRule="auto"/>
                                <w:ind w:left="0" w:firstLine="0"/>
                                <w:jc w:val="left"/>
                              </w:pPr>
                              <w:r>
                                <w:t>Aquults,</w:t>
                              </w:r>
                              <w:r>
                                <w:rPr>
                                  <w:spacing w:val="-379"/>
                                </w:rPr>
                                <w:t xml:space="preserve"> </w:t>
                              </w:r>
                              <w:proofErr w:type="spellStart"/>
                              <w:r>
                                <w:t>Humults</w:t>
                              </w:r>
                              <w:proofErr w:type="spellEnd"/>
                              <w:r>
                                <w:rPr>
                                  <w:spacing w:val="-379"/>
                                </w:rPr>
                                <w:t xml:space="preserve"> </w:t>
                              </w:r>
                              <w:r>
                                <w:t>or</w:t>
                              </w:r>
                              <w:r>
                                <w:rPr>
                                  <w:spacing w:val="-379"/>
                                </w:rPr>
                                <w:t xml:space="preserve"> </w:t>
                              </w:r>
                              <w:proofErr w:type="spellStart"/>
                              <w:r>
                                <w:t>Udults</w:t>
                              </w:r>
                              <w:proofErr w:type="spellEnd"/>
                            </w:p>
                          </w:txbxContent>
                        </wps:txbx>
                        <wps:bodyPr horzOverflow="overflow" vert="horz" lIns="0" tIns="0" rIns="0" bIns="0" rtlCol="0">
                          <a:noAutofit/>
                        </wps:bodyPr>
                      </wps:wsp>
                      <wps:wsp>
                        <wps:cNvPr id="1261" name="Rectangle 1261"/>
                        <wps:cNvSpPr/>
                        <wps:spPr>
                          <a:xfrm rot="-5399999">
                            <a:off x="2982729" y="8334210"/>
                            <a:ext cx="54896" cy="265477"/>
                          </a:xfrm>
                          <a:prstGeom prst="rect">
                            <a:avLst/>
                          </a:prstGeom>
                          <a:ln>
                            <a:noFill/>
                          </a:ln>
                        </wps:spPr>
                        <wps:txbx>
                          <w:txbxContent>
                            <w:p w14:paraId="0BE9276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62" name="Rectangle 1262"/>
                        <wps:cNvSpPr/>
                        <wps:spPr>
                          <a:xfrm rot="-5399999">
                            <a:off x="1977258" y="6969977"/>
                            <a:ext cx="2065837" cy="265477"/>
                          </a:xfrm>
                          <a:prstGeom prst="rect">
                            <a:avLst/>
                          </a:prstGeom>
                          <a:ln>
                            <a:noFill/>
                          </a:ln>
                        </wps:spPr>
                        <wps:txbx>
                          <w:txbxContent>
                            <w:p w14:paraId="0BE92770" w14:textId="77777777" w:rsidR="00216ADB" w:rsidRDefault="00216ADB">
                              <w:pPr>
                                <w:spacing w:after="160" w:line="259" w:lineRule="auto"/>
                                <w:ind w:left="0" w:firstLine="0"/>
                                <w:jc w:val="left"/>
                              </w:pPr>
                              <w:r>
                                <w:t>Perch-</w:t>
                              </w:r>
                              <w:proofErr w:type="spellStart"/>
                              <w:r>
                                <w:t>gley</w:t>
                              </w:r>
                              <w:proofErr w:type="spellEnd"/>
                              <w:r>
                                <w:rPr>
                                  <w:spacing w:val="-379"/>
                                </w:rPr>
                                <w:t xml:space="preserve">   </w:t>
                              </w:r>
                              <w:r>
                                <w:t xml:space="preserve"> </w:t>
                              </w:r>
                              <w:proofErr w:type="spellStart"/>
                              <w:proofErr w:type="gramStart"/>
                              <w:r>
                                <w:t>Ultic</w:t>
                              </w:r>
                              <w:proofErr w:type="spellEnd"/>
                              <w:r>
                                <w:t xml:space="preserve"> </w:t>
                              </w:r>
                              <w:r>
                                <w:rPr>
                                  <w:spacing w:val="-379"/>
                                </w:rPr>
                                <w:t xml:space="preserve"> </w:t>
                              </w:r>
                              <w:r>
                                <w:t>Soils</w:t>
                              </w:r>
                              <w:proofErr w:type="gramEnd"/>
                            </w:p>
                          </w:txbxContent>
                        </wps:txbx>
                        <wps:bodyPr horzOverflow="overflow" vert="horz" lIns="0" tIns="0" rIns="0" bIns="0" rtlCol="0">
                          <a:noAutofit/>
                        </wps:bodyPr>
                      </wps:wsp>
                      <wps:wsp>
                        <wps:cNvPr id="1263" name="Rectangle 1263"/>
                        <wps:cNvSpPr/>
                        <wps:spPr>
                          <a:xfrm rot="-5399999">
                            <a:off x="2982728" y="6422188"/>
                            <a:ext cx="54896" cy="265475"/>
                          </a:xfrm>
                          <a:prstGeom prst="rect">
                            <a:avLst/>
                          </a:prstGeom>
                          <a:ln>
                            <a:noFill/>
                          </a:ln>
                        </wps:spPr>
                        <wps:txbx>
                          <w:txbxContent>
                            <w:p w14:paraId="0BE9277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64" name="Rectangle 1264"/>
                        <wps:cNvSpPr/>
                        <wps:spPr>
                          <a:xfrm rot="-5399999">
                            <a:off x="2545319" y="5018283"/>
                            <a:ext cx="929714" cy="265476"/>
                          </a:xfrm>
                          <a:prstGeom prst="rect">
                            <a:avLst/>
                          </a:prstGeom>
                          <a:ln>
                            <a:noFill/>
                          </a:ln>
                        </wps:spPr>
                        <wps:txbx>
                          <w:txbxContent>
                            <w:p w14:paraId="0BE92772" w14:textId="77777777" w:rsidR="00216ADB" w:rsidRDefault="00216ADB">
                              <w:pPr>
                                <w:spacing w:after="160" w:line="259" w:lineRule="auto"/>
                                <w:ind w:left="0" w:firstLine="0"/>
                                <w:jc w:val="left"/>
                              </w:pPr>
                              <w:r>
                                <w:t>YB</w:t>
                              </w:r>
                              <w:r>
                                <w:rPr>
                                  <w:spacing w:val="-379"/>
                                </w:rPr>
                                <w:t xml:space="preserve">   </w:t>
                              </w:r>
                              <w:r>
                                <w:t xml:space="preserve"> earths</w:t>
                              </w:r>
                            </w:p>
                          </w:txbxContent>
                        </wps:txbx>
                        <wps:bodyPr horzOverflow="overflow" vert="horz" lIns="0" tIns="0" rIns="0" bIns="0" rtlCol="0">
                          <a:noAutofit/>
                        </wps:bodyPr>
                      </wps:wsp>
                      <wps:wsp>
                        <wps:cNvPr id="1265" name="Rectangle 1265"/>
                        <wps:cNvSpPr/>
                        <wps:spPr>
                          <a:xfrm rot="-5399999">
                            <a:off x="2982728" y="4756659"/>
                            <a:ext cx="54896" cy="265476"/>
                          </a:xfrm>
                          <a:prstGeom prst="rect">
                            <a:avLst/>
                          </a:prstGeom>
                          <a:ln>
                            <a:noFill/>
                          </a:ln>
                        </wps:spPr>
                        <wps:txbx>
                          <w:txbxContent>
                            <w:p w14:paraId="0BE9277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66" name="Rectangle 1266"/>
                        <wps:cNvSpPr/>
                        <wps:spPr>
                          <a:xfrm rot="-5399999">
                            <a:off x="2616573" y="2569286"/>
                            <a:ext cx="787205" cy="265476"/>
                          </a:xfrm>
                          <a:prstGeom prst="rect">
                            <a:avLst/>
                          </a:prstGeom>
                          <a:ln>
                            <a:noFill/>
                          </a:ln>
                        </wps:spPr>
                        <wps:txbx>
                          <w:txbxContent>
                            <w:p w14:paraId="0BE92774" w14:textId="77777777" w:rsidR="00216ADB" w:rsidRDefault="00216ADB">
                              <w:pPr>
                                <w:spacing w:after="160" w:line="259" w:lineRule="auto"/>
                                <w:ind w:left="0" w:firstLine="0"/>
                                <w:jc w:val="left"/>
                              </w:pPr>
                              <w:r>
                                <w:t>Aquults</w:t>
                              </w:r>
                            </w:p>
                          </w:txbxContent>
                        </wps:txbx>
                        <wps:bodyPr horzOverflow="overflow" vert="horz" lIns="0" tIns="0" rIns="0" bIns="0" rtlCol="0">
                          <a:noAutofit/>
                        </wps:bodyPr>
                      </wps:wsp>
                      <wps:wsp>
                        <wps:cNvPr id="1267" name="Rectangle 1267"/>
                        <wps:cNvSpPr/>
                        <wps:spPr>
                          <a:xfrm rot="-5399999">
                            <a:off x="3210070" y="8334210"/>
                            <a:ext cx="54896" cy="265477"/>
                          </a:xfrm>
                          <a:prstGeom prst="rect">
                            <a:avLst/>
                          </a:prstGeom>
                          <a:ln>
                            <a:noFill/>
                          </a:ln>
                        </wps:spPr>
                        <wps:txbx>
                          <w:txbxContent>
                            <w:p w14:paraId="0BE9277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68" name="Rectangle 1268"/>
                        <wps:cNvSpPr/>
                        <wps:spPr>
                          <a:xfrm rot="-5399999">
                            <a:off x="2416168" y="7181546"/>
                            <a:ext cx="1642700" cy="265477"/>
                          </a:xfrm>
                          <a:prstGeom prst="rect">
                            <a:avLst/>
                          </a:prstGeom>
                          <a:ln>
                            <a:noFill/>
                          </a:ln>
                        </wps:spPr>
                        <wps:txbx>
                          <w:txbxContent>
                            <w:p w14:paraId="0BE92776" w14:textId="77777777" w:rsidR="00216ADB" w:rsidRDefault="00216ADB">
                              <w:pPr>
                                <w:spacing w:after="160" w:line="259" w:lineRule="auto"/>
                                <w:ind w:left="0" w:firstLine="0"/>
                                <w:jc w:val="left"/>
                              </w:pPr>
                              <w:proofErr w:type="gramStart"/>
                              <w:r>
                                <w:t xml:space="preserve">Sandy </w:t>
                              </w:r>
                              <w:r>
                                <w:rPr>
                                  <w:spacing w:val="-379"/>
                                </w:rPr>
                                <w:t xml:space="preserve"> </w:t>
                              </w:r>
                              <w:proofErr w:type="spellStart"/>
                              <w:r>
                                <w:t>Ultic</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1269" name="Rectangle 1269"/>
                        <wps:cNvSpPr/>
                        <wps:spPr>
                          <a:xfrm rot="-5399999">
                            <a:off x="3210070" y="6740336"/>
                            <a:ext cx="54896" cy="265475"/>
                          </a:xfrm>
                          <a:prstGeom prst="rect">
                            <a:avLst/>
                          </a:prstGeom>
                          <a:ln>
                            <a:noFill/>
                          </a:ln>
                        </wps:spPr>
                        <wps:txbx>
                          <w:txbxContent>
                            <w:p w14:paraId="0BE9277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70" name="Rectangle 1270"/>
                        <wps:cNvSpPr/>
                        <wps:spPr>
                          <a:xfrm rot="-5399999">
                            <a:off x="2169687" y="4415308"/>
                            <a:ext cx="2135664" cy="265476"/>
                          </a:xfrm>
                          <a:prstGeom prst="rect">
                            <a:avLst/>
                          </a:prstGeom>
                          <a:ln>
                            <a:noFill/>
                          </a:ln>
                        </wps:spPr>
                        <wps:txbx>
                          <w:txbxContent>
                            <w:p w14:paraId="0BE92778"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t xml:space="preserve"> </w:t>
                              </w:r>
                              <w:r>
                                <w:rPr>
                                  <w:spacing w:val="-379"/>
                                </w:rPr>
                                <w:t xml:space="preserve"> </w:t>
                              </w:r>
                              <w:r>
                                <w:t xml:space="preserve">or </w:t>
                              </w:r>
                              <w:r>
                                <w:rPr>
                                  <w:spacing w:val="-379"/>
                                </w:rPr>
                                <w:t xml:space="preserve"> </w:t>
                              </w:r>
                              <w:r>
                                <w:t>YB</w:t>
                              </w:r>
                              <w:r>
                                <w:rPr>
                                  <w:spacing w:val="-379"/>
                                </w:rPr>
                                <w:t xml:space="preserve"> </w:t>
                              </w:r>
                              <w:r>
                                <w:t>sands</w:t>
                              </w:r>
                            </w:p>
                          </w:txbxContent>
                        </wps:txbx>
                        <wps:bodyPr horzOverflow="overflow" vert="horz" lIns="0" tIns="0" rIns="0" bIns="0" rtlCol="0">
                          <a:noAutofit/>
                        </wps:bodyPr>
                      </wps:wsp>
                      <wps:wsp>
                        <wps:cNvPr id="1271" name="Rectangle 1271"/>
                        <wps:cNvSpPr/>
                        <wps:spPr>
                          <a:xfrm rot="-5399999">
                            <a:off x="3210071" y="3849929"/>
                            <a:ext cx="54896" cy="265476"/>
                          </a:xfrm>
                          <a:prstGeom prst="rect">
                            <a:avLst/>
                          </a:prstGeom>
                          <a:ln>
                            <a:noFill/>
                          </a:ln>
                        </wps:spPr>
                        <wps:txbx>
                          <w:txbxContent>
                            <w:p w14:paraId="0BE9277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72" name="Rectangle 1272"/>
                        <wps:cNvSpPr/>
                        <wps:spPr>
                          <a:xfrm rot="-5399999">
                            <a:off x="2679558" y="2404928"/>
                            <a:ext cx="1115921" cy="265476"/>
                          </a:xfrm>
                          <a:prstGeom prst="rect">
                            <a:avLst/>
                          </a:prstGeom>
                          <a:ln>
                            <a:noFill/>
                          </a:ln>
                        </wps:spPr>
                        <wps:txbx>
                          <w:txbxContent>
                            <w:p w14:paraId="0BE9277A" w14:textId="77777777" w:rsidR="00216ADB" w:rsidRDefault="00216ADB">
                              <w:pPr>
                                <w:spacing w:after="160" w:line="259" w:lineRule="auto"/>
                                <w:ind w:left="0" w:firstLine="0"/>
                                <w:jc w:val="left"/>
                              </w:pPr>
                              <w:r>
                                <w:t>Hapludults</w:t>
                              </w:r>
                            </w:p>
                          </w:txbxContent>
                        </wps:txbx>
                        <wps:bodyPr horzOverflow="overflow" vert="horz" lIns="0" tIns="0" rIns="0" bIns="0" rtlCol="0">
                          <a:noAutofit/>
                        </wps:bodyPr>
                      </wps:wsp>
                      <wps:wsp>
                        <wps:cNvPr id="1273" name="Rectangle 1273"/>
                        <wps:cNvSpPr/>
                        <wps:spPr>
                          <a:xfrm rot="-5399999">
                            <a:off x="3437414" y="8334210"/>
                            <a:ext cx="54896" cy="265477"/>
                          </a:xfrm>
                          <a:prstGeom prst="rect">
                            <a:avLst/>
                          </a:prstGeom>
                          <a:ln>
                            <a:noFill/>
                          </a:ln>
                        </wps:spPr>
                        <wps:txbx>
                          <w:txbxContent>
                            <w:p w14:paraId="0BE9277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74" name="Rectangle 1274"/>
                        <wps:cNvSpPr/>
                        <wps:spPr>
                          <a:xfrm rot="-5399999">
                            <a:off x="2616943" y="7154977"/>
                            <a:ext cx="1695839" cy="265477"/>
                          </a:xfrm>
                          <a:prstGeom prst="rect">
                            <a:avLst/>
                          </a:prstGeom>
                          <a:ln>
                            <a:noFill/>
                          </a:ln>
                        </wps:spPr>
                        <wps:txbx>
                          <w:txbxContent>
                            <w:p w14:paraId="0BE9277C" w14:textId="77777777" w:rsidR="00216ADB" w:rsidRDefault="00216ADB">
                              <w:pPr>
                                <w:spacing w:after="160" w:line="259" w:lineRule="auto"/>
                                <w:ind w:left="0" w:firstLine="0"/>
                                <w:jc w:val="left"/>
                              </w:pPr>
                              <w:proofErr w:type="gramStart"/>
                              <w:r>
                                <w:t xml:space="preserve">Yellow </w:t>
                              </w:r>
                              <w:r>
                                <w:rPr>
                                  <w:spacing w:val="-379"/>
                                </w:rPr>
                                <w:t xml:space="preserve"> </w:t>
                              </w:r>
                              <w:proofErr w:type="spellStart"/>
                              <w:r>
                                <w:t>Ultic</w:t>
                              </w:r>
                              <w:proofErr w:type="spellEnd"/>
                              <w:proofErr w:type="gramEnd"/>
                              <w:r>
                                <w:t xml:space="preserve"> </w:t>
                              </w:r>
                              <w:r>
                                <w:rPr>
                                  <w:spacing w:val="-379"/>
                                </w:rPr>
                                <w:t xml:space="preserve"> </w:t>
                              </w:r>
                              <w:r>
                                <w:t>Soils</w:t>
                              </w:r>
                            </w:p>
                          </w:txbxContent>
                        </wps:txbx>
                        <wps:bodyPr horzOverflow="overflow" vert="horz" lIns="0" tIns="0" rIns="0" bIns="0" rtlCol="0">
                          <a:noAutofit/>
                        </wps:bodyPr>
                      </wps:wsp>
                      <wps:wsp>
                        <wps:cNvPr id="1275" name="Rectangle 1275"/>
                        <wps:cNvSpPr/>
                        <wps:spPr>
                          <a:xfrm rot="-5399999">
                            <a:off x="3437414" y="6700380"/>
                            <a:ext cx="54896" cy="265477"/>
                          </a:xfrm>
                          <a:prstGeom prst="rect">
                            <a:avLst/>
                          </a:prstGeom>
                          <a:ln>
                            <a:noFill/>
                          </a:ln>
                        </wps:spPr>
                        <wps:txbx>
                          <w:txbxContent>
                            <w:p w14:paraId="0BE9277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76" name="Rectangle 1276"/>
                        <wps:cNvSpPr/>
                        <wps:spPr>
                          <a:xfrm rot="-5399999">
                            <a:off x="3000004" y="5018283"/>
                            <a:ext cx="929714" cy="265476"/>
                          </a:xfrm>
                          <a:prstGeom prst="rect">
                            <a:avLst/>
                          </a:prstGeom>
                          <a:ln>
                            <a:noFill/>
                          </a:ln>
                        </wps:spPr>
                        <wps:txbx>
                          <w:txbxContent>
                            <w:p w14:paraId="0BE9277E"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p>
                          </w:txbxContent>
                        </wps:txbx>
                        <wps:bodyPr horzOverflow="overflow" vert="horz" lIns="0" tIns="0" rIns="0" bIns="0" rtlCol="0">
                          <a:noAutofit/>
                        </wps:bodyPr>
                      </wps:wsp>
                      <wps:wsp>
                        <wps:cNvPr id="1277" name="Rectangle 1277"/>
                        <wps:cNvSpPr/>
                        <wps:spPr>
                          <a:xfrm rot="-5399999">
                            <a:off x="3437414" y="4756659"/>
                            <a:ext cx="54896" cy="265476"/>
                          </a:xfrm>
                          <a:prstGeom prst="rect">
                            <a:avLst/>
                          </a:prstGeom>
                          <a:ln>
                            <a:noFill/>
                          </a:ln>
                        </wps:spPr>
                        <wps:txbx>
                          <w:txbxContent>
                            <w:p w14:paraId="0BE9277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278" name="Rectangle 1278"/>
                        <wps:cNvSpPr/>
                        <wps:spPr>
                          <a:xfrm rot="-5399999">
                            <a:off x="2906901" y="2404928"/>
                            <a:ext cx="1115921" cy="265476"/>
                          </a:xfrm>
                          <a:prstGeom prst="rect">
                            <a:avLst/>
                          </a:prstGeom>
                          <a:ln>
                            <a:noFill/>
                          </a:ln>
                        </wps:spPr>
                        <wps:txbx>
                          <w:txbxContent>
                            <w:p w14:paraId="0BE92780" w14:textId="77777777" w:rsidR="00216ADB" w:rsidRDefault="00216ADB">
                              <w:pPr>
                                <w:spacing w:after="160" w:line="259" w:lineRule="auto"/>
                                <w:ind w:left="0" w:firstLine="0"/>
                                <w:jc w:val="left"/>
                              </w:pPr>
                              <w:r>
                                <w:t>Hapludults</w:t>
                              </w:r>
                            </w:p>
                          </w:txbxContent>
                        </wps:txbx>
                        <wps:bodyPr horzOverflow="overflow" vert="horz" lIns="0" tIns="0" rIns="0" bIns="0" rtlCol="0">
                          <a:noAutofit/>
                        </wps:bodyPr>
                      </wps:wsp>
                      <wps:wsp>
                        <wps:cNvPr id="1279" name="Shape 1279"/>
                        <wps:cNvSpPr/>
                        <wps:spPr>
                          <a:xfrm>
                            <a:off x="247002" y="0"/>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280" name="Shape 1280"/>
                        <wps:cNvSpPr/>
                        <wps:spPr>
                          <a:xfrm>
                            <a:off x="809612" y="0"/>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281" name="Rectangle 1281"/>
                        <wps:cNvSpPr/>
                        <wps:spPr>
                          <a:xfrm rot="-5399999">
                            <a:off x="-198906" y="1694216"/>
                            <a:ext cx="1494702" cy="270526"/>
                          </a:xfrm>
                          <a:prstGeom prst="rect">
                            <a:avLst/>
                          </a:prstGeom>
                          <a:ln>
                            <a:noFill/>
                          </a:ln>
                        </wps:spPr>
                        <wps:txbx>
                          <w:txbxContent>
                            <w:p w14:paraId="0BE92781" w14:textId="77777777" w:rsidR="00216ADB" w:rsidRDefault="00216ADB">
                              <w:pPr>
                                <w:spacing w:after="160" w:line="259" w:lineRule="auto"/>
                                <w:ind w:left="0" w:firstLine="0"/>
                                <w:jc w:val="left"/>
                              </w:pPr>
                              <w:r>
                                <w:rPr>
                                  <w:b/>
                                </w:rPr>
                                <w:t>Soil</w:t>
                              </w:r>
                              <w:r>
                                <w:rPr>
                                  <w:b/>
                                  <w:spacing w:val="-385"/>
                                </w:rPr>
                                <w:t xml:space="preserve"> </w:t>
                              </w:r>
                              <w:r>
                                <w:rPr>
                                  <w:b/>
                                </w:rPr>
                                <w:t>Taxonomy</w:t>
                              </w:r>
                            </w:p>
                          </w:txbxContent>
                        </wps:txbx>
                        <wps:bodyPr horzOverflow="overflow" vert="horz" lIns="0" tIns="0" rIns="0" bIns="0" rtlCol="0">
                          <a:noAutofit/>
                        </wps:bodyPr>
                      </wps:wsp>
                      <wps:wsp>
                        <wps:cNvPr id="1284" name="Shape 1284"/>
                        <wps:cNvSpPr/>
                        <wps:spPr>
                          <a:xfrm>
                            <a:off x="3804273" y="0"/>
                            <a:ext cx="0" cy="8495665"/>
                          </a:xfrm>
                          <a:custGeom>
                            <a:avLst/>
                            <a:gdLst/>
                            <a:ahLst/>
                            <a:cxnLst/>
                            <a:rect l="0" t="0" r="0" b="0"/>
                            <a:pathLst>
                              <a:path h="8495665">
                                <a:moveTo>
                                  <a:pt x="0" y="8495665"/>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BE921F7" id="Group 91745" o:spid="_x0000_s1545" style="width:299.55pt;height:668.95pt;mso-position-horizontal-relative:char;mso-position-vertical-relative:line" coordsize="38042,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">
                <v:rect id="Rectangle 1210" o:spid="_x0000_s1546" style="position:absolute;left:-2298;top:80147;width:7094;height:2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" filled="f" stroked="f">
                  <v:textbox inset="0,0,0,0">
                    <w:txbxContent>
                      <w:p w14:paraId="0BE9273E" w14:textId="77777777" w:rsidR="00216ADB" w:rsidRDefault="00216ADB">
                        <w:pPr>
                          <w:spacing w:after="160" w:line="259" w:lineRule="auto"/>
                          <w:ind w:left="0" w:firstLine="0"/>
                          <w:jc w:val="left"/>
                        </w:pPr>
                        <w:proofErr w:type="gramStart"/>
                        <w:r>
                          <w:rPr>
                            <w:b/>
                            <w:sz w:val="24"/>
                          </w:rPr>
                          <w:t xml:space="preserve">Table </w:t>
                        </w:r>
                        <w:r>
                          <w:rPr>
                            <w:b/>
                            <w:spacing w:val="-356"/>
                            <w:sz w:val="24"/>
                          </w:rPr>
                          <w:t xml:space="preserve"> </w:t>
                        </w:r>
                        <w:r>
                          <w:rPr>
                            <w:b/>
                            <w:sz w:val="24"/>
                          </w:rPr>
                          <w:t>1</w:t>
                        </w:r>
                        <w:proofErr w:type="gramEnd"/>
                        <w:r>
                          <w:rPr>
                            <w:b/>
                            <w:sz w:val="24"/>
                          </w:rPr>
                          <w:t>.</w:t>
                        </w:r>
                      </w:p>
                    </w:txbxContent>
                  </v:textbox>
                </v:rect>
                <v:rect id="Rectangle 1211" o:spid="_x0000_s1547" style="position:absolute;left:1033;top:78130;width:506;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" filled="f" stroked="f">
                  <v:textbox inset="0,0,0,0">
                    <w:txbxContent>
                      <w:p w14:paraId="0BE9273F" w14:textId="77777777" w:rsidR="00216ADB" w:rsidRDefault="00216ADB">
                        <w:pPr>
                          <w:spacing w:after="160" w:line="259" w:lineRule="auto"/>
                          <w:ind w:left="0" w:firstLine="0"/>
                          <w:jc w:val="left"/>
                        </w:pPr>
                        <w:r>
                          <w:rPr>
                            <w:sz w:val="24"/>
                          </w:rPr>
                          <w:t xml:space="preserve"> </w:t>
                        </w:r>
                      </w:p>
                    </w:txbxContent>
                  </v:textbox>
                </v:rect>
                <v:rect id="Rectangle 90688" o:spid="_x0000_s1548" style="position:absolute;left:-3479;top:71768;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" filled="f" stroked="f">
                  <v:textbox inset="0,0,0,0">
                    <w:txbxContent>
                      <w:p w14:paraId="0BE92740" w14:textId="77777777" w:rsidR="00216ADB" w:rsidRDefault="00216ADB">
                        <w:pPr>
                          <w:spacing w:after="160" w:line="259" w:lineRule="auto"/>
                          <w:ind w:left="0" w:firstLine="0"/>
                          <w:jc w:val="left"/>
                        </w:pPr>
                        <w:r>
                          <w:rPr>
                            <w:i/>
                            <w:sz w:val="24"/>
                          </w:rPr>
                          <w:t>(continued)</w:t>
                        </w:r>
                      </w:p>
                    </w:txbxContent>
                  </v:textbox>
                </v:rect>
                <v:rect id="Rectangle 90687" o:spid="_x0000_s1549" style="position:absolute;left:-6795;top:68452;width:9497;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" filled="f" stroked="f">
                  <v:textbox inset="0,0,0,0">
                    <w:txbxContent>
                      <w:p w14:paraId="0BE92741" w14:textId="77777777" w:rsidR="00216ADB" w:rsidRDefault="00216ADB">
                        <w:pPr>
                          <w:spacing w:after="160" w:line="259" w:lineRule="auto"/>
                          <w:ind w:left="0" w:firstLine="0"/>
                          <w:jc w:val="left"/>
                        </w:pPr>
                      </w:p>
                    </w:txbxContent>
                  </v:textbox>
                </v:rect>
                <v:rect id="Rectangle 90686" o:spid="_x0000_s1550" style="position:absolute;left:-163;top:75084;width:9496;height:2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" filled="f" stroked="f">
                  <v:textbox inset="0,0,0,0">
                    <w:txbxContent>
                      <w:p w14:paraId="0BE92742" w14:textId="77777777" w:rsidR="00216ADB" w:rsidRDefault="00216ADB">
                        <w:pPr>
                          <w:spacing w:after="160" w:line="259" w:lineRule="auto"/>
                          <w:ind w:left="0" w:firstLine="0"/>
                          <w:jc w:val="left"/>
                        </w:pPr>
                      </w:p>
                    </w:txbxContent>
                  </v:textbox>
                </v:rect>
                <v:rect id="Rectangle 1213" o:spid="_x0000_s1551" style="position:absolute;left:1032;top:69136;width:507;height:24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" filled="f" stroked="f">
                  <v:textbox inset="0,0,0,0">
                    <w:txbxContent>
                      <w:p w14:paraId="0BE92743" w14:textId="77777777" w:rsidR="00216ADB" w:rsidRDefault="00216ADB">
                        <w:pPr>
                          <w:spacing w:after="160" w:line="259" w:lineRule="auto"/>
                          <w:ind w:left="0" w:firstLine="0"/>
                          <w:jc w:val="left"/>
                        </w:pPr>
                        <w:r>
                          <w:rPr>
                            <w:sz w:val="24"/>
                          </w:rPr>
                          <w:t xml:space="preserve"> </w:t>
                        </w:r>
                      </w:p>
                    </w:txbxContent>
                  </v:textbox>
                </v:rect>
                <v:rect id="Rectangle 1214" o:spid="_x0000_s1552" style="position:absolute;left:-6393;top:72615;width:219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" filled="f" stroked="f">
                  <v:textbox inset="0,0,0,0">
                    <w:txbxContent>
                      <w:p w14:paraId="0BE92744"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Soil</w:t>
                        </w:r>
                        <w:proofErr w:type="gramEnd"/>
                        <w:r>
                          <w:rPr>
                            <w:b/>
                          </w:rPr>
                          <w:t xml:space="preserve"> </w:t>
                        </w:r>
                        <w:r>
                          <w:rPr>
                            <w:b/>
                            <w:spacing w:val="-385"/>
                          </w:rPr>
                          <w:t xml:space="preserve"> </w:t>
                        </w:r>
                        <w:r>
                          <w:rPr>
                            <w:b/>
                          </w:rPr>
                          <w:t>Classification</w:t>
                        </w:r>
                      </w:p>
                    </w:txbxContent>
                  </v:textbox>
                </v:rect>
                <v:rect id="Rectangle 1215" o:spid="_x0000_s1553" style="position:absolute;left:4308;top:66811;width:549;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" filled="f" stroked="f">
                  <v:textbox inset="0,0,0,0">
                    <w:txbxContent>
                      <w:p w14:paraId="0BE92745" w14:textId="77777777" w:rsidR="00216ADB" w:rsidRDefault="00216ADB">
                        <w:pPr>
                          <w:spacing w:after="160" w:line="259" w:lineRule="auto"/>
                          <w:ind w:left="0" w:firstLine="0"/>
                          <w:jc w:val="left"/>
                        </w:pPr>
                        <w:r>
                          <w:rPr>
                            <w:b/>
                          </w:rPr>
                          <w:t xml:space="preserve"> </w:t>
                        </w:r>
                      </w:p>
                    </w:txbxContent>
                  </v:textbox>
                </v:rect>
                <v:rect id="Rectangle 1216" o:spid="_x0000_s1554" style="position:absolute;left:-3527;top:45592;width:16220;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" filled="f" stroked="f">
                  <v:textbox inset="0,0,0,0">
                    <w:txbxContent>
                      <w:p w14:paraId="0BE92746" w14:textId="77777777" w:rsidR="00216ADB" w:rsidRDefault="00216ADB">
                        <w:pPr>
                          <w:spacing w:after="160" w:line="259" w:lineRule="auto"/>
                          <w:ind w:left="0" w:firstLine="0"/>
                          <w:jc w:val="left"/>
                        </w:pPr>
                        <w:proofErr w:type="gramStart"/>
                        <w:r>
                          <w:rPr>
                            <w:b/>
                          </w:rPr>
                          <w:t xml:space="preserve">NZ </w:t>
                        </w:r>
                        <w:r>
                          <w:rPr>
                            <w:b/>
                            <w:spacing w:val="-385"/>
                          </w:rPr>
                          <w:t xml:space="preserve"> </w:t>
                        </w:r>
                        <w:r>
                          <w:rPr>
                            <w:b/>
                          </w:rPr>
                          <w:t>Genetic</w:t>
                        </w:r>
                        <w:proofErr w:type="gramEnd"/>
                        <w:r>
                          <w:rPr>
                            <w:b/>
                            <w:spacing w:val="-385"/>
                          </w:rPr>
                          <w:t xml:space="preserve"> </w:t>
                        </w:r>
                        <w:r>
                          <w:rPr>
                            <w:b/>
                          </w:rPr>
                          <w:t>Soil</w:t>
                        </w:r>
                      </w:p>
                    </w:txbxContent>
                  </v:textbox>
                </v:rect>
                <v:rect id="Rectangle 1217" o:spid="_x0000_s1555" style="position:absolute;left:4309;top:41232;width:548;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" filled="f" stroked="f">
                  <v:textbox inset="0,0,0,0">
                    <w:txbxContent>
                      <w:p w14:paraId="0BE92747" w14:textId="77777777" w:rsidR="00216ADB" w:rsidRDefault="00216ADB">
                        <w:pPr>
                          <w:spacing w:after="160" w:line="259" w:lineRule="auto"/>
                          <w:ind w:left="0" w:firstLine="0"/>
                          <w:jc w:val="left"/>
                        </w:pPr>
                        <w:r>
                          <w:rPr>
                            <w:b/>
                          </w:rPr>
                          <w:t xml:space="preserve"> </w:t>
                        </w:r>
                      </w:p>
                    </w:txbxContent>
                  </v:textbox>
                </v:rect>
                <v:rect id="Rectangle 90691" o:spid="_x0000_s1556" style="position:absolute;left:1631;top:73709;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" filled="f" stroked="f">
                  <v:textbox inset="0,0,0,0">
                    <w:txbxContent>
                      <w:p w14:paraId="0BE92748" w14:textId="77777777" w:rsidR="00216ADB" w:rsidRDefault="00216ADB">
                        <w:pPr>
                          <w:spacing w:after="160" w:line="259" w:lineRule="auto"/>
                          <w:ind w:left="0" w:firstLine="0"/>
                          <w:jc w:val="left"/>
                        </w:pPr>
                        <w:r>
                          <w:rPr>
                            <w:b/>
                          </w:rPr>
                          <w:t>(</w:t>
                        </w:r>
                        <w:proofErr w:type="gramStart"/>
                        <w:r>
                          <w:rPr>
                            <w:b/>
                          </w:rPr>
                          <w:t>version</w:t>
                        </w:r>
                        <w:r>
                          <w:rPr>
                            <w:b/>
                            <w:spacing w:val="-65"/>
                          </w:rPr>
                          <w:t xml:space="preserve">  3</w:t>
                        </w:r>
                        <w:proofErr w:type="gramEnd"/>
                        <w:r>
                          <w:rPr>
                            <w:b/>
                            <w:spacing w:val="-65"/>
                          </w:rPr>
                          <w:t>)</w:t>
                        </w:r>
                      </w:p>
                    </w:txbxContent>
                  </v:textbox>
                </v:rect>
                <v:rect id="Rectangle 90690" o:spid="_x0000_s1557" style="position:absolute;left:-2060;top:70018;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" filled="f" stroked="f">
                  <v:textbox inset="0,0,0,0">
                    <w:txbxContent>
                      <w:p w14:paraId="0BE92749" w14:textId="77777777" w:rsidR="00216ADB" w:rsidRDefault="00216ADB">
                        <w:pPr>
                          <w:spacing w:after="160" w:line="259" w:lineRule="auto"/>
                          <w:ind w:left="0" w:firstLine="0"/>
                          <w:jc w:val="left"/>
                        </w:pPr>
                      </w:p>
                    </w:txbxContent>
                  </v:textbox>
                </v:rect>
                <v:rect id="Rectangle 90689" o:spid="_x0000_s1558" style="position:absolute;left:4910;top:76988;width:10551;height:27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" filled="f" stroked="f">
                  <v:textbox inset="0,0,0,0">
                    <w:txbxContent>
                      <w:p w14:paraId="0BE9274A" w14:textId="77777777" w:rsidR="00216ADB" w:rsidRDefault="00216ADB">
                        <w:pPr>
                          <w:spacing w:after="160" w:line="259" w:lineRule="auto"/>
                          <w:ind w:left="0" w:firstLine="0"/>
                          <w:jc w:val="left"/>
                        </w:pPr>
                      </w:p>
                    </w:txbxContent>
                  </v:textbox>
                </v:rect>
                <v:rect id="Rectangle 1220" o:spid="_x0000_s1559" style="position:absolute;left:6219;top:70364;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" filled="f" stroked="f">
                  <v:textbox inset="0,0,0,0">
                    <w:txbxContent>
                      <w:p w14:paraId="0BE9274B" w14:textId="77777777" w:rsidR="00216ADB" w:rsidRDefault="00216ADB">
                        <w:pPr>
                          <w:spacing w:after="160" w:line="259" w:lineRule="auto"/>
                          <w:ind w:left="0" w:firstLine="0"/>
                          <w:jc w:val="left"/>
                        </w:pPr>
                        <w:r>
                          <w:rPr>
                            <w:b/>
                          </w:rPr>
                          <w:t xml:space="preserve"> </w:t>
                        </w:r>
                      </w:p>
                    </w:txbxContent>
                  </v:textbox>
                </v:rect>
                <v:rect id="Rectangle 1221" o:spid="_x0000_s1560" style="position:absolute;left:-274;top:45927;width:13535;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" filled="f" stroked="f">
                  <v:textbox inset="0,0,0,0">
                    <w:txbxContent>
                      <w:p w14:paraId="0BE9274C" w14:textId="77777777" w:rsidR="00216ADB" w:rsidRDefault="00216ADB">
                        <w:pPr>
                          <w:spacing w:after="160" w:line="259" w:lineRule="auto"/>
                          <w:ind w:left="0" w:firstLine="0"/>
                          <w:jc w:val="left"/>
                        </w:pPr>
                        <w:r>
                          <w:rPr>
                            <w:b/>
                          </w:rPr>
                          <w:t>Classification</w:t>
                        </w:r>
                      </w:p>
                    </w:txbxContent>
                  </v:textbox>
                </v:rect>
                <v:rect id="Rectangle 1222" o:spid="_x0000_s1561" style="position:absolute;left:6219;top:42243;width:549;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" filled="f" stroked="f">
                  <v:textbox inset="0,0,0,0">
                    <w:txbxContent>
                      <w:p w14:paraId="0BE9274D" w14:textId="77777777" w:rsidR="00216ADB" w:rsidRDefault="00216ADB">
                        <w:pPr>
                          <w:spacing w:after="160" w:line="259" w:lineRule="auto"/>
                          <w:ind w:left="0" w:firstLine="0"/>
                          <w:jc w:val="left"/>
                        </w:pPr>
                        <w:r>
                          <w:rPr>
                            <w:b/>
                          </w:rPr>
                          <w:t xml:space="preserve"> </w:t>
                        </w:r>
                      </w:p>
                    </w:txbxContent>
                  </v:textbox>
                </v:rect>
                <v:rect id="Rectangle 1223" o:spid="_x0000_s1562" style="position:absolute;left:1558;top:74822;width:1758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" filled="f" stroked="f">
                  <v:textbox inset="0,0,0,0">
                    <w:txbxContent>
                      <w:p w14:paraId="0BE9274E" w14:textId="77777777" w:rsidR="00216ADB" w:rsidRDefault="00216ADB">
                        <w:pPr>
                          <w:spacing w:after="160" w:line="259" w:lineRule="auto"/>
                          <w:ind w:left="0" w:firstLine="0"/>
                          <w:jc w:val="left"/>
                        </w:pPr>
                        <w:r>
                          <w:t>SEMIARID</w:t>
                        </w:r>
                        <w:r>
                          <w:rPr>
                            <w:spacing w:val="-379"/>
                          </w:rPr>
                          <w:t xml:space="preserve">  </w:t>
                        </w:r>
                        <w:r>
                          <w:t xml:space="preserve"> SOILS</w:t>
                        </w:r>
                      </w:p>
                    </w:txbxContent>
                  </v:textbox>
                </v:rect>
                <v:rect id="Rectangle 1225" o:spid="_x0000_s1563" style="position:absolute;left:-934;top:66469;width:2711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" filled="f" stroked="f">
                  <v:textbox inset="0,0,0,0">
                    <w:txbxContent>
                      <w:p w14:paraId="0BE9274F" w14:textId="77777777" w:rsidR="00216ADB" w:rsidRDefault="00216ADB">
                        <w:pPr>
                          <w:spacing w:after="160" w:line="259" w:lineRule="auto"/>
                          <w:ind w:left="0" w:firstLine="0"/>
                          <w:jc w:val="left"/>
                        </w:pPr>
                        <w:r>
                          <w:t>Aged-argillic</w:t>
                        </w:r>
                        <w:r>
                          <w:rPr>
                            <w:spacing w:val="-379"/>
                          </w:rPr>
                          <w:t xml:space="preserve">  </w:t>
                        </w:r>
                        <w:r>
                          <w:t xml:space="preserve"> </w:t>
                        </w:r>
                        <w:proofErr w:type="gramStart"/>
                        <w:r>
                          <w:t xml:space="preserve">Semiarid </w:t>
                        </w:r>
                        <w:r>
                          <w:rPr>
                            <w:spacing w:val="-379"/>
                          </w:rPr>
                          <w:t xml:space="preserve"> </w:t>
                        </w:r>
                        <w:r>
                          <w:t>Soils</w:t>
                        </w:r>
                        <w:proofErr w:type="gramEnd"/>
                      </w:p>
                    </w:txbxContent>
                  </v:textbox>
                </v:rect>
                <v:rect id="Rectangle 1226" o:spid="_x0000_s1564" style="position:absolute;left:12351;top:5936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" filled="f" stroked="f">
                  <v:textbox inset="0,0,0,0">
                    <w:txbxContent>
                      <w:p w14:paraId="0BE92750" w14:textId="77777777" w:rsidR="00216ADB" w:rsidRDefault="00216ADB">
                        <w:pPr>
                          <w:spacing w:after="160" w:line="259" w:lineRule="auto"/>
                          <w:ind w:left="0" w:firstLine="0"/>
                          <w:jc w:val="left"/>
                        </w:pPr>
                        <w:r>
                          <w:t xml:space="preserve"> </w:t>
                        </w:r>
                      </w:p>
                    </w:txbxContent>
                  </v:textbox>
                </v:rect>
                <v:rect id="Rectangle 1227" o:spid="_x0000_s1565" style="position:absolute;left:3679;top:45883;width:1789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" filled="f" stroked="f">
                  <v:textbox inset="0,0,0,0">
                    <w:txbxContent>
                      <w:p w14:paraId="0BE92751" w14:textId="77777777" w:rsidR="00216ADB" w:rsidRDefault="00216ADB">
                        <w:pPr>
                          <w:spacing w:after="160" w:line="259" w:lineRule="auto"/>
                          <w:ind w:left="0" w:firstLine="0"/>
                          <w:jc w:val="left"/>
                        </w:pPr>
                        <w:r>
                          <w:t>brown-</w:t>
                        </w:r>
                        <w:proofErr w:type="gramStart"/>
                        <w:r>
                          <w:t xml:space="preserve">grey </w:t>
                        </w:r>
                        <w:r>
                          <w:rPr>
                            <w:spacing w:val="-379"/>
                          </w:rPr>
                          <w:t xml:space="preserve"> </w:t>
                        </w:r>
                        <w:r>
                          <w:t>earths</w:t>
                        </w:r>
                        <w:proofErr w:type="gramEnd"/>
                      </w:p>
                    </w:txbxContent>
                  </v:textbox>
                </v:rect>
                <v:rect id="Rectangle 1228" o:spid="_x0000_s1566" style="position:absolute;left:12351;top:4110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" filled="f" stroked="f">
                  <v:textbox inset="0,0,0,0">
                    <w:txbxContent>
                      <w:p w14:paraId="0BE92752" w14:textId="77777777" w:rsidR="00216ADB" w:rsidRDefault="00216ADB">
                        <w:pPr>
                          <w:spacing w:after="160" w:line="259" w:lineRule="auto"/>
                          <w:ind w:left="0" w:firstLine="0"/>
                          <w:jc w:val="left"/>
                        </w:pPr>
                        <w:r>
                          <w:t xml:space="preserve"> </w:t>
                        </w:r>
                      </w:p>
                    </w:txbxContent>
                  </v:textbox>
                </v:rect>
                <v:rect id="Rectangle 1229" o:spid="_x0000_s1567" style="position:absolute;left:7155;top:24157;width:1094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" filled="f" stroked="f">
                  <v:textbox inset="0,0,0,0">
                    <w:txbxContent>
                      <w:p w14:paraId="0BE92753" w14:textId="77777777" w:rsidR="00216ADB" w:rsidRDefault="00216ADB">
                        <w:pPr>
                          <w:spacing w:after="160" w:line="259" w:lineRule="auto"/>
                          <w:ind w:left="0" w:firstLine="0"/>
                          <w:jc w:val="left"/>
                        </w:pPr>
                        <w:r>
                          <w:t>Haplargids</w:t>
                        </w:r>
                      </w:p>
                    </w:txbxContent>
                  </v:textbox>
                </v:rect>
                <v:rect id="Rectangle 1231" o:spid="_x0000_s1568" style="position:absolute;left:2732;top:67861;width:2433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" filled="f" stroked="f">
                  <v:textbox inset="0,0,0,0">
                    <w:txbxContent>
                      <w:p w14:paraId="0BE92754" w14:textId="77777777" w:rsidR="00216ADB" w:rsidRDefault="00216ADB">
                        <w:pPr>
                          <w:spacing w:after="160" w:line="259" w:lineRule="auto"/>
                          <w:ind w:left="0" w:firstLine="0"/>
                          <w:jc w:val="left"/>
                        </w:pPr>
                        <w:proofErr w:type="spellStart"/>
                        <w:proofErr w:type="gramStart"/>
                        <w:r>
                          <w:t>Solonetzic</w:t>
                        </w:r>
                        <w:proofErr w:type="spellEnd"/>
                        <w:r>
                          <w:t xml:space="preserve"> </w:t>
                        </w:r>
                        <w:r>
                          <w:rPr>
                            <w:spacing w:val="-379"/>
                          </w:rPr>
                          <w:t xml:space="preserve"> </w:t>
                        </w:r>
                        <w:r>
                          <w:t>Semiarid</w:t>
                        </w:r>
                        <w:proofErr w:type="gramEnd"/>
                        <w:r>
                          <w:t xml:space="preserve"> </w:t>
                        </w:r>
                        <w:r>
                          <w:rPr>
                            <w:spacing w:val="-379"/>
                          </w:rPr>
                          <w:t xml:space="preserve"> </w:t>
                        </w:r>
                        <w:r>
                          <w:t>Soils</w:t>
                        </w:r>
                      </w:p>
                    </w:txbxContent>
                  </v:textbox>
                </v:rect>
                <v:rect id="Rectangle 1232" o:spid="_x0000_s1569" style="position:absolute;left:14625;top:61457;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" filled="f" stroked="f">
                  <v:textbox inset="0,0,0,0">
                    <w:txbxContent>
                      <w:p w14:paraId="0BE92755" w14:textId="77777777" w:rsidR="00216ADB" w:rsidRDefault="00216ADB">
                        <w:pPr>
                          <w:spacing w:after="160" w:line="259" w:lineRule="auto"/>
                          <w:ind w:left="0" w:firstLine="0"/>
                          <w:jc w:val="left"/>
                        </w:pPr>
                        <w:r>
                          <w:t xml:space="preserve"> </w:t>
                        </w:r>
                      </w:p>
                    </w:txbxContent>
                  </v:textbox>
                </v:rect>
                <v:rect id="Rectangle 1233" o:spid="_x0000_s1570" style="position:absolute;left:10843;top:50775;width:811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" filled="f" stroked="f">
                  <v:textbox inset="0,0,0,0">
                    <w:txbxContent>
                      <w:p w14:paraId="0BE92756" w14:textId="77777777" w:rsidR="00216ADB" w:rsidRDefault="00216ADB">
                        <w:pPr>
                          <w:spacing w:after="160" w:line="259" w:lineRule="auto"/>
                          <w:ind w:left="0" w:firstLine="0"/>
                          <w:jc w:val="left"/>
                        </w:pPr>
                        <w:r>
                          <w:t>solonetz</w:t>
                        </w:r>
                      </w:p>
                    </w:txbxContent>
                  </v:textbox>
                </v:rect>
                <v:rect id="Rectangle 1234" o:spid="_x0000_s1571" style="position:absolute;left:14625;top:48457;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" filled="f" stroked="f">
                  <v:textbox inset="0,0,0,0">
                    <w:txbxContent>
                      <w:p w14:paraId="0BE92757" w14:textId="77777777" w:rsidR="00216ADB" w:rsidRDefault="00216ADB">
                        <w:pPr>
                          <w:spacing w:after="160" w:line="259" w:lineRule="auto"/>
                          <w:ind w:left="0" w:firstLine="0"/>
                          <w:jc w:val="left"/>
                        </w:pPr>
                        <w:r>
                          <w:t xml:space="preserve"> </w:t>
                        </w:r>
                      </w:p>
                    </w:txbxContent>
                  </v:textbox>
                </v:rect>
                <v:rect id="Rectangle 1235" o:spid="_x0000_s1572" style="position:absolute;left:10030;top:24760;width:973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" filled="f" stroked="f">
                  <v:textbox inset="0,0,0,0">
                    <w:txbxContent>
                      <w:p w14:paraId="0BE92758" w14:textId="77777777" w:rsidR="00216ADB" w:rsidRDefault="00216ADB">
                        <w:pPr>
                          <w:spacing w:after="160" w:line="259" w:lineRule="auto"/>
                          <w:ind w:left="0" w:firstLine="0"/>
                          <w:jc w:val="left"/>
                        </w:pPr>
                        <w:proofErr w:type="spellStart"/>
                        <w:r>
                          <w:t>Natragids</w:t>
                        </w:r>
                        <w:proofErr w:type="spellEnd"/>
                      </w:p>
                    </w:txbxContent>
                  </v:textbox>
                </v:rect>
                <v:rect id="Rectangle 1237" o:spid="_x0000_s1573" style="position:absolute;left:6335;top:69191;width:21675;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" filled="f" stroked="f">
                  <v:textbox inset="0,0,0,0">
                    <w:txbxContent>
                      <w:p w14:paraId="0BE92759" w14:textId="77777777" w:rsidR="00216ADB" w:rsidRDefault="00216ADB">
                        <w:pPr>
                          <w:spacing w:after="160" w:line="259" w:lineRule="auto"/>
                          <w:ind w:left="0" w:firstLine="0"/>
                          <w:jc w:val="left"/>
                        </w:pPr>
                        <w:proofErr w:type="gramStart"/>
                        <w:r>
                          <w:t xml:space="preserve">Argillic </w:t>
                        </w:r>
                        <w:r>
                          <w:rPr>
                            <w:spacing w:val="-379"/>
                          </w:rPr>
                          <w:t xml:space="preserve"> </w:t>
                        </w:r>
                        <w:r>
                          <w:t>Semiarid</w:t>
                        </w:r>
                        <w:proofErr w:type="gramEnd"/>
                        <w:r>
                          <w:t xml:space="preserve"> </w:t>
                        </w:r>
                        <w:r>
                          <w:rPr>
                            <w:spacing w:val="-379"/>
                          </w:rPr>
                          <w:t xml:space="preserve">  </w:t>
                        </w:r>
                        <w:r>
                          <w:t>Soils</w:t>
                        </w:r>
                      </w:p>
                    </w:txbxContent>
                  </v:textbox>
                </v:rect>
                <v:rect id="Rectangle 1238" o:spid="_x0000_s1574" style="position:absolute;left:16898;top:6345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" filled="f" stroked="f">
                  <v:textbox inset="0,0,0,0">
                    <w:txbxContent>
                      <w:p w14:paraId="0BE9275A" w14:textId="77777777" w:rsidR="00216ADB" w:rsidRDefault="00216ADB">
                        <w:pPr>
                          <w:spacing w:after="160" w:line="259" w:lineRule="auto"/>
                          <w:ind w:left="0" w:firstLine="0"/>
                          <w:jc w:val="left"/>
                        </w:pPr>
                        <w:r>
                          <w:t xml:space="preserve"> </w:t>
                        </w:r>
                      </w:p>
                    </w:txbxContent>
                  </v:textbox>
                </v:rect>
                <v:rect id="Rectangle 1239" o:spid="_x0000_s1575" style="position:absolute;left:8226;top:45883;width:1789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" filled="f" stroked="f">
                  <v:textbox inset="0,0,0,0">
                    <w:txbxContent>
                      <w:p w14:paraId="0BE9275B" w14:textId="77777777" w:rsidR="00216ADB" w:rsidRDefault="00216ADB">
                        <w:pPr>
                          <w:spacing w:after="160" w:line="259" w:lineRule="auto"/>
                          <w:ind w:left="0" w:firstLine="0"/>
                          <w:jc w:val="left"/>
                        </w:pPr>
                        <w:r>
                          <w:t>brown-</w:t>
                        </w:r>
                        <w:proofErr w:type="gramStart"/>
                        <w:r>
                          <w:t xml:space="preserve">grey </w:t>
                        </w:r>
                        <w:r>
                          <w:rPr>
                            <w:spacing w:val="-379"/>
                          </w:rPr>
                          <w:t xml:space="preserve"> </w:t>
                        </w:r>
                        <w:r>
                          <w:t>earths</w:t>
                        </w:r>
                        <w:proofErr w:type="gramEnd"/>
                      </w:p>
                    </w:txbxContent>
                  </v:textbox>
                </v:rect>
                <v:rect id="Rectangle 1240" o:spid="_x0000_s1576" style="position:absolute;left:16898;top:4110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" filled="f" stroked="f">
                  <v:textbox inset="0,0,0,0">
                    <w:txbxContent>
                      <w:p w14:paraId="0BE9275C" w14:textId="77777777" w:rsidR="00216ADB" w:rsidRDefault="00216ADB">
                        <w:pPr>
                          <w:spacing w:after="160" w:line="259" w:lineRule="auto"/>
                          <w:ind w:left="0" w:firstLine="0"/>
                          <w:jc w:val="left"/>
                        </w:pPr>
                        <w:r>
                          <w:t xml:space="preserve"> </w:t>
                        </w:r>
                      </w:p>
                    </w:txbxContent>
                  </v:textbox>
                </v:rect>
                <v:rect id="Rectangle 1241" o:spid="_x0000_s1577" style="position:absolute;left:11702;top:24157;width:1094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" filled="f" stroked="f">
                  <v:textbox inset="0,0,0,0">
                    <w:txbxContent>
                      <w:p w14:paraId="0BE9275D" w14:textId="77777777" w:rsidR="00216ADB" w:rsidRDefault="00216ADB">
                        <w:pPr>
                          <w:spacing w:after="160" w:line="259" w:lineRule="auto"/>
                          <w:ind w:left="0" w:firstLine="0"/>
                          <w:jc w:val="left"/>
                        </w:pPr>
                        <w:r>
                          <w:t>Haplargids</w:t>
                        </w:r>
                      </w:p>
                    </w:txbxContent>
                  </v:textbox>
                </v:rect>
                <v:rect id="Rectangle 1242" o:spid="_x0000_s1578" style="position:absolute;left:19172;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" filled="f" stroked="f">
                  <v:textbox inset="0,0,0,0">
                    <w:txbxContent>
                      <w:p w14:paraId="0BE9275E" w14:textId="77777777" w:rsidR="00216ADB" w:rsidRDefault="00216ADB">
                        <w:pPr>
                          <w:spacing w:after="160" w:line="259" w:lineRule="auto"/>
                          <w:ind w:left="0" w:firstLine="0"/>
                          <w:jc w:val="left"/>
                        </w:pPr>
                        <w:r>
                          <w:t xml:space="preserve"> </w:t>
                        </w:r>
                      </w:p>
                    </w:txbxContent>
                  </v:textbox>
                </v:rect>
                <v:rect id="Rectangle 1243" o:spid="_x0000_s1579" style="position:absolute;left:7434;top:68017;width:24023;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" filled="f" stroked="f">
                  <v:textbox inset="0,0,0,0">
                    <w:txbxContent>
                      <w:p w14:paraId="0BE9275F" w14:textId="77777777" w:rsidR="00216ADB" w:rsidRDefault="00216ADB">
                        <w:pPr>
                          <w:spacing w:after="160" w:line="259" w:lineRule="auto"/>
                          <w:ind w:left="0" w:firstLine="0"/>
                          <w:jc w:val="left"/>
                        </w:pPr>
                        <w:proofErr w:type="gramStart"/>
                        <w:r>
                          <w:t xml:space="preserve">Immature </w:t>
                        </w:r>
                        <w:r>
                          <w:rPr>
                            <w:spacing w:val="-379"/>
                          </w:rPr>
                          <w:t xml:space="preserve"> </w:t>
                        </w:r>
                        <w:r>
                          <w:t>Semiarid</w:t>
                        </w:r>
                        <w:proofErr w:type="gramEnd"/>
                        <w:r>
                          <w:t xml:space="preserve"> </w:t>
                        </w:r>
                        <w:r>
                          <w:rPr>
                            <w:spacing w:val="-379"/>
                          </w:rPr>
                          <w:t xml:space="preserve"> </w:t>
                        </w:r>
                        <w:r>
                          <w:t>Soils</w:t>
                        </w:r>
                      </w:p>
                    </w:txbxContent>
                  </v:textbox>
                </v:rect>
                <v:rect id="Rectangle 1244" o:spid="_x0000_s1580" style="position:absolute;left:19171;top:6169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" filled="f" stroked="f">
                  <v:textbox inset="0,0,0,0">
                    <w:txbxContent>
                      <w:p w14:paraId="0BE92760" w14:textId="77777777" w:rsidR="00216ADB" w:rsidRDefault="00216ADB">
                        <w:pPr>
                          <w:spacing w:after="160" w:line="259" w:lineRule="auto"/>
                          <w:ind w:left="0" w:firstLine="0"/>
                          <w:jc w:val="left"/>
                        </w:pPr>
                        <w:r>
                          <w:t xml:space="preserve"> </w:t>
                        </w:r>
                      </w:p>
                    </w:txbxContent>
                  </v:textbox>
                </v:rect>
                <v:rect id="Rectangle 1245" o:spid="_x0000_s1581" style="position:absolute;left:10499;top:45883;width:1789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" filled="f" stroked="f">
                  <v:textbox inset="0,0,0,0">
                    <w:txbxContent>
                      <w:p w14:paraId="0BE92761" w14:textId="77777777" w:rsidR="00216ADB" w:rsidRDefault="00216ADB">
                        <w:pPr>
                          <w:spacing w:after="160" w:line="259" w:lineRule="auto"/>
                          <w:ind w:left="0" w:firstLine="0"/>
                          <w:jc w:val="left"/>
                        </w:pPr>
                        <w:r>
                          <w:t>brown-</w:t>
                        </w:r>
                        <w:proofErr w:type="gramStart"/>
                        <w:r>
                          <w:t xml:space="preserve">grey </w:t>
                        </w:r>
                        <w:r>
                          <w:rPr>
                            <w:spacing w:val="-379"/>
                          </w:rPr>
                          <w:t xml:space="preserve"> </w:t>
                        </w:r>
                        <w:r>
                          <w:t>earths</w:t>
                        </w:r>
                        <w:proofErr w:type="gramEnd"/>
                      </w:p>
                    </w:txbxContent>
                  </v:textbox>
                </v:rect>
                <v:rect id="Rectangle 1246" o:spid="_x0000_s1582" style="position:absolute;left:19171;top:41102;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" filled="f" stroked="f">
                  <v:textbox inset="0,0,0,0">
                    <w:txbxContent>
                      <w:p w14:paraId="0BE92762" w14:textId="77777777" w:rsidR="00216ADB" w:rsidRDefault="00216ADB">
                        <w:pPr>
                          <w:spacing w:after="160" w:line="259" w:lineRule="auto"/>
                          <w:ind w:left="0" w:firstLine="0"/>
                          <w:jc w:val="left"/>
                        </w:pPr>
                        <w:r>
                          <w:t xml:space="preserve"> </w:t>
                        </w:r>
                      </w:p>
                    </w:txbxContent>
                  </v:textbox>
                </v:rect>
                <v:rect id="Rectangle 1247" o:spid="_x0000_s1583" style="position:absolute;left:5308;top:15490;width:2827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" filled="f" stroked="f">
                  <v:textbox inset="0,0,0,0">
                    <w:txbxContent>
                      <w:p w14:paraId="0BE92763" w14:textId="77777777" w:rsidR="00216ADB" w:rsidRDefault="00216ADB">
                        <w:pPr>
                          <w:spacing w:after="160" w:line="259" w:lineRule="auto"/>
                          <w:ind w:left="0" w:firstLine="0"/>
                          <w:jc w:val="left"/>
                        </w:pPr>
                        <w:proofErr w:type="spellStart"/>
                        <w:r>
                          <w:t>Haplocambids</w:t>
                        </w:r>
                        <w:proofErr w:type="spellEnd"/>
                        <w:r>
                          <w:t>,</w:t>
                        </w:r>
                        <w:r>
                          <w:rPr>
                            <w:spacing w:val="-379"/>
                          </w:rPr>
                          <w:t xml:space="preserve"> </w:t>
                        </w:r>
                        <w:proofErr w:type="spellStart"/>
                        <w:r>
                          <w:t>Aquicambids</w:t>
                        </w:r>
                        <w:proofErr w:type="spellEnd"/>
                      </w:p>
                    </w:txbxContent>
                  </v:textbox>
                </v:rect>
                <v:rect id="Rectangle 1248" o:spid="_x0000_s1584" style="position:absolute;left:16685;top:77020;width:13192;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" filled="f" stroked="f">
                  <v:textbox inset="0,0,0,0">
                    <w:txbxContent>
                      <w:p w14:paraId="0BE92764" w14:textId="77777777" w:rsidR="00216ADB" w:rsidRDefault="00216ADB">
                        <w:pPr>
                          <w:spacing w:after="160" w:line="259" w:lineRule="auto"/>
                          <w:ind w:left="0" w:firstLine="0"/>
                          <w:jc w:val="left"/>
                        </w:pPr>
                        <w:r>
                          <w:t>ULTIC</w:t>
                        </w:r>
                        <w:r>
                          <w:rPr>
                            <w:spacing w:val="-379"/>
                          </w:rPr>
                          <w:t xml:space="preserve">  </w:t>
                        </w:r>
                        <w:r>
                          <w:t xml:space="preserve"> SOILS</w:t>
                        </w:r>
                      </w:p>
                    </w:txbxContent>
                  </v:textbox>
                </v:rect>
                <v:rect id="Rectangle 1250" o:spid="_x0000_s1585" style="position:absolute;left:15739;top:70213;width:19631;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" filled="f" stroked="f">
                  <v:textbox inset="0,0,0,0">
                    <w:txbxContent>
                      <w:p w14:paraId="0BE92765" w14:textId="77777777" w:rsidR="00216ADB" w:rsidRDefault="00216ADB">
                        <w:pPr>
                          <w:spacing w:after="160" w:line="259" w:lineRule="auto"/>
                          <w:ind w:left="0" w:firstLine="0"/>
                          <w:jc w:val="left"/>
                        </w:pPr>
                        <w:proofErr w:type="gramStart"/>
                        <w:r>
                          <w:t xml:space="preserve">Densipan </w:t>
                        </w:r>
                        <w:r>
                          <w:rPr>
                            <w:spacing w:val="-379"/>
                          </w:rPr>
                          <w:t xml:space="preserve"> </w:t>
                        </w:r>
                        <w:proofErr w:type="spellStart"/>
                        <w:r>
                          <w:t>Ultic</w:t>
                        </w:r>
                        <w:proofErr w:type="spellEnd"/>
                        <w:proofErr w:type="gramEnd"/>
                        <w:r>
                          <w:t xml:space="preserve"> </w:t>
                        </w:r>
                        <w:r>
                          <w:rPr>
                            <w:spacing w:val="-379"/>
                          </w:rPr>
                          <w:t xml:space="preserve"> </w:t>
                        </w:r>
                        <w:r>
                          <w:t>Soils</w:t>
                        </w:r>
                      </w:p>
                    </w:txbxContent>
                  </v:textbox>
                </v:rect>
                <v:rect id="Rectangle 1251" o:spid="_x0000_s1586" style="position:absolute;left:25280;top:64994;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" filled="f" stroked="f">
                  <v:textbox inset="0,0,0,0">
                    <w:txbxContent>
                      <w:p w14:paraId="0BE92766" w14:textId="77777777" w:rsidR="00216ADB" w:rsidRDefault="00216ADB">
                        <w:pPr>
                          <w:spacing w:after="160" w:line="259" w:lineRule="auto"/>
                          <w:ind w:left="0" w:firstLine="0"/>
                          <w:jc w:val="left"/>
                        </w:pPr>
                        <w:r>
                          <w:t xml:space="preserve"> </w:t>
                        </w:r>
                      </w:p>
                    </w:txbxContent>
                  </v:textbox>
                </v:rect>
                <v:rect id="Rectangle 1252" o:spid="_x0000_s1587" style="position:absolute;left:15461;top:44736;width:2018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" filled="f" stroked="f">
                  <v:textbox inset="0,0,0,0">
                    <w:txbxContent>
                      <w:p w14:paraId="0BE92767"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t xml:space="preserve"> </w:t>
                        </w:r>
                        <w:r>
                          <w:rPr>
                            <w:spacing w:val="-379"/>
                          </w:rPr>
                          <w:t xml:space="preserve"> </w:t>
                        </w:r>
                        <w:r>
                          <w:t xml:space="preserve">or </w:t>
                        </w:r>
                        <w:r>
                          <w:rPr>
                            <w:spacing w:val="-379"/>
                          </w:rPr>
                          <w:t xml:space="preserve"> </w:t>
                        </w:r>
                        <w:r>
                          <w:t>podzols</w:t>
                        </w:r>
                      </w:p>
                    </w:txbxContent>
                  </v:textbox>
                </v:rect>
                <v:rect id="Rectangle 1253" o:spid="_x0000_s1588" style="position:absolute;left:25280;top:39377;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" filled="f" stroked="f">
                  <v:textbox inset="0,0,0,0">
                    <w:txbxContent>
                      <w:p w14:paraId="0BE92768" w14:textId="77777777" w:rsidR="00216ADB" w:rsidRDefault="00216ADB">
                        <w:pPr>
                          <w:spacing w:after="160" w:line="259" w:lineRule="auto"/>
                          <w:ind w:left="0" w:firstLine="0"/>
                          <w:jc w:val="left"/>
                        </w:pPr>
                        <w:r>
                          <w:t xml:space="preserve"> </w:t>
                        </w:r>
                      </w:p>
                    </w:txbxContent>
                  </v:textbox>
                </v:rect>
                <v:rect id="Rectangle 1254" o:spid="_x0000_s1589" style="position:absolute;left:21619;top:25692;width:787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" filled="f" stroked="f">
                  <v:textbox inset="0,0,0,0">
                    <w:txbxContent>
                      <w:p w14:paraId="0BE92769" w14:textId="77777777" w:rsidR="00216ADB" w:rsidRDefault="00216ADB">
                        <w:pPr>
                          <w:spacing w:after="160" w:line="259" w:lineRule="auto"/>
                          <w:ind w:left="0" w:firstLine="0"/>
                          <w:jc w:val="left"/>
                        </w:pPr>
                        <w:r>
                          <w:t>Aquults</w:t>
                        </w:r>
                      </w:p>
                    </w:txbxContent>
                  </v:textbox>
                </v:rect>
                <v:rect id="Rectangle 1256" o:spid="_x0000_s1590" style="position:absolute;left:20072;top:72272;width:1551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" filled="f" stroked="f">
                  <v:textbox inset="0,0,0,0">
                    <w:txbxContent>
                      <w:p w14:paraId="0BE9276A" w14:textId="77777777" w:rsidR="00216ADB" w:rsidRDefault="00216ADB">
                        <w:pPr>
                          <w:spacing w:after="160" w:line="259" w:lineRule="auto"/>
                          <w:ind w:left="0" w:firstLine="0"/>
                          <w:jc w:val="left"/>
                        </w:pPr>
                        <w:proofErr w:type="gramStart"/>
                        <w:r>
                          <w:t xml:space="preserve">Albic </w:t>
                        </w:r>
                        <w:r>
                          <w:rPr>
                            <w:spacing w:val="-379"/>
                          </w:rPr>
                          <w:t xml:space="preserve"> </w:t>
                        </w:r>
                        <w:proofErr w:type="spellStart"/>
                        <w:r>
                          <w:t>Ultic</w:t>
                        </w:r>
                        <w:proofErr w:type="spellEnd"/>
                        <w:proofErr w:type="gramEnd"/>
                        <w:r>
                          <w:t xml:space="preserve"> </w:t>
                        </w:r>
                        <w:r>
                          <w:rPr>
                            <w:spacing w:val="-379"/>
                          </w:rPr>
                          <w:t xml:space="preserve"> </w:t>
                        </w:r>
                        <w:r>
                          <w:t>Soils</w:t>
                        </w:r>
                      </w:p>
                    </w:txbxContent>
                  </v:textbox>
                </v:rect>
                <v:rect id="Rectangle 1257" o:spid="_x0000_s1591" style="position:absolute;left:27553;top:6809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" filled="f" stroked="f">
                  <v:textbox inset="0,0,0,0">
                    <w:txbxContent>
                      <w:p w14:paraId="0BE9276B" w14:textId="77777777" w:rsidR="00216ADB" w:rsidRDefault="00216ADB">
                        <w:pPr>
                          <w:spacing w:after="160" w:line="259" w:lineRule="auto"/>
                          <w:ind w:left="0" w:firstLine="0"/>
                          <w:jc w:val="left"/>
                        </w:pPr>
                        <w:r>
                          <w:t xml:space="preserve"> </w:t>
                        </w:r>
                      </w:p>
                    </w:txbxContent>
                  </v:textbox>
                </v:rect>
                <v:rect id="Rectangle 1258" o:spid="_x0000_s1592" style="position:absolute;left:23179;top:50182;width:929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" filled="f" stroked="f">
                  <v:textbox inset="0,0,0,0">
                    <w:txbxContent>
                      <w:p w14:paraId="0BE9276C"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p>
                    </w:txbxContent>
                  </v:textbox>
                </v:rect>
                <v:rect id="Rectangle 1259" o:spid="_x0000_s1593" style="position:absolute;left:27553;top:4756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" filled="f" stroked="f">
                  <v:textbox inset="0,0,0,0">
                    <w:txbxContent>
                      <w:p w14:paraId="0BE9276D" w14:textId="77777777" w:rsidR="00216ADB" w:rsidRDefault="00216ADB">
                        <w:pPr>
                          <w:spacing w:after="160" w:line="259" w:lineRule="auto"/>
                          <w:ind w:left="0" w:firstLine="0"/>
                          <w:jc w:val="left"/>
                        </w:pPr>
                        <w:r>
                          <w:t xml:space="preserve"> </w:t>
                        </w:r>
                      </w:p>
                    </w:txbxContent>
                  </v:textbox>
                </v:rect>
                <v:rect id="Rectangle 1260" o:spid="_x0000_s1594" style="position:absolute;left:14081;top:15881;width:27494;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" filled="f" stroked="f">
                  <v:textbox inset="0,0,0,0">
                    <w:txbxContent>
                      <w:p w14:paraId="0BE9276E" w14:textId="77777777" w:rsidR="00216ADB" w:rsidRDefault="00216ADB">
                        <w:pPr>
                          <w:spacing w:after="160" w:line="259" w:lineRule="auto"/>
                          <w:ind w:left="0" w:firstLine="0"/>
                          <w:jc w:val="left"/>
                        </w:pPr>
                        <w:r>
                          <w:t>Aquults,</w:t>
                        </w:r>
                        <w:r>
                          <w:rPr>
                            <w:spacing w:val="-379"/>
                          </w:rPr>
                          <w:t xml:space="preserve"> </w:t>
                        </w:r>
                        <w:proofErr w:type="spellStart"/>
                        <w:r>
                          <w:t>Humults</w:t>
                        </w:r>
                        <w:proofErr w:type="spellEnd"/>
                        <w:r>
                          <w:rPr>
                            <w:spacing w:val="-379"/>
                          </w:rPr>
                          <w:t xml:space="preserve"> </w:t>
                        </w:r>
                        <w:r>
                          <w:t>or</w:t>
                        </w:r>
                        <w:r>
                          <w:rPr>
                            <w:spacing w:val="-379"/>
                          </w:rPr>
                          <w:t xml:space="preserve"> </w:t>
                        </w:r>
                        <w:proofErr w:type="spellStart"/>
                        <w:r>
                          <w:t>Udults</w:t>
                        </w:r>
                        <w:proofErr w:type="spellEnd"/>
                      </w:p>
                    </w:txbxContent>
                  </v:textbox>
                </v:rect>
                <v:rect id="Rectangle 1261" o:spid="_x0000_s1595" style="position:absolute;left:29828;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" filled="f" stroked="f">
                  <v:textbox inset="0,0,0,0">
                    <w:txbxContent>
                      <w:p w14:paraId="0BE9276F" w14:textId="77777777" w:rsidR="00216ADB" w:rsidRDefault="00216ADB">
                        <w:pPr>
                          <w:spacing w:after="160" w:line="259" w:lineRule="auto"/>
                          <w:ind w:left="0" w:firstLine="0"/>
                          <w:jc w:val="left"/>
                        </w:pPr>
                        <w:r>
                          <w:t xml:space="preserve"> </w:t>
                        </w:r>
                      </w:p>
                    </w:txbxContent>
                  </v:textbox>
                </v:rect>
                <v:rect id="Rectangle 1262" o:spid="_x0000_s1596" style="position:absolute;left:19772;top:69699;width:2065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" filled="f" stroked="f">
                  <v:textbox inset="0,0,0,0">
                    <w:txbxContent>
                      <w:p w14:paraId="0BE92770" w14:textId="77777777" w:rsidR="00216ADB" w:rsidRDefault="00216ADB">
                        <w:pPr>
                          <w:spacing w:after="160" w:line="259" w:lineRule="auto"/>
                          <w:ind w:left="0" w:firstLine="0"/>
                          <w:jc w:val="left"/>
                        </w:pPr>
                        <w:r>
                          <w:t>Perch-</w:t>
                        </w:r>
                        <w:proofErr w:type="spellStart"/>
                        <w:r>
                          <w:t>gley</w:t>
                        </w:r>
                        <w:proofErr w:type="spellEnd"/>
                        <w:r>
                          <w:rPr>
                            <w:spacing w:val="-379"/>
                          </w:rPr>
                          <w:t xml:space="preserve">   </w:t>
                        </w:r>
                        <w:r>
                          <w:t xml:space="preserve"> </w:t>
                        </w:r>
                        <w:proofErr w:type="spellStart"/>
                        <w:proofErr w:type="gramStart"/>
                        <w:r>
                          <w:t>Ultic</w:t>
                        </w:r>
                        <w:proofErr w:type="spellEnd"/>
                        <w:r>
                          <w:t xml:space="preserve"> </w:t>
                        </w:r>
                        <w:r>
                          <w:rPr>
                            <w:spacing w:val="-379"/>
                          </w:rPr>
                          <w:t xml:space="preserve"> </w:t>
                        </w:r>
                        <w:r>
                          <w:t>Soils</w:t>
                        </w:r>
                        <w:proofErr w:type="gramEnd"/>
                      </w:p>
                    </w:txbxContent>
                  </v:textbox>
                </v:rect>
                <v:rect id="Rectangle 1263" o:spid="_x0000_s1597" style="position:absolute;left:29827;top:64221;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" filled="f" stroked="f">
                  <v:textbox inset="0,0,0,0">
                    <w:txbxContent>
                      <w:p w14:paraId="0BE92771" w14:textId="77777777" w:rsidR="00216ADB" w:rsidRDefault="00216ADB">
                        <w:pPr>
                          <w:spacing w:after="160" w:line="259" w:lineRule="auto"/>
                          <w:ind w:left="0" w:firstLine="0"/>
                          <w:jc w:val="left"/>
                        </w:pPr>
                        <w:r>
                          <w:t xml:space="preserve"> </w:t>
                        </w:r>
                      </w:p>
                    </w:txbxContent>
                  </v:textbox>
                </v:rect>
                <v:rect id="Rectangle 1264" o:spid="_x0000_s1598" style="position:absolute;left:25453;top:50182;width:929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" filled="f" stroked="f">
                  <v:textbox inset="0,0,0,0">
                    <w:txbxContent>
                      <w:p w14:paraId="0BE92772" w14:textId="77777777" w:rsidR="00216ADB" w:rsidRDefault="00216ADB">
                        <w:pPr>
                          <w:spacing w:after="160" w:line="259" w:lineRule="auto"/>
                          <w:ind w:left="0" w:firstLine="0"/>
                          <w:jc w:val="left"/>
                        </w:pPr>
                        <w:r>
                          <w:t>YB</w:t>
                        </w:r>
                        <w:r>
                          <w:rPr>
                            <w:spacing w:val="-379"/>
                          </w:rPr>
                          <w:t xml:space="preserve">   </w:t>
                        </w:r>
                        <w:r>
                          <w:t xml:space="preserve"> earths</w:t>
                        </w:r>
                      </w:p>
                    </w:txbxContent>
                  </v:textbox>
                </v:rect>
                <v:rect id="Rectangle 1265" o:spid="_x0000_s1599" style="position:absolute;left:29827;top:4756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" filled="f" stroked="f">
                  <v:textbox inset="0,0,0,0">
                    <w:txbxContent>
                      <w:p w14:paraId="0BE92773" w14:textId="77777777" w:rsidR="00216ADB" w:rsidRDefault="00216ADB">
                        <w:pPr>
                          <w:spacing w:after="160" w:line="259" w:lineRule="auto"/>
                          <w:ind w:left="0" w:firstLine="0"/>
                          <w:jc w:val="left"/>
                        </w:pPr>
                        <w:r>
                          <w:t xml:space="preserve"> </w:t>
                        </w:r>
                      </w:p>
                    </w:txbxContent>
                  </v:textbox>
                </v:rect>
                <v:rect id="Rectangle 1266" o:spid="_x0000_s1600" style="position:absolute;left:26166;top:25692;width:7872;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" filled="f" stroked="f">
                  <v:textbox inset="0,0,0,0">
                    <w:txbxContent>
                      <w:p w14:paraId="0BE92774" w14:textId="77777777" w:rsidR="00216ADB" w:rsidRDefault="00216ADB">
                        <w:pPr>
                          <w:spacing w:after="160" w:line="259" w:lineRule="auto"/>
                          <w:ind w:left="0" w:firstLine="0"/>
                          <w:jc w:val="left"/>
                        </w:pPr>
                        <w:r>
                          <w:t>Aquults</w:t>
                        </w:r>
                      </w:p>
                    </w:txbxContent>
                  </v:textbox>
                </v:rect>
                <v:rect id="Rectangle 1267" o:spid="_x0000_s1601" style="position:absolute;left:32101;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" filled="f" stroked="f">
                  <v:textbox inset="0,0,0,0">
                    <w:txbxContent>
                      <w:p w14:paraId="0BE92775" w14:textId="77777777" w:rsidR="00216ADB" w:rsidRDefault="00216ADB">
                        <w:pPr>
                          <w:spacing w:after="160" w:line="259" w:lineRule="auto"/>
                          <w:ind w:left="0" w:firstLine="0"/>
                          <w:jc w:val="left"/>
                        </w:pPr>
                        <w:r>
                          <w:t xml:space="preserve"> </w:t>
                        </w:r>
                      </w:p>
                    </w:txbxContent>
                  </v:textbox>
                </v:rect>
                <v:rect id="Rectangle 1268" o:spid="_x0000_s1602" style="position:absolute;left:24161;top:71815;width:16427;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" filled="f" stroked="f">
                  <v:textbox inset="0,0,0,0">
                    <w:txbxContent>
                      <w:p w14:paraId="0BE92776" w14:textId="77777777" w:rsidR="00216ADB" w:rsidRDefault="00216ADB">
                        <w:pPr>
                          <w:spacing w:after="160" w:line="259" w:lineRule="auto"/>
                          <w:ind w:left="0" w:firstLine="0"/>
                          <w:jc w:val="left"/>
                        </w:pPr>
                        <w:proofErr w:type="gramStart"/>
                        <w:r>
                          <w:t xml:space="preserve">Sandy </w:t>
                        </w:r>
                        <w:r>
                          <w:rPr>
                            <w:spacing w:val="-379"/>
                          </w:rPr>
                          <w:t xml:space="preserve"> </w:t>
                        </w:r>
                        <w:proofErr w:type="spellStart"/>
                        <w:r>
                          <w:t>Ultic</w:t>
                        </w:r>
                        <w:proofErr w:type="spellEnd"/>
                        <w:proofErr w:type="gramEnd"/>
                        <w:r>
                          <w:t xml:space="preserve"> </w:t>
                        </w:r>
                        <w:r>
                          <w:rPr>
                            <w:spacing w:val="-379"/>
                          </w:rPr>
                          <w:t xml:space="preserve"> </w:t>
                        </w:r>
                        <w:r>
                          <w:t>Soils</w:t>
                        </w:r>
                      </w:p>
                    </w:txbxContent>
                  </v:textbox>
                </v:rect>
                <v:rect id="Rectangle 1269" o:spid="_x0000_s1603" style="position:absolute;left:32100;top:6740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" filled="f" stroked="f">
                  <v:textbox inset="0,0,0,0">
                    <w:txbxContent>
                      <w:p w14:paraId="0BE92777" w14:textId="77777777" w:rsidR="00216ADB" w:rsidRDefault="00216ADB">
                        <w:pPr>
                          <w:spacing w:after="160" w:line="259" w:lineRule="auto"/>
                          <w:ind w:left="0" w:firstLine="0"/>
                          <w:jc w:val="left"/>
                        </w:pPr>
                        <w:r>
                          <w:t xml:space="preserve"> </w:t>
                        </w:r>
                      </w:p>
                    </w:txbxContent>
                  </v:textbox>
                </v:rect>
                <v:rect id="Rectangle 1270" o:spid="_x0000_s1604" style="position:absolute;left:21697;top:44152;width:21356;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" filled="f" stroked="f">
                  <v:textbox inset="0,0,0,0">
                    <w:txbxContent>
                      <w:p w14:paraId="0BE92778"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r>
                          <w:t xml:space="preserve"> </w:t>
                        </w:r>
                        <w:r>
                          <w:rPr>
                            <w:spacing w:val="-379"/>
                          </w:rPr>
                          <w:t xml:space="preserve"> </w:t>
                        </w:r>
                        <w:r>
                          <w:t xml:space="preserve">or </w:t>
                        </w:r>
                        <w:r>
                          <w:rPr>
                            <w:spacing w:val="-379"/>
                          </w:rPr>
                          <w:t xml:space="preserve"> </w:t>
                        </w:r>
                        <w:r>
                          <w:t>YB</w:t>
                        </w:r>
                        <w:r>
                          <w:rPr>
                            <w:spacing w:val="-379"/>
                          </w:rPr>
                          <w:t xml:space="preserve"> </w:t>
                        </w:r>
                        <w:r>
                          <w:t>sands</w:t>
                        </w:r>
                      </w:p>
                    </w:txbxContent>
                  </v:textbox>
                </v:rect>
                <v:rect id="Rectangle 1271" o:spid="_x0000_s1605" style="position:absolute;left:32100;top:38499;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" filled="f" stroked="f">
                  <v:textbox inset="0,0,0,0">
                    <w:txbxContent>
                      <w:p w14:paraId="0BE92779" w14:textId="77777777" w:rsidR="00216ADB" w:rsidRDefault="00216ADB">
                        <w:pPr>
                          <w:spacing w:after="160" w:line="259" w:lineRule="auto"/>
                          <w:ind w:left="0" w:firstLine="0"/>
                          <w:jc w:val="left"/>
                        </w:pPr>
                        <w:r>
                          <w:t xml:space="preserve"> </w:t>
                        </w:r>
                      </w:p>
                    </w:txbxContent>
                  </v:textbox>
                </v:rect>
                <v:rect id="Rectangle 1272" o:spid="_x0000_s1606" style="position:absolute;left:26795;top:24049;width:1115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" filled="f" stroked="f">
                  <v:textbox inset="0,0,0,0">
                    <w:txbxContent>
                      <w:p w14:paraId="0BE9277A" w14:textId="77777777" w:rsidR="00216ADB" w:rsidRDefault="00216ADB">
                        <w:pPr>
                          <w:spacing w:after="160" w:line="259" w:lineRule="auto"/>
                          <w:ind w:left="0" w:firstLine="0"/>
                          <w:jc w:val="left"/>
                        </w:pPr>
                        <w:r>
                          <w:t>Hapludults</w:t>
                        </w:r>
                      </w:p>
                    </w:txbxContent>
                  </v:textbox>
                </v:rect>
                <v:rect id="Rectangle 1273" o:spid="_x0000_s1607" style="position:absolute;left:34375;top:83341;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" filled="f" stroked="f">
                  <v:textbox inset="0,0,0,0">
                    <w:txbxContent>
                      <w:p w14:paraId="0BE9277B" w14:textId="77777777" w:rsidR="00216ADB" w:rsidRDefault="00216ADB">
                        <w:pPr>
                          <w:spacing w:after="160" w:line="259" w:lineRule="auto"/>
                          <w:ind w:left="0" w:firstLine="0"/>
                          <w:jc w:val="left"/>
                        </w:pPr>
                        <w:r>
                          <w:t xml:space="preserve"> </w:t>
                        </w:r>
                      </w:p>
                    </w:txbxContent>
                  </v:textbox>
                </v:rect>
                <v:rect id="Rectangle 1274" o:spid="_x0000_s1608" style="position:absolute;left:26169;top:71549;width:1695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" filled="f" stroked="f">
                  <v:textbox inset="0,0,0,0">
                    <w:txbxContent>
                      <w:p w14:paraId="0BE9277C" w14:textId="77777777" w:rsidR="00216ADB" w:rsidRDefault="00216ADB">
                        <w:pPr>
                          <w:spacing w:after="160" w:line="259" w:lineRule="auto"/>
                          <w:ind w:left="0" w:firstLine="0"/>
                          <w:jc w:val="left"/>
                        </w:pPr>
                        <w:proofErr w:type="gramStart"/>
                        <w:r>
                          <w:t xml:space="preserve">Yellow </w:t>
                        </w:r>
                        <w:r>
                          <w:rPr>
                            <w:spacing w:val="-379"/>
                          </w:rPr>
                          <w:t xml:space="preserve"> </w:t>
                        </w:r>
                        <w:proofErr w:type="spellStart"/>
                        <w:r>
                          <w:t>Ultic</w:t>
                        </w:r>
                        <w:proofErr w:type="spellEnd"/>
                        <w:proofErr w:type="gramEnd"/>
                        <w:r>
                          <w:t xml:space="preserve"> </w:t>
                        </w:r>
                        <w:r>
                          <w:rPr>
                            <w:spacing w:val="-379"/>
                          </w:rPr>
                          <w:t xml:space="preserve"> </w:t>
                        </w:r>
                        <w:r>
                          <w:t>Soils</w:t>
                        </w:r>
                      </w:p>
                    </w:txbxContent>
                  </v:textbox>
                </v:rect>
                <v:rect id="Rectangle 1275" o:spid="_x0000_s1609" style="position:absolute;left:34374;top:67003;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" filled="f" stroked="f">
                  <v:textbox inset="0,0,0,0">
                    <w:txbxContent>
                      <w:p w14:paraId="0BE9277D" w14:textId="77777777" w:rsidR="00216ADB" w:rsidRDefault="00216ADB">
                        <w:pPr>
                          <w:spacing w:after="160" w:line="259" w:lineRule="auto"/>
                          <w:ind w:left="0" w:firstLine="0"/>
                          <w:jc w:val="left"/>
                        </w:pPr>
                        <w:r>
                          <w:t xml:space="preserve"> </w:t>
                        </w:r>
                      </w:p>
                    </w:txbxContent>
                  </v:textbox>
                </v:rect>
                <v:rect id="Rectangle 1276" o:spid="_x0000_s1610" style="position:absolute;left:29999;top:50183;width:9297;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" filled="f" stroked="f">
                  <v:textbox inset="0,0,0,0">
                    <w:txbxContent>
                      <w:p w14:paraId="0BE9277E" w14:textId="77777777" w:rsidR="00216ADB" w:rsidRDefault="00216ADB">
                        <w:pPr>
                          <w:spacing w:after="160" w:line="259" w:lineRule="auto"/>
                          <w:ind w:left="0" w:firstLine="0"/>
                          <w:jc w:val="left"/>
                        </w:pPr>
                        <w:proofErr w:type="gramStart"/>
                        <w:r>
                          <w:t xml:space="preserve">YB </w:t>
                        </w:r>
                        <w:r>
                          <w:rPr>
                            <w:spacing w:val="-379"/>
                          </w:rPr>
                          <w:t xml:space="preserve"> </w:t>
                        </w:r>
                        <w:r>
                          <w:t>earths</w:t>
                        </w:r>
                        <w:proofErr w:type="gramEnd"/>
                      </w:p>
                    </w:txbxContent>
                  </v:textbox>
                </v:rect>
                <v:rect id="Rectangle 1277" o:spid="_x0000_s1611" style="position:absolute;left:34374;top:47566;width:54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" filled="f" stroked="f">
                  <v:textbox inset="0,0,0,0">
                    <w:txbxContent>
                      <w:p w14:paraId="0BE9277F" w14:textId="77777777" w:rsidR="00216ADB" w:rsidRDefault="00216ADB">
                        <w:pPr>
                          <w:spacing w:after="160" w:line="259" w:lineRule="auto"/>
                          <w:ind w:left="0" w:firstLine="0"/>
                          <w:jc w:val="left"/>
                        </w:pPr>
                        <w:r>
                          <w:t xml:space="preserve"> </w:t>
                        </w:r>
                      </w:p>
                    </w:txbxContent>
                  </v:textbox>
                </v:rect>
                <v:rect id="Rectangle 1278" o:spid="_x0000_s1612" style="position:absolute;left:29069;top:24049;width:11159;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" filled="f" stroked="f">
                  <v:textbox inset="0,0,0,0">
                    <w:txbxContent>
                      <w:p w14:paraId="0BE92780" w14:textId="77777777" w:rsidR="00216ADB" w:rsidRDefault="00216ADB">
                        <w:pPr>
                          <w:spacing w:after="160" w:line="259" w:lineRule="auto"/>
                          <w:ind w:left="0" w:firstLine="0"/>
                          <w:jc w:val="left"/>
                        </w:pPr>
                        <w:r>
                          <w:t>Hapludults</w:t>
                        </w:r>
                      </w:p>
                    </w:txbxContent>
                  </v:textbox>
                </v:rect>
                <v:shape id="Shape 1279" o:spid="_x0000_s1613" style="position:absolute;left:2470;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" path="m,8495665l,e" filled="f" strokecolor="#181717" strokeweight="1pt">
                  <v:stroke miterlimit="1" joinstyle="miter"/>
                  <v:path arrowok="t" textboxrect="0,0,0,8495665"/>
                </v:shape>
                <v:shape id="Shape 1280" o:spid="_x0000_s1614" style="position:absolute;left:8096;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" path="m,8495665l,e" filled="f" strokecolor="#181717" strokeweight="1pt">
                  <v:stroke miterlimit="1" joinstyle="miter"/>
                  <v:path arrowok="t" textboxrect="0,0,0,8495665"/>
                </v:shape>
                <v:rect id="Rectangle 1281" o:spid="_x0000_s1615" style="position:absolute;left:-1990;top:16942;width:14947;height:27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" filled="f" stroked="f">
                  <v:textbox inset="0,0,0,0">
                    <w:txbxContent>
                      <w:p w14:paraId="0BE92781" w14:textId="77777777" w:rsidR="00216ADB" w:rsidRDefault="00216ADB">
                        <w:pPr>
                          <w:spacing w:after="160" w:line="259" w:lineRule="auto"/>
                          <w:ind w:left="0" w:firstLine="0"/>
                          <w:jc w:val="left"/>
                        </w:pPr>
                        <w:r>
                          <w:rPr>
                            <w:b/>
                          </w:rPr>
                          <w:t>Soil</w:t>
                        </w:r>
                        <w:r>
                          <w:rPr>
                            <w:b/>
                            <w:spacing w:val="-385"/>
                          </w:rPr>
                          <w:t xml:space="preserve"> </w:t>
                        </w:r>
                        <w:r>
                          <w:rPr>
                            <w:b/>
                          </w:rPr>
                          <w:t>Taxonomy</w:t>
                        </w:r>
                      </w:p>
                    </w:txbxContent>
                  </v:textbox>
                </v:rect>
                <v:shape id="Shape 1284" o:spid="_x0000_s1616" style="position:absolute;left:38042;width:0;height:84956;visibility:visible;mso-wrap-style:square;v-text-anchor:top" coordsize="0,849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" path="m,8495665l,e" filled="f" strokecolor="#181717" strokeweight="1pt">
                  <v:stroke miterlimit="1" joinstyle="miter"/>
                  <v:path arrowok="t" textboxrect="0,0,0,8495665"/>
                </v:shape>
                <w10:anchorlock/>
              </v:group>
            </w:pict>
          </mc:Fallback>
        </mc:AlternateContent>
      </w:r>
    </w:p>
    <w:p w14:paraId="0BE912E7" w14:textId="77777777" w:rsidR="00174C4D" w:rsidRDefault="00174C4D">
      <w:pPr>
        <w:sectPr w:rsidR="00174C4D">
          <w:headerReference w:type="even" r:id="rId34"/>
          <w:headerReference w:type="default" r:id="rId35"/>
          <w:footerReference w:type="even" r:id="rId36"/>
          <w:footerReference w:type="default" r:id="rId37"/>
          <w:headerReference w:type="first" r:id="rId38"/>
          <w:footerReference w:type="first" r:id="rId39"/>
          <w:pgSz w:w="12746" w:h="17678"/>
          <w:pgMar w:top="1440" w:right="1440" w:bottom="1440" w:left="1440" w:header="0" w:footer="720" w:gutter="0"/>
          <w:cols w:space="720"/>
          <w:titlePg/>
        </w:sectPr>
      </w:pPr>
    </w:p>
    <w:p w14:paraId="0BE912E8" w14:textId="77777777" w:rsidR="00174C4D" w:rsidRDefault="008F760C">
      <w:pPr>
        <w:pStyle w:val="Heading1"/>
        <w:ind w:left="-3"/>
      </w:pPr>
      <w:bookmarkStart w:id="99" w:name="_Toc182384770"/>
      <w:r>
        <w:lastRenderedPageBreak/>
        <w:t>DIAGNOSTIC HORIZONS AND OTHER DIFFERENTIAE</w:t>
      </w:r>
      <w:bookmarkEnd w:id="99"/>
    </w:p>
    <w:p w14:paraId="0BE912E9" w14:textId="77777777" w:rsidR="00174C4D" w:rsidRDefault="008F760C">
      <w:pPr>
        <w:spacing w:after="296"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1F9" wp14:editId="0BE921FA">
                <wp:extent cx="5400040" cy="12700"/>
                <wp:effectExtent l="0" t="0" r="0" b="0"/>
                <wp:docPr id="90881" name="Group 9088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12" name="Shape 1312"/>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6103AE5" id="Group 90881"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EDvW6lRAgAArwUAAA4AAAAAAAAAAAAAAAAALgIAAGRycy9lMm9Eb2MueG1sUEsBAi0AFAAGAAgA&#10;AAAhAOFfKPfbAAAAAwEAAA8AAAAAAAAAAAAAAAAAqwQAAGRycy9kb3ducmV2LnhtbFBLBQYAAAAA&#10;BAAEAPMAAACzBQAAAAA=&#10;">
                <v:shape id="Shape 1312"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" path="m,l5400040,e" filled="f" strokecolor="#181717" strokeweight="1pt">
                  <v:stroke miterlimit="83231f" joinstyle="miter"/>
                  <v:path arrowok="t" textboxrect="0,0,5400040,0"/>
                </v:shape>
                <w10:anchorlock/>
              </v:group>
            </w:pict>
          </mc:Fallback>
        </mc:AlternateContent>
      </w:r>
    </w:p>
    <w:p w14:paraId="28BC1C94" w14:textId="135E05C5" w:rsidR="009709E1" w:rsidRDefault="008F760C" w:rsidP="00DE2E04">
      <w:pPr>
        <w:spacing w:after="100" w:afterAutospacing="1" w:line="252" w:lineRule="auto"/>
        <w:ind w:left="0" w:right="57" w:hanging="11"/>
        <w:rPr>
          <w:ins w:id="100" w:author="Andre Eger" w:date="2024-10-14T09:25:00Z" w16du:dateUtc="2024-10-13T20:25:00Z"/>
        </w:rPr>
      </w:pPr>
      <w:r>
        <w:t>Diagnostic horizons and other differentiating criteria are defined to facilitate the assignment of soils to classes. The definitions are not intended to represent a comprehensive classification of horizons. A summary of these is given in Table 2.</w:t>
      </w:r>
      <w:r w:rsidR="009709E1">
        <w:t xml:space="preserve"> </w:t>
      </w:r>
      <w:ins w:id="101" w:author="Andre Eger" w:date="2024-09-27T13:54:00Z">
        <w:r w:rsidR="0035594D">
          <w:t xml:space="preserve">Transitional horizons </w:t>
        </w:r>
      </w:ins>
      <w:ins w:id="102" w:author="Kirstin Deuss" w:date="2024-11-12T05:07:00Z">
        <w:r w:rsidR="53FF4CAB">
          <w:t xml:space="preserve">(e.g. AB or A/B horizons) </w:t>
        </w:r>
      </w:ins>
      <w:ins w:id="103" w:author="Andre Eger" w:date="2024-09-27T13:54:00Z">
        <w:r w:rsidR="0035594D">
          <w:t>are not included when considering horizon notations for NZSC criteria unless explicitly stated.</w:t>
        </w:r>
      </w:ins>
      <w:ins w:id="104" w:author="Andre Eger" w:date="2024-10-14T09:23:00Z">
        <w:r w:rsidR="00C74C2E">
          <w:t xml:space="preserve"> </w:t>
        </w:r>
      </w:ins>
      <w:ins w:id="105" w:author="Andre Eger" w:date="2024-10-14T09:25:00Z">
        <w:r w:rsidR="00C74C2E">
          <w:t>Note that:</w:t>
        </w:r>
      </w:ins>
    </w:p>
    <w:p w14:paraId="0A8227E6" w14:textId="75F675D6" w:rsidR="00C74C2E" w:rsidRDefault="00C74C2E" w:rsidP="00DE2E04">
      <w:pPr>
        <w:pStyle w:val="ListParagraph"/>
        <w:numPr>
          <w:ilvl w:val="0"/>
          <w:numId w:val="163"/>
        </w:numPr>
        <w:spacing w:after="100" w:afterAutospacing="1" w:line="252" w:lineRule="auto"/>
        <w:ind w:left="346" w:right="57" w:hanging="357"/>
        <w:rPr>
          <w:ins w:id="106" w:author="Andre Eger" w:date="2024-10-14T09:25:00Z" w16du:dateUtc="2024-10-13T20:25:00Z"/>
        </w:rPr>
      </w:pPr>
      <w:ins w:id="107" w:author="Andre Eger" w:date="2024-10-14T09:27:00Z" w16du:dateUtc="2024-10-13T20:27:00Z">
        <w:r>
          <w:t>“</w:t>
        </w:r>
        <w:proofErr w:type="gramStart"/>
        <w:r>
          <w:t>i</w:t>
        </w:r>
      </w:ins>
      <w:ins w:id="108" w:author="Andre Eger" w:date="2024-10-14T09:25:00Z" w16du:dateUtc="2024-10-13T20:25:00Z">
        <w:r>
          <w:t>n</w:t>
        </w:r>
        <w:proofErr w:type="gramEnd"/>
        <w:r>
          <w:t xml:space="preserve"> some part</w:t>
        </w:r>
      </w:ins>
      <w:ins w:id="109" w:author="Andre Eger" w:date="2024-10-14T09:27:00Z" w16du:dateUtc="2024-10-13T20:27:00Z">
        <w:r>
          <w:t>”</w:t>
        </w:r>
      </w:ins>
      <w:ins w:id="110" w:author="Andre Eger" w:date="2024-10-14T09:25:00Z" w16du:dateUtc="2024-10-13T20:25:00Z">
        <w:r>
          <w:t xml:space="preserve"> </w:t>
        </w:r>
      </w:ins>
      <w:ins w:id="111" w:author="Andre Eger" w:date="2024-10-14T09:27:00Z" w16du:dateUtc="2024-10-13T20:27:00Z">
        <w:r>
          <w:t xml:space="preserve">means that the requirement must be met in some </w:t>
        </w:r>
        <w:proofErr w:type="spellStart"/>
        <w:r>
          <w:t>subhorizon</w:t>
        </w:r>
        <w:proofErr w:type="spellEnd"/>
        <w:r>
          <w:t xml:space="preserve"> or some subsample that is 10 cm or more thick within the specified thickness.</w:t>
        </w:r>
      </w:ins>
    </w:p>
    <w:p w14:paraId="2F9B5E74" w14:textId="63DEDB2D" w:rsidR="00C74C2E" w:rsidRDefault="00C74C2E" w:rsidP="00DE2E04">
      <w:pPr>
        <w:pStyle w:val="ListParagraph"/>
        <w:numPr>
          <w:ilvl w:val="0"/>
          <w:numId w:val="163"/>
        </w:numPr>
        <w:spacing w:after="497"/>
        <w:ind w:right="58"/>
      </w:pPr>
      <w:ins w:id="112" w:author="Andre Eger" w:date="2024-10-14T09:27:00Z" w16du:dateUtc="2024-10-13T20:27:00Z">
        <w:r>
          <w:t>“</w:t>
        </w:r>
        <w:proofErr w:type="gramStart"/>
        <w:r>
          <w:t>i</w:t>
        </w:r>
      </w:ins>
      <w:ins w:id="113" w:author="Andre Eger" w:date="2024-10-14T09:25:00Z" w16du:dateUtc="2024-10-13T20:25:00Z">
        <w:r>
          <w:t>n</w:t>
        </w:r>
        <w:proofErr w:type="gramEnd"/>
        <w:r>
          <w:t xml:space="preserve"> the major part</w:t>
        </w:r>
      </w:ins>
      <w:ins w:id="114" w:author="Andre Eger" w:date="2024-10-14T09:27:00Z" w16du:dateUtc="2024-10-13T20:27:00Z">
        <w:r>
          <w:t>”</w:t>
        </w:r>
      </w:ins>
      <w:ins w:id="115" w:author="Andre Eger" w:date="2024-10-14T09:25:00Z" w16du:dateUtc="2024-10-13T20:25:00Z">
        <w:r>
          <w:t xml:space="preserve"> </w:t>
        </w:r>
      </w:ins>
      <w:ins w:id="116" w:author="Andre Eger" w:date="2024-10-14T09:28:00Z" w16du:dateUtc="2024-10-13T20:28:00Z">
        <w:r w:rsidRPr="00C74C2E">
          <w:t xml:space="preserve">means that the requirement must be met over more than half the specified thickness (in this case from the base of the A horizon to 60 cm from the mineral soil surface). Analyses or estimates should be used from </w:t>
        </w:r>
        <w:proofErr w:type="spellStart"/>
        <w:r w:rsidRPr="00C74C2E">
          <w:t>subhorizons</w:t>
        </w:r>
        <w:proofErr w:type="spellEnd"/>
        <w:r w:rsidRPr="00C74C2E">
          <w:t xml:space="preserve"> that subdivide the thickness, or if the </w:t>
        </w:r>
        <w:proofErr w:type="spellStart"/>
        <w:r w:rsidRPr="00C74C2E">
          <w:t>subhorizons</w:t>
        </w:r>
        <w:proofErr w:type="spellEnd"/>
        <w:r w:rsidRPr="00C74C2E">
          <w:t xml:space="preserve"> are not recognised, then from subsamples of the relevant horizons.</w:t>
        </w:r>
      </w:ins>
    </w:p>
    <w:p w14:paraId="0BE912EB" w14:textId="77777777" w:rsidR="00174C4D" w:rsidRDefault="008F760C">
      <w:pPr>
        <w:tabs>
          <w:tab w:val="center" w:pos="4734"/>
        </w:tabs>
        <w:spacing w:after="0" w:line="265" w:lineRule="auto"/>
        <w:ind w:left="-12"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3664" behindDoc="0" locked="0" layoutInCell="1" allowOverlap="1" wp14:anchorId="0BE921FB" wp14:editId="0927988E">
                <wp:simplePos x="0" y="0"/>
                <wp:positionH relativeFrom="page">
                  <wp:posOffset>1347145</wp:posOffset>
                </wp:positionH>
                <wp:positionV relativeFrom="page">
                  <wp:posOffset>998358</wp:posOffset>
                </wp:positionV>
                <wp:extent cx="5400040" cy="12700"/>
                <wp:effectExtent l="0" t="0" r="0" b="0"/>
                <wp:wrapTopAndBottom/>
                <wp:docPr id="90878" name="Group 90878"/>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11" name="Shape 1311"/>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602B1AB5" id="Group 90878" o:spid="_x0000_s1026" style="position:absolute;margin-left:106.05pt;margin-top:78.6pt;width:425.2pt;height:1pt;z-index:251633664;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L2hvXFECAACvBQAADgAAAAAAAAAAAAAAAAAuAgAAZHJzL2Uyb0RvYy54bWxQSwECLQAU&#10;AAYACAAAACEAbNbR9OAAAAAMAQAADwAAAAAAAAAAAAAAAACrBAAAZHJzL2Rvd25yZXYueG1sUEsF&#10;BgAAAAAEAAQA8wAAALgFAAAAAA==&#10;">
                <v:shape id="Shape 1311"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" path="m,l5400040,e" filled="f" strokecolor="#181717" strokeweight="1pt">
                  <v:stroke miterlimit="83231f" joinstyle="miter"/>
                  <v:path arrowok="t" textboxrect="0,0,5400040,0"/>
                </v:shape>
                <w10:wrap type="topAndBottom" anchorx="page" anchory="page"/>
              </v:group>
            </w:pict>
          </mc:Fallback>
        </mc:AlternateContent>
      </w:r>
      <w:r>
        <w:rPr>
          <w:b/>
        </w:rPr>
        <w:t xml:space="preserve">Table 2. </w:t>
      </w:r>
      <w:r>
        <w:rPr>
          <w:b/>
        </w:rPr>
        <w:tab/>
      </w:r>
      <w:commentRangeStart w:id="117"/>
      <w:r>
        <w:rPr>
          <w:b/>
        </w:rPr>
        <w:t xml:space="preserve">Summary </w:t>
      </w:r>
      <w:commentRangeEnd w:id="117"/>
      <w:r w:rsidR="003C5BA5">
        <w:rPr>
          <w:rStyle w:val="CommentReference"/>
        </w:rPr>
        <w:commentReference w:id="117"/>
      </w:r>
      <w:r>
        <w:rPr>
          <w:b/>
        </w:rPr>
        <w:t>of diagnostic horizons and other differentiae.</w:t>
      </w:r>
    </w:p>
    <w:p w14:paraId="0BE912EC" w14:textId="77777777" w:rsidR="00174C4D" w:rsidRDefault="008F760C">
      <w:pPr>
        <w:spacing w:after="120"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1FD" wp14:editId="0BE921FE">
                <wp:extent cx="5400040" cy="12700"/>
                <wp:effectExtent l="0" t="0" r="0" b="0"/>
                <wp:docPr id="90884" name="Group 9088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69" name="Shape 1369"/>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02D3F37" id="Group 90884"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0z46sUgIAAK8FAAAOAAAAAAAAAAAAAAAAAC4CAABkcnMvZTJvRG9jLnhtbFBLAQItABQABgAI&#10;AAAAIQDhXyj32wAAAAMBAAAPAAAAAAAAAAAAAAAAAKwEAABkcnMvZG93bnJldi54bWxQSwUGAAAA&#10;AAQABADzAAAAtAUAAAAA&#10;">
                <v:shape id="Shape 1369"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" path="m,l5400040,e" filled="f" strokecolor="#181717" strokeweight="1pt">
                  <v:stroke miterlimit="1" joinstyle="miter"/>
                  <v:path arrowok="t" textboxrect="0,0,5400040,0"/>
                </v:shape>
                <w10:anchorlock/>
              </v:group>
            </w:pict>
          </mc:Fallback>
        </mc:AlternateContent>
      </w:r>
    </w:p>
    <w:tbl>
      <w:tblPr>
        <w:tblStyle w:val="TableGrid1"/>
        <w:tblW w:w="7006" w:type="dxa"/>
        <w:tblInd w:w="720" w:type="dxa"/>
        <w:tblLook w:val="04A0" w:firstRow="1" w:lastRow="0" w:firstColumn="1" w:lastColumn="0" w:noHBand="0" w:noVBand="1"/>
      </w:tblPr>
      <w:tblGrid>
        <w:gridCol w:w="4194"/>
        <w:gridCol w:w="2812"/>
      </w:tblGrid>
      <w:tr w:rsidR="00174C4D" w14:paraId="0BE91312" w14:textId="77777777" w:rsidTr="19A4CF7F">
        <w:trPr>
          <w:trHeight w:val="8311"/>
        </w:trPr>
        <w:tc>
          <w:tcPr>
            <w:tcW w:w="4194" w:type="dxa"/>
            <w:tcBorders>
              <w:top w:val="nil"/>
              <w:left w:val="nil"/>
              <w:bottom w:val="nil"/>
              <w:right w:val="nil"/>
            </w:tcBorders>
          </w:tcPr>
          <w:p w14:paraId="0BE912ED" w14:textId="77777777" w:rsidR="00174C4D" w:rsidRDefault="008F760C">
            <w:pPr>
              <w:spacing w:after="62" w:line="287" w:lineRule="auto"/>
              <w:ind w:left="0" w:right="1955" w:firstLine="0"/>
              <w:jc w:val="left"/>
            </w:pPr>
            <w:r>
              <w:rPr>
                <w:b/>
              </w:rPr>
              <w:lastRenderedPageBreak/>
              <w:t>Horizons, Pans and Layers:</w:t>
            </w:r>
          </w:p>
          <w:p w14:paraId="0BE912EE" w14:textId="77777777" w:rsidR="00174C4D" w:rsidRDefault="008F760C">
            <w:pPr>
              <w:spacing w:after="35" w:line="259" w:lineRule="auto"/>
              <w:ind w:left="0" w:firstLine="0"/>
              <w:jc w:val="left"/>
            </w:pPr>
            <w:r>
              <w:t>Argillic horizon</w:t>
            </w:r>
          </w:p>
          <w:p w14:paraId="0BE912EF" w14:textId="77777777" w:rsidR="00174C4D" w:rsidRDefault="008F760C">
            <w:pPr>
              <w:spacing w:after="35" w:line="259" w:lineRule="auto"/>
              <w:ind w:left="0" w:firstLine="0"/>
              <w:jc w:val="left"/>
            </w:pPr>
            <w:r>
              <w:t>Brittle-B horizon</w:t>
            </w:r>
          </w:p>
          <w:p w14:paraId="0BE912F0" w14:textId="77777777" w:rsidR="00174C4D" w:rsidRDefault="008F760C">
            <w:pPr>
              <w:spacing w:after="35" w:line="259" w:lineRule="auto"/>
              <w:ind w:left="0" w:firstLine="0"/>
              <w:jc w:val="left"/>
            </w:pPr>
            <w:r>
              <w:t>Calcareous horizon</w:t>
            </w:r>
          </w:p>
          <w:p w14:paraId="0BE912F1" w14:textId="77777777" w:rsidR="00174C4D" w:rsidRDefault="008F760C">
            <w:pPr>
              <w:spacing w:after="35" w:line="259" w:lineRule="auto"/>
              <w:ind w:left="0" w:firstLine="0"/>
              <w:jc w:val="left"/>
            </w:pPr>
            <w:r>
              <w:t>Cutanic horizon</w:t>
            </w:r>
          </w:p>
          <w:p w14:paraId="0BE912F2" w14:textId="77777777" w:rsidR="00174C4D" w:rsidRDefault="008F760C">
            <w:pPr>
              <w:spacing w:after="35" w:line="259" w:lineRule="auto"/>
              <w:ind w:left="0" w:firstLine="0"/>
              <w:jc w:val="left"/>
            </w:pPr>
            <w:proofErr w:type="spellStart"/>
            <w:r>
              <w:t>Cutanoxidic</w:t>
            </w:r>
            <w:proofErr w:type="spellEnd"/>
            <w:r>
              <w:t xml:space="preserve"> horizon</w:t>
            </w:r>
          </w:p>
          <w:p w14:paraId="0BE912F3" w14:textId="77777777" w:rsidR="00174C4D" w:rsidRDefault="008F760C">
            <w:pPr>
              <w:spacing w:after="35" w:line="259" w:lineRule="auto"/>
              <w:ind w:left="0" w:firstLine="0"/>
              <w:jc w:val="left"/>
            </w:pPr>
            <w:r>
              <w:t>Densipan</w:t>
            </w:r>
          </w:p>
          <w:p w14:paraId="0BE912F4" w14:textId="77777777" w:rsidR="00174C4D" w:rsidRDefault="008F760C">
            <w:pPr>
              <w:spacing w:after="35" w:line="259" w:lineRule="auto"/>
              <w:ind w:left="0" w:firstLine="0"/>
              <w:jc w:val="left"/>
            </w:pPr>
            <w:proofErr w:type="spellStart"/>
            <w:r>
              <w:t>Duripan</w:t>
            </w:r>
            <w:proofErr w:type="spellEnd"/>
          </w:p>
          <w:p w14:paraId="0BE912F5" w14:textId="77777777" w:rsidR="00174C4D" w:rsidRDefault="008F760C">
            <w:pPr>
              <w:spacing w:after="35" w:line="259" w:lineRule="auto"/>
              <w:ind w:left="0" w:firstLine="0"/>
              <w:jc w:val="left"/>
            </w:pPr>
            <w:r>
              <w:t>Distinct topsoil</w:t>
            </w:r>
          </w:p>
          <w:p w14:paraId="530D3E1A" w14:textId="60DBC264" w:rsidR="006C4096" w:rsidRDefault="006C4096">
            <w:pPr>
              <w:spacing w:after="35" w:line="259" w:lineRule="auto"/>
              <w:ind w:left="0" w:firstLine="0"/>
              <w:jc w:val="left"/>
              <w:rPr>
                <w:ins w:id="118" w:author="Andre Eger" w:date="2024-07-26T13:45:00Z" w16du:dateUtc="2024-07-26T01:45:00Z"/>
              </w:rPr>
            </w:pPr>
            <w:ins w:id="119" w:author="Andre Eger" w:date="2024-07-26T13:45:00Z" w16du:dateUtc="2024-07-26T01:45:00Z">
              <w:r>
                <w:t>Eluvial horizon</w:t>
              </w:r>
            </w:ins>
          </w:p>
          <w:p w14:paraId="0BE912F6" w14:textId="5D52F852" w:rsidR="00174C4D" w:rsidRDefault="008F760C">
            <w:pPr>
              <w:spacing w:after="35" w:line="259" w:lineRule="auto"/>
              <w:ind w:left="0" w:firstLine="0"/>
              <w:jc w:val="left"/>
            </w:pPr>
            <w:r>
              <w:t>Fragipan</w:t>
            </w:r>
          </w:p>
          <w:p w14:paraId="0BE912F7" w14:textId="77777777" w:rsidR="00174C4D" w:rsidRDefault="008F760C">
            <w:pPr>
              <w:spacing w:after="35" w:line="259" w:lineRule="auto"/>
              <w:ind w:left="0" w:firstLine="0"/>
              <w:jc w:val="left"/>
            </w:pPr>
            <w:r>
              <w:t>Humus-pan</w:t>
            </w:r>
          </w:p>
          <w:p w14:paraId="0BE912F8" w14:textId="77777777" w:rsidR="00174C4D" w:rsidRDefault="008F760C">
            <w:pPr>
              <w:spacing w:after="35" w:line="259" w:lineRule="auto"/>
              <w:ind w:left="0" w:firstLine="0"/>
              <w:jc w:val="left"/>
            </w:pPr>
            <w:r>
              <w:t>Ironstone-pan</w:t>
            </w:r>
          </w:p>
          <w:p w14:paraId="0BE912F9" w14:textId="77777777" w:rsidR="00174C4D" w:rsidRDefault="008F760C">
            <w:pPr>
              <w:spacing w:after="35" w:line="259" w:lineRule="auto"/>
              <w:ind w:left="0" w:firstLine="0"/>
              <w:jc w:val="left"/>
            </w:pPr>
            <w:r>
              <w:t>Nodular horizon</w:t>
            </w:r>
          </w:p>
          <w:p w14:paraId="0BE912FA" w14:textId="77777777" w:rsidR="00174C4D" w:rsidRDefault="008F760C">
            <w:pPr>
              <w:spacing w:after="35" w:line="259" w:lineRule="auto"/>
              <w:ind w:left="0" w:firstLine="0"/>
              <w:jc w:val="left"/>
            </w:pPr>
            <w:proofErr w:type="spellStart"/>
            <w:r>
              <w:t>Ortstein</w:t>
            </w:r>
            <w:proofErr w:type="spellEnd"/>
            <w:r>
              <w:t>-pan</w:t>
            </w:r>
          </w:p>
          <w:p w14:paraId="0BE912FB" w14:textId="77777777" w:rsidR="00174C4D" w:rsidRDefault="008F760C">
            <w:pPr>
              <w:spacing w:after="35" w:line="259" w:lineRule="auto"/>
              <w:ind w:left="0" w:firstLine="0"/>
              <w:jc w:val="left"/>
            </w:pPr>
            <w:r>
              <w:t xml:space="preserve">Oxidic horizon </w:t>
            </w:r>
          </w:p>
          <w:p w14:paraId="0BE912FC" w14:textId="77777777" w:rsidR="00174C4D" w:rsidRDefault="008F760C">
            <w:pPr>
              <w:spacing w:after="35" w:line="259" w:lineRule="auto"/>
              <w:ind w:left="0" w:firstLine="0"/>
              <w:jc w:val="left"/>
            </w:pPr>
            <w:r>
              <w:t>Peaty topsoil</w:t>
            </w:r>
          </w:p>
          <w:p w14:paraId="0BE912FD" w14:textId="77777777" w:rsidR="00174C4D" w:rsidRDefault="008F760C">
            <w:pPr>
              <w:spacing w:after="35" w:line="259" w:lineRule="auto"/>
              <w:ind w:left="0" w:firstLine="0"/>
              <w:jc w:val="left"/>
            </w:pPr>
            <w:proofErr w:type="spellStart"/>
            <w:r>
              <w:t>Placic</w:t>
            </w:r>
            <w:proofErr w:type="spellEnd"/>
            <w:r>
              <w:t xml:space="preserve"> horizon</w:t>
            </w:r>
          </w:p>
          <w:p w14:paraId="0BE912FE" w14:textId="77777777" w:rsidR="00174C4D" w:rsidRDefault="008F760C">
            <w:pPr>
              <w:spacing w:after="35" w:line="259" w:lineRule="auto"/>
              <w:ind w:left="0" w:firstLine="0"/>
              <w:jc w:val="left"/>
            </w:pPr>
            <w:r>
              <w:t>Podzolic-B horizon</w:t>
            </w:r>
          </w:p>
          <w:p w14:paraId="0BE912FF" w14:textId="77777777" w:rsidR="00174C4D" w:rsidRDefault="008F760C">
            <w:pPr>
              <w:spacing w:after="35" w:line="259" w:lineRule="auto"/>
              <w:ind w:left="0" w:firstLine="0"/>
              <w:jc w:val="left"/>
            </w:pPr>
            <w:proofErr w:type="spellStart"/>
            <w:r>
              <w:t>Reductimorphic</w:t>
            </w:r>
            <w:proofErr w:type="spellEnd"/>
            <w:r>
              <w:t xml:space="preserve"> horizon</w:t>
            </w:r>
          </w:p>
          <w:p w14:paraId="0BE91300" w14:textId="77777777" w:rsidR="00174C4D" w:rsidRDefault="008F760C">
            <w:pPr>
              <w:spacing w:after="35" w:line="259" w:lineRule="auto"/>
              <w:ind w:left="0" w:firstLine="0"/>
              <w:jc w:val="left"/>
            </w:pPr>
            <w:r>
              <w:t>Redox-mottled horizon</w:t>
            </w:r>
          </w:p>
          <w:p w14:paraId="0BE91301" w14:textId="77777777" w:rsidR="00174C4D" w:rsidRDefault="008F760C">
            <w:pPr>
              <w:spacing w:after="35" w:line="259" w:lineRule="auto"/>
              <w:ind w:left="0" w:firstLine="0"/>
              <w:jc w:val="left"/>
            </w:pPr>
            <w:r>
              <w:t>Slowly permeable layer</w:t>
            </w:r>
          </w:p>
          <w:p w14:paraId="0BE91302" w14:textId="77777777" w:rsidR="00174C4D" w:rsidRDefault="008F760C">
            <w:pPr>
              <w:spacing w:after="0" w:line="259" w:lineRule="auto"/>
              <w:ind w:left="0" w:firstLine="0"/>
              <w:jc w:val="left"/>
            </w:pPr>
            <w:r>
              <w:t>Weathered-B horizon</w:t>
            </w:r>
          </w:p>
        </w:tc>
        <w:tc>
          <w:tcPr>
            <w:tcW w:w="2812" w:type="dxa"/>
            <w:tcBorders>
              <w:top w:val="nil"/>
              <w:left w:val="nil"/>
              <w:bottom w:val="nil"/>
              <w:right w:val="nil"/>
            </w:tcBorders>
          </w:tcPr>
          <w:p w14:paraId="0BE91303" w14:textId="77777777" w:rsidR="00174C4D" w:rsidRDefault="008F760C">
            <w:pPr>
              <w:spacing w:after="65" w:line="287" w:lineRule="auto"/>
              <w:ind w:left="0" w:firstLine="0"/>
              <w:jc w:val="left"/>
            </w:pPr>
            <w:r w:rsidRPr="4B5B3732">
              <w:rPr>
                <w:b/>
                <w:bCs/>
              </w:rPr>
              <w:t xml:space="preserve">Soil Materials </w:t>
            </w:r>
            <w:proofErr w:type="gramStart"/>
            <w:r w:rsidRPr="4B5B3732">
              <w:rPr>
                <w:b/>
                <w:bCs/>
              </w:rPr>
              <w:t>and  Contacts</w:t>
            </w:r>
            <w:proofErr w:type="gramEnd"/>
            <w:r w:rsidRPr="4B5B3732">
              <w:rPr>
                <w:b/>
                <w:bCs/>
              </w:rPr>
              <w:t>:</w:t>
            </w:r>
            <w:r>
              <w:t xml:space="preserve"> </w:t>
            </w:r>
          </w:p>
          <w:p w14:paraId="37A38917" w14:textId="12B09FB5" w:rsidR="1B0EFAD2" w:rsidRDefault="1B0EFAD2" w:rsidP="4B5B3732">
            <w:pPr>
              <w:spacing w:after="35" w:line="259" w:lineRule="auto"/>
              <w:ind w:left="0" w:firstLine="0"/>
              <w:rPr>
                <w:ins w:id="120" w:author="Andre Eger" w:date="2024-08-19T03:10:00Z" w16du:dateUtc="2024-08-19T03:10:58Z"/>
              </w:rPr>
            </w:pPr>
            <w:ins w:id="121" w:author="Andre Eger" w:date="2024-08-19T03:11:00Z">
              <w:r>
                <w:t xml:space="preserve">Anthropic </w:t>
              </w:r>
            </w:ins>
            <w:ins w:id="122" w:author="Andre Eger" w:date="2024-08-19T05:29:00Z">
              <w:r w:rsidR="6B53F233">
                <w:t xml:space="preserve">soil </w:t>
              </w:r>
            </w:ins>
            <w:ins w:id="123" w:author="Andre Eger" w:date="2024-08-19T03:11:00Z">
              <w:r>
                <w:t>material</w:t>
              </w:r>
            </w:ins>
          </w:p>
          <w:p w14:paraId="0BE91304" w14:textId="77777777" w:rsidR="00174C4D" w:rsidRDefault="008F760C">
            <w:pPr>
              <w:spacing w:after="35" w:line="259" w:lineRule="auto"/>
              <w:ind w:left="0" w:firstLine="0"/>
            </w:pPr>
            <w:proofErr w:type="spellStart"/>
            <w:r>
              <w:t>Allophanic</w:t>
            </w:r>
            <w:proofErr w:type="spellEnd"/>
            <w:r>
              <w:t xml:space="preserve"> soil material</w:t>
            </w:r>
          </w:p>
          <w:p w14:paraId="0BE91305" w14:textId="77777777" w:rsidR="00174C4D" w:rsidRDefault="008F760C">
            <w:pPr>
              <w:spacing w:after="35" w:line="259" w:lineRule="auto"/>
              <w:ind w:left="0" w:firstLine="0"/>
              <w:jc w:val="left"/>
            </w:pPr>
            <w:r>
              <w:t>Lithic contact</w:t>
            </w:r>
          </w:p>
          <w:p w14:paraId="0BE91306" w14:textId="77777777" w:rsidR="00174C4D" w:rsidRDefault="008F760C">
            <w:pPr>
              <w:spacing w:after="35" w:line="259" w:lineRule="auto"/>
              <w:ind w:left="0" w:firstLine="0"/>
              <w:jc w:val="left"/>
            </w:pPr>
            <w:r>
              <w:t>Organic soil material</w:t>
            </w:r>
          </w:p>
          <w:p w14:paraId="0BE91307" w14:textId="77777777" w:rsidR="00174C4D" w:rsidRDefault="008F760C">
            <w:pPr>
              <w:spacing w:after="35" w:line="259" w:lineRule="auto"/>
              <w:ind w:left="0" w:firstLine="0"/>
              <w:jc w:val="left"/>
            </w:pPr>
            <w:proofErr w:type="spellStart"/>
            <w:r>
              <w:t>Paralithic</w:t>
            </w:r>
            <w:proofErr w:type="spellEnd"/>
            <w:r>
              <w:t xml:space="preserve"> contact</w:t>
            </w:r>
          </w:p>
          <w:p w14:paraId="0BE91308" w14:textId="77777777" w:rsidR="00174C4D" w:rsidRDefault="008F760C">
            <w:pPr>
              <w:spacing w:after="423" w:line="287" w:lineRule="auto"/>
              <w:ind w:left="0" w:firstLine="0"/>
              <w:jc w:val="left"/>
            </w:pPr>
            <w:proofErr w:type="spellStart"/>
            <w:r>
              <w:t>Tephric</w:t>
            </w:r>
            <w:proofErr w:type="spellEnd"/>
            <w:r>
              <w:t xml:space="preserve"> soil material Vitric soil material</w:t>
            </w:r>
          </w:p>
          <w:p w14:paraId="0BE91309" w14:textId="77777777" w:rsidR="00174C4D" w:rsidRDefault="008F760C">
            <w:pPr>
              <w:spacing w:after="98" w:line="259" w:lineRule="auto"/>
              <w:ind w:left="2" w:firstLine="0"/>
              <w:jc w:val="left"/>
            </w:pPr>
            <w:r>
              <w:rPr>
                <w:b/>
              </w:rPr>
              <w:t>Profile Forms:</w:t>
            </w:r>
          </w:p>
          <w:p w14:paraId="6D634180" w14:textId="77777777" w:rsidR="007D71FA" w:rsidRDefault="008F760C" w:rsidP="006E3699">
            <w:pPr>
              <w:spacing w:after="0" w:line="287" w:lineRule="auto"/>
              <w:ind w:left="0" w:firstLine="0"/>
              <w:jc w:val="left"/>
              <w:rPr>
                <w:ins w:id="124" w:author="Kirstin Deuss" w:date="2024-09-18T10:11:00Z" w16du:dateUtc="2024-09-17T22:11:00Z"/>
              </w:rPr>
            </w:pPr>
            <w:proofErr w:type="spellStart"/>
            <w:r>
              <w:t>Gley</w:t>
            </w:r>
            <w:proofErr w:type="spellEnd"/>
            <w:r>
              <w:t xml:space="preserve"> profile form </w:t>
            </w:r>
          </w:p>
          <w:p w14:paraId="0BE9130A" w14:textId="71C35365" w:rsidR="00174C4D" w:rsidRDefault="008F760C">
            <w:pPr>
              <w:spacing w:after="417" w:line="287" w:lineRule="auto"/>
              <w:ind w:left="0" w:firstLine="0"/>
              <w:jc w:val="left"/>
            </w:pPr>
            <w:r>
              <w:t>Mottled profile form</w:t>
            </w:r>
          </w:p>
          <w:p w14:paraId="0BE9130B" w14:textId="77777777" w:rsidR="00174C4D" w:rsidRDefault="008F760C">
            <w:pPr>
              <w:spacing w:after="98" w:line="259" w:lineRule="auto"/>
              <w:ind w:left="2" w:firstLine="0"/>
              <w:jc w:val="left"/>
            </w:pPr>
            <w:r>
              <w:rPr>
                <w:b/>
              </w:rPr>
              <w:t>Features:</w:t>
            </w:r>
          </w:p>
          <w:p w14:paraId="0BE9130C" w14:textId="77777777" w:rsidR="00174C4D" w:rsidRDefault="008F760C">
            <w:pPr>
              <w:spacing w:after="35" w:line="259" w:lineRule="auto"/>
              <w:ind w:left="0" w:firstLine="0"/>
              <w:jc w:val="left"/>
            </w:pPr>
            <w:r>
              <w:t>Fluvial features</w:t>
            </w:r>
          </w:p>
          <w:p w14:paraId="0BE9130D" w14:textId="77777777" w:rsidR="00174C4D" w:rsidRDefault="008F760C">
            <w:pPr>
              <w:spacing w:after="417" w:line="287" w:lineRule="auto"/>
              <w:ind w:left="0" w:firstLine="0"/>
              <w:jc w:val="left"/>
            </w:pPr>
            <w:r>
              <w:t>Perch-</w:t>
            </w:r>
            <w:proofErr w:type="spellStart"/>
            <w:r>
              <w:t>gley</w:t>
            </w:r>
            <w:proofErr w:type="spellEnd"/>
            <w:r>
              <w:t xml:space="preserve"> features Sodic features</w:t>
            </w:r>
          </w:p>
          <w:p w14:paraId="0BE9130E" w14:textId="77777777" w:rsidR="00174C4D" w:rsidRDefault="008F760C">
            <w:pPr>
              <w:spacing w:after="92" w:line="259" w:lineRule="auto"/>
              <w:ind w:left="2" w:firstLine="0"/>
              <w:jc w:val="left"/>
            </w:pPr>
            <w:r>
              <w:rPr>
                <w:b/>
              </w:rPr>
              <w:t>Other Differentiae:</w:t>
            </w:r>
          </w:p>
          <w:p w14:paraId="0BE9130F" w14:textId="77777777" w:rsidR="00174C4D" w:rsidRDefault="008F760C">
            <w:pPr>
              <w:spacing w:after="35" w:line="259" w:lineRule="auto"/>
              <w:ind w:left="0" w:firstLine="0"/>
              <w:jc w:val="left"/>
            </w:pPr>
            <w:r>
              <w:t>Crumb structure</w:t>
            </w:r>
          </w:p>
          <w:p w14:paraId="0BE91310" w14:textId="77777777" w:rsidR="00174C4D" w:rsidRDefault="008F760C">
            <w:pPr>
              <w:spacing w:after="35" w:line="259" w:lineRule="auto"/>
              <w:ind w:left="0" w:firstLine="0"/>
            </w:pPr>
            <w:r>
              <w:t>Reactive-aluminium test</w:t>
            </w:r>
          </w:p>
          <w:p w14:paraId="0BE91311" w14:textId="77777777" w:rsidR="00174C4D" w:rsidRDefault="008F760C">
            <w:pPr>
              <w:spacing w:after="0" w:line="259" w:lineRule="auto"/>
              <w:ind w:left="0" w:firstLine="0"/>
              <w:jc w:val="left"/>
            </w:pPr>
            <w:r>
              <w:t>Redox segregations</w:t>
            </w:r>
          </w:p>
        </w:tc>
      </w:tr>
    </w:tbl>
    <w:p w14:paraId="0BE91313" w14:textId="77777777" w:rsidR="00174C4D" w:rsidRDefault="008F760C">
      <w:pPr>
        <w:tabs>
          <w:tab w:val="center" w:pos="1440"/>
          <w:tab w:val="center" w:pos="1920"/>
          <w:tab w:val="right" w:pos="8519"/>
        </w:tabs>
        <w:spacing w:after="26"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1FF" wp14:editId="0BE92200">
                <wp:extent cx="5400040" cy="12700"/>
                <wp:effectExtent l="0" t="0" r="0" b="0"/>
                <wp:docPr id="90883" name="Group 9088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23" name="Shape 1323"/>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9EBF2EE" id="Group 90883"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DMli/UgIAAK8FAAAOAAAAAAAAAAAAAAAAAC4CAABkcnMvZTJvRG9jLnhtbFBLAQItABQABgAI&#10;AAAAIQDhXyj32wAAAAMBAAAPAAAAAAAAAAAAAAAAAKwEAABkcnMvZG93bnJldi54bWxQSwUGAAAA&#10;AAQABADzAAAAtAUAAAAA&#10;">
                <v:shape id="Shape 132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" path="m,l5400040,e" filled="f" strokecolor="#181717" strokeweight="1pt">
                  <v:stroke miterlimit="1" joinstyle="miter"/>
                  <v:path arrowok="t" textboxrect="0,0,5400040,0"/>
                </v:shape>
                <w10:anchorlock/>
              </v:group>
            </w:pict>
          </mc:Fallback>
        </mc:AlternateContent>
      </w:r>
      <w:r>
        <w:t xml:space="preserve"> </w:t>
      </w:r>
      <w:r>
        <w:tab/>
        <w:t xml:space="preserve"> </w:t>
      </w:r>
      <w:r>
        <w:tab/>
        <w:t xml:space="preserve">  </w:t>
      </w:r>
      <w:r>
        <w:tab/>
        <w:t xml:space="preserve"> </w:t>
      </w:r>
    </w:p>
    <w:p w14:paraId="0BE91314" w14:textId="77777777" w:rsidR="00174C4D" w:rsidRDefault="008F760C">
      <w:pPr>
        <w:ind w:left="-4" w:right="58"/>
      </w:pPr>
      <w:r>
        <w:t xml:space="preserve">The following diagnostic horizons and soil characteristics have been </w:t>
      </w:r>
      <w:proofErr w:type="gramStart"/>
      <w:r>
        <w:t>modified  from</w:t>
      </w:r>
      <w:proofErr w:type="gramEnd"/>
      <w:r>
        <w:t xml:space="preserve"> Soil Taxonomy (Soil Survey Staff 1975): argillic horizon, </w:t>
      </w:r>
      <w:proofErr w:type="spellStart"/>
      <w:r>
        <w:t>duripan</w:t>
      </w:r>
      <w:proofErr w:type="spellEnd"/>
      <w:r>
        <w:t xml:space="preserve">, fragipan, lithic contact, </w:t>
      </w:r>
      <w:proofErr w:type="spellStart"/>
      <w:r>
        <w:t>paralithic</w:t>
      </w:r>
      <w:proofErr w:type="spellEnd"/>
      <w:r>
        <w:t xml:space="preserve"> contact and </w:t>
      </w:r>
      <w:proofErr w:type="spellStart"/>
      <w:r>
        <w:t>placic</w:t>
      </w:r>
      <w:proofErr w:type="spellEnd"/>
      <w:r>
        <w:t xml:space="preserve"> horizon.</w:t>
      </w:r>
    </w:p>
    <w:p w14:paraId="0BE91315" w14:textId="773B9F8B" w:rsidR="00174C4D" w:rsidRDefault="008F760C">
      <w:pPr>
        <w:pStyle w:val="Heading3"/>
        <w:spacing w:after="316" w:line="259" w:lineRule="auto"/>
        <w:ind w:left="-3"/>
        <w:jc w:val="left"/>
      </w:pPr>
      <w:proofErr w:type="spellStart"/>
      <w:r>
        <w:rPr>
          <w:sz w:val="24"/>
        </w:rPr>
        <w:t>A</w:t>
      </w:r>
      <w:r w:rsidR="003C5BA5">
        <w:rPr>
          <w:sz w:val="24"/>
        </w:rPr>
        <w:t>llophanic</w:t>
      </w:r>
      <w:proofErr w:type="spellEnd"/>
      <w:r w:rsidR="003C5BA5">
        <w:rPr>
          <w:sz w:val="24"/>
        </w:rPr>
        <w:t xml:space="preserve"> soil material</w:t>
      </w:r>
    </w:p>
    <w:p w14:paraId="0BE91316" w14:textId="77777777" w:rsidR="00174C4D" w:rsidRDefault="008F760C">
      <w:pPr>
        <w:spacing w:after="316"/>
        <w:ind w:left="-4" w:right="58"/>
      </w:pPr>
      <w:proofErr w:type="spellStart"/>
      <w:r>
        <w:t>Allophanic</w:t>
      </w:r>
      <w:proofErr w:type="spellEnd"/>
      <w:r>
        <w:t xml:space="preserve"> soil material has soil properties dominated by minerals with short-range order, especially allophane, imogolite and ferrihydrite. Other terms such as “amorphous”, “poorly crystalline” and “non-crystalline”, have been, or are, sometimes used for such minerals. Their chief characteristics are reactive variable-charge surfaces, and a very high specific surface area (several hundreds of m</w:t>
      </w:r>
      <w:r>
        <w:rPr>
          <w:sz w:val="23"/>
          <w:vertAlign w:val="superscript"/>
        </w:rPr>
        <w:t>2</w:t>
      </w:r>
      <w:r>
        <w:t xml:space="preserve">/g). </w:t>
      </w:r>
      <w:proofErr w:type="spellStart"/>
      <w:r>
        <w:t>Allophanic</w:t>
      </w:r>
      <w:proofErr w:type="spellEnd"/>
      <w:r>
        <w:t xml:space="preserve"> soil material has </w:t>
      </w:r>
      <w:r>
        <w:rPr>
          <w:b/>
          <w:sz w:val="18"/>
        </w:rPr>
        <w:t>both</w:t>
      </w:r>
    </w:p>
    <w:p w14:paraId="0BE91317" w14:textId="77777777" w:rsidR="00174C4D" w:rsidRDefault="008F760C" w:rsidP="00DD6A28">
      <w:r>
        <w:t xml:space="preserve"> </w:t>
      </w:r>
      <w:r>
        <w:tab/>
        <w:t xml:space="preserve">1. </w:t>
      </w:r>
      <w:r>
        <w:tab/>
      </w:r>
      <w:r w:rsidRPr="00DD6A28">
        <w:rPr>
          <w:b/>
          <w:i/>
        </w:rPr>
        <w:t>Either</w:t>
      </w:r>
    </w:p>
    <w:p w14:paraId="0BE91318" w14:textId="77777777" w:rsidR="00174C4D" w:rsidRDefault="008F760C">
      <w:pPr>
        <w:tabs>
          <w:tab w:val="center" w:pos="720"/>
          <w:tab w:val="center" w:pos="1591"/>
          <w:tab w:val="center" w:pos="4409"/>
        </w:tabs>
        <w:spacing w:after="75"/>
        <w:ind w:left="-13" w:firstLine="0"/>
        <w:jc w:val="left"/>
      </w:pPr>
      <w:r>
        <w:t xml:space="preserve"> </w:t>
      </w:r>
      <w:r>
        <w:tab/>
        <w:t xml:space="preserve"> </w:t>
      </w:r>
      <w:r>
        <w:tab/>
        <w:t xml:space="preserve">(a) </w:t>
      </w:r>
      <w:r>
        <w:tab/>
        <w:t>All of the following (in a fresh sample):</w:t>
      </w:r>
    </w:p>
    <w:p w14:paraId="0BE91319" w14:textId="77777777" w:rsidR="00174C4D" w:rsidRDefault="008F760C">
      <w:pPr>
        <w:numPr>
          <w:ilvl w:val="0"/>
          <w:numId w:val="5"/>
        </w:numPr>
        <w:spacing w:after="78"/>
        <w:ind w:right="58" w:hanging="567"/>
      </w:pPr>
      <w:r>
        <w:lastRenderedPageBreak/>
        <w:t xml:space="preserve">Sensitive or strongly sensitive sensitivity class (distinctly greasy or smeary feel except in some sandy soils), </w:t>
      </w:r>
      <w:r>
        <w:rPr>
          <w:i/>
        </w:rPr>
        <w:t>and</w:t>
      </w:r>
    </w:p>
    <w:p w14:paraId="0BE9131A" w14:textId="77777777" w:rsidR="00174C4D" w:rsidRDefault="008F760C">
      <w:pPr>
        <w:numPr>
          <w:ilvl w:val="0"/>
          <w:numId w:val="5"/>
        </w:numPr>
        <w:spacing w:after="83"/>
        <w:ind w:right="58" w:hanging="567"/>
      </w:pPr>
      <w:r>
        <w:t xml:space="preserve">Very weak or weak unconfined soil strength class (when moist), </w:t>
      </w:r>
      <w:r>
        <w:rPr>
          <w:i/>
        </w:rPr>
        <w:t>and</w:t>
      </w:r>
    </w:p>
    <w:p w14:paraId="0BE9131B" w14:textId="77777777" w:rsidR="00174C4D" w:rsidRDefault="008F760C">
      <w:pPr>
        <w:numPr>
          <w:ilvl w:val="0"/>
          <w:numId w:val="5"/>
        </w:numPr>
        <w:spacing w:after="65" w:line="312" w:lineRule="auto"/>
        <w:ind w:right="58" w:hanging="567"/>
      </w:pPr>
      <w:r>
        <w:t xml:space="preserve">Non-sticky or slightly sticky stickiness class, </w:t>
      </w:r>
      <w:r>
        <w:rPr>
          <w:i/>
        </w:rPr>
        <w:t xml:space="preserve">and </w:t>
      </w:r>
      <w:r>
        <w:t>(iv) Strong or very strong reactive-aluminium test.</w:t>
      </w:r>
    </w:p>
    <w:p w14:paraId="0BE9131C" w14:textId="77777777" w:rsidR="00174C4D" w:rsidRPr="00DD6A28" w:rsidRDefault="008F760C" w:rsidP="00DD6A28">
      <w:pPr>
        <w:rPr>
          <w:b/>
        </w:rPr>
      </w:pPr>
      <w:r>
        <w:t xml:space="preserve"> </w:t>
      </w:r>
      <w:r>
        <w:tab/>
        <w:t xml:space="preserve"> </w:t>
      </w:r>
      <w:r>
        <w:tab/>
      </w:r>
      <w:r w:rsidRPr="00DD6A28">
        <w:rPr>
          <w:b/>
          <w:i/>
        </w:rPr>
        <w:t>or</w:t>
      </w:r>
    </w:p>
    <w:p w14:paraId="0BE9131D" w14:textId="77777777" w:rsidR="00174C4D" w:rsidRDefault="008F760C">
      <w:pPr>
        <w:tabs>
          <w:tab w:val="center" w:pos="720"/>
          <w:tab w:val="center" w:pos="1598"/>
          <w:tab w:val="center" w:pos="3722"/>
        </w:tabs>
        <w:spacing w:after="348"/>
        <w:ind w:left="-13" w:firstLine="0"/>
        <w:jc w:val="left"/>
      </w:pPr>
      <w:r>
        <w:t xml:space="preserve"> </w:t>
      </w:r>
      <w:r>
        <w:tab/>
        <w:t xml:space="preserve"> </w:t>
      </w:r>
      <w:r>
        <w:tab/>
        <w:t xml:space="preserve">(b) </w:t>
      </w:r>
      <w:r>
        <w:tab/>
        <w:t xml:space="preserve">P retention of 85% or </w:t>
      </w:r>
      <w:proofErr w:type="gramStart"/>
      <w:r>
        <w:t>more;</w:t>
      </w:r>
      <w:proofErr w:type="gramEnd"/>
    </w:p>
    <w:p w14:paraId="0BE9131E" w14:textId="77777777" w:rsidR="00174C4D" w:rsidRDefault="008F760C">
      <w:pPr>
        <w:tabs>
          <w:tab w:val="center" w:pos="942"/>
        </w:tabs>
        <w:spacing w:after="149" w:line="259" w:lineRule="auto"/>
        <w:ind w:left="0" w:firstLine="0"/>
        <w:jc w:val="left"/>
      </w:pPr>
      <w:r>
        <w:t xml:space="preserve"> </w:t>
      </w:r>
      <w:r>
        <w:tab/>
      </w:r>
      <w:r w:rsidR="00DD6A28">
        <w:rPr>
          <w:b/>
          <w:sz w:val="18"/>
        </w:rPr>
        <w:t>AND</w:t>
      </w:r>
    </w:p>
    <w:p w14:paraId="0BE9131F" w14:textId="77777777" w:rsidR="00174C4D" w:rsidRDefault="008F760C">
      <w:pPr>
        <w:spacing w:after="425"/>
        <w:ind w:left="1134" w:right="58" w:hanging="567"/>
      </w:pPr>
      <w:r>
        <w:t>2. Dry bulk density of the fine-earth fraction (where the volume is determined on a field-moist soil) of less than 0.9 Mg/m</w:t>
      </w:r>
      <w:r>
        <w:rPr>
          <w:sz w:val="23"/>
          <w:vertAlign w:val="superscript"/>
        </w:rPr>
        <w:t>3</w:t>
      </w:r>
      <w:r>
        <w:t>.</w:t>
      </w:r>
    </w:p>
    <w:p w14:paraId="0BE91320" w14:textId="77777777" w:rsidR="00174C4D" w:rsidRDefault="008F760C">
      <w:pPr>
        <w:ind w:left="-4" w:right="58"/>
      </w:pPr>
      <w:r>
        <w:t xml:space="preserve">Layers meeting the requirements of </w:t>
      </w:r>
      <w:proofErr w:type="spellStart"/>
      <w:r>
        <w:t>allophanic</w:t>
      </w:r>
      <w:proofErr w:type="spellEnd"/>
      <w:r>
        <w:t xml:space="preserve"> soil material may also meet the requirements of vitric soil material.</w:t>
      </w:r>
    </w:p>
    <w:p w14:paraId="0BE91321" w14:textId="7F1F854E" w:rsidR="00174C4D" w:rsidRDefault="008F760C">
      <w:pPr>
        <w:spacing w:after="530"/>
        <w:ind w:left="-4" w:right="58"/>
        <w:rPr>
          <w:ins w:id="125" w:author="Andre Eger" w:date="2024-08-19T03:11:00Z" w16du:dateUtc="2024-08-19T03:11:54Z"/>
        </w:rPr>
      </w:pPr>
      <w:r>
        <w:t xml:space="preserve">Accessory chemical properties relate to variable-charge characteristics, P retention, and high organic-matter contents. Accessory physical properties include high total available water capacity and readily available water capacity, and low penetration resistance. In addition, </w:t>
      </w:r>
      <w:proofErr w:type="spellStart"/>
      <w:r>
        <w:t>allophanic</w:t>
      </w:r>
      <w:proofErr w:type="spellEnd"/>
      <w:r>
        <w:t xml:space="preserve"> soil material undergoes irreversible changes upon drying, for example, in plastic and liquid limits and in apparent particle-size distribution. It should be noted that minerals other than allophane (e.g. ferrihydrite) can give rise to </w:t>
      </w:r>
      <w:proofErr w:type="spellStart"/>
      <w:r>
        <w:t>allophanic</w:t>
      </w:r>
      <w:proofErr w:type="spellEnd"/>
      <w:r>
        <w:t xml:space="preserve"> soil material.</w:t>
      </w:r>
    </w:p>
    <w:p w14:paraId="486445F7" w14:textId="45358D5F" w:rsidR="40A80C6E" w:rsidRDefault="40A80C6E" w:rsidP="740C0F0D">
      <w:pPr>
        <w:pStyle w:val="Heading3"/>
        <w:rPr>
          <w:ins w:id="126" w:author="Andre Eger" w:date="2024-08-19T03:11:00Z" w16du:dateUtc="2024-08-19T03:11:54Z"/>
        </w:rPr>
      </w:pPr>
      <w:ins w:id="127" w:author="Andre Eger" w:date="2024-08-19T03:12:00Z">
        <w:r>
          <w:t xml:space="preserve">Anthropic </w:t>
        </w:r>
      </w:ins>
      <w:ins w:id="128" w:author="Andre Eger" w:date="2024-08-19T05:29:00Z">
        <w:r w:rsidR="2543786F">
          <w:t xml:space="preserve">soil </w:t>
        </w:r>
      </w:ins>
      <w:r w:rsidR="007F6E78">
        <w:t>material</w:t>
      </w:r>
      <w:commentRangeStart w:id="129"/>
      <w:commentRangeStart w:id="130"/>
      <w:commentRangeStart w:id="131"/>
      <w:commentRangeEnd w:id="129"/>
      <w:r w:rsidR="007F6E78">
        <w:rPr>
          <w:rStyle w:val="CommentReference"/>
        </w:rPr>
        <w:commentReference w:id="129"/>
      </w:r>
      <w:commentRangeEnd w:id="130"/>
      <w:r>
        <w:rPr>
          <w:rStyle w:val="CommentReference"/>
        </w:rPr>
        <w:commentReference w:id="130"/>
      </w:r>
      <w:commentRangeEnd w:id="131"/>
      <w:r w:rsidR="00BC668B">
        <w:rPr>
          <w:rStyle w:val="CommentReference"/>
          <w:b w:val="0"/>
        </w:rPr>
        <w:commentReference w:id="131"/>
      </w:r>
    </w:p>
    <w:p w14:paraId="7ABD9E00" w14:textId="08A28FBF" w:rsidR="40A80C6E" w:rsidRDefault="40A80C6E" w:rsidP="000A3EF6">
      <w:pPr>
        <w:spacing w:after="100" w:afterAutospacing="1" w:line="240" w:lineRule="auto"/>
        <w:ind w:left="0" w:right="57" w:hanging="11"/>
        <w:rPr>
          <w:ins w:id="132" w:author="Andre Eger" w:date="2024-08-19T03:12:00Z" w16du:dateUtc="2024-08-19T03:12:34Z"/>
        </w:rPr>
      </w:pPr>
      <w:ins w:id="133" w:author="Andre Eger" w:date="2024-08-19T03:12:00Z">
        <w:r>
          <w:t xml:space="preserve">Anthropic material constitutes human-altered or human-transported soil material that shows evidence of the purposeful modification of soil properties or of surface features by human activity. The field evidence of alteration excludes low impact agricultural practices such as shallow cultivation, digging, ploughing, or the addition of amendments. </w:t>
        </w:r>
      </w:ins>
      <w:ins w:id="134" w:author="Kirstin Deuss" w:date="2024-09-18T10:35:00Z">
        <w:r w:rsidR="00E307E3">
          <w:t xml:space="preserve">Artificially drained soils/wetlands are also not included here because </w:t>
        </w:r>
      </w:ins>
      <w:ins w:id="135" w:author="Lauren OBrien" w:date="2024-09-19T03:43:00Z">
        <w:r w:rsidR="7FC0D729">
          <w:t>it</w:t>
        </w:r>
        <w:r w:rsidR="00E307E3">
          <w:t xml:space="preserve"> </w:t>
        </w:r>
        <w:r w:rsidR="7FC0D729">
          <w:t>is difficult</w:t>
        </w:r>
      </w:ins>
      <w:ins w:id="136" w:author="Kirstin Deuss" w:date="2024-09-18T10:35:00Z">
        <w:r w:rsidR="00E307E3">
          <w:t xml:space="preserve"> to unambiguously link artificial drainage to specific, field-identifiable soil indicators. </w:t>
        </w:r>
      </w:ins>
      <w:ins w:id="137" w:author="Andre Eger" w:date="2024-08-19T03:12:00Z">
        <w:r>
          <w:t xml:space="preserve">The nature of alteration can comprise profile truncation, mixing, deposition of transported material, and addition of artefacts. Due to the high variability of the morphological or chemical soil properties that can result from human soil modifications, the criteria of </w:t>
        </w:r>
      </w:ins>
      <w:ins w:id="138" w:author="Balin Robertson" w:date="2024-09-17T22:39:00Z">
        <w:r w:rsidR="10C0649F">
          <w:t>a</w:t>
        </w:r>
      </w:ins>
      <w:ins w:id="139" w:author="Andre Eger" w:date="2024-08-19T03:12:00Z">
        <w:r>
          <w:t xml:space="preserve">nthropic material are mainly linked to their anthropic genesis, and thus deviate from the principles of the NZSC. Common indicators of </w:t>
        </w:r>
      </w:ins>
      <w:ins w:id="140" w:author="Balin Robertson" w:date="2024-09-17T22:39:00Z">
        <w:r w:rsidR="04C0ED88">
          <w:t>a</w:t>
        </w:r>
      </w:ins>
      <w:ins w:id="141" w:author="Andre Eger" w:date="2024-08-19T03:12:00Z">
        <w:r>
          <w:t xml:space="preserve">nthropic material in New Zealand are: </w:t>
        </w:r>
      </w:ins>
    </w:p>
    <w:p w14:paraId="5E77B7EF" w14:textId="1DB00A90" w:rsidR="40A80C6E" w:rsidRDefault="40A80C6E">
      <w:pPr>
        <w:spacing w:after="100" w:afterAutospacing="1" w:line="240" w:lineRule="auto"/>
        <w:ind w:left="0" w:right="57" w:hanging="11"/>
        <w:rPr>
          <w:ins w:id="142" w:author="Andre Eger" w:date="2024-08-19T03:12:00Z" w16du:dateUtc="2024-08-19T03:12:34Z"/>
        </w:rPr>
        <w:pPrChange w:id="143" w:author="Andre Eger" w:date="2024-08-19T03:12:00Z">
          <w:pPr/>
        </w:pPrChange>
      </w:pPr>
      <w:ins w:id="144" w:author="Andre Eger" w:date="2024-08-19T03:12:00Z">
        <w:r>
          <w:t>•</w:t>
        </w:r>
        <w:r>
          <w:tab/>
          <w:t xml:space="preserve">excavated or constructed landforms, </w:t>
        </w:r>
      </w:ins>
    </w:p>
    <w:p w14:paraId="0C7E59AA" w14:textId="5573003F" w:rsidR="40A80C6E" w:rsidRDefault="40A80C6E">
      <w:pPr>
        <w:spacing w:after="100" w:afterAutospacing="1" w:line="240" w:lineRule="auto"/>
        <w:ind w:left="0" w:right="57" w:hanging="11"/>
        <w:rPr>
          <w:ins w:id="145" w:author="Andre Eger" w:date="2024-08-19T03:12:00Z" w16du:dateUtc="2024-08-19T03:12:34Z"/>
        </w:rPr>
        <w:pPrChange w:id="146" w:author="Andre Eger" w:date="2024-08-19T03:12:00Z">
          <w:pPr/>
        </w:pPrChange>
      </w:pPr>
      <w:ins w:id="147" w:author="Andre Eger" w:date="2024-08-19T03:12:00Z">
        <w:r>
          <w:t>•</w:t>
        </w:r>
        <w:r>
          <w:tab/>
          <w:t xml:space="preserve">mechanically detached, redistributed, and re-oriented soil material, </w:t>
        </w:r>
      </w:ins>
    </w:p>
    <w:p w14:paraId="57CD8320" w14:textId="5B03DA54" w:rsidR="40A80C6E" w:rsidRDefault="40A80C6E">
      <w:pPr>
        <w:spacing w:after="100" w:afterAutospacing="1" w:line="240" w:lineRule="auto"/>
        <w:ind w:left="0" w:right="57" w:hanging="11"/>
        <w:rPr>
          <w:ins w:id="148" w:author="Andre Eger" w:date="2024-08-19T03:12:00Z" w16du:dateUtc="2024-08-19T03:12:34Z"/>
        </w:rPr>
        <w:pPrChange w:id="149" w:author="Andre Eger" w:date="2024-08-19T03:12:00Z">
          <w:pPr/>
        </w:pPrChange>
      </w:pPr>
      <w:ins w:id="150" w:author="Andre Eger" w:date="2024-08-19T03:12:00Z">
        <w:r>
          <w:lastRenderedPageBreak/>
          <w:t>•</w:t>
        </w:r>
        <w:r>
          <w:tab/>
          <w:t xml:space="preserve">mechanically abraded and broken rock fragments that do not correspond with the fragments in the underlying soil material (e.g., fractures that cut through rather than between individual minerals), </w:t>
        </w:r>
      </w:ins>
    </w:p>
    <w:p w14:paraId="4D57B26E" w14:textId="34533D94" w:rsidR="40A80C6E" w:rsidRDefault="40A80C6E">
      <w:pPr>
        <w:spacing w:after="100" w:afterAutospacing="1" w:line="240" w:lineRule="auto"/>
        <w:ind w:left="0" w:right="57" w:hanging="11"/>
        <w:rPr>
          <w:ins w:id="151" w:author="Andre Eger" w:date="2024-08-19T03:12:00Z" w16du:dateUtc="2024-08-19T03:12:34Z"/>
        </w:rPr>
        <w:pPrChange w:id="152" w:author="Andre Eger" w:date="2024-08-19T03:12:00Z">
          <w:pPr/>
        </w:pPrChange>
      </w:pPr>
      <w:ins w:id="153" w:author="Andre Eger" w:date="2024-08-19T03:12:00Z">
        <w:r>
          <w:t>•</w:t>
        </w:r>
        <w:r>
          <w:tab/>
          <w:t xml:space="preserve">manufactured materials, such as charcoal, and artefacts, </w:t>
        </w:r>
      </w:ins>
    </w:p>
    <w:p w14:paraId="3B198DB4" w14:textId="4A6B9B76" w:rsidR="40A80C6E" w:rsidRDefault="40A80C6E">
      <w:pPr>
        <w:spacing w:after="100" w:afterAutospacing="1" w:line="240" w:lineRule="auto"/>
        <w:ind w:left="0" w:right="57" w:hanging="11"/>
        <w:rPr>
          <w:ins w:id="154" w:author="Andre Eger" w:date="2024-08-19T03:12:00Z" w16du:dateUtc="2024-08-19T03:12:34Z"/>
        </w:rPr>
        <w:pPrChange w:id="155" w:author="Andre Eger" w:date="2024-08-19T03:12:00Z">
          <w:pPr/>
        </w:pPrChange>
      </w:pPr>
      <w:ins w:id="156" w:author="Andre Eger" w:date="2024-08-19T03:12:00Z">
        <w:r>
          <w:t>•</w:t>
        </w:r>
        <w:r>
          <w:tab/>
          <w:t xml:space="preserve">relocated soil material overlying bones, shells or manufactured materials, </w:t>
        </w:r>
      </w:ins>
    </w:p>
    <w:p w14:paraId="04032CE8" w14:textId="47C95553" w:rsidR="40A80C6E" w:rsidRDefault="40A80C6E">
      <w:pPr>
        <w:spacing w:after="100" w:afterAutospacing="1" w:line="240" w:lineRule="auto"/>
        <w:ind w:left="0" w:right="57" w:hanging="11"/>
        <w:rPr>
          <w:ins w:id="157" w:author="Andre Eger" w:date="2024-08-19T03:12:00Z" w16du:dateUtc="2024-08-19T03:12:34Z"/>
        </w:rPr>
        <w:pPrChange w:id="158" w:author="Andre Eger" w:date="2024-08-19T03:12:00Z">
          <w:pPr/>
        </w:pPrChange>
      </w:pPr>
      <w:ins w:id="159" w:author="Andre Eger" w:date="2024-08-19T03:12:00Z">
        <w:r>
          <w:t>•</w:t>
        </w:r>
        <w:r>
          <w:tab/>
          <w:t xml:space="preserve">eating and cooking waste and associated charred products, </w:t>
        </w:r>
      </w:ins>
    </w:p>
    <w:p w14:paraId="44590D53" w14:textId="3ACE6F6C" w:rsidR="40A80C6E" w:rsidRDefault="40A80C6E">
      <w:pPr>
        <w:spacing w:after="100" w:afterAutospacing="1" w:line="240" w:lineRule="auto"/>
        <w:ind w:left="0" w:right="57" w:hanging="11"/>
        <w:rPr>
          <w:ins w:id="160" w:author="Andre Eger" w:date="2024-08-19T03:12:00Z" w16du:dateUtc="2024-08-19T03:12:34Z"/>
        </w:rPr>
        <w:pPrChange w:id="161" w:author="Andre Eger" w:date="2024-08-19T03:12:00Z">
          <w:pPr/>
        </w:pPrChange>
      </w:pPr>
      <w:ins w:id="162" w:author="Andre Eger" w:date="2024-08-19T03:12:00Z">
        <w:r>
          <w:t>•</w:t>
        </w:r>
        <w:r>
          <w:tab/>
          <w:t xml:space="preserve">waste products of manufacturing processes. </w:t>
        </w:r>
      </w:ins>
    </w:p>
    <w:p w14:paraId="512AD2BE" w14:textId="6FE92FF6" w:rsidR="40A80C6E" w:rsidRDefault="40A80C6E">
      <w:pPr>
        <w:spacing w:after="530"/>
        <w:ind w:left="-4" w:right="58"/>
        <w:pPrChange w:id="163" w:author="Andre Eger" w:date="2024-08-19T03:12:00Z">
          <w:pPr/>
        </w:pPrChange>
      </w:pPr>
      <w:ins w:id="164" w:author="Andre Eger" w:date="2024-08-19T03:12:00Z">
        <w:r>
          <w:t xml:space="preserve">The relationship between natural soil horizons or parent materials with </w:t>
        </w:r>
      </w:ins>
      <w:ins w:id="165" w:author="Balin Robertson" w:date="2024-09-17T23:04:00Z">
        <w:r w:rsidR="2045EE67">
          <w:t>a</w:t>
        </w:r>
      </w:ins>
      <w:ins w:id="166" w:author="Andre Eger" w:date="2024-08-19T03:12:00Z">
        <w:r>
          <w:t xml:space="preserve">nthropic material or truncation is commonly in the form of a lithological discontinuity, indicated by </w:t>
        </w:r>
      </w:ins>
      <w:ins w:id="167" w:author="Andre Eger" w:date="2024-09-27T14:24:00Z" w16du:dateUtc="2024-09-27T02:24:00Z">
        <w:r w:rsidR="003E471C">
          <w:t xml:space="preserve">abrupt </w:t>
        </w:r>
      </w:ins>
      <w:r w:rsidR="00E91901">
        <w:t>o</w:t>
      </w:r>
      <w:ins w:id="168" w:author="Andre Eger" w:date="2024-09-27T14:24:00Z" w16du:dateUtc="2024-09-27T02:24:00Z">
        <w:r w:rsidR="003E471C">
          <w:t>r</w:t>
        </w:r>
      </w:ins>
      <w:r w:rsidR="00E91901">
        <w:t xml:space="preserve"> sharp </w:t>
      </w:r>
      <w:ins w:id="169" w:author="Andre Eger" w:date="2024-08-19T03:12:00Z">
        <w:r>
          <w:t xml:space="preserve">transitions between horizons. </w:t>
        </w:r>
        <w:proofErr w:type="gramStart"/>
        <w:r>
          <w:t>The majority of</w:t>
        </w:r>
        <w:proofErr w:type="gramEnd"/>
        <w:r>
          <w:t xml:space="preserve"> </w:t>
        </w:r>
      </w:ins>
      <w:ins w:id="170" w:author="Balin Robertson" w:date="2024-09-17T23:04:00Z">
        <w:r w:rsidR="2277A6E9">
          <w:t>a</w:t>
        </w:r>
      </w:ins>
      <w:ins w:id="171" w:author="Andre Eger" w:date="2024-08-19T03:12:00Z">
        <w:r>
          <w:t xml:space="preserve">nthropic material (including truncation) in NZ is the result of distinct and extensive modification from the mid-19th century coinciding with early European settlement, deforestation, and farming. From the mid-20th century, excavation and construction (e.g., infrastructure, roading, industrial and urban expansion) has </w:t>
        </w:r>
      </w:ins>
      <w:ins w:id="172" w:author="Kirstin Deuss" w:date="2024-09-18T11:24:00Z" w16du:dateUtc="2024-09-17T23:24:00Z">
        <w:r w:rsidR="007D34FC">
          <w:t xml:space="preserve">increasingly </w:t>
        </w:r>
        <w:r w:rsidR="00502220">
          <w:t xml:space="preserve">intensified these impacts on </w:t>
        </w:r>
      </w:ins>
      <w:ins w:id="173" w:author="Kirstin Deuss" w:date="2024-09-18T11:25:00Z" w16du:dateUtc="2024-09-17T23:25:00Z">
        <w:r w:rsidR="008B129C">
          <w:t>our soils</w:t>
        </w:r>
      </w:ins>
      <w:ins w:id="174" w:author="Andre Eger" w:date="2024-08-19T03:12:00Z">
        <w:r>
          <w:t xml:space="preserve">. The influence of ‘older’ Māori cultural practice (e.g., soil alteration/modification practices, Māori </w:t>
        </w:r>
        <w:proofErr w:type="spellStart"/>
        <w:r>
          <w:t>plaggen</w:t>
        </w:r>
        <w:proofErr w:type="spellEnd"/>
        <w:r>
          <w:t xml:space="preserve"> soils) is still recognised in many parts of </w:t>
        </w:r>
        <w:proofErr w:type="gramStart"/>
        <w:r>
          <w:t>NZ, and</w:t>
        </w:r>
        <w:proofErr w:type="gramEnd"/>
        <w:r>
          <w:t xml:space="preserve"> can predate European settlement. </w:t>
        </w:r>
      </w:ins>
      <w:del w:id="175" w:author="Kirstin Deuss" w:date="2024-09-18T10:44:00Z">
        <w:r w:rsidDel="00FA6216">
          <w:delText>Distinct  soil</w:delText>
        </w:r>
      </w:del>
      <w:ins w:id="176" w:author="Kirstin Deuss" w:date="2024-09-18T10:44:00Z" w16du:dateUtc="2024-09-17T22:44:00Z">
        <w:r w:rsidR="00FA6216">
          <w:t>Distinct soil</w:t>
        </w:r>
      </w:ins>
      <w:ins w:id="177" w:author="Andre Eger" w:date="2024-08-19T03:12:00Z">
        <w:r>
          <w:t xml:space="preserve"> management alterations from historical (dating back to early Polynesian settlement) to modern </w:t>
        </w:r>
      </w:ins>
      <w:ins w:id="178" w:author="Balin Robertson" w:date="2024-09-17T23:07:00Z">
        <w:r w:rsidR="3616E55B">
          <w:t xml:space="preserve">times </w:t>
        </w:r>
      </w:ins>
      <w:ins w:id="179" w:author="Andre Eger" w:date="2024-08-19T03:12:00Z">
        <w:r>
          <w:t>can be distinguished at the</w:t>
        </w:r>
        <w:commentRangeStart w:id="180"/>
        <w:r>
          <w:t xml:space="preserve"> group </w:t>
        </w:r>
      </w:ins>
      <w:del w:id="181" w:author="Balin Robertson" w:date="2024-09-17T23:07:00Z">
        <w:r>
          <w:delText xml:space="preserve"> </w:delText>
        </w:r>
      </w:del>
      <w:ins w:id="182" w:author="Andre Eger" w:date="2024-08-19T03:12:00Z">
        <w:r>
          <w:t>or family level</w:t>
        </w:r>
      </w:ins>
      <w:commentRangeEnd w:id="180"/>
      <w:r>
        <w:rPr>
          <w:rStyle w:val="CommentReference"/>
        </w:rPr>
        <w:commentReference w:id="180"/>
      </w:r>
      <w:ins w:id="183" w:author="Andre Eger" w:date="2024-08-19T03:12:00Z">
        <w:r>
          <w:t xml:space="preserve">. </w:t>
        </w:r>
      </w:ins>
    </w:p>
    <w:p w14:paraId="0BE91322" w14:textId="60630261" w:rsidR="00174C4D" w:rsidRDefault="008F760C" w:rsidP="00FF3C22">
      <w:pPr>
        <w:pStyle w:val="Heading3"/>
      </w:pPr>
      <w:r>
        <w:t>A</w:t>
      </w:r>
      <w:r w:rsidR="003C5BA5">
        <w:t>rgillic horizon</w:t>
      </w:r>
    </w:p>
    <w:p w14:paraId="0BE91323" w14:textId="77777777" w:rsidR="00174C4D" w:rsidRDefault="008F760C">
      <w:pPr>
        <w:ind w:left="-4" w:right="58"/>
      </w:pPr>
      <w:r>
        <w:t>An argillic horizon is a clay-enriched horizon. It is indicated by a “</w:t>
      </w:r>
      <w:proofErr w:type="spellStart"/>
      <w:r>
        <w:t>Bt</w:t>
      </w:r>
      <w:proofErr w:type="spellEnd"/>
      <w:r>
        <w:t xml:space="preserve">” horizon notation as in </w:t>
      </w:r>
      <w:proofErr w:type="spellStart"/>
      <w:r>
        <w:t>Btg</w:t>
      </w:r>
      <w:proofErr w:type="spellEnd"/>
      <w:r>
        <w:t xml:space="preserve">, </w:t>
      </w:r>
      <w:proofErr w:type="spellStart"/>
      <w:r>
        <w:t>BCt</w:t>
      </w:r>
      <w:proofErr w:type="spellEnd"/>
      <w:r>
        <w:t xml:space="preserve">, etc. It has </w:t>
      </w:r>
      <w:r w:rsidR="00500C8C">
        <w:rPr>
          <w:b/>
          <w:sz w:val="18"/>
        </w:rPr>
        <w:t>ONE</w:t>
      </w:r>
      <w:r>
        <w:t xml:space="preserve"> of the following:</w:t>
      </w:r>
    </w:p>
    <w:p w14:paraId="0BE91324" w14:textId="77777777" w:rsidR="00500C8C" w:rsidRDefault="00500C8C">
      <w:pPr>
        <w:ind w:left="-4" w:right="58"/>
      </w:pPr>
    </w:p>
    <w:p w14:paraId="0BE91325" w14:textId="77777777" w:rsidR="00174C4D" w:rsidRDefault="008F760C">
      <w:pPr>
        <w:numPr>
          <w:ilvl w:val="0"/>
          <w:numId w:val="6"/>
        </w:numPr>
        <w:spacing w:after="233"/>
        <w:ind w:right="58" w:hanging="567"/>
      </w:pPr>
      <w:r>
        <w:t>It is vertically continuous and is 10 cm or more thick. Clay coatings occur that have a waxy lustre when dry and sufficient thickness to envelop fine sand grains. Coatings occur either on peds (10% or more of the ped surfaces), or in pores (in more than one-third of the observed tubular pores) or as bridges between sand grains (in more than half of the horizon</w:t>
      </w:r>
      <w:proofErr w:type="gramStart"/>
      <w:r>
        <w:t>);</w:t>
      </w:r>
      <w:proofErr w:type="gramEnd"/>
      <w:r>
        <w:t xml:space="preserve"> </w:t>
      </w:r>
      <w:r w:rsidR="00500C8C">
        <w:rPr>
          <w:b/>
          <w:sz w:val="18"/>
        </w:rPr>
        <w:t>OR</w:t>
      </w:r>
    </w:p>
    <w:p w14:paraId="0BE91326" w14:textId="77777777" w:rsidR="00174C4D" w:rsidRDefault="008F760C">
      <w:pPr>
        <w:numPr>
          <w:ilvl w:val="0"/>
          <w:numId w:val="6"/>
        </w:numPr>
        <w:spacing w:after="235"/>
        <w:ind w:right="58" w:hanging="567"/>
      </w:pPr>
      <w:r>
        <w:t xml:space="preserve">It is composed of clay-enriched lamellae (clay bands), that within 90 cm of the mineral soil surface have a combined thickness of 15 cm or </w:t>
      </w:r>
      <w:proofErr w:type="gramStart"/>
      <w:r>
        <w:t>more;</w:t>
      </w:r>
      <w:proofErr w:type="gramEnd"/>
      <w:r>
        <w:t xml:space="preserve"> </w:t>
      </w:r>
      <w:r w:rsidR="00500C8C">
        <w:rPr>
          <w:b/>
          <w:sz w:val="18"/>
        </w:rPr>
        <w:t>OR</w:t>
      </w:r>
    </w:p>
    <w:p w14:paraId="0BE91327" w14:textId="77777777" w:rsidR="00174C4D" w:rsidRPr="00500C8C" w:rsidRDefault="008F760C">
      <w:pPr>
        <w:numPr>
          <w:ilvl w:val="0"/>
          <w:numId w:val="6"/>
        </w:numPr>
        <w:spacing w:after="0"/>
        <w:ind w:right="58" w:hanging="567"/>
        <w:rPr>
          <w:b/>
        </w:rPr>
      </w:pPr>
      <w:r>
        <w:lastRenderedPageBreak/>
        <w:t>It contains sufficiently more clay than the overlying horizon, as detected by hand texturing (5% or more)</w:t>
      </w:r>
      <w:del w:id="184" w:author="Balin Robertson" w:date="2024-09-17T23:14:00Z">
        <w:r>
          <w:delText xml:space="preserve"> </w:delText>
        </w:r>
      </w:del>
      <w:r>
        <w:t xml:space="preserve">, excluding any differences which result from a lithological discontinuity, and </w:t>
      </w:r>
      <w:r>
        <w:rPr>
          <w:b/>
        </w:rPr>
        <w:t>either</w:t>
      </w:r>
    </w:p>
    <w:p w14:paraId="0BE91328" w14:textId="77777777" w:rsidR="00500C8C" w:rsidRDefault="008F760C" w:rsidP="00164344">
      <w:pPr>
        <w:pStyle w:val="ListParagraph"/>
        <w:numPr>
          <w:ilvl w:val="0"/>
          <w:numId w:val="131"/>
        </w:numPr>
        <w:ind w:right="58"/>
        <w:rPr>
          <w:b/>
        </w:rPr>
      </w:pPr>
      <w:r>
        <w:t>it is overlain by an eluvial horizon (</w:t>
      </w:r>
      <w:proofErr w:type="spellStart"/>
      <w:r>
        <w:t>Ew</w:t>
      </w:r>
      <w:proofErr w:type="spellEnd"/>
      <w:r>
        <w:t xml:space="preserve"> or </w:t>
      </w:r>
      <w:proofErr w:type="spellStart"/>
      <w:r>
        <w:t>Eg</w:t>
      </w:r>
      <w:proofErr w:type="spellEnd"/>
      <w:proofErr w:type="gramStart"/>
      <w:r>
        <w:t>)</w:t>
      </w:r>
      <w:proofErr w:type="gramEnd"/>
      <w:r>
        <w:t xml:space="preserve"> and the upper boundary of texture contrast is abrupt or sharp, </w:t>
      </w:r>
      <w:r w:rsidRPr="00500C8C">
        <w:rPr>
          <w:b/>
        </w:rPr>
        <w:t>or</w:t>
      </w:r>
    </w:p>
    <w:p w14:paraId="0BE91329" w14:textId="77777777" w:rsidR="00174C4D" w:rsidRPr="00500C8C" w:rsidRDefault="008F760C" w:rsidP="00164344">
      <w:pPr>
        <w:pStyle w:val="ListParagraph"/>
        <w:numPr>
          <w:ilvl w:val="0"/>
          <w:numId w:val="131"/>
        </w:numPr>
        <w:ind w:right="58"/>
        <w:rPr>
          <w:b/>
        </w:rPr>
      </w:pPr>
      <w:r>
        <w:t>clay coatings occur on ped or pore surfaces.</w:t>
      </w:r>
    </w:p>
    <w:p w14:paraId="0BE9132A" w14:textId="77777777" w:rsidR="00174C4D" w:rsidRDefault="008F760C">
      <w:pPr>
        <w:spacing w:after="450"/>
        <w:ind w:left="-4" w:right="58"/>
      </w:pPr>
      <w:r>
        <w:t>Horizons having coatings which do not meet the requirements of an argillic horizon are likely to meet the requirements of a cutanic horizon.</w:t>
      </w:r>
    </w:p>
    <w:p w14:paraId="0BE9132B" w14:textId="53EAAC02" w:rsidR="00174C4D" w:rsidRDefault="008F760C" w:rsidP="00FF3C22">
      <w:pPr>
        <w:pStyle w:val="Heading3"/>
      </w:pPr>
      <w:r>
        <w:t>B</w:t>
      </w:r>
      <w:r w:rsidR="003C5BA5">
        <w:t>rittle-B horizon</w:t>
      </w:r>
    </w:p>
    <w:p w14:paraId="0BE9132C" w14:textId="77777777" w:rsidR="00174C4D" w:rsidRDefault="008F760C">
      <w:pPr>
        <w:spacing w:after="229"/>
        <w:ind w:left="-4" w:right="58"/>
      </w:pPr>
      <w:r>
        <w:t xml:space="preserve">A brittle-B horizon is a B or BC horizon that has </w:t>
      </w:r>
      <w:proofErr w:type="gramStart"/>
      <w:r>
        <w:rPr>
          <w:b/>
          <w:sz w:val="18"/>
        </w:rPr>
        <w:t>all</w:t>
      </w:r>
      <w:r>
        <w:t xml:space="preserve"> of</w:t>
      </w:r>
      <w:proofErr w:type="gramEnd"/>
      <w:r>
        <w:t xml:space="preserve"> the following:</w:t>
      </w:r>
    </w:p>
    <w:p w14:paraId="0BE9132D" w14:textId="58828993" w:rsidR="00174C4D" w:rsidRDefault="008F760C">
      <w:pPr>
        <w:numPr>
          <w:ilvl w:val="0"/>
          <w:numId w:val="7"/>
        </w:numPr>
        <w:spacing w:after="0"/>
        <w:ind w:right="58" w:hanging="567"/>
      </w:pPr>
      <w:r>
        <w:t xml:space="preserve">Brittle failure (the horizon may </w:t>
      </w:r>
      <w:ins w:id="185" w:author="Andre Eger [2]" w:date="2024-11-13T16:06:00Z" w16du:dateUtc="2024-11-13T03:06:00Z">
        <w:r w:rsidR="000A3EF6">
          <w:t>contain rock fragments</w:t>
        </w:r>
      </w:ins>
      <w:del w:id="186" w:author="Andre Eger [2]" w:date="2024-11-13T16:06:00Z" w16du:dateUtc="2024-11-13T03:06:00Z">
        <w:r w:rsidDel="000A3EF6">
          <w:delText>be gravelly</w:delText>
        </w:r>
      </w:del>
      <w:r>
        <w:t>, but the fine-earth fraction must be sufficiently coherent to allow brittle failure</w:t>
      </w:r>
      <w:proofErr w:type="gramStart"/>
      <w:r>
        <w:t>);</w:t>
      </w:r>
      <w:proofErr w:type="gramEnd"/>
      <w:r>
        <w:t xml:space="preserve"> </w:t>
      </w:r>
    </w:p>
    <w:p w14:paraId="0BE9132E" w14:textId="77777777" w:rsidR="00174C4D" w:rsidRDefault="00500C8C">
      <w:pPr>
        <w:spacing w:after="316" w:line="259" w:lineRule="auto"/>
        <w:ind w:left="1144" w:hanging="10"/>
        <w:jc w:val="left"/>
      </w:pPr>
      <w:r>
        <w:rPr>
          <w:b/>
          <w:sz w:val="18"/>
        </w:rPr>
        <w:t>AND</w:t>
      </w:r>
    </w:p>
    <w:p w14:paraId="0BE9132F" w14:textId="77777777" w:rsidR="00174C4D" w:rsidRDefault="008F760C">
      <w:pPr>
        <w:numPr>
          <w:ilvl w:val="0"/>
          <w:numId w:val="7"/>
        </w:numPr>
        <w:ind w:right="58" w:hanging="567"/>
      </w:pPr>
      <w:r>
        <w:t xml:space="preserve">It is </w:t>
      </w:r>
      <w:proofErr w:type="spellStart"/>
      <w:r>
        <w:t>apedal</w:t>
      </w:r>
      <w:proofErr w:type="spellEnd"/>
      <w:r>
        <w:t xml:space="preserve">-massive. Extremely coarse or gross prisms may be present, if the interior of the prisms is </w:t>
      </w:r>
      <w:proofErr w:type="spellStart"/>
      <w:r>
        <w:t>apedal</w:t>
      </w:r>
      <w:proofErr w:type="spellEnd"/>
      <w:r>
        <w:t xml:space="preserve">-massive; </w:t>
      </w:r>
      <w:r w:rsidR="00500C8C">
        <w:rPr>
          <w:b/>
          <w:sz w:val="18"/>
        </w:rPr>
        <w:t>AND</w:t>
      </w:r>
    </w:p>
    <w:p w14:paraId="0BE91330" w14:textId="77777777" w:rsidR="00174C4D" w:rsidRDefault="008F760C">
      <w:pPr>
        <w:numPr>
          <w:ilvl w:val="0"/>
          <w:numId w:val="7"/>
        </w:numPr>
        <w:spacing w:after="228"/>
        <w:ind w:right="58" w:hanging="567"/>
      </w:pPr>
      <w:r>
        <w:t>Few or less fine roots occur throughout the horizon.</w:t>
      </w:r>
    </w:p>
    <w:p w14:paraId="0BE91331" w14:textId="77777777" w:rsidR="00500C8C" w:rsidRDefault="008F760C" w:rsidP="00500C8C">
      <w:pPr>
        <w:spacing w:after="552"/>
        <w:ind w:left="-4" w:right="58"/>
      </w:pPr>
      <w:r>
        <w:t>The brittle-B horizon differs from the fragipan by having either lower soil strength or lower penetration resistance. Extremely coarse prism faces, if present, are not defined by low chroma colours as they are in a fragipan. The horizon commonly has some roots throughout, in contrast to the fragipan in which roots are confined to cracks. A brittle-B horizon is usually given the horizon notation suffix (x).</w:t>
      </w:r>
    </w:p>
    <w:p w14:paraId="0BE91332" w14:textId="1580948A" w:rsidR="00174C4D" w:rsidRPr="00500C8C" w:rsidRDefault="008F760C" w:rsidP="00FF3C22">
      <w:pPr>
        <w:pStyle w:val="Heading3"/>
      </w:pPr>
      <w:r w:rsidRPr="00500C8C">
        <w:t>C</w:t>
      </w:r>
      <w:r w:rsidR="003C5BA5">
        <w:t>alcareous horizon</w:t>
      </w:r>
    </w:p>
    <w:p w14:paraId="0BE91333" w14:textId="5A8D8FBF" w:rsidR="00174C4D" w:rsidRDefault="008F760C">
      <w:pPr>
        <w:ind w:left="-4" w:right="58"/>
      </w:pPr>
      <w:r>
        <w:t xml:space="preserve">A calcareous horizon is a horizon in which calcium carbonate occurs in the fine-earth fraction. The concentration may be as low as 1%, but its presence </w:t>
      </w:r>
      <w:r w:rsidR="00500C8C">
        <w:t>c</w:t>
      </w:r>
      <w:r>
        <w:t>an</w:t>
      </w:r>
      <w:r w:rsidR="00500C8C">
        <w:t xml:space="preserve"> </w:t>
      </w:r>
      <w:r>
        <w:t>be detected by effervescent reaction with 10% HCl on samples from a freshly exposed profile. The calcium carbonate may be inherited from a calcareous parent material</w:t>
      </w:r>
      <w:ins w:id="187" w:author="Andre Eger" w:date="2023-08-22T21:22:00Z">
        <w:r w:rsidR="6AD51919">
          <w:t xml:space="preserve"> (</w:t>
        </w:r>
      </w:ins>
      <w:ins w:id="188" w:author="Andre Eger" w:date="2024-07-15T00:49:00Z">
        <w:r w:rsidR="24DD5645">
          <w:t>‘</w:t>
        </w:r>
      </w:ins>
      <w:ins w:id="189" w:author="Andre Eger" w:date="2023-08-22T21:22:00Z">
        <w:r w:rsidR="6AD51919">
          <w:t>primary</w:t>
        </w:r>
      </w:ins>
      <w:ins w:id="190" w:author="Andre Eger" w:date="2024-07-15T00:49:00Z">
        <w:r w:rsidR="65C21070">
          <w:t>’</w:t>
        </w:r>
      </w:ins>
      <w:ins w:id="191" w:author="Andre Eger" w:date="2023-08-22T21:22:00Z">
        <w:r w:rsidR="6AD51919">
          <w:t xml:space="preserve"> carbonates)</w:t>
        </w:r>
      </w:ins>
      <w:r>
        <w:t xml:space="preserve">, or it may be formed in the soil and occur as coatings on stones, </w:t>
      </w:r>
      <w:del w:id="192" w:author="Andre Eger" w:date="2024-07-22T22:14:00Z">
        <w:r w:rsidDel="008F760C">
          <w:delText xml:space="preserve">filamentous </w:delText>
        </w:r>
      </w:del>
      <w:ins w:id="193" w:author="Andre Eger" w:date="2024-07-22T22:14:00Z">
        <w:r w:rsidR="7959E195">
          <w:t>thread</w:t>
        </w:r>
      </w:ins>
      <w:ins w:id="194" w:author="Andre Eger" w:date="2024-09-27T14:27:00Z" w16du:dateUtc="2024-09-27T02:27:00Z">
        <w:r w:rsidR="003E471C">
          <w:t>-</w:t>
        </w:r>
      </w:ins>
      <w:ins w:id="195" w:author="Andre Eger" w:date="2024-07-22T22:14:00Z">
        <w:r w:rsidR="7959E195">
          <w:t xml:space="preserve">like </w:t>
        </w:r>
      </w:ins>
      <w:r>
        <w:t>deposits in pores, or as nodules</w:t>
      </w:r>
      <w:ins w:id="196" w:author="Andre Eger" w:date="2023-08-22T21:22:00Z">
        <w:r w:rsidR="27E480D6">
          <w:t xml:space="preserve"> (</w:t>
        </w:r>
      </w:ins>
      <w:ins w:id="197" w:author="Andre Eger" w:date="2024-07-15T00:49:00Z">
        <w:r w:rsidR="3AB14A63">
          <w:t>‘</w:t>
        </w:r>
      </w:ins>
      <w:ins w:id="198" w:author="Andre Eger" w:date="2023-08-22T21:22:00Z">
        <w:r w:rsidR="27E480D6">
          <w:t>secondary</w:t>
        </w:r>
      </w:ins>
      <w:ins w:id="199" w:author="Andre Eger" w:date="2024-07-15T00:49:00Z">
        <w:r w:rsidR="624C54B3">
          <w:t>’</w:t>
        </w:r>
      </w:ins>
      <w:ins w:id="200" w:author="Andre Eger" w:date="2023-08-22T21:22:00Z">
        <w:r w:rsidR="27E480D6">
          <w:t xml:space="preserve"> carbonates)</w:t>
        </w:r>
      </w:ins>
      <w:r>
        <w:t>.</w:t>
      </w:r>
      <w:ins w:id="201" w:author="Andre Eger" w:date="2023-08-22T03:59:00Z">
        <w:r w:rsidR="41EAFC1C">
          <w:t xml:space="preserve"> </w:t>
        </w:r>
      </w:ins>
      <w:del w:id="202" w:author="Kirstin Deuss" w:date="2024-09-18T11:39:00Z">
        <w:r w:rsidR="41EAFC1C" w:rsidDel="00077B2E">
          <w:delText>Such a</w:delText>
        </w:r>
      </w:del>
      <w:ins w:id="203" w:author="Kirstin Deuss" w:date="2024-09-18T11:39:00Z" w16du:dateUtc="2024-09-17T23:39:00Z">
        <w:r w:rsidR="00077B2E">
          <w:t>A c</w:t>
        </w:r>
      </w:ins>
      <w:ins w:id="204" w:author="Kirstin Deuss" w:date="2024-09-18T11:40:00Z" w16du:dateUtc="2024-09-17T23:40:00Z">
        <w:r w:rsidR="00077B2E">
          <w:t>alcareous</w:t>
        </w:r>
      </w:ins>
      <w:ins w:id="205" w:author="Andre Eger" w:date="2023-08-22T03:59:00Z">
        <w:r w:rsidR="41EAFC1C">
          <w:t xml:space="preserve"> horizon is</w:t>
        </w:r>
      </w:ins>
      <w:ins w:id="206" w:author="Andre Eger" w:date="2023-08-22T03:58:00Z">
        <w:r w:rsidR="41EAFC1C">
          <w:t xml:space="preserve"> </w:t>
        </w:r>
      </w:ins>
      <w:ins w:id="207" w:author="Andre Eger" w:date="2023-08-22T03:59:00Z">
        <w:r w:rsidR="41EAFC1C">
          <w:t xml:space="preserve">given the </w:t>
        </w:r>
      </w:ins>
      <w:ins w:id="208" w:author="Andre Eger" w:date="2023-08-22T21:19:00Z">
        <w:r w:rsidR="291BF2F4">
          <w:t>horizon notation</w:t>
        </w:r>
      </w:ins>
      <w:ins w:id="209" w:author="Andre Eger" w:date="2023-08-22T21:20:00Z">
        <w:r w:rsidR="291BF2F4">
          <w:t xml:space="preserve"> </w:t>
        </w:r>
      </w:ins>
      <w:ins w:id="210" w:author="Andre Eger" w:date="2023-08-22T03:59:00Z">
        <w:r w:rsidR="41EAFC1C">
          <w:t>suffix k</w:t>
        </w:r>
      </w:ins>
      <w:ins w:id="211" w:author="Andre Eger" w:date="2023-08-22T04:02:00Z">
        <w:r w:rsidR="73079D69">
          <w:t>.</w:t>
        </w:r>
      </w:ins>
    </w:p>
    <w:p w14:paraId="0BE91334" w14:textId="5C26205C" w:rsidR="00174C4D" w:rsidRDefault="008F760C">
      <w:pPr>
        <w:spacing w:after="604"/>
        <w:ind w:left="-4" w:right="58"/>
      </w:pPr>
      <w:commentRangeStart w:id="212"/>
      <w:commentRangeStart w:id="213"/>
      <w:commentRangeStart w:id="214"/>
      <w:del w:id="215" w:author="Andre Eger" w:date="2024-09-27T14:28:00Z" w16du:dateUtc="2024-09-27T02:28:00Z">
        <w:r w:rsidDel="003E471C">
          <w:delText>The calcareous horizon includes horizons with the more stringent requirements of the calcic horizon of Soil Taxonomy (Soil Survey Staff 1975). The less stringent limits of the calcareous horizon are needed to distinguish the calcium-</w:delText>
        </w:r>
        <w:r w:rsidDel="003E471C">
          <w:lastRenderedPageBreak/>
          <w:delText>carbonate-accumulating horizons in the Semiarid Soils which have developed by weathering of calcium ions from silicate minerals in non-calcareous parent materials. Calcium carbonate dusts, which have contributed to calcium carbonate enriched horizons in other countries, have not been identified in New Zealand.</w:delText>
        </w:r>
        <w:commentRangeEnd w:id="212"/>
        <w:r w:rsidDel="003E471C">
          <w:rPr>
            <w:rStyle w:val="CommentReference"/>
          </w:rPr>
          <w:commentReference w:id="212"/>
        </w:r>
        <w:commentRangeEnd w:id="213"/>
        <w:r w:rsidR="00721E39" w:rsidDel="003E471C">
          <w:rPr>
            <w:rStyle w:val="CommentReference"/>
          </w:rPr>
          <w:commentReference w:id="213"/>
        </w:r>
        <w:commentRangeEnd w:id="214"/>
        <w:r w:rsidR="003161D6" w:rsidDel="003E471C">
          <w:rPr>
            <w:rStyle w:val="CommentReference"/>
          </w:rPr>
          <w:commentReference w:id="214"/>
        </w:r>
      </w:del>
    </w:p>
    <w:p w14:paraId="0BE91335" w14:textId="118738AB" w:rsidR="00174C4D" w:rsidRDefault="008F760C" w:rsidP="00FF3C22">
      <w:pPr>
        <w:pStyle w:val="Heading3"/>
      </w:pPr>
      <w:r>
        <w:t>C</w:t>
      </w:r>
      <w:r w:rsidR="003C5BA5">
        <w:t>rumb structure</w:t>
      </w:r>
    </w:p>
    <w:p w14:paraId="0BE91336" w14:textId="77777777" w:rsidR="00174C4D" w:rsidRDefault="008F760C">
      <w:pPr>
        <w:spacing w:after="605"/>
        <w:ind w:left="-4" w:right="58"/>
      </w:pPr>
      <w:r>
        <w:t xml:space="preserve">Crumb structure is defined as an earthy </w:t>
      </w:r>
      <w:proofErr w:type="spellStart"/>
      <w:r>
        <w:t>apedal</w:t>
      </w:r>
      <w:proofErr w:type="spellEnd"/>
      <w:r>
        <w:t xml:space="preserve"> material (Milne </w:t>
      </w:r>
      <w:r>
        <w:rPr>
          <w:i/>
        </w:rPr>
        <w:t>et al</w:t>
      </w:r>
      <w:r>
        <w:t xml:space="preserve">. 1991) with very friable failure class. Soil with crumb structure in situ has the gross appearance of massive soil material, but when disaggregated or disturbed, </w:t>
      </w:r>
      <w:proofErr w:type="spellStart"/>
      <w:r>
        <w:t>microfragments</w:t>
      </w:r>
      <w:proofErr w:type="spellEnd"/>
      <w:r>
        <w:t xml:space="preserve"> are produced with a superficial resemblance to breadcrumbs. When examined with a </w:t>
      </w:r>
      <w:r>
        <w:rPr>
          <w:rFonts w:ascii="Segoe UI Symbol" w:eastAsia="Segoe UI Symbol" w:hAnsi="Segoe UI Symbol" w:cs="Segoe UI Symbol"/>
        </w:rPr>
        <w:t>×</w:t>
      </w:r>
      <w:r>
        <w:t xml:space="preserve">10 power hand-lens, these prove to be loosely packed aggregates of spheroidal </w:t>
      </w:r>
      <w:proofErr w:type="spellStart"/>
      <w:r>
        <w:t>micropeds</w:t>
      </w:r>
      <w:proofErr w:type="spellEnd"/>
      <w:r>
        <w:t xml:space="preserve"> (&lt; 0.5 mm) with packing voids forming a prominent part of the aggregate.</w:t>
      </w:r>
    </w:p>
    <w:p w14:paraId="0BE91337" w14:textId="0FD81832" w:rsidR="00174C4D" w:rsidRDefault="008F760C" w:rsidP="00FF3C22">
      <w:pPr>
        <w:pStyle w:val="Heading3"/>
      </w:pPr>
      <w:r>
        <w:t>C</w:t>
      </w:r>
      <w:r w:rsidR="003C5BA5">
        <w:t>utanic horizon</w:t>
      </w:r>
    </w:p>
    <w:p w14:paraId="0BE91338" w14:textId="77777777" w:rsidR="00174C4D" w:rsidRDefault="008F760C">
      <w:pPr>
        <w:spacing w:after="150"/>
        <w:ind w:left="-4" w:right="58"/>
      </w:pPr>
      <w:r>
        <w:t xml:space="preserve">A cutanic horizon is a B or BC horizon containing translocated material forming dark-coloured coatings on ped faces, in pores or on coarse fragments. The coatings fail to meet the requirements for coatings of an argillic horizon or a </w:t>
      </w:r>
      <w:proofErr w:type="spellStart"/>
      <w:r>
        <w:t>Bh</w:t>
      </w:r>
      <w:proofErr w:type="spellEnd"/>
      <w:r>
        <w:t xml:space="preserve"> horizon. </w:t>
      </w:r>
    </w:p>
    <w:p w14:paraId="0BE91339" w14:textId="77777777" w:rsidR="00174C4D" w:rsidRDefault="008F760C">
      <w:pPr>
        <w:ind w:left="-4" w:right="58"/>
      </w:pPr>
      <w:r>
        <w:t xml:space="preserve">It meets </w:t>
      </w:r>
      <w:r w:rsidR="00EB78CE">
        <w:rPr>
          <w:b/>
          <w:sz w:val="18"/>
        </w:rPr>
        <w:t>BOTH</w:t>
      </w:r>
      <w:r>
        <w:t xml:space="preserve"> of the following:</w:t>
      </w:r>
    </w:p>
    <w:p w14:paraId="0BE9133A" w14:textId="77777777" w:rsidR="00174C4D" w:rsidRDefault="008F760C">
      <w:pPr>
        <w:numPr>
          <w:ilvl w:val="0"/>
          <w:numId w:val="8"/>
        </w:numPr>
        <w:ind w:right="58" w:hanging="567"/>
      </w:pPr>
      <w:r>
        <w:t xml:space="preserve">The coatings do not have a waxy lustre when dry or are not sufficiently thick to envelop fine sand grains. Silt coatings are excluded. (Silt coatings have similar colour to the </w:t>
      </w:r>
      <w:proofErr w:type="gramStart"/>
      <w:r>
        <w:t>matrix, or</w:t>
      </w:r>
      <w:proofErr w:type="gramEnd"/>
      <w:r>
        <w:t xml:space="preserve"> have higher value and/or lower chroma than the matrix. On drying they may be thick enough to meet argillic horizon requirements, and have flow-like surfaces, but they have a matt rather than a waxy lustre.) </w:t>
      </w:r>
      <w:r w:rsidR="00EB78CE">
        <w:rPr>
          <w:b/>
          <w:sz w:val="18"/>
        </w:rPr>
        <w:t>AND</w:t>
      </w:r>
    </w:p>
    <w:p w14:paraId="0BE9133B" w14:textId="77777777" w:rsidR="00174C4D" w:rsidRDefault="008F760C">
      <w:pPr>
        <w:numPr>
          <w:ilvl w:val="0"/>
          <w:numId w:val="8"/>
        </w:numPr>
        <w:ind w:right="58" w:hanging="567"/>
      </w:pPr>
      <w:r>
        <w:t>The coatings have moist colour values of 4 or less, or value 5 and chroma 3 or less.</w:t>
      </w:r>
    </w:p>
    <w:p w14:paraId="0BE9133C" w14:textId="77777777" w:rsidR="00174C4D" w:rsidRDefault="008F760C">
      <w:pPr>
        <w:spacing w:after="553"/>
        <w:ind w:left="-4" w:right="58"/>
      </w:pPr>
      <w:r>
        <w:t>Many soils have horizons with coatings on peds or in pores which are very thin, do not have a waxy lustre when dry and have lower colour value than the matrix. It is difficult in the field to decide whether these coatings are inorganic or organic, and whether they are derived by illuviation from overlying horizons, by movement within horizons or by in-situ weathering. The cutanic horizon is designed to recognise such horizons. A cutanic horizon is usually given the horizon notation suffix (h).</w:t>
      </w:r>
    </w:p>
    <w:p w14:paraId="0BE9133D" w14:textId="128FD885" w:rsidR="00174C4D" w:rsidRDefault="00EB78CE" w:rsidP="00FF3C22">
      <w:pPr>
        <w:pStyle w:val="Heading3"/>
      </w:pPr>
      <w:proofErr w:type="spellStart"/>
      <w:r>
        <w:lastRenderedPageBreak/>
        <w:t>C</w:t>
      </w:r>
      <w:r w:rsidR="003C5BA5">
        <w:t>utanoxidic</w:t>
      </w:r>
      <w:proofErr w:type="spellEnd"/>
      <w:r w:rsidR="003C5BA5">
        <w:t xml:space="preserve"> horizon</w:t>
      </w:r>
    </w:p>
    <w:p w14:paraId="0BE9133E" w14:textId="27763AD0" w:rsidR="00174C4D" w:rsidRDefault="008F760C">
      <w:pPr>
        <w:spacing w:after="147"/>
        <w:ind w:left="-4" w:right="58"/>
      </w:pPr>
      <w:r>
        <w:t xml:space="preserve">A </w:t>
      </w:r>
      <w:proofErr w:type="spellStart"/>
      <w:r>
        <w:t>cutanoxidic</w:t>
      </w:r>
      <w:proofErr w:type="spellEnd"/>
      <w:r>
        <w:t xml:space="preserve"> horizon (Wilson 1987) is a strongly weathered, clayey, low</w:t>
      </w:r>
      <w:r w:rsidR="001E7074">
        <w:t>-</w:t>
      </w:r>
      <w:r>
        <w:t>activity-clay horizon. The dominant clays are kaolin group minerals, and clay coatings occur on less than 10% of ped faces. Exchangeable aluminium, as a percentage of CEC, is usually greater than 25% (and is frequently more than 50% in some part of the horizon).</w:t>
      </w:r>
      <w:del w:id="216" w:author="Andre Eger" w:date="2024-09-27T14:59:00Z" w16du:dateUtc="2024-09-27T02:59:00Z">
        <w:r w:rsidDel="001745AD">
          <w:delText xml:space="preserve"> It meets the requirements of a cutanic horizon</w:delText>
        </w:r>
      </w:del>
      <w:r>
        <w:t xml:space="preserve">, </w:t>
      </w:r>
      <w:del w:id="217" w:author="Andre Eger" w:date="2024-09-27T14:59:00Z" w16du:dateUtc="2024-09-27T02:59:00Z">
        <w:r w:rsidDel="001745AD">
          <w:delText xml:space="preserve">and </w:delText>
        </w:r>
      </w:del>
      <w:ins w:id="218" w:author="Andre Eger" w:date="2024-09-27T14:59:00Z" w16du:dateUtc="2024-09-27T02:59:00Z">
        <w:r w:rsidR="001745AD">
          <w:t xml:space="preserve">It </w:t>
        </w:r>
      </w:ins>
      <w:r>
        <w:t xml:space="preserve">has </w:t>
      </w:r>
      <w:r>
        <w:rPr>
          <w:b/>
          <w:sz w:val="18"/>
        </w:rPr>
        <w:t>all</w:t>
      </w:r>
      <w:r>
        <w:t xml:space="preserve"> the following characteristics:</w:t>
      </w:r>
    </w:p>
    <w:p w14:paraId="0E9474CE" w14:textId="03CD324D" w:rsidR="001745AD" w:rsidRDefault="001745AD">
      <w:pPr>
        <w:numPr>
          <w:ilvl w:val="0"/>
          <w:numId w:val="9"/>
        </w:numPr>
        <w:spacing w:after="141" w:line="250" w:lineRule="auto"/>
        <w:ind w:right="58" w:hanging="567"/>
        <w:rPr>
          <w:ins w:id="219" w:author="Andre Eger" w:date="2024-09-27T14:59:00Z" w16du:dateUtc="2024-09-27T02:59:00Z"/>
        </w:rPr>
      </w:pPr>
      <w:ins w:id="220" w:author="Andre Eger" w:date="2024-09-27T14:59:00Z" w16du:dateUtc="2024-09-27T02:59:00Z">
        <w:r>
          <w:t>It meets the requirements of a cutanic horizon;</w:t>
        </w:r>
        <w:r w:rsidRPr="001745AD">
          <w:rPr>
            <w:b/>
            <w:sz w:val="18"/>
          </w:rPr>
          <w:t xml:space="preserve"> </w:t>
        </w:r>
        <w:r>
          <w:rPr>
            <w:b/>
            <w:sz w:val="18"/>
          </w:rPr>
          <w:t>AND</w:t>
        </w:r>
      </w:ins>
    </w:p>
    <w:p w14:paraId="0BE9133F" w14:textId="77777777" w:rsidR="00174C4D" w:rsidRDefault="008F760C">
      <w:pPr>
        <w:numPr>
          <w:ilvl w:val="0"/>
          <w:numId w:val="9"/>
        </w:numPr>
        <w:spacing w:after="141" w:line="250" w:lineRule="auto"/>
        <w:ind w:right="58" w:hanging="567"/>
      </w:pPr>
      <w:r>
        <w:t xml:space="preserve">It is a B horizon that is clayey and has fine polyhedral peds; </w:t>
      </w:r>
      <w:r w:rsidR="00AB0AD0">
        <w:rPr>
          <w:b/>
          <w:sz w:val="18"/>
        </w:rPr>
        <w:t>AND</w:t>
      </w:r>
    </w:p>
    <w:p w14:paraId="0BE91340" w14:textId="140872BE" w:rsidR="00174C4D" w:rsidRDefault="00130940">
      <w:pPr>
        <w:numPr>
          <w:ilvl w:val="0"/>
          <w:numId w:val="9"/>
        </w:numPr>
        <w:spacing w:after="144"/>
        <w:ind w:right="58" w:hanging="567"/>
      </w:pPr>
      <w:ins w:id="221" w:author="Kirstin Deuss" w:date="2024-09-18T11:48:00Z" w16du:dateUtc="2024-09-17T23:48:00Z">
        <w:r>
          <w:t xml:space="preserve">Soil materials lack the characteristic friable failure over a wide range in moisture contents that is exhibited by oxidic horizons. </w:t>
        </w:r>
      </w:ins>
      <w:r w:rsidR="008F760C">
        <w:t>It has a failure class of friable only at water contents close to field capacity. Small changes in water content from field capacity result in large changes in soil strength and failure. Semi-deformable failure occurs at water contents wetter than field capacity. Very firm or stronger ped strength with brittle failure occurs at soil water matric potentials drier than about 30 kPa.</w:t>
      </w:r>
      <w:del w:id="222" w:author="Kirstin Deuss" w:date="2024-09-18T11:48:00Z" w16du:dateUtc="2024-09-17T23:48:00Z">
        <w:r w:rsidR="008F760C" w:rsidDel="00130940">
          <w:delText xml:space="preserve"> Soil materials lack the characteristic friable failure over a wide range in moisture contents that is exhibited by oxidic horizons</w:delText>
        </w:r>
      </w:del>
      <w:r w:rsidR="008F760C">
        <w:t xml:space="preserve">; </w:t>
      </w:r>
      <w:r w:rsidR="00AB0AD0">
        <w:rPr>
          <w:b/>
          <w:sz w:val="18"/>
        </w:rPr>
        <w:t>AND</w:t>
      </w:r>
    </w:p>
    <w:p w14:paraId="0BE91341" w14:textId="77777777" w:rsidR="00174C4D" w:rsidRDefault="008F760C">
      <w:pPr>
        <w:numPr>
          <w:ilvl w:val="0"/>
          <w:numId w:val="9"/>
        </w:numPr>
        <w:spacing w:after="149"/>
        <w:ind w:right="58" w:hanging="567"/>
      </w:pPr>
      <w:r>
        <w:t xml:space="preserve">Soil materials are sticky and very plastic, in comparison to oxidic materials which are only slightly sticky in relation to their clay content; </w:t>
      </w:r>
      <w:r w:rsidR="00AB0AD0">
        <w:rPr>
          <w:b/>
          <w:sz w:val="18"/>
        </w:rPr>
        <w:t>AND</w:t>
      </w:r>
    </w:p>
    <w:p w14:paraId="0BE91342" w14:textId="18905AE5" w:rsidR="00174C4D" w:rsidRDefault="008F760C">
      <w:pPr>
        <w:numPr>
          <w:ilvl w:val="0"/>
          <w:numId w:val="9"/>
        </w:numPr>
        <w:spacing w:after="238"/>
        <w:ind w:right="58" w:hanging="567"/>
      </w:pPr>
      <w:r>
        <w:t>Peds are larger than 2 mm and have smooth faces with silt-sized aggregates of iron oxide</w:t>
      </w:r>
      <w:r w:rsidR="7983D012">
        <w:t>s</w:t>
      </w:r>
      <w:r w:rsidR="003C5BA5">
        <w:t>,</w:t>
      </w:r>
      <w:r>
        <w:t xml:space="preserve"> which give the ped faces a dusty appearance when dry. The latter property </w:t>
      </w:r>
      <w:proofErr w:type="gramStart"/>
      <w:r>
        <w:t>in particular distinguishes</w:t>
      </w:r>
      <w:proofErr w:type="gramEnd"/>
      <w:r>
        <w:t xml:space="preserve"> this horizon from horizons developed in well-drained Brown Soils.</w:t>
      </w:r>
    </w:p>
    <w:p w14:paraId="0BE91343" w14:textId="791F8944" w:rsidR="00174C4D" w:rsidRDefault="008F760C">
      <w:pPr>
        <w:spacing w:after="553"/>
        <w:ind w:left="-4" w:right="58"/>
      </w:pPr>
      <w:r>
        <w:t>The significance of this horizon lies in the combination of low ECEC, clay illuviation, acidity and physical properties</w:t>
      </w:r>
      <w:r w:rsidR="0A356F95">
        <w:t xml:space="preserve"> different to that of oxidic horizons</w:t>
      </w:r>
      <w:r>
        <w:t>.</w:t>
      </w:r>
    </w:p>
    <w:p w14:paraId="0BE91344" w14:textId="6E521B31" w:rsidR="00174C4D" w:rsidRDefault="008F760C" w:rsidP="00FF3C22">
      <w:pPr>
        <w:pStyle w:val="Heading3"/>
      </w:pPr>
      <w:r>
        <w:t>D</w:t>
      </w:r>
      <w:r w:rsidR="003C5BA5">
        <w:t>ensipan</w:t>
      </w:r>
    </w:p>
    <w:p w14:paraId="0BE91345" w14:textId="6D442DC4" w:rsidR="00174C4D" w:rsidRDefault="008F760C" w:rsidP="66AE9BF6">
      <w:pPr>
        <w:ind w:left="-4" w:right="58"/>
      </w:pPr>
      <w:r>
        <w:t>A densipan is a non-cemented E horizon</w:t>
      </w:r>
      <w:ins w:id="223" w:author="Andre Eger" w:date="2023-08-22T04:06:00Z">
        <w:r w:rsidR="1DDA5F79">
          <w:t>, denoted with the suffix d,</w:t>
        </w:r>
      </w:ins>
      <w:r>
        <w:t xml:space="preserve"> of very high soil strength and bulk density.</w:t>
      </w:r>
      <w:ins w:id="224" w:author="Andre Eger" w:date="2023-08-22T04:10:00Z">
        <w:r w:rsidR="578B9D80">
          <w:t xml:space="preserve"> It meets </w:t>
        </w:r>
      </w:ins>
      <w:proofErr w:type="gramStart"/>
      <w:ins w:id="225" w:author="Andre Eger" w:date="2024-09-27T14:56:00Z" w16du:dateUtc="2024-09-27T02:56:00Z">
        <w:r w:rsidR="001745AD">
          <w:t>all of</w:t>
        </w:r>
        <w:proofErr w:type="gramEnd"/>
        <w:r w:rsidR="001745AD">
          <w:t xml:space="preserve"> the </w:t>
        </w:r>
      </w:ins>
      <w:del w:id="226" w:author="Andre Eger" w:date="2024-09-27T14:56:00Z" w16du:dateUtc="2024-09-27T02:56:00Z">
        <w:r w:rsidDel="001745AD">
          <w:delText xml:space="preserve"> </w:delText>
        </w:r>
      </w:del>
      <w:del w:id="227" w:author="Andre Eger" w:date="2023-08-22T04:10:00Z">
        <w:r w:rsidDel="008F760C">
          <w:delText>It meets</w:delText>
        </w:r>
      </w:del>
      <w:del w:id="228" w:author="Andre Eger" w:date="2024-09-27T14:56:00Z" w16du:dateUtc="2024-09-27T02:56:00Z">
        <w:r w:rsidDel="001745AD">
          <w:delText xml:space="preserve"> </w:delText>
        </w:r>
        <w:r w:rsidR="00AB0AD0" w:rsidRPr="7DAEE7F4" w:rsidDel="001745AD">
          <w:rPr>
            <w:b/>
            <w:bCs/>
            <w:sz w:val="18"/>
            <w:szCs w:val="18"/>
          </w:rPr>
          <w:delText>BOTH</w:delText>
        </w:r>
      </w:del>
      <w:del w:id="229" w:author="Andre Eger" w:date="2024-09-27T14:58:00Z" w16du:dateUtc="2024-09-27T02:58:00Z">
        <w:r w:rsidDel="001745AD">
          <w:delText xml:space="preserve"> of </w:delText>
        </w:r>
      </w:del>
      <w:proofErr w:type="spellStart"/>
      <w:r>
        <w:t>the</w:t>
      </w:r>
      <w:proofErr w:type="spellEnd"/>
      <w:r>
        <w:t xml:space="preserve"> following</w:t>
      </w:r>
      <w:ins w:id="230" w:author="Andre Eger" w:date="2024-09-27T14:58:00Z" w16du:dateUtc="2024-09-27T02:58:00Z">
        <w:r w:rsidR="001745AD">
          <w:t xml:space="preserve"> requirements</w:t>
        </w:r>
      </w:ins>
      <w:r>
        <w:t>:</w:t>
      </w:r>
    </w:p>
    <w:p w14:paraId="0BE91346" w14:textId="77777777" w:rsidR="0025061C" w:rsidRDefault="008F760C" w:rsidP="0025061C">
      <w:pPr>
        <w:rPr>
          <w:rFonts w:ascii="Calibri" w:eastAsia="Calibri" w:hAnsi="Calibri" w:cs="Calibri"/>
          <w:color w:val="000000"/>
          <w:sz w:val="22"/>
        </w:rPr>
      </w:pPr>
      <w:r>
        <w:rPr>
          <w:rFonts w:ascii="Calibri" w:eastAsia="Calibri" w:hAnsi="Calibri" w:cs="Calibri"/>
          <w:color w:val="000000"/>
          <w:sz w:val="22"/>
        </w:rPr>
        <w:tab/>
      </w:r>
    </w:p>
    <w:p w14:paraId="744DE8F8" w14:textId="12CE27D8" w:rsidR="001745AD" w:rsidRPr="001745AD" w:rsidRDefault="001745AD" w:rsidP="0025061C">
      <w:pPr>
        <w:numPr>
          <w:ilvl w:val="0"/>
          <w:numId w:val="10"/>
        </w:numPr>
        <w:spacing w:after="248"/>
        <w:ind w:right="58" w:hanging="567"/>
        <w:rPr>
          <w:ins w:id="231" w:author="Andre Eger" w:date="2024-09-27T14:55:00Z" w16du:dateUtc="2024-09-27T02:55:00Z"/>
          <w:b/>
          <w:i/>
          <w:rPrChange w:id="232" w:author="Andre Eger" w:date="2024-09-27T14:55:00Z" w16du:dateUtc="2024-09-27T02:55:00Z">
            <w:rPr>
              <w:ins w:id="233" w:author="Andre Eger" w:date="2024-09-27T14:55:00Z" w16du:dateUtc="2024-09-27T02:55:00Z"/>
            </w:rPr>
          </w:rPrChange>
        </w:rPr>
      </w:pPr>
      <w:ins w:id="234" w:author="Andre Eger" w:date="2024-09-27T14:57:00Z" w16du:dateUtc="2024-09-27T02:57:00Z">
        <w:r>
          <w:t>It is</w:t>
        </w:r>
      </w:ins>
      <w:ins w:id="235" w:author="Andre Eger" w:date="2024-09-27T14:55:00Z" w16du:dateUtc="2024-09-27T02:55:00Z">
        <w:r w:rsidRPr="001745AD">
          <w:t xml:space="preserve"> an eluvial </w:t>
        </w:r>
        <w:proofErr w:type="gramStart"/>
        <w:r w:rsidRPr="001745AD">
          <w:t>horizon</w:t>
        </w:r>
      </w:ins>
      <w:ins w:id="236" w:author="Andre Eger" w:date="2024-09-27T14:58:00Z" w16du:dateUtc="2024-09-27T02:58:00Z">
        <w:r>
          <w:t>;</w:t>
        </w:r>
      </w:ins>
      <w:proofErr w:type="gramEnd"/>
    </w:p>
    <w:p w14:paraId="2C25EA79" w14:textId="5F9C8B30" w:rsidR="001745AD" w:rsidRDefault="001745AD">
      <w:pPr>
        <w:spacing w:after="248"/>
        <w:ind w:left="1134" w:right="58" w:firstLine="0"/>
        <w:rPr>
          <w:ins w:id="237" w:author="Andre Eger" w:date="2024-09-27T14:54:00Z" w16du:dateUtc="2024-09-27T02:54:00Z"/>
          <w:b/>
          <w:i/>
        </w:rPr>
        <w:pPrChange w:id="238" w:author="Andre Eger" w:date="2024-09-27T14:55:00Z" w16du:dateUtc="2024-09-27T02:55:00Z">
          <w:pPr>
            <w:numPr>
              <w:numId w:val="10"/>
            </w:numPr>
            <w:spacing w:after="248"/>
            <w:ind w:left="1134" w:right="58" w:hanging="567"/>
          </w:pPr>
        </w:pPrChange>
      </w:pPr>
      <w:ins w:id="239" w:author="Andre Eger" w:date="2024-09-27T14:55:00Z" w16du:dateUtc="2024-09-27T02:55:00Z">
        <w:r>
          <w:rPr>
            <w:b/>
            <w:sz w:val="18"/>
          </w:rPr>
          <w:t>AND</w:t>
        </w:r>
      </w:ins>
    </w:p>
    <w:p w14:paraId="0BE91347" w14:textId="77777777" w:rsidR="00174C4D" w:rsidRPr="0025061C" w:rsidRDefault="008F760C" w:rsidP="0025061C">
      <w:pPr>
        <w:numPr>
          <w:ilvl w:val="0"/>
          <w:numId w:val="10"/>
        </w:numPr>
        <w:spacing w:after="248"/>
        <w:ind w:right="58" w:hanging="567"/>
        <w:rPr>
          <w:b/>
          <w:i/>
        </w:rPr>
      </w:pPr>
      <w:r w:rsidRPr="0025061C">
        <w:rPr>
          <w:b/>
          <w:i/>
        </w:rPr>
        <w:lastRenderedPageBreak/>
        <w:t>Either</w:t>
      </w:r>
    </w:p>
    <w:p w14:paraId="0BE91348" w14:textId="77777777" w:rsidR="00174C4D" w:rsidRDefault="008F760C">
      <w:pPr>
        <w:spacing w:after="142"/>
        <w:ind w:left="1700" w:right="58" w:hanging="567"/>
      </w:pPr>
      <w:r>
        <w:t xml:space="preserve">(a) </w:t>
      </w:r>
      <w:bookmarkStart w:id="240" w:name="_Hlk178341310"/>
      <w:r>
        <w:t xml:space="preserve">Unconfined </w:t>
      </w:r>
      <w:bookmarkEnd w:id="240"/>
      <w:r>
        <w:t>strength</w:t>
      </w:r>
      <w:del w:id="241" w:author="Andre Eger" w:date="2024-07-12T03:25:00Z">
        <w:r w:rsidDel="008F760C">
          <w:delText>, as measured by a resistance-to-crushing test,</w:delText>
        </w:r>
      </w:del>
      <w:r>
        <w:t xml:space="preserve"> is hard or very hard at soil water states from near wet to dry,</w:t>
      </w:r>
    </w:p>
    <w:p w14:paraId="0BE91349" w14:textId="77777777" w:rsidR="00174C4D" w:rsidRPr="0025061C" w:rsidRDefault="008F760C" w:rsidP="0025061C">
      <w:pPr>
        <w:ind w:left="1134"/>
        <w:rPr>
          <w:b/>
        </w:rPr>
      </w:pPr>
      <w:r>
        <w:rPr>
          <w:rFonts w:ascii="Calibri" w:eastAsia="Calibri" w:hAnsi="Calibri" w:cs="Calibri"/>
          <w:color w:val="000000"/>
          <w:sz w:val="22"/>
        </w:rPr>
        <w:tab/>
      </w:r>
      <w:r w:rsidRPr="0025061C">
        <w:rPr>
          <w:b/>
          <w:i/>
        </w:rPr>
        <w:t>or</w:t>
      </w:r>
    </w:p>
    <w:p w14:paraId="0BE9134A" w14:textId="77777777" w:rsidR="00174C4D" w:rsidRDefault="008F760C">
      <w:pPr>
        <w:spacing w:after="197"/>
        <w:ind w:left="1700" w:right="58" w:hanging="567"/>
      </w:pPr>
      <w:r>
        <w:t xml:space="preserve">(b) Soil penetration resistance </w:t>
      </w:r>
      <w:del w:id="242" w:author="Andre Eger" w:date="2024-07-12T03:27:00Z">
        <w:r w:rsidDel="008F760C">
          <w:delText xml:space="preserve">measured by a 6.5 mm flat-tipped penetrometer </w:delText>
        </w:r>
      </w:del>
      <w:r>
        <w:t xml:space="preserve">exceeds 4000 kPa at soil water states from near wet to </w:t>
      </w:r>
      <w:proofErr w:type="gramStart"/>
      <w:r>
        <w:t>dry;</w:t>
      </w:r>
      <w:proofErr w:type="gramEnd"/>
    </w:p>
    <w:p w14:paraId="0BE9134B" w14:textId="77777777" w:rsidR="00174C4D" w:rsidRDefault="008F760C">
      <w:pPr>
        <w:tabs>
          <w:tab w:val="center" w:pos="566"/>
          <w:tab w:val="center" w:pos="1355"/>
        </w:tabs>
        <w:spacing w:after="149" w:line="259" w:lineRule="auto"/>
        <w:ind w:left="0" w:firstLine="0"/>
        <w:jc w:val="left"/>
      </w:pPr>
      <w:r>
        <w:rPr>
          <w:rFonts w:ascii="Calibri" w:eastAsia="Calibri" w:hAnsi="Calibri" w:cs="Calibri"/>
          <w:color w:val="000000"/>
          <w:sz w:val="22"/>
        </w:rPr>
        <w:tab/>
      </w:r>
      <w:r>
        <w:t xml:space="preserve"> </w:t>
      </w:r>
      <w:r>
        <w:tab/>
      </w:r>
      <w:r w:rsidR="00AB0AD0">
        <w:rPr>
          <w:b/>
          <w:sz w:val="18"/>
        </w:rPr>
        <w:t>AND</w:t>
      </w:r>
    </w:p>
    <w:p w14:paraId="0BE9134C" w14:textId="77777777" w:rsidR="00174C4D" w:rsidRPr="0025061C" w:rsidRDefault="008F760C" w:rsidP="0025061C">
      <w:pPr>
        <w:numPr>
          <w:ilvl w:val="0"/>
          <w:numId w:val="10"/>
        </w:numPr>
        <w:spacing w:after="248"/>
        <w:ind w:right="58" w:hanging="567"/>
      </w:pPr>
      <w:r w:rsidRPr="0025061C">
        <w:t>Moist and dry samples slake in water.</w:t>
      </w:r>
    </w:p>
    <w:p w14:paraId="0BE9134D" w14:textId="7F5F98F8" w:rsidR="00174C4D" w:rsidRDefault="008F760C">
      <w:pPr>
        <w:spacing w:after="552"/>
        <w:ind w:left="-4" w:right="58"/>
      </w:pPr>
      <w:r>
        <w:t xml:space="preserve">Densipans occur in soils with </w:t>
      </w:r>
      <w:del w:id="243" w:author="Andre Eger" w:date="2024-07-18T03:59:00Z">
        <w:r w:rsidDel="008F760C">
          <w:delText xml:space="preserve">siliceous </w:delText>
        </w:r>
      </w:del>
      <w:ins w:id="244" w:author="Andre Eger" w:date="2024-07-18T03:59:00Z">
        <w:r w:rsidR="0EBED1F2">
          <w:t xml:space="preserve">felsic </w:t>
        </w:r>
      </w:ins>
      <w:r>
        <w:t xml:space="preserve">parent materials. The strength is due to a close-fit arrangement of sand and silt-sized quartz particles. It differs from a </w:t>
      </w:r>
      <w:proofErr w:type="spellStart"/>
      <w:r>
        <w:t>duripan</w:t>
      </w:r>
      <w:proofErr w:type="spellEnd"/>
      <w:r>
        <w:t xml:space="preserve"> by lack of cementation.</w:t>
      </w:r>
    </w:p>
    <w:p w14:paraId="0BE9134E" w14:textId="5859BD95" w:rsidR="00174C4D" w:rsidRDefault="008F760C" w:rsidP="00FF3C22">
      <w:pPr>
        <w:pStyle w:val="Heading3"/>
      </w:pPr>
      <w:r>
        <w:t>D</w:t>
      </w:r>
      <w:r w:rsidR="003C5BA5">
        <w:t>istinct topsoil</w:t>
      </w:r>
    </w:p>
    <w:p w14:paraId="0BE9134F" w14:textId="77777777" w:rsidR="00174C4D" w:rsidRDefault="008F760C">
      <w:pPr>
        <w:spacing w:after="250"/>
        <w:ind w:left="-4" w:right="58"/>
      </w:pPr>
      <w:r>
        <w:t xml:space="preserve">A distinct topsoil (modified from Avery 1980) is normally designated an A horizon and has </w:t>
      </w:r>
      <w:r w:rsidR="00AB0AD0">
        <w:rPr>
          <w:b/>
          <w:sz w:val="18"/>
        </w:rPr>
        <w:t>BOTH</w:t>
      </w:r>
      <w:r>
        <w:t xml:space="preserve"> of the following:</w:t>
      </w:r>
    </w:p>
    <w:p w14:paraId="0BE91350" w14:textId="77777777" w:rsidR="00174C4D" w:rsidRDefault="008F760C" w:rsidP="00305AE9">
      <w:pPr>
        <w:numPr>
          <w:ilvl w:val="0"/>
          <w:numId w:val="151"/>
        </w:numPr>
        <w:spacing w:after="248"/>
        <w:ind w:right="58" w:hanging="567"/>
      </w:pPr>
      <w:r>
        <w:t xml:space="preserve">Moist colour value and/or chroma is less than that of the horizon below; </w:t>
      </w:r>
      <w:r w:rsidR="00AB0AD0">
        <w:rPr>
          <w:b/>
          <w:sz w:val="18"/>
        </w:rPr>
        <w:t>AND</w:t>
      </w:r>
    </w:p>
    <w:p w14:paraId="1AFF2E48" w14:textId="4396DC26" w:rsidR="00305AE9" w:rsidRDefault="008F760C" w:rsidP="00305AE9">
      <w:pPr>
        <w:numPr>
          <w:ilvl w:val="0"/>
          <w:numId w:val="151"/>
        </w:numPr>
        <w:spacing w:after="564"/>
        <w:ind w:right="58" w:hanging="567"/>
      </w:pPr>
      <w:r>
        <w:t>Thickness is 5 cm or more (including any F, H or O topsoil layer).</w:t>
      </w:r>
    </w:p>
    <w:p w14:paraId="0BE91351" w14:textId="5FC4C67A" w:rsidR="00174C4D" w:rsidRDefault="008F760C" w:rsidP="00305AE9">
      <w:pPr>
        <w:spacing w:after="564"/>
        <w:ind w:right="58"/>
      </w:pPr>
      <w:r>
        <w:t>The distinct topsoil is used to distinguish minimal soil development in the distinction between Recent Soils and Raw Soils.</w:t>
      </w:r>
    </w:p>
    <w:p w14:paraId="0BE91352" w14:textId="767C69EB" w:rsidR="00174C4D" w:rsidRDefault="008F760C" w:rsidP="00FF3C22">
      <w:pPr>
        <w:pStyle w:val="Heading3"/>
      </w:pPr>
      <w:proofErr w:type="spellStart"/>
      <w:r>
        <w:t>D</w:t>
      </w:r>
      <w:r w:rsidR="003C5BA5">
        <w:t>uripan</w:t>
      </w:r>
      <w:proofErr w:type="spellEnd"/>
    </w:p>
    <w:p w14:paraId="0BE91353" w14:textId="77777777" w:rsidR="00174C4D" w:rsidRDefault="008F760C">
      <w:pPr>
        <w:ind w:left="-4" w:right="58"/>
      </w:pPr>
      <w:r>
        <w:t xml:space="preserve">A </w:t>
      </w:r>
      <w:proofErr w:type="spellStart"/>
      <w:r>
        <w:t>duripan</w:t>
      </w:r>
      <w:proofErr w:type="spellEnd"/>
      <w:r>
        <w:t xml:space="preserve"> is a subsurface horizon that is cemented by silica or other opaque or uncoloured material. It has </w:t>
      </w:r>
      <w:proofErr w:type="gramStart"/>
      <w:r w:rsidR="00AB0AD0">
        <w:rPr>
          <w:b/>
          <w:sz w:val="18"/>
        </w:rPr>
        <w:t>ALL</w:t>
      </w:r>
      <w:r>
        <w:t xml:space="preserve"> of</w:t>
      </w:r>
      <w:proofErr w:type="gramEnd"/>
      <w:r>
        <w:t xml:space="preserve"> the following requirements, but does </w:t>
      </w:r>
      <w:r>
        <w:rPr>
          <w:b/>
        </w:rPr>
        <w:t>not</w:t>
      </w:r>
      <w:r>
        <w:t xml:space="preserve"> meet the requirements of the calcareous horizon:</w:t>
      </w:r>
    </w:p>
    <w:p w14:paraId="0BE91354" w14:textId="77777777" w:rsidR="00174C4D" w:rsidRDefault="008F760C">
      <w:pPr>
        <w:numPr>
          <w:ilvl w:val="0"/>
          <w:numId w:val="11"/>
        </w:numPr>
        <w:ind w:right="58" w:hanging="567"/>
      </w:pPr>
      <w:r>
        <w:t xml:space="preserve">Dry fragments do not slake in water even during prolonged wetting; </w:t>
      </w:r>
      <w:r w:rsidR="00AB0AD0">
        <w:rPr>
          <w:b/>
          <w:sz w:val="18"/>
        </w:rPr>
        <w:t>AND</w:t>
      </w:r>
    </w:p>
    <w:p w14:paraId="0BE91355" w14:textId="77777777" w:rsidR="00174C4D" w:rsidRDefault="008F760C">
      <w:pPr>
        <w:numPr>
          <w:ilvl w:val="0"/>
          <w:numId w:val="11"/>
        </w:numPr>
        <w:ind w:right="58" w:hanging="567"/>
      </w:pPr>
      <w:r>
        <w:t xml:space="preserve">It does not react visibly with 10% HCl; </w:t>
      </w:r>
      <w:r w:rsidR="00AB0AD0">
        <w:rPr>
          <w:b/>
          <w:sz w:val="18"/>
        </w:rPr>
        <w:t>AND</w:t>
      </w:r>
    </w:p>
    <w:p w14:paraId="628DA910" w14:textId="4035F8AE" w:rsidR="008F760C" w:rsidRDefault="008F760C" w:rsidP="66AE9BF6">
      <w:pPr>
        <w:numPr>
          <w:ilvl w:val="0"/>
          <w:numId w:val="11"/>
        </w:numPr>
        <w:ind w:right="58" w:hanging="567"/>
      </w:pPr>
      <w:r>
        <w:t>The average lateral distance between any fractures is 100 mm or more.</w:t>
      </w:r>
    </w:p>
    <w:p w14:paraId="1D568B58" w14:textId="39300992" w:rsidR="5D9780F6" w:rsidRDefault="5D9780F6" w:rsidP="66AE9BF6">
      <w:pPr>
        <w:ind w:left="0" w:right="58"/>
        <w:rPr>
          <w:ins w:id="245" w:author="Andre Eger" w:date="2023-08-22T21:25:00Z"/>
        </w:rPr>
      </w:pPr>
      <w:r>
        <w:lastRenderedPageBreak/>
        <w:t xml:space="preserve">The </w:t>
      </w:r>
      <w:proofErr w:type="spellStart"/>
      <w:r>
        <w:t>duripan</w:t>
      </w:r>
      <w:proofErr w:type="spellEnd"/>
      <w:r>
        <w:t xml:space="preserve"> is recognised in Pallic Soils where the cementing materials are apparently related to the presence of tephra in the parent material or high exchangeable sodium in the soil.</w:t>
      </w:r>
      <w:ins w:id="246" w:author="Andre Eger" w:date="2023-08-22T04:03:00Z">
        <w:r w:rsidR="1B5FC551">
          <w:t xml:space="preserve"> A </w:t>
        </w:r>
      </w:ins>
      <w:proofErr w:type="spellStart"/>
      <w:ins w:id="247" w:author="Andre Eger" w:date="2023-08-22T04:04:00Z">
        <w:r w:rsidR="1B5FC551">
          <w:t>duripan</w:t>
        </w:r>
        <w:proofErr w:type="spellEnd"/>
        <w:r w:rsidR="1B5FC551">
          <w:t xml:space="preserve"> </w:t>
        </w:r>
      </w:ins>
      <w:ins w:id="248" w:author="Andre Eger" w:date="2023-08-22T04:03:00Z">
        <w:r w:rsidR="1B5FC551">
          <w:t xml:space="preserve">is given the horizon notation suffix </w:t>
        </w:r>
      </w:ins>
      <w:ins w:id="249" w:author="Andre Eger" w:date="2023-08-22T04:04:00Z">
        <w:r w:rsidR="1B5FC551">
          <w:t>q</w:t>
        </w:r>
      </w:ins>
      <w:ins w:id="250" w:author="Andre Eger" w:date="2023-08-22T04:15:00Z">
        <w:r w:rsidR="1937E4DE">
          <w:t>.</w:t>
        </w:r>
      </w:ins>
    </w:p>
    <w:p w14:paraId="628656AC" w14:textId="05D7D69F" w:rsidR="52F80578" w:rsidRDefault="52F80578" w:rsidP="52F80578">
      <w:pPr>
        <w:ind w:left="0" w:right="58"/>
      </w:pPr>
    </w:p>
    <w:p w14:paraId="102061A7" w14:textId="7A1FEDDB" w:rsidR="00174C4D" w:rsidRDefault="7EB6DCB8" w:rsidP="007C5FC4">
      <w:pPr>
        <w:pStyle w:val="Heading3"/>
        <w:spacing w:after="553"/>
        <w:ind w:left="0" w:firstLine="0"/>
      </w:pPr>
      <w:commentRangeStart w:id="251"/>
      <w:r>
        <w:t>E</w:t>
      </w:r>
      <w:r w:rsidR="003C5BA5">
        <w:t>luvial horizon</w:t>
      </w:r>
      <w:commentRangeEnd w:id="251"/>
      <w:r w:rsidR="008F760C">
        <w:rPr>
          <w:rStyle w:val="CommentReference"/>
        </w:rPr>
        <w:commentReference w:id="251"/>
      </w:r>
    </w:p>
    <w:p w14:paraId="76578EA4" w14:textId="3D284A3B" w:rsidR="007C5FC4" w:rsidDel="007C5FC4" w:rsidRDefault="7EB6DCB8" w:rsidP="66AE9BF6">
      <w:pPr>
        <w:spacing w:after="147"/>
        <w:ind w:left="-4" w:right="58"/>
        <w:rPr>
          <w:del w:id="252" w:author="Andre Eger" w:date="2024-07-26T15:01:00Z" w16du:dateUtc="2024-07-26T03:01:00Z"/>
        </w:rPr>
      </w:pPr>
      <w:ins w:id="253" w:author="Andre Eger" w:date="2023-08-21T23:58:00Z">
        <w:r>
          <w:t>An eluvial horizon</w:t>
        </w:r>
      </w:ins>
      <w:ins w:id="254" w:author="Andre Eger" w:date="2023-08-21T23:59:00Z">
        <w:r w:rsidR="5E44EC38">
          <w:t xml:space="preserve"> </w:t>
        </w:r>
      </w:ins>
      <w:ins w:id="255" w:author="Andre Eger" w:date="2023-08-22T01:03:00Z">
        <w:r w:rsidR="0F25158D">
          <w:t>is a mineral horizon</w:t>
        </w:r>
      </w:ins>
      <w:ins w:id="256" w:author="Andre Eger" w:date="2023-08-22T04:09:00Z">
        <w:r w:rsidR="2530C262">
          <w:t xml:space="preserve"> </w:t>
        </w:r>
      </w:ins>
      <w:ins w:id="257" w:author="Andre Eger" w:date="2023-08-22T21:25:00Z">
        <w:r w:rsidR="005BF129">
          <w:t xml:space="preserve">with the </w:t>
        </w:r>
        <w:r w:rsidR="4E022BF8">
          <w:t xml:space="preserve">horizon </w:t>
        </w:r>
        <w:r w:rsidR="005BF129">
          <w:t xml:space="preserve">notation </w:t>
        </w:r>
      </w:ins>
      <w:ins w:id="258" w:author="Andre Eger" w:date="2023-08-22T04:09:00Z">
        <w:r w:rsidR="2530C262">
          <w:t>E</w:t>
        </w:r>
      </w:ins>
      <w:ins w:id="259" w:author="Andre Eger" w:date="2023-08-22T01:03:00Z">
        <w:r w:rsidR="0F25158D">
          <w:t xml:space="preserve"> that</w:t>
        </w:r>
      </w:ins>
      <w:ins w:id="260" w:author="Kirstin Deuss" w:date="2024-09-19T11:21:00Z" w16du:dateUtc="2024-09-18T23:21:00Z">
        <w:r w:rsidR="008D7CEE">
          <w:t xml:space="preserve">, </w:t>
        </w:r>
        <w:proofErr w:type="gramStart"/>
        <w:r w:rsidR="008D7CEE">
          <w:t>as a result of</w:t>
        </w:r>
        <w:proofErr w:type="gramEnd"/>
        <w:r w:rsidR="008D7CEE">
          <w:t xml:space="preserve"> downward or lateral movement,</w:t>
        </w:r>
      </w:ins>
      <w:ins w:id="261" w:author="Andre Eger" w:date="2023-08-22T01:03:00Z">
        <w:r w:rsidR="0F25158D">
          <w:t xml:space="preserve"> contains less organic matter</w:t>
        </w:r>
      </w:ins>
      <w:ins w:id="262" w:author="Andre Eger" w:date="2023-08-22T01:06:00Z">
        <w:r w:rsidR="4E4E2CE0">
          <w:t>,</w:t>
        </w:r>
      </w:ins>
      <w:ins w:id="263" w:author="Andre Eger" w:date="2023-08-22T01:03:00Z">
        <w:r w:rsidR="0F25158D">
          <w:t xml:space="preserve"> </w:t>
        </w:r>
      </w:ins>
      <w:ins w:id="264" w:author="Andre Eger" w:date="2023-08-22T01:05:00Z">
        <w:r w:rsidR="74DE1E89">
          <w:t>pedogenic oxides,</w:t>
        </w:r>
      </w:ins>
      <w:ins w:id="265" w:author="Andre Eger" w:date="2023-08-22T01:03:00Z">
        <w:r w:rsidR="0F25158D">
          <w:t xml:space="preserve"> clay</w:t>
        </w:r>
      </w:ins>
      <w:ins w:id="266" w:author="Andre Eger" w:date="2023-08-22T01:07:00Z">
        <w:r w:rsidR="00867E8A">
          <w:t>,</w:t>
        </w:r>
      </w:ins>
      <w:ins w:id="267" w:author="Andre Eger" w:date="2023-08-22T01:06:00Z">
        <w:r w:rsidR="00867E8A">
          <w:t xml:space="preserve"> or</w:t>
        </w:r>
      </w:ins>
      <w:ins w:id="268" w:author="Andre Eger" w:date="2023-08-22T01:07:00Z">
        <w:r w:rsidR="00867E8A">
          <w:t xml:space="preserve"> a combination of these</w:t>
        </w:r>
      </w:ins>
      <w:ins w:id="269" w:author="Andre Eger" w:date="2023-08-22T01:03:00Z">
        <w:r w:rsidR="0F25158D">
          <w:t xml:space="preserve"> than the horizon immediately below.</w:t>
        </w:r>
      </w:ins>
      <w:ins w:id="270" w:author="Andre Eger" w:date="2023-08-22T01:08:00Z">
        <w:r w:rsidR="00C3D912">
          <w:t xml:space="preserve"> </w:t>
        </w:r>
      </w:ins>
      <w:ins w:id="271" w:author="Andre Eger" w:date="2024-09-27T15:02:00Z" w16du:dateUtc="2024-09-27T03:02:00Z">
        <w:r w:rsidR="001745AD">
          <w:t>Relative</w:t>
        </w:r>
      </w:ins>
      <w:ins w:id="272" w:author="Andre Eger" w:date="2023-08-22T01:21:00Z">
        <w:r w:rsidR="126BE6D0">
          <w:t xml:space="preserve"> to an overlying </w:t>
        </w:r>
      </w:ins>
      <w:ins w:id="273" w:author="Andre Eger" w:date="2023-08-22T01:22:00Z">
        <w:r w:rsidR="126BE6D0">
          <w:t xml:space="preserve">H, O or A horizon, it contains less organic matter. </w:t>
        </w:r>
      </w:ins>
      <w:ins w:id="274" w:author="Andre Eger" w:date="2023-08-22T01:09:00Z">
        <w:r w:rsidR="00C3D912">
          <w:t xml:space="preserve">The colour of the horizon can be that of uncoated sand and silt </w:t>
        </w:r>
        <w:proofErr w:type="gramStart"/>
        <w:r w:rsidR="00C3D912">
          <w:t>grains</w:t>
        </w:r>
        <w:proofErr w:type="gramEnd"/>
        <w:r w:rsidR="00C3D912">
          <w:t xml:space="preserve"> but E horizons are also recognised where coats of iron oxides or other minerals mask the colour of the primary particles.</w:t>
        </w:r>
      </w:ins>
      <w:ins w:id="275" w:author="Andre Eger" w:date="2023-08-21T23:58:00Z">
        <w:r>
          <w:t xml:space="preserve"> It has </w:t>
        </w:r>
        <w:r w:rsidRPr="6619ABD5">
          <w:rPr>
            <w:b/>
            <w:bCs/>
            <w:sz w:val="18"/>
            <w:szCs w:val="18"/>
          </w:rPr>
          <w:t>all</w:t>
        </w:r>
        <w:r>
          <w:t xml:space="preserve"> the following </w:t>
        </w:r>
        <w:proofErr w:type="spellStart"/>
        <w:r>
          <w:t>characteristics:</w:t>
        </w:r>
      </w:ins>
    </w:p>
    <w:p w14:paraId="1BE8C87F" w14:textId="6F35C8D2" w:rsidR="007C5FC4" w:rsidRDefault="007C5FC4" w:rsidP="007C5FC4">
      <w:pPr>
        <w:numPr>
          <w:ilvl w:val="0"/>
          <w:numId w:val="1"/>
        </w:numPr>
        <w:spacing w:after="144"/>
        <w:ind w:right="58" w:hanging="567"/>
        <w:rPr>
          <w:b/>
          <w:bCs/>
          <w:szCs w:val="26"/>
        </w:rPr>
      </w:pPr>
      <w:ins w:id="276" w:author="Andre Eger" w:date="2024-07-26T15:03:00Z" w16du:dateUtc="2024-07-26T03:03:00Z">
        <w:r>
          <w:t>A</w:t>
        </w:r>
        <w:proofErr w:type="spellEnd"/>
        <w:r>
          <w:t xml:space="preserve"> moist colour value of 4 or more, or a dry colour value of 5 or more, with </w:t>
        </w:r>
        <w:r w:rsidRPr="6619ABD5">
          <w:t xml:space="preserve">or without </w:t>
        </w:r>
        <w:proofErr w:type="spellStart"/>
        <w:r w:rsidRPr="6619ABD5">
          <w:t>skeletans</w:t>
        </w:r>
        <w:proofErr w:type="spellEnd"/>
        <w:r>
          <w:t xml:space="preserve">; </w:t>
        </w:r>
      </w:ins>
      <w:ins w:id="277" w:author="Andre Eger" w:date="2024-07-31T10:35:00Z" w16du:dateUtc="2024-07-30T22:35:00Z">
        <w:r w:rsidR="001233C4">
          <w:rPr>
            <w:b/>
            <w:sz w:val="18"/>
          </w:rPr>
          <w:t>AND</w:t>
        </w:r>
      </w:ins>
    </w:p>
    <w:p w14:paraId="7E0BC84A" w14:textId="1EC6A6AE" w:rsidR="007C5FC4" w:rsidRPr="007C5FC4" w:rsidRDefault="007C5FC4" w:rsidP="007C5FC4">
      <w:pPr>
        <w:numPr>
          <w:ilvl w:val="0"/>
          <w:numId w:val="1"/>
        </w:numPr>
        <w:spacing w:after="144"/>
        <w:ind w:right="58" w:hanging="567"/>
        <w:rPr>
          <w:b/>
          <w:bCs/>
          <w:szCs w:val="26"/>
        </w:rPr>
      </w:pPr>
      <w:r>
        <w:rPr>
          <w:b/>
          <w:i/>
        </w:rPr>
        <w:t>Both</w:t>
      </w:r>
    </w:p>
    <w:p w14:paraId="250FCCE0" w14:textId="05AC630F" w:rsidR="007C5FC4" w:rsidRDefault="007C5FC4" w:rsidP="007C5FC4">
      <w:pPr>
        <w:numPr>
          <w:ilvl w:val="0"/>
          <w:numId w:val="14"/>
        </w:numPr>
        <w:spacing w:after="142"/>
        <w:ind w:right="58" w:hanging="567"/>
      </w:pPr>
      <w:r>
        <w:t>A h</w:t>
      </w:r>
      <w:ins w:id="278" w:author="Andre Eger" w:date="2023-08-22T01:11:00Z">
        <w:r>
          <w:t xml:space="preserve">igher colour value or lower chroma </w:t>
        </w:r>
      </w:ins>
      <w:ins w:id="279" w:author="Andre Eger" w:date="2023-08-22T01:16:00Z">
        <w:r>
          <w:t xml:space="preserve">combined with </w:t>
        </w:r>
      </w:ins>
      <w:ins w:id="280" w:author="Andre Eger" w:date="2023-08-22T01:11:00Z">
        <w:r>
          <w:t xml:space="preserve">less well developed </w:t>
        </w:r>
        <w:proofErr w:type="spellStart"/>
        <w:r>
          <w:t>pedality</w:t>
        </w:r>
      </w:ins>
      <w:proofErr w:type="spellEnd"/>
      <w:ins w:id="281" w:author="Andre Eger" w:date="2023-08-22T01:12:00Z">
        <w:r>
          <w:t xml:space="preserve"> </w:t>
        </w:r>
      </w:ins>
      <w:ins w:id="282" w:author="Andre Eger" w:date="2023-08-22T01:16:00Z">
        <w:r>
          <w:t xml:space="preserve">or coarser texture </w:t>
        </w:r>
      </w:ins>
      <w:ins w:id="283" w:author="Andre Eger" w:date="2023-08-22T01:12:00Z">
        <w:r>
          <w:t>than an underlying B horizon</w:t>
        </w:r>
      </w:ins>
      <w:ins w:id="284" w:author="Andre Eger" w:date="2023-08-21T23:58:00Z">
        <w:r>
          <w:t xml:space="preserve">; </w:t>
        </w:r>
        <w:r w:rsidRPr="007C5FC4">
          <w:rPr>
            <w:b/>
            <w:bCs/>
            <w:sz w:val="18"/>
            <w:szCs w:val="18"/>
          </w:rPr>
          <w:t>AND</w:t>
        </w:r>
      </w:ins>
    </w:p>
    <w:p w14:paraId="6A3368F1" w14:textId="5D2AB0B1" w:rsidR="007C5FC4" w:rsidRDefault="007C5FC4" w:rsidP="007C5FC4">
      <w:pPr>
        <w:numPr>
          <w:ilvl w:val="0"/>
          <w:numId w:val="14"/>
        </w:numPr>
        <w:ind w:right="58" w:hanging="567"/>
      </w:pPr>
      <w:ins w:id="285" w:author="Andre Eger" w:date="2023-08-22T01:14:00Z">
        <w:r>
          <w:t>A</w:t>
        </w:r>
      </w:ins>
      <w:ins w:id="286" w:author="Andre Eger" w:date="2023-08-22T01:13:00Z">
        <w:r>
          <w:t xml:space="preserve"> higher colour value than an overlying H, </w:t>
        </w:r>
      </w:ins>
      <w:ins w:id="287" w:author="Andre Eger" w:date="2023-08-22T01:14:00Z">
        <w:r>
          <w:t>O</w:t>
        </w:r>
      </w:ins>
      <w:ins w:id="288" w:author="Andre Eger" w:date="2023-08-22T01:13:00Z">
        <w:r>
          <w:t xml:space="preserve"> or A </w:t>
        </w:r>
        <w:r w:rsidRPr="66AE9BF6">
          <w:rPr>
            <w:szCs w:val="26"/>
          </w:rPr>
          <w:t>horizon.</w:t>
        </w:r>
      </w:ins>
    </w:p>
    <w:p w14:paraId="0BE91358" w14:textId="49A35AE1" w:rsidR="00174C4D" w:rsidRDefault="00174C4D" w:rsidP="66AE9BF6">
      <w:pPr>
        <w:spacing w:after="160" w:line="259" w:lineRule="auto"/>
        <w:ind w:left="0" w:firstLine="0"/>
        <w:jc w:val="left"/>
      </w:pPr>
    </w:p>
    <w:p w14:paraId="0BE91359" w14:textId="53950A6E" w:rsidR="00174C4D" w:rsidRDefault="008F760C" w:rsidP="00FF3C22">
      <w:pPr>
        <w:pStyle w:val="Heading3"/>
      </w:pPr>
      <w:r>
        <w:t>F</w:t>
      </w:r>
      <w:r w:rsidR="003C5BA5">
        <w:t>luvial features</w:t>
      </w:r>
    </w:p>
    <w:p w14:paraId="0BE9135A" w14:textId="4E49E719" w:rsidR="00174C4D" w:rsidRDefault="008F760C">
      <w:pPr>
        <w:ind w:left="-4" w:right="58"/>
      </w:pPr>
      <w:r>
        <w:t>The intention of the term ‘fluvial features’ is to recognise soils with parent materials that result from transportation, sorting and deposition by water. Fluvial features are used to differentiate Recent Soils, Raw Soils and parent material classes of soil series that occur on landforms formed through fluvial processes.</w:t>
      </w:r>
    </w:p>
    <w:p w14:paraId="0BE9135B" w14:textId="77777777" w:rsidR="00174C4D" w:rsidRDefault="008F760C">
      <w:pPr>
        <w:ind w:left="-4" w:right="58"/>
      </w:pPr>
      <w:r>
        <w:t xml:space="preserve">Relevant landforms include floodplains, estuarine surfaces, lacustrine surfaces, aggregating fan surfaces, levees, </w:t>
      </w:r>
      <w:proofErr w:type="spellStart"/>
      <w:r>
        <w:t>backplains</w:t>
      </w:r>
      <w:proofErr w:type="spellEnd"/>
      <w:r>
        <w:t xml:space="preserve">, bars, channels, deltas, floodplain benches, outwash plains and swamps (all defined by </w:t>
      </w:r>
      <w:commentRangeStart w:id="289"/>
      <w:r>
        <w:t xml:space="preserve">Milne </w:t>
      </w:r>
      <w:r>
        <w:rPr>
          <w:i/>
        </w:rPr>
        <w:t>et al</w:t>
      </w:r>
      <w:r>
        <w:t>. 1991</w:t>
      </w:r>
      <w:commentRangeEnd w:id="289"/>
      <w:r w:rsidR="008B3D34">
        <w:rPr>
          <w:rStyle w:val="CommentReference"/>
        </w:rPr>
        <w:commentReference w:id="289"/>
      </w:r>
      <w:r>
        <w:t>).</w:t>
      </w:r>
    </w:p>
    <w:p w14:paraId="0BE9135C" w14:textId="77777777" w:rsidR="00174C4D" w:rsidRDefault="008F760C">
      <w:pPr>
        <w:ind w:left="-4" w:right="58"/>
      </w:pPr>
      <w:r>
        <w:t>Confirming soil characteristics include:</w:t>
      </w:r>
    </w:p>
    <w:p w14:paraId="0BE9135D" w14:textId="724DB389" w:rsidR="00174C4D" w:rsidRDefault="008F760C" w:rsidP="000A3EF6">
      <w:pPr>
        <w:numPr>
          <w:ilvl w:val="0"/>
          <w:numId w:val="150"/>
        </w:numPr>
        <w:ind w:right="58" w:hanging="720"/>
      </w:pPr>
      <w:r>
        <w:t>A buried A horizon or some other field indication of an irregular change in carbon with depth (such as sedimentary plant-leaf material).</w:t>
      </w:r>
    </w:p>
    <w:p w14:paraId="0BE9135E" w14:textId="5984DDC8" w:rsidR="00174C4D" w:rsidRDefault="008F760C" w:rsidP="000A3EF6">
      <w:pPr>
        <w:numPr>
          <w:ilvl w:val="0"/>
          <w:numId w:val="150"/>
        </w:numPr>
        <w:ind w:right="58" w:hanging="720"/>
      </w:pPr>
      <w:r>
        <w:lastRenderedPageBreak/>
        <w:t>Sedimentary bedding in C</w:t>
      </w:r>
      <w:ins w:id="290" w:author="Andre Eger" w:date="2023-08-21T03:08:00Z">
        <w:r w:rsidR="0C5AE480">
          <w:t xml:space="preserve"> </w:t>
        </w:r>
      </w:ins>
      <w:ins w:id="291" w:author="Andre Eger" w:date="2023-08-21T03:16:00Z">
        <w:r w:rsidR="379EA059">
          <w:t>(</w:t>
        </w:r>
      </w:ins>
      <w:ins w:id="292" w:author="Andre Eger" w:date="2023-08-21T03:08:00Z">
        <w:r w:rsidR="0C5AE480">
          <w:t xml:space="preserve">or </w:t>
        </w:r>
      </w:ins>
      <w:ins w:id="293" w:author="Andre Eger" w:date="2023-08-21T03:17:00Z">
        <w:r w:rsidR="4F00B00E">
          <w:t>transitional C</w:t>
        </w:r>
      </w:ins>
      <w:ins w:id="294" w:author="Andre Eger" w:date="2023-08-21T03:16:00Z">
        <w:r w:rsidR="21600076">
          <w:t>)</w:t>
        </w:r>
      </w:ins>
      <w:r>
        <w:t xml:space="preserve"> horizons, indicating deposition in water (such as scoured surfaces, cross-stratification, sedimentary laminations, current ripples or </w:t>
      </w:r>
      <w:proofErr w:type="spellStart"/>
      <w:r>
        <w:t>foreset</w:t>
      </w:r>
      <w:proofErr w:type="spellEnd"/>
      <w:r>
        <w:t xml:space="preserve"> beds).</w:t>
      </w:r>
    </w:p>
    <w:p w14:paraId="0BE9135F" w14:textId="78B5E071" w:rsidR="00174C4D" w:rsidRDefault="008F760C" w:rsidP="000A3EF6">
      <w:pPr>
        <w:numPr>
          <w:ilvl w:val="0"/>
          <w:numId w:val="150"/>
        </w:numPr>
        <w:ind w:right="58" w:hanging="720"/>
      </w:pPr>
      <w:r>
        <w:t xml:space="preserve">A horizon with </w:t>
      </w:r>
      <w:r w:rsidR="179D2CFD">
        <w:t xml:space="preserve">moderately </w:t>
      </w:r>
      <w:r>
        <w:t>fluid, or very fluid, fluidity class in some layer with an upper surface within 120 cm of the soil surface</w:t>
      </w:r>
      <w:r w:rsidR="015649BF">
        <w:t>, indicating lack of pedogenic development</w:t>
      </w:r>
      <w:r w:rsidR="006C4096">
        <w:t>.</w:t>
      </w:r>
    </w:p>
    <w:p w14:paraId="0BE91360" w14:textId="77777777" w:rsidR="00174C4D" w:rsidRDefault="008F760C" w:rsidP="000A3EF6">
      <w:pPr>
        <w:numPr>
          <w:ilvl w:val="0"/>
          <w:numId w:val="150"/>
        </w:numPr>
        <w:spacing w:after="98"/>
        <w:ind w:right="58" w:hanging="720"/>
      </w:pPr>
      <w:r>
        <w:t xml:space="preserve">In </w:t>
      </w:r>
      <w:proofErr w:type="spellStart"/>
      <w:r>
        <w:t>tephric</w:t>
      </w:r>
      <w:proofErr w:type="spellEnd"/>
      <w:r>
        <w:t xml:space="preserve"> soil materials</w:t>
      </w:r>
    </w:p>
    <w:p w14:paraId="0BE91361" w14:textId="77777777" w:rsidR="00174C4D" w:rsidRDefault="008F760C" w:rsidP="000A3EF6">
      <w:pPr>
        <w:numPr>
          <w:ilvl w:val="1"/>
          <w:numId w:val="150"/>
        </w:numPr>
        <w:spacing w:after="102"/>
        <w:ind w:right="58" w:hanging="720"/>
      </w:pPr>
      <w:r>
        <w:t xml:space="preserve">disturbance or overthickening of the regional sequence   of </w:t>
      </w:r>
      <w:proofErr w:type="spellStart"/>
      <w:proofErr w:type="gramStart"/>
      <w:r>
        <w:t>tephras</w:t>
      </w:r>
      <w:proofErr w:type="spellEnd"/>
      <w:r>
        <w:t>;</w:t>
      </w:r>
      <w:proofErr w:type="gramEnd"/>
    </w:p>
    <w:p w14:paraId="0BE91362" w14:textId="207EB429" w:rsidR="00174C4D" w:rsidRDefault="008F760C" w:rsidP="000A3EF6">
      <w:pPr>
        <w:numPr>
          <w:ilvl w:val="1"/>
          <w:numId w:val="150"/>
        </w:numPr>
        <w:spacing w:after="99"/>
        <w:ind w:right="58" w:hanging="720"/>
      </w:pPr>
      <w:r>
        <w:t xml:space="preserve">rounded or subrounded </w:t>
      </w:r>
      <w:del w:id="295" w:author="Andre Eger [2]" w:date="2024-11-13T16:08:00Z" w16du:dateUtc="2024-11-13T03:08:00Z">
        <w:r w:rsidDel="000A3EF6">
          <w:delText>gravel</w:delText>
        </w:r>
      </w:del>
      <w:ins w:id="296" w:author="Andre Eger [2]" w:date="2024-11-13T16:08:00Z" w16du:dateUtc="2024-11-13T03:08:00Z">
        <w:r w:rsidR="000A3EF6">
          <w:t xml:space="preserve">coarse rock </w:t>
        </w:r>
        <w:proofErr w:type="gramStart"/>
        <w:r w:rsidR="000A3EF6">
          <w:t>fragments</w:t>
        </w:r>
      </w:ins>
      <w:r>
        <w:t>;</w:t>
      </w:r>
      <w:proofErr w:type="gramEnd"/>
    </w:p>
    <w:p w14:paraId="0BE91363" w14:textId="77777777" w:rsidR="00174C4D" w:rsidRDefault="008F760C" w:rsidP="000A3EF6">
      <w:pPr>
        <w:numPr>
          <w:ilvl w:val="1"/>
          <w:numId w:val="150"/>
        </w:numPr>
        <w:ind w:right="58" w:hanging="720"/>
      </w:pPr>
      <w:r>
        <w:t>presence of non-volcanic rock fragments.</w:t>
      </w:r>
    </w:p>
    <w:p w14:paraId="0BE91364" w14:textId="77777777" w:rsidR="00174C4D" w:rsidRDefault="008F760C">
      <w:pPr>
        <w:ind w:left="-4" w:right="58"/>
      </w:pPr>
      <w:r>
        <w:t xml:space="preserve">The emphasis here on genetic landform criteria is not consistent with the principle that soils should be classified </w:t>
      </w:r>
      <w:proofErr w:type="gramStart"/>
      <w:r>
        <w:t>on the basis of</w:t>
      </w:r>
      <w:proofErr w:type="gramEnd"/>
      <w:r>
        <w:t xml:space="preserve"> similarity of measurable soil properties rather than presumed genesis (see Introduction). Measurable soil properties that will group together the required soils have not been recognised. The confirmatory soil properties, however, will aid class assignment decisions in many cases.</w:t>
      </w:r>
    </w:p>
    <w:p w14:paraId="0BE91365" w14:textId="07876C70" w:rsidR="00174C4D" w:rsidRDefault="008F760C" w:rsidP="00FF3C22">
      <w:pPr>
        <w:pStyle w:val="Heading3"/>
      </w:pPr>
      <w:r>
        <w:t>F</w:t>
      </w:r>
      <w:r w:rsidR="003C5BA5">
        <w:t>ragipan</w:t>
      </w:r>
    </w:p>
    <w:p w14:paraId="0BE91366" w14:textId="38A9A2DD" w:rsidR="00174C4D" w:rsidRDefault="008F760C">
      <w:pPr>
        <w:ind w:left="-4" w:right="58"/>
      </w:pPr>
      <w:r>
        <w:t xml:space="preserve">A fragipan is a non-cemented horizon that has high bulk density (usually </w:t>
      </w:r>
      <w:ins w:id="297" w:author="Lauren OBrien" w:date="2024-09-19T03:15:00Z">
        <w:r w:rsidR="01469319">
          <w:t>≥</w:t>
        </w:r>
      </w:ins>
      <w:r>
        <w:t>1.5</w:t>
      </w:r>
      <w:ins w:id="298" w:author="Lauren OBrien" w:date="2024-09-14T19:19:00Z">
        <w:r w:rsidR="00755265">
          <w:t>  </w:t>
        </w:r>
      </w:ins>
      <w:del w:id="299" w:author="Lauren OBrien" w:date="2024-09-14T19:19:00Z">
        <w:r w:rsidDel="008F760C">
          <w:delText xml:space="preserve"> </w:delText>
        </w:r>
      </w:del>
      <w:r>
        <w:t>Mg/m</w:t>
      </w:r>
      <w:r w:rsidRPr="6A20DD1A">
        <w:rPr>
          <w:sz w:val="23"/>
          <w:szCs w:val="23"/>
          <w:vertAlign w:val="superscript"/>
        </w:rPr>
        <w:t>3</w:t>
      </w:r>
      <w:r>
        <w:t xml:space="preserve">) with high strength when dry. It has </w:t>
      </w:r>
      <w:proofErr w:type="gramStart"/>
      <w:r w:rsidRPr="6A20DD1A">
        <w:rPr>
          <w:b/>
          <w:bCs/>
          <w:sz w:val="18"/>
          <w:szCs w:val="18"/>
        </w:rPr>
        <w:t>all</w:t>
      </w:r>
      <w:r>
        <w:t xml:space="preserve"> of</w:t>
      </w:r>
      <w:proofErr w:type="gramEnd"/>
      <w:r>
        <w:t xml:space="preserve"> the following:</w:t>
      </w:r>
    </w:p>
    <w:p w14:paraId="0BE91367" w14:textId="77777777" w:rsidR="00174C4D" w:rsidRDefault="008F760C">
      <w:pPr>
        <w:numPr>
          <w:ilvl w:val="0"/>
          <w:numId w:val="13"/>
        </w:numPr>
        <w:spacing w:line="341" w:lineRule="auto"/>
        <w:ind w:right="58" w:hanging="567"/>
      </w:pPr>
      <w:r>
        <w:t xml:space="preserve">An air-dried clod must slake when fully immersed in water; </w:t>
      </w:r>
      <w:r w:rsidR="00AB0AD0">
        <w:rPr>
          <w:b/>
          <w:sz w:val="18"/>
        </w:rPr>
        <w:t>AND</w:t>
      </w:r>
    </w:p>
    <w:p w14:paraId="0BE91368" w14:textId="3ADBF195" w:rsidR="00174C4D" w:rsidRDefault="008F760C">
      <w:pPr>
        <w:numPr>
          <w:ilvl w:val="0"/>
          <w:numId w:val="13"/>
        </w:numPr>
        <w:ind w:right="58" w:hanging="567"/>
      </w:pPr>
      <w:r>
        <w:t xml:space="preserve">Brittle failure when moist (the horizon may </w:t>
      </w:r>
      <w:del w:id="300" w:author="Andre Eger [2]" w:date="2024-11-13T16:09:00Z" w16du:dateUtc="2024-11-13T03:09:00Z">
        <w:r w:rsidDel="000A3EF6">
          <w:delText>be gravelly</w:delText>
        </w:r>
      </w:del>
      <w:ins w:id="301" w:author="Andre Eger [2]" w:date="2024-11-13T16:09:00Z" w16du:dateUtc="2024-11-13T03:09:00Z">
        <w:r w:rsidR="000A3EF6">
          <w:t>contain coarse rock fragments</w:t>
        </w:r>
      </w:ins>
      <w:r>
        <w:t xml:space="preserve"> but the fine-earth material must be sufficiently coherent to allow brittle failure); </w:t>
      </w:r>
      <w:r w:rsidR="00AB0AD0">
        <w:rPr>
          <w:b/>
          <w:sz w:val="18"/>
        </w:rPr>
        <w:t>AND</w:t>
      </w:r>
    </w:p>
    <w:p w14:paraId="0BE91369" w14:textId="77777777" w:rsidR="00174C4D" w:rsidRDefault="008F760C">
      <w:pPr>
        <w:numPr>
          <w:ilvl w:val="0"/>
          <w:numId w:val="13"/>
        </w:numPr>
        <w:ind w:right="58" w:hanging="567"/>
      </w:pPr>
      <w:r>
        <w:t xml:space="preserve">It has at least slightly firm moist soil strength; </w:t>
      </w:r>
      <w:r w:rsidR="00AB0AD0">
        <w:rPr>
          <w:b/>
          <w:sz w:val="18"/>
        </w:rPr>
        <w:t>AND</w:t>
      </w:r>
    </w:p>
    <w:p w14:paraId="0BE9136A" w14:textId="77777777" w:rsidR="00174C4D" w:rsidRPr="00F06CE3" w:rsidRDefault="008F760C" w:rsidP="00F06CE3">
      <w:pPr>
        <w:numPr>
          <w:ilvl w:val="0"/>
          <w:numId w:val="13"/>
        </w:numPr>
        <w:ind w:right="58" w:hanging="567"/>
        <w:rPr>
          <w:b/>
          <w:i/>
        </w:rPr>
      </w:pPr>
      <w:r w:rsidRPr="00F06CE3">
        <w:rPr>
          <w:b/>
          <w:i/>
        </w:rPr>
        <w:t>Either</w:t>
      </w:r>
    </w:p>
    <w:p w14:paraId="0BE9136B" w14:textId="77777777" w:rsidR="00174C4D" w:rsidRDefault="008F760C">
      <w:pPr>
        <w:numPr>
          <w:ilvl w:val="0"/>
          <w:numId w:val="14"/>
        </w:numPr>
        <w:spacing w:after="142"/>
        <w:ind w:right="58" w:hanging="567"/>
      </w:pPr>
      <w:r>
        <w:t xml:space="preserve">Extremely coarse or gross prismatic peds: the prisms have </w:t>
      </w:r>
      <w:proofErr w:type="spellStart"/>
      <w:r>
        <w:t>apedal</w:t>
      </w:r>
      <w:proofErr w:type="spellEnd"/>
      <w:r>
        <w:t xml:space="preserve">-massive interiors, or break to secondary peds with horizontal dimensions of 100 mm or more, and the prism faces are defined by colours of chroma 3 or less, </w:t>
      </w:r>
      <w:r>
        <w:rPr>
          <w:b/>
          <w:i/>
        </w:rPr>
        <w:t>or</w:t>
      </w:r>
    </w:p>
    <w:p w14:paraId="0BE9136C" w14:textId="77777777" w:rsidR="00174C4D" w:rsidRDefault="008F760C">
      <w:pPr>
        <w:numPr>
          <w:ilvl w:val="0"/>
          <w:numId w:val="14"/>
        </w:numPr>
        <w:ind w:right="58" w:hanging="567"/>
      </w:pPr>
      <w:r>
        <w:t xml:space="preserve">The horizon is </w:t>
      </w:r>
      <w:proofErr w:type="spellStart"/>
      <w:r>
        <w:t>apedal</w:t>
      </w:r>
      <w:proofErr w:type="spellEnd"/>
      <w:r>
        <w:t xml:space="preserve">-massive throughout, or has extremely coarse or gross prismatic peds, and the moist soil strength is very firm; </w:t>
      </w:r>
      <w:r w:rsidR="00AB0AD0">
        <w:rPr>
          <w:b/>
          <w:sz w:val="18"/>
        </w:rPr>
        <w:t>AND</w:t>
      </w:r>
    </w:p>
    <w:p w14:paraId="0BE9136D" w14:textId="7F38AA98" w:rsidR="00174C4D" w:rsidRDefault="008F760C">
      <w:pPr>
        <w:numPr>
          <w:ilvl w:val="0"/>
          <w:numId w:val="15"/>
        </w:numPr>
        <w:ind w:right="58" w:hanging="567"/>
      </w:pPr>
      <w:r>
        <w:lastRenderedPageBreak/>
        <w:t xml:space="preserve">If roots are present, they are confined predominantly to planar voids between prisms or to worm </w:t>
      </w:r>
      <w:del w:id="302" w:author="Andre Eger" w:date="2024-07-18T00:20:00Z">
        <w:r w:rsidDel="008F760C">
          <w:delText>galleries</w:delText>
        </w:r>
      </w:del>
      <w:ins w:id="303" w:author="Andre Eger" w:date="2024-07-18T00:20:00Z">
        <w:r w:rsidR="2924CEFC">
          <w:t>burrows</w:t>
        </w:r>
      </w:ins>
      <w:r>
        <w:t xml:space="preserve">; </w:t>
      </w:r>
      <w:r w:rsidR="00AB0AD0" w:rsidRPr="7CCBFF81">
        <w:rPr>
          <w:b/>
          <w:bCs/>
          <w:sz w:val="18"/>
          <w:szCs w:val="18"/>
        </w:rPr>
        <w:t>AND</w:t>
      </w:r>
    </w:p>
    <w:p w14:paraId="0BE9136E" w14:textId="77777777" w:rsidR="00174C4D" w:rsidRDefault="008F760C">
      <w:pPr>
        <w:numPr>
          <w:ilvl w:val="0"/>
          <w:numId w:val="15"/>
        </w:numPr>
        <w:ind w:right="58" w:hanging="567"/>
      </w:pPr>
      <w:r>
        <w:t xml:space="preserve">Moist penetration resistance </w:t>
      </w:r>
      <w:del w:id="304" w:author="Andre Eger" w:date="2024-07-12T03:39:00Z">
        <w:r w:rsidDel="008F760C">
          <w:delText xml:space="preserve">measured by a 6.5 mm flat-tipped penetrometer </w:delText>
        </w:r>
      </w:del>
      <w:r>
        <w:t xml:space="preserve">is 3100 kPa or more; </w:t>
      </w:r>
      <w:r w:rsidR="00AB0AD0" w:rsidRPr="3FC20A4E">
        <w:rPr>
          <w:b/>
          <w:bCs/>
          <w:sz w:val="18"/>
          <w:szCs w:val="18"/>
        </w:rPr>
        <w:t>AND</w:t>
      </w:r>
    </w:p>
    <w:p w14:paraId="0BE9136F" w14:textId="77777777" w:rsidR="00174C4D" w:rsidRDefault="008F760C">
      <w:pPr>
        <w:numPr>
          <w:ilvl w:val="0"/>
          <w:numId w:val="15"/>
        </w:numPr>
        <w:spacing w:after="859"/>
        <w:ind w:right="58" w:hanging="567"/>
        <w:rPr>
          <w:ins w:id="305" w:author="Andre Eger" w:date="2023-08-22T04:16:00Z"/>
        </w:rPr>
      </w:pPr>
      <w:r>
        <w:t>It does not occur within an E horizon.</w:t>
      </w:r>
    </w:p>
    <w:p w14:paraId="7892088C" w14:textId="404741EC" w:rsidR="6851F36A" w:rsidRDefault="6851F36A" w:rsidP="66AE9BF6">
      <w:pPr>
        <w:spacing w:after="859"/>
        <w:ind w:left="0" w:right="58"/>
      </w:pPr>
      <w:ins w:id="306" w:author="Andre Eger" w:date="2023-08-22T04:16:00Z">
        <w:r>
          <w:t>A fragipan is given the horizon notation suffix x</w:t>
        </w:r>
      </w:ins>
      <w:ins w:id="307" w:author="Andre Eger" w:date="2024-09-27T15:05:00Z" w16du:dateUtc="2024-09-27T03:05:00Z">
        <w:r w:rsidR="00C22BAE">
          <w:t>, usually</w:t>
        </w:r>
      </w:ins>
      <w:ins w:id="308" w:author="Andre Eger" w:date="2023-08-22T21:29:00Z">
        <w:r w:rsidR="4A15D324">
          <w:t xml:space="preserve"> in combination with a B or BC horizon</w:t>
        </w:r>
      </w:ins>
      <w:ins w:id="309" w:author="Andre Eger" w:date="2023-08-22T04:16:00Z">
        <w:r>
          <w:t>.</w:t>
        </w:r>
      </w:ins>
    </w:p>
    <w:p w14:paraId="0BE91370" w14:textId="6846B1E0" w:rsidR="00174C4D" w:rsidRDefault="008F760C" w:rsidP="00FF3C22">
      <w:pPr>
        <w:pStyle w:val="Heading3"/>
      </w:pPr>
      <w:proofErr w:type="spellStart"/>
      <w:r>
        <w:t>G</w:t>
      </w:r>
      <w:r w:rsidR="003C5BA5">
        <w:t>ley</w:t>
      </w:r>
      <w:proofErr w:type="spellEnd"/>
      <w:r w:rsidR="003C5BA5">
        <w:t xml:space="preserve"> profile form</w:t>
      </w:r>
    </w:p>
    <w:p w14:paraId="0BE91371" w14:textId="215ABBBE" w:rsidR="00174C4D" w:rsidRDefault="008F760C">
      <w:pPr>
        <w:ind w:left="-4" w:right="58"/>
      </w:pPr>
      <w:r>
        <w:t xml:space="preserve">A </w:t>
      </w:r>
      <w:proofErr w:type="spellStart"/>
      <w:r>
        <w:t>gley</w:t>
      </w:r>
      <w:proofErr w:type="spellEnd"/>
      <w:r>
        <w:t xml:space="preserve"> profile form is defined by the presence of a </w:t>
      </w:r>
      <w:proofErr w:type="spellStart"/>
      <w:r>
        <w:t>reductimorphic</w:t>
      </w:r>
      <w:proofErr w:type="spellEnd"/>
      <w:r>
        <w:t xml:space="preserve"> horizon with an upper boundary within either 15 cm of the base of the A horizon </w:t>
      </w:r>
      <w:commentRangeStart w:id="310"/>
      <w:commentRangeStart w:id="311"/>
      <w:commentRangeStart w:id="312"/>
      <w:del w:id="313" w:author="Andre Eger" w:date="2023-08-21T04:27:00Z">
        <w:r w:rsidDel="008F760C">
          <w:delText>(excluding an AB or A/B horizon)</w:delText>
        </w:r>
      </w:del>
      <w:r>
        <w:t xml:space="preserve"> </w:t>
      </w:r>
      <w:commentRangeEnd w:id="310"/>
      <w:r>
        <w:rPr>
          <w:rStyle w:val="CommentReference"/>
        </w:rPr>
        <w:commentReference w:id="310"/>
      </w:r>
      <w:commentRangeEnd w:id="311"/>
      <w:r w:rsidR="00C22BAE">
        <w:rPr>
          <w:rStyle w:val="CommentReference"/>
        </w:rPr>
        <w:commentReference w:id="311"/>
      </w:r>
      <w:commentRangeEnd w:id="312"/>
      <w:r w:rsidR="007F07BD">
        <w:rPr>
          <w:rStyle w:val="CommentReference"/>
        </w:rPr>
        <w:commentReference w:id="312"/>
      </w:r>
      <w:r>
        <w:t>or 30 cm of the mineral soil surface.</w:t>
      </w:r>
    </w:p>
    <w:p w14:paraId="4299A667" w14:textId="6F771117" w:rsidR="00A22A42" w:rsidRDefault="00A22A42" w:rsidP="00A22A42">
      <w:pPr>
        <w:ind w:left="-4" w:right="58"/>
      </w:pPr>
      <w:r>
        <w:t xml:space="preserve">Soils with a </w:t>
      </w:r>
      <w:proofErr w:type="spellStart"/>
      <w:r>
        <w:t>gley</w:t>
      </w:r>
      <w:proofErr w:type="spellEnd"/>
      <w:r>
        <w:t xml:space="preserve"> profile form have usually been recognised as poorly or very poorly drained soils in the soil drainage classification of </w:t>
      </w:r>
      <w:del w:id="314" w:author="Andre Eger" w:date="2024-10-01T09:36:00Z" w16du:dateUtc="2024-09-30T20:36:00Z">
        <w:r w:rsidDel="00956C04">
          <w:delText>Taylor and Pohlen (1962)</w:delText>
        </w:r>
      </w:del>
      <w:ins w:id="315" w:author="Andre Eger" w:date="2024-10-01T09:36:00Z" w16du:dateUtc="2024-09-30T20:36:00Z">
        <w:r w:rsidR="00956C04">
          <w:t>Milne (</w:t>
        </w:r>
      </w:ins>
      <w:ins w:id="316" w:author="Andre Eger [2]" w:date="2024-11-13T10:44:00Z" w16du:dateUtc="2024-11-12T21:44:00Z">
        <w:r w:rsidR="002B2017">
          <w:t>1995</w:t>
        </w:r>
      </w:ins>
      <w:ins w:id="317" w:author="Andre Eger" w:date="2024-10-01T09:36:00Z" w16du:dateUtc="2024-09-30T20:36:00Z">
        <w:r w:rsidR="00956C04">
          <w:t>)</w:t>
        </w:r>
      </w:ins>
      <w:r>
        <w:t>.</w:t>
      </w:r>
    </w:p>
    <w:p w14:paraId="0BE91373" w14:textId="6FB632D3" w:rsidR="00174C4D" w:rsidRDefault="008F760C" w:rsidP="00FF3C22">
      <w:pPr>
        <w:pStyle w:val="Heading3"/>
      </w:pPr>
      <w:r>
        <w:t>H</w:t>
      </w:r>
      <w:r w:rsidR="003C5BA5">
        <w:t>umus-pan</w:t>
      </w:r>
    </w:p>
    <w:p w14:paraId="0BE91374" w14:textId="77777777" w:rsidR="00174C4D" w:rsidRDefault="008F760C">
      <w:pPr>
        <w:ind w:left="-4" w:right="58"/>
      </w:pPr>
      <w:r>
        <w:t xml:space="preserve">A humus-pan is a B horizon that is 10 mm or more thick and is normally given the horizon designation </w:t>
      </w:r>
      <w:proofErr w:type="spellStart"/>
      <w:r>
        <w:t>Bhm</w:t>
      </w:r>
      <w:proofErr w:type="spellEnd"/>
      <w:r>
        <w:t>.</w:t>
      </w:r>
    </w:p>
    <w:p w14:paraId="0BE91375" w14:textId="77777777" w:rsidR="00174C4D" w:rsidRDefault="008F760C">
      <w:pPr>
        <w:ind w:left="-4" w:right="58"/>
      </w:pPr>
      <w:r>
        <w:t xml:space="preserve">It has </w:t>
      </w:r>
      <w:proofErr w:type="gramStart"/>
      <w:r>
        <w:t>all of</w:t>
      </w:r>
      <w:proofErr w:type="gramEnd"/>
      <w:r>
        <w:t xml:space="preserve"> the following requirements:</w:t>
      </w:r>
    </w:p>
    <w:p w14:paraId="0BE91376" w14:textId="77777777" w:rsidR="00174C4D" w:rsidRDefault="008F760C">
      <w:pPr>
        <w:numPr>
          <w:ilvl w:val="0"/>
          <w:numId w:val="16"/>
        </w:numPr>
        <w:ind w:right="58" w:hanging="567"/>
      </w:pPr>
      <w:r>
        <w:t xml:space="preserve">It is </w:t>
      </w:r>
      <w:proofErr w:type="spellStart"/>
      <w:r>
        <w:t>apedal</w:t>
      </w:r>
      <w:proofErr w:type="spellEnd"/>
      <w:r>
        <w:t xml:space="preserve"> (massive); </w:t>
      </w:r>
      <w:r w:rsidR="00AB0AD0">
        <w:rPr>
          <w:b/>
          <w:sz w:val="18"/>
        </w:rPr>
        <w:t>AND</w:t>
      </w:r>
    </w:p>
    <w:p w14:paraId="0BE91377" w14:textId="77777777" w:rsidR="00174C4D" w:rsidRDefault="008F760C">
      <w:pPr>
        <w:numPr>
          <w:ilvl w:val="0"/>
          <w:numId w:val="16"/>
        </w:numPr>
        <w:spacing w:after="0"/>
        <w:ind w:right="58" w:hanging="567"/>
      </w:pPr>
      <w:r>
        <w:t xml:space="preserve">It has either firm or stronger moist soil strength, brittle failure when moist, or moist penetration resistance of 3100 kPa or </w:t>
      </w:r>
      <w:proofErr w:type="gramStart"/>
      <w:r>
        <w:t>more;</w:t>
      </w:r>
      <w:proofErr w:type="gramEnd"/>
      <w:r>
        <w:t xml:space="preserve"> </w:t>
      </w:r>
    </w:p>
    <w:p w14:paraId="0BE91378" w14:textId="77777777" w:rsidR="00174C4D" w:rsidRDefault="00AB0AD0">
      <w:pPr>
        <w:spacing w:after="378" w:line="259" w:lineRule="auto"/>
        <w:ind w:left="1143" w:hanging="10"/>
        <w:jc w:val="left"/>
      </w:pPr>
      <w:r>
        <w:rPr>
          <w:b/>
          <w:sz w:val="18"/>
        </w:rPr>
        <w:t>AND</w:t>
      </w:r>
    </w:p>
    <w:p w14:paraId="0BE91379" w14:textId="77777777" w:rsidR="00174C4D" w:rsidRDefault="008F760C">
      <w:pPr>
        <w:numPr>
          <w:ilvl w:val="0"/>
          <w:numId w:val="16"/>
        </w:numPr>
        <w:ind w:right="58" w:hanging="567"/>
      </w:pPr>
      <w:r>
        <w:t xml:space="preserve">It has dominant moist colour value in the matrix of 3 or less, or moist colour value of 4 if the chroma is 2; </w:t>
      </w:r>
      <w:r w:rsidR="00AB0AD0">
        <w:rPr>
          <w:b/>
          <w:sz w:val="18"/>
        </w:rPr>
        <w:t>AND</w:t>
      </w:r>
    </w:p>
    <w:p w14:paraId="0BE9137A" w14:textId="77777777" w:rsidR="00174C4D" w:rsidRDefault="008F760C">
      <w:pPr>
        <w:numPr>
          <w:ilvl w:val="0"/>
          <w:numId w:val="16"/>
        </w:numPr>
        <w:spacing w:after="551"/>
        <w:ind w:right="58" w:hanging="567"/>
      </w:pPr>
      <w:r>
        <w:t>It contains more than 1.0% organic carbon.</w:t>
      </w:r>
    </w:p>
    <w:p w14:paraId="0BE9137B" w14:textId="5FE16C4D" w:rsidR="00174C4D" w:rsidRDefault="008F760C" w:rsidP="00FF3C22">
      <w:pPr>
        <w:pStyle w:val="Heading3"/>
      </w:pPr>
      <w:r>
        <w:lastRenderedPageBreak/>
        <w:t>I</w:t>
      </w:r>
      <w:r w:rsidR="003C5BA5">
        <w:t>ronstone-pan</w:t>
      </w:r>
    </w:p>
    <w:p w14:paraId="0BE9137C" w14:textId="5144D123" w:rsidR="00174C4D" w:rsidRDefault="008F760C" w:rsidP="66AE9BF6">
      <w:pPr>
        <w:ind w:left="-4" w:right="58"/>
      </w:pPr>
      <w:r>
        <w:t>An ironstone-pan is an indurated</w:t>
      </w:r>
      <w:ins w:id="318" w:author="Andre Eger" w:date="2023-08-22T04:33:00Z">
        <w:r w:rsidR="0D830A3C">
          <w:t xml:space="preserve"> B horizon</w:t>
        </w:r>
      </w:ins>
      <w:r>
        <w:t xml:space="preserve"> </w:t>
      </w:r>
      <w:ins w:id="319" w:author="Andre Eger" w:date="2023-08-22T04:32:00Z">
        <w:r w:rsidR="7329AD00">
          <w:t xml:space="preserve">that </w:t>
        </w:r>
      </w:ins>
      <w:r w:rsidR="00B37D8C">
        <w:t xml:space="preserve">is </w:t>
      </w:r>
      <w:del w:id="320" w:author="Lauren OBrien" w:date="2024-09-13T12:07:00Z" w16du:dateUtc="2024-09-13T00:07:00Z">
        <w:r w:rsidR="00B37D8C" w:rsidDel="00A85563">
          <w:delText xml:space="preserve">normally </w:delText>
        </w:r>
      </w:del>
      <w:ins w:id="321" w:author="Andre Eger" w:date="2023-08-22T04:32:00Z">
        <w:r w:rsidR="7329AD00">
          <w:t xml:space="preserve">given the notation </w:t>
        </w:r>
        <w:proofErr w:type="spellStart"/>
        <w:r w:rsidR="7329AD00">
          <w:t>Bsm</w:t>
        </w:r>
      </w:ins>
      <w:proofErr w:type="spellEnd"/>
      <w:ins w:id="322" w:author="Andre Eger" w:date="2023-08-22T04:33:00Z">
        <w:r w:rsidR="1DFFCFF9">
          <w:t>.</w:t>
        </w:r>
      </w:ins>
      <w:ins w:id="323" w:author="Andre Eger" w:date="2023-08-22T04:32:00Z">
        <w:r w:rsidR="7329AD00">
          <w:t xml:space="preserve"> </w:t>
        </w:r>
      </w:ins>
      <w:del w:id="324" w:author="Andre Eger" w:date="2023-08-22T04:32:00Z">
        <w:r w:rsidDel="008F760C">
          <w:delText>horizon</w:delText>
        </w:r>
      </w:del>
      <w:ins w:id="325" w:author="Andre Eger" w:date="2023-08-22T04:33:00Z">
        <w:r w:rsidR="20329B46">
          <w:t>It is</w:t>
        </w:r>
      </w:ins>
      <w:r>
        <w:t xml:space="preserve"> dominantly composed of iron oxides with or without manganese oxides. It has </w:t>
      </w:r>
      <w:proofErr w:type="gramStart"/>
      <w:r w:rsidRPr="66AE9BF6">
        <w:rPr>
          <w:b/>
          <w:bCs/>
          <w:sz w:val="18"/>
          <w:szCs w:val="18"/>
        </w:rPr>
        <w:t>all</w:t>
      </w:r>
      <w:r>
        <w:t xml:space="preserve"> of</w:t>
      </w:r>
      <w:proofErr w:type="gramEnd"/>
      <w:r>
        <w:t xml:space="preserve"> the following characteristics:</w:t>
      </w:r>
    </w:p>
    <w:p w14:paraId="0BE9137D" w14:textId="77777777" w:rsidR="00174C4D" w:rsidRDefault="008F760C">
      <w:pPr>
        <w:numPr>
          <w:ilvl w:val="0"/>
          <w:numId w:val="17"/>
        </w:numPr>
        <w:ind w:right="58" w:hanging="567"/>
      </w:pPr>
      <w:r>
        <w:t xml:space="preserve">The upper boundary is distinct, abrupt or sharp; </w:t>
      </w:r>
      <w:r w:rsidR="00AB0AD0">
        <w:rPr>
          <w:b/>
          <w:sz w:val="18"/>
        </w:rPr>
        <w:t>AND</w:t>
      </w:r>
    </w:p>
    <w:p w14:paraId="0BE9137E" w14:textId="77777777" w:rsidR="00174C4D" w:rsidRDefault="008F760C">
      <w:pPr>
        <w:numPr>
          <w:ilvl w:val="0"/>
          <w:numId w:val="17"/>
        </w:numPr>
        <w:ind w:right="58" w:hanging="567"/>
      </w:pPr>
      <w:r>
        <w:t xml:space="preserve">It is weakly or strongly indurated; </w:t>
      </w:r>
      <w:r w:rsidR="00AB0AD0">
        <w:rPr>
          <w:b/>
          <w:sz w:val="18"/>
        </w:rPr>
        <w:t>AND</w:t>
      </w:r>
    </w:p>
    <w:p w14:paraId="0BE9137F" w14:textId="77777777" w:rsidR="00174C4D" w:rsidRDefault="008F760C">
      <w:pPr>
        <w:numPr>
          <w:ilvl w:val="0"/>
          <w:numId w:val="17"/>
        </w:numPr>
        <w:ind w:right="58" w:hanging="567"/>
      </w:pPr>
      <w:r>
        <w:t xml:space="preserve">Fresh fracture surfaces are black and have a metallic lustre; </w:t>
      </w:r>
      <w:r w:rsidR="00AB0AD0">
        <w:rPr>
          <w:b/>
          <w:sz w:val="18"/>
        </w:rPr>
        <w:t>AND</w:t>
      </w:r>
    </w:p>
    <w:p w14:paraId="0BE91380" w14:textId="77777777" w:rsidR="00174C4D" w:rsidRDefault="008F760C">
      <w:pPr>
        <w:numPr>
          <w:ilvl w:val="0"/>
          <w:numId w:val="17"/>
        </w:numPr>
        <w:ind w:right="58" w:hanging="567"/>
      </w:pPr>
      <w:r>
        <w:t xml:space="preserve">It forms a continuous horizon, or it is fractured into blocks of 100 mm (in horizontal dimension) or more; </w:t>
      </w:r>
      <w:r w:rsidR="00AB0AD0">
        <w:rPr>
          <w:b/>
          <w:sz w:val="18"/>
        </w:rPr>
        <w:t>AND</w:t>
      </w:r>
    </w:p>
    <w:p w14:paraId="0BE91381" w14:textId="77777777" w:rsidR="00174C4D" w:rsidRDefault="008F760C">
      <w:pPr>
        <w:numPr>
          <w:ilvl w:val="0"/>
          <w:numId w:val="17"/>
        </w:numPr>
        <w:ind w:right="58" w:hanging="567"/>
      </w:pPr>
      <w:r>
        <w:t>It is 10 mm or more thick.</w:t>
      </w:r>
    </w:p>
    <w:p w14:paraId="0BE91382" w14:textId="367D6377" w:rsidR="00174C4D" w:rsidRDefault="008F760C">
      <w:pPr>
        <w:ind w:left="-4" w:right="58"/>
      </w:pPr>
      <w:r>
        <w:t xml:space="preserve">Ironstone-pans commonly occur at a textural discontinuity, in the fluctuating zone of a water-table. It is likely that the iron has been precipitated from iron-rich groundwater moving laterally. In Taranaki (Childs </w:t>
      </w:r>
      <w:r w:rsidRPr="6C918DCC">
        <w:rPr>
          <w:i/>
          <w:iCs/>
        </w:rPr>
        <w:t>et al.</w:t>
      </w:r>
      <w:r>
        <w:t xml:space="preserve"> 1990), the pans are </w:t>
      </w:r>
      <w:proofErr w:type="gramStart"/>
      <w:r>
        <w:t>porous</w:t>
      </w:r>
      <w:proofErr w:type="gramEnd"/>
      <w:r>
        <w:t xml:space="preserve"> and some appear to have formed as iron-oxide rhizomorphs, which have been progressively infilled and </w:t>
      </w:r>
      <w:r w:rsidR="108C3D55">
        <w:t>bound</w:t>
      </w:r>
      <w:r>
        <w:t xml:space="preserve"> together by further precipitations of iron oxide. In these pans the mineralogy is dominated by varying proportions of goethite and ferrihydrite.</w:t>
      </w:r>
    </w:p>
    <w:p w14:paraId="0BE91384" w14:textId="77777777" w:rsidR="00174C4D" w:rsidRDefault="008F760C">
      <w:pPr>
        <w:ind w:left="-4" w:right="58"/>
      </w:pPr>
      <w:r>
        <w:t xml:space="preserve">Ironstone-pans are not usually associated with eluvial horizons and do not occur in Podzols. They differ from </w:t>
      </w:r>
      <w:proofErr w:type="spellStart"/>
      <w:r>
        <w:t>ortstein</w:t>
      </w:r>
      <w:proofErr w:type="spellEnd"/>
      <w:r>
        <w:t xml:space="preserve">-pans and </w:t>
      </w:r>
      <w:proofErr w:type="spellStart"/>
      <w:r>
        <w:t>placic</w:t>
      </w:r>
      <w:proofErr w:type="spellEnd"/>
      <w:r>
        <w:t xml:space="preserve"> horizons which are often associated with eluvial horizons in Podzols or Brown Soils, and which have high organic carbon levels. Ironstone pans meet the requirements of the material below a </w:t>
      </w:r>
      <w:proofErr w:type="spellStart"/>
      <w:r>
        <w:t>petroferric</w:t>
      </w:r>
      <w:proofErr w:type="spellEnd"/>
      <w:r>
        <w:t xml:space="preserve"> contact of Soil Taxonomy.</w:t>
      </w:r>
    </w:p>
    <w:p w14:paraId="0BE91385" w14:textId="77777777" w:rsidR="00174C4D" w:rsidRDefault="008F760C">
      <w:pPr>
        <w:spacing w:after="623"/>
        <w:ind w:left="-4" w:right="58"/>
      </w:pPr>
      <w:r>
        <w:t>The pans are a barrier to plant roots. Heavy machinery is required to break them up for the installation of drains. The permeability of the pans is likely to be slow.</w:t>
      </w:r>
    </w:p>
    <w:p w14:paraId="0BE91386" w14:textId="7D01B93F" w:rsidR="00174C4D" w:rsidRDefault="008F760C" w:rsidP="00FF3C22">
      <w:pPr>
        <w:pStyle w:val="Heading3"/>
      </w:pPr>
      <w:r>
        <w:t>L</w:t>
      </w:r>
      <w:r w:rsidR="003C5BA5">
        <w:t>ithic contact</w:t>
      </w:r>
    </w:p>
    <w:p w14:paraId="0BE91387" w14:textId="77777777" w:rsidR="00174C4D" w:rsidRDefault="008F760C">
      <w:pPr>
        <w:ind w:left="-4" w:right="58"/>
      </w:pPr>
      <w:r>
        <w:t>A lithic contact occurs at the contact of soil with underlying rock. The rock is hard or very hard and is impracticable to dig with a spade.</w:t>
      </w:r>
    </w:p>
    <w:p w14:paraId="0BE91388" w14:textId="77777777" w:rsidR="00174C4D" w:rsidRDefault="008F760C">
      <w:pPr>
        <w:ind w:left="-4" w:right="58"/>
      </w:pPr>
      <w:r>
        <w:t>In situ rocks in New Zealand are commonly jointed at intervals of less than 100 mm, and consequently the lithic contact definition of Soil Taxonomy often fails to apply (Laffan 1979). The lithic contact is defined here as follows:</w:t>
      </w:r>
    </w:p>
    <w:p w14:paraId="0BE91389" w14:textId="77777777" w:rsidR="00174C4D" w:rsidRDefault="008F760C">
      <w:pPr>
        <w:ind w:left="-4" w:right="58"/>
      </w:pPr>
      <w:r>
        <w:lastRenderedPageBreak/>
        <w:t>At a lithic contact, rock fragments accommodate one another with non-random orientation with respect to any geological structure that may be present, and cracks or joints are mostly less than 5 mm wide.</w:t>
      </w:r>
    </w:p>
    <w:p w14:paraId="0BE9138A" w14:textId="77777777" w:rsidR="00174C4D" w:rsidRDefault="008F760C">
      <w:pPr>
        <w:ind w:left="-4" w:right="58"/>
      </w:pPr>
      <w:r>
        <w:t>The lithic contact may be subdivided into coherent-lithic or shattered-lithic materials.</w:t>
      </w:r>
    </w:p>
    <w:p w14:paraId="0BE9138B" w14:textId="62462924" w:rsidR="00174C4D" w:rsidRDefault="008F760C">
      <w:pPr>
        <w:ind w:left="-4" w:right="58"/>
      </w:pPr>
      <w:r>
        <w:rPr>
          <w:i/>
        </w:rPr>
        <w:t>Coherent-lithic materials</w:t>
      </w:r>
      <w:r>
        <w:t xml:space="preserve"> are equivalent to materials beneath the lithic contact of Soil Taxonomy. Cracks or joints occur at horizontal intervals of more than 100 mm. </w:t>
      </w:r>
      <w:commentRangeStart w:id="326"/>
      <w:commentRangeStart w:id="327"/>
      <w:commentRangeStart w:id="328"/>
      <w:del w:id="329" w:author="Andre Eger" w:date="2024-09-27T15:13:00Z" w16du:dateUtc="2024-09-27T03:13:00Z">
        <w:r w:rsidDel="00C22BAE">
          <w:delText>These materials occur on the ignimbrites, Otago schists, basalt flows of the Dunedin complex, and Fiordland granites.</w:delText>
        </w:r>
      </w:del>
      <w:commentRangeEnd w:id="326"/>
      <w:r w:rsidR="00C151D4">
        <w:rPr>
          <w:rStyle w:val="CommentReference"/>
        </w:rPr>
        <w:commentReference w:id="326"/>
      </w:r>
      <w:commentRangeEnd w:id="327"/>
      <w:r w:rsidR="00C22BAE">
        <w:rPr>
          <w:rStyle w:val="CommentReference"/>
        </w:rPr>
        <w:commentReference w:id="327"/>
      </w:r>
      <w:commentRangeEnd w:id="328"/>
      <w:r w:rsidR="00A9676B">
        <w:rPr>
          <w:rStyle w:val="CommentReference"/>
        </w:rPr>
        <w:commentReference w:id="328"/>
      </w:r>
      <w:r>
        <w:t xml:space="preserve"> They often cause drainage impedance.</w:t>
      </w:r>
    </w:p>
    <w:p w14:paraId="0BE9138C" w14:textId="77777777" w:rsidR="00174C4D" w:rsidRDefault="008F760C">
      <w:pPr>
        <w:spacing w:after="616"/>
        <w:ind w:left="-4" w:right="58"/>
      </w:pPr>
      <w:r>
        <w:rPr>
          <w:i/>
        </w:rPr>
        <w:t>Shattered-lithic materials</w:t>
      </w:r>
      <w:r>
        <w:t xml:space="preserve"> are similar except that joints or cracks may occur at intervals of less than 100 mm. Shattered-lithic materials differ from fragmental or skeletal materials in which there is no continuity of geological structure between adjacent rock fragments, and rock fragment faces do not accommodate one another. Shattered-lithic materials are more permeable than coherent-lithic </w:t>
      </w:r>
      <w:proofErr w:type="gramStart"/>
      <w:r>
        <w:t>materials, and</w:t>
      </w:r>
      <w:proofErr w:type="gramEnd"/>
      <w:r>
        <w:t xml:space="preserve"> offer a significant rooting volume.</w:t>
      </w:r>
    </w:p>
    <w:p w14:paraId="0BE9138D" w14:textId="1370E86E" w:rsidR="00174C4D" w:rsidRDefault="008F760C" w:rsidP="00FF3C22">
      <w:pPr>
        <w:pStyle w:val="Heading3"/>
      </w:pPr>
      <w:r>
        <w:t>M</w:t>
      </w:r>
      <w:r w:rsidR="003C5BA5">
        <w:t>ottled profile form</w:t>
      </w:r>
    </w:p>
    <w:p w14:paraId="0BE9138E" w14:textId="77777777" w:rsidR="00AB0AD0" w:rsidRDefault="008F760C">
      <w:pPr>
        <w:ind w:left="-4" w:right="58"/>
        <w:rPr>
          <w:b/>
          <w:sz w:val="18"/>
        </w:rPr>
      </w:pPr>
      <w:r>
        <w:t xml:space="preserve">A mottled profile form is defined by </w:t>
      </w:r>
      <w:r w:rsidR="00AB0AD0">
        <w:rPr>
          <w:b/>
          <w:sz w:val="18"/>
        </w:rPr>
        <w:t>EITHER</w:t>
      </w:r>
    </w:p>
    <w:p w14:paraId="0BE91391" w14:textId="0AEE0E6C" w:rsidR="00174C4D" w:rsidRDefault="008F760C">
      <w:pPr>
        <w:numPr>
          <w:ilvl w:val="0"/>
          <w:numId w:val="18"/>
        </w:numPr>
        <w:ind w:right="58" w:hanging="567"/>
      </w:pPr>
      <w:r>
        <w:t xml:space="preserve">A redox-mottled horizon with an upper boundary within 15 cm of the base of the A horizon, or within 30 cm of the mineral soil surface; </w:t>
      </w:r>
      <w:r w:rsidR="00AB0AD0" w:rsidRPr="2F5329E2">
        <w:rPr>
          <w:b/>
          <w:bCs/>
          <w:sz w:val="18"/>
          <w:szCs w:val="18"/>
        </w:rPr>
        <w:t>OR</w:t>
      </w:r>
    </w:p>
    <w:p w14:paraId="0BE91392" w14:textId="77777777" w:rsidR="00174C4D" w:rsidRDefault="008F760C">
      <w:pPr>
        <w:numPr>
          <w:ilvl w:val="0"/>
          <w:numId w:val="18"/>
        </w:numPr>
        <w:ind w:right="58" w:hanging="567"/>
      </w:pPr>
      <w:r>
        <w:t xml:space="preserve">A </w:t>
      </w:r>
      <w:proofErr w:type="spellStart"/>
      <w:r>
        <w:t>reductimorphic</w:t>
      </w:r>
      <w:proofErr w:type="spellEnd"/>
      <w:r>
        <w:t xml:space="preserve"> horizon with an upper boundary between 30 and 60 cm of the mineral soil surface.</w:t>
      </w:r>
    </w:p>
    <w:p w14:paraId="0BE91393" w14:textId="299D2101" w:rsidR="00174C4D" w:rsidRDefault="008F760C" w:rsidP="66AE9BF6">
      <w:pPr>
        <w:spacing w:after="586"/>
        <w:ind w:left="-4" w:right="58"/>
      </w:pPr>
      <w:r>
        <w:t xml:space="preserve">Soils with a mottled profile form have usually been recognised as imperfectly drained soils in the soil drainage classification of Taylor and Pohlen (1962). Redox mottles are formed </w:t>
      </w:r>
      <w:proofErr w:type="gramStart"/>
      <w:r>
        <w:t>as a result of</w:t>
      </w:r>
      <w:proofErr w:type="gramEnd"/>
      <w:r>
        <w:t xml:space="preserve"> the reduction and solubilisation of iron and/or manganese, their translocation and concentration, and their oxidation and precipitation in the form of oxides. Mottles that have originated in some other way (e.g. rock colour patterns or </w:t>
      </w:r>
      <w:proofErr w:type="spellStart"/>
      <w:r>
        <w:t>skeletans</w:t>
      </w:r>
      <w:proofErr w:type="spellEnd"/>
      <w:r>
        <w:t>) are excluded.</w:t>
      </w:r>
    </w:p>
    <w:p w14:paraId="0BE91394" w14:textId="3230EDBB" w:rsidR="00174C4D" w:rsidRDefault="008F760C" w:rsidP="00FF3C22">
      <w:pPr>
        <w:pStyle w:val="Heading3"/>
      </w:pPr>
      <w:r>
        <w:t>N</w:t>
      </w:r>
      <w:r w:rsidR="003C5BA5">
        <w:t>odular horizon</w:t>
      </w:r>
    </w:p>
    <w:p w14:paraId="0BE91395" w14:textId="538BE02C" w:rsidR="00174C4D" w:rsidRDefault="008F760C" w:rsidP="66AE9BF6">
      <w:pPr>
        <w:ind w:left="-4" w:right="58"/>
      </w:pPr>
      <w:r>
        <w:t>A nodular horizon has more than 15% (by volume) nodules, as segregations of iron or aluminium oxyhydroxides, with some kaolinite, in a layer more than 10 cm thick.</w:t>
      </w:r>
      <w:ins w:id="330" w:author="Andre Eger" w:date="2023-08-22T04:38:00Z">
        <w:r w:rsidR="7F93C4B1">
          <w:t xml:space="preserve"> A nodular horizon is identified by the horizon notation suffix </w:t>
        </w:r>
      </w:ins>
      <w:proofErr w:type="spellStart"/>
      <w:ins w:id="331" w:author="Andre Eger" w:date="2023-08-22T04:39:00Z">
        <w:r w:rsidR="7F93C4B1">
          <w:t>i</w:t>
        </w:r>
      </w:ins>
      <w:proofErr w:type="spellEnd"/>
      <w:ins w:id="332" w:author="Andre Eger" w:date="2023-08-22T04:38:00Z">
        <w:r w:rsidR="7F93C4B1">
          <w:t>.</w:t>
        </w:r>
      </w:ins>
    </w:p>
    <w:p w14:paraId="0BE91396" w14:textId="77777777" w:rsidR="00174C4D" w:rsidRDefault="008F760C">
      <w:pPr>
        <w:ind w:left="-4" w:right="58"/>
      </w:pPr>
      <w:r>
        <w:lastRenderedPageBreak/>
        <w:t>The nodules are common features in Oxidic Soils and some Granular Soils (Wilson 1987). The frequency distribution of nodules is clustered in the &lt;</w:t>
      </w:r>
      <w:r>
        <w:rPr>
          <w:color w:val="FFFEFD"/>
        </w:rPr>
        <w:t>.</w:t>
      </w:r>
      <w:r>
        <w:t>2% range and the &gt;</w:t>
      </w:r>
      <w:r>
        <w:rPr>
          <w:color w:val="FFFEFD"/>
        </w:rPr>
        <w:t>.</w:t>
      </w:r>
      <w:r>
        <w:t>15% range. Few profiles are known to lie in between.</w:t>
      </w:r>
    </w:p>
    <w:p w14:paraId="0BE91397" w14:textId="77777777" w:rsidR="00174C4D" w:rsidRDefault="008F760C">
      <w:pPr>
        <w:spacing w:after="580"/>
        <w:ind w:left="-4" w:right="58"/>
      </w:pPr>
      <w:r>
        <w:t xml:space="preserve">The nodular horizon limit is intended to exclude thin layers of rewashed nodules on colluvial </w:t>
      </w:r>
      <w:proofErr w:type="spellStart"/>
      <w:r>
        <w:t>footslopes</w:t>
      </w:r>
      <w:proofErr w:type="spellEnd"/>
      <w:r>
        <w:t xml:space="preserve">, </w:t>
      </w:r>
      <w:proofErr w:type="gramStart"/>
      <w:r>
        <w:t>and also</w:t>
      </w:r>
      <w:proofErr w:type="gramEnd"/>
      <w:r>
        <w:t xml:space="preserve"> infrequent localised concentrations in soils with characteristically few nodules.</w:t>
      </w:r>
    </w:p>
    <w:p w14:paraId="0BE91398" w14:textId="7F8FE1FC" w:rsidR="00174C4D" w:rsidRDefault="008F760C" w:rsidP="00FF3C22">
      <w:pPr>
        <w:pStyle w:val="Heading3"/>
      </w:pPr>
      <w:r>
        <w:t>O</w:t>
      </w:r>
      <w:r w:rsidR="003C5BA5">
        <w:t>rganic soil material</w:t>
      </w:r>
    </w:p>
    <w:p w14:paraId="0BE9139A" w14:textId="0F2C173A" w:rsidR="00174C4D" w:rsidRDefault="008F760C">
      <w:pPr>
        <w:ind w:left="-4" w:right="58"/>
      </w:pPr>
      <w:r>
        <w:t>Organic soil material is soil material dominated by organic matter, excluding fresh litter (L horizons) and living plant material. Organic soil material usually has at least 18% organic carbon (approximately 30% organic matter</w:t>
      </w:r>
      <w:proofErr w:type="gramStart"/>
      <w:r>
        <w:t>)</w:t>
      </w:r>
      <w:proofErr w:type="gramEnd"/>
      <w:r>
        <w:t xml:space="preserve"> but it is defined here using morphology and simple analyses for easier recognition.</w:t>
      </w:r>
      <w:r w:rsidR="006C4096">
        <w:t xml:space="preserve"> </w:t>
      </w:r>
      <w:r>
        <w:t xml:space="preserve">Organic soil material has </w:t>
      </w:r>
      <w:r w:rsidR="00AB0AD0">
        <w:rPr>
          <w:b/>
          <w:sz w:val="18"/>
        </w:rPr>
        <w:t>EITHER</w:t>
      </w:r>
    </w:p>
    <w:p w14:paraId="0BE9139B" w14:textId="77777777" w:rsidR="00174C4D" w:rsidRDefault="008F760C">
      <w:pPr>
        <w:numPr>
          <w:ilvl w:val="0"/>
          <w:numId w:val="19"/>
        </w:numPr>
        <w:spacing w:after="59"/>
        <w:ind w:right="58" w:hanging="567"/>
      </w:pPr>
      <w:proofErr w:type="gramStart"/>
      <w:r>
        <w:rPr>
          <w:b/>
          <w:i/>
        </w:rPr>
        <w:t>All</w:t>
      </w:r>
      <w:r>
        <w:t xml:space="preserve"> of</w:t>
      </w:r>
      <w:proofErr w:type="gramEnd"/>
      <w:r>
        <w:t xml:space="preserve"> the following:</w:t>
      </w:r>
    </w:p>
    <w:p w14:paraId="121774AB" w14:textId="77777777" w:rsidR="00E311E0" w:rsidRPr="00E311E0" w:rsidRDefault="008F760C" w:rsidP="00E311E0">
      <w:pPr>
        <w:numPr>
          <w:ilvl w:val="1"/>
          <w:numId w:val="19"/>
        </w:numPr>
        <w:spacing w:after="138"/>
        <w:ind w:right="58" w:hanging="567"/>
      </w:pPr>
      <w:r>
        <w:t xml:space="preserve">Colour value moist of 3 or less (after exposure to air) and colour value dry of 4 or less, </w:t>
      </w:r>
      <w:r w:rsidRPr="00E311E0">
        <w:rPr>
          <w:b/>
          <w:i/>
        </w:rPr>
        <w:t>and</w:t>
      </w:r>
    </w:p>
    <w:p w14:paraId="0BE9139E" w14:textId="2E732321" w:rsidR="00174C4D" w:rsidRDefault="008F760C" w:rsidP="00E311E0">
      <w:pPr>
        <w:numPr>
          <w:ilvl w:val="1"/>
          <w:numId w:val="19"/>
        </w:numPr>
        <w:spacing w:after="138"/>
        <w:ind w:right="58" w:hanging="567"/>
      </w:pPr>
      <w:r>
        <w:t xml:space="preserve">Deformable failure, </w:t>
      </w:r>
      <w:r w:rsidRPr="00E311E0">
        <w:rPr>
          <w:b/>
          <w:i/>
        </w:rPr>
        <w:t>and</w:t>
      </w:r>
    </w:p>
    <w:p w14:paraId="0BE9139F" w14:textId="77777777" w:rsidR="00174C4D" w:rsidRDefault="008F760C">
      <w:pPr>
        <w:numPr>
          <w:ilvl w:val="1"/>
          <w:numId w:val="19"/>
        </w:numPr>
        <w:spacing w:after="62"/>
        <w:ind w:right="58" w:hanging="567"/>
      </w:pPr>
      <w:r>
        <w:t xml:space="preserve">Weight loss of 65% or more by oven-drying a field-saturated </w:t>
      </w:r>
      <w:proofErr w:type="gramStart"/>
      <w:r>
        <w:t>sample;</w:t>
      </w:r>
      <w:proofErr w:type="gramEnd"/>
    </w:p>
    <w:p w14:paraId="0BE913A0" w14:textId="77777777" w:rsidR="00174C4D" w:rsidRDefault="00AB0AD0">
      <w:pPr>
        <w:spacing w:after="149" w:line="259" w:lineRule="auto"/>
        <w:ind w:left="562" w:hanging="10"/>
        <w:jc w:val="left"/>
      </w:pPr>
      <w:r>
        <w:rPr>
          <w:b/>
          <w:sz w:val="18"/>
        </w:rPr>
        <w:t>OR</w:t>
      </w:r>
    </w:p>
    <w:p w14:paraId="0BE913A1" w14:textId="77777777" w:rsidR="00AB0AD0" w:rsidRDefault="008F760C">
      <w:pPr>
        <w:numPr>
          <w:ilvl w:val="0"/>
          <w:numId w:val="19"/>
        </w:numPr>
        <w:spacing w:after="0" w:line="517" w:lineRule="auto"/>
        <w:ind w:right="58" w:hanging="567"/>
      </w:pPr>
      <w:r>
        <w:t xml:space="preserve">More than 20% (by volume) unrubbed fibre </w:t>
      </w:r>
      <w:proofErr w:type="gramStart"/>
      <w:r>
        <w:t>content;</w:t>
      </w:r>
      <w:proofErr w:type="gramEnd"/>
      <w:r>
        <w:t xml:space="preserve"> </w:t>
      </w:r>
    </w:p>
    <w:p w14:paraId="0BE913A2" w14:textId="77777777" w:rsidR="00174C4D" w:rsidRDefault="00AB0AD0" w:rsidP="00AB0AD0">
      <w:pPr>
        <w:spacing w:after="0" w:line="517" w:lineRule="auto"/>
        <w:ind w:left="567" w:right="58" w:firstLine="0"/>
      </w:pPr>
      <w:r>
        <w:rPr>
          <w:b/>
          <w:sz w:val="18"/>
        </w:rPr>
        <w:t>OR</w:t>
      </w:r>
    </w:p>
    <w:p w14:paraId="0BE913A3" w14:textId="77777777" w:rsidR="00AB0AD0" w:rsidRDefault="008F760C">
      <w:pPr>
        <w:numPr>
          <w:ilvl w:val="0"/>
          <w:numId w:val="19"/>
        </w:numPr>
        <w:spacing w:after="43" w:line="378" w:lineRule="auto"/>
        <w:ind w:right="58" w:hanging="567"/>
      </w:pPr>
      <w:r>
        <w:t xml:space="preserve">More than 35% (by weight) loss on ignition except in materials dominated by </w:t>
      </w:r>
      <w:proofErr w:type="spellStart"/>
      <w:r>
        <w:t>allophanic</w:t>
      </w:r>
      <w:proofErr w:type="spellEnd"/>
      <w:r>
        <w:t xml:space="preserve"> soil material or by limestone. </w:t>
      </w:r>
    </w:p>
    <w:p w14:paraId="0BE913A4" w14:textId="77777777" w:rsidR="00174C4D" w:rsidRDefault="00AB0AD0" w:rsidP="00AB0AD0">
      <w:pPr>
        <w:spacing w:after="43" w:line="378" w:lineRule="auto"/>
        <w:ind w:left="567" w:right="58" w:firstLine="0"/>
      </w:pPr>
      <w:r>
        <w:rPr>
          <w:b/>
          <w:sz w:val="18"/>
        </w:rPr>
        <w:t>OR</w:t>
      </w:r>
    </w:p>
    <w:p w14:paraId="0BE913A5" w14:textId="77777777" w:rsidR="00174C4D" w:rsidRDefault="008F760C">
      <w:pPr>
        <w:numPr>
          <w:ilvl w:val="0"/>
          <w:numId w:val="19"/>
        </w:numPr>
        <w:ind w:right="58" w:hanging="567"/>
      </w:pPr>
      <w:r>
        <w:t>18% or more total carbon.</w:t>
      </w:r>
    </w:p>
    <w:p w14:paraId="5F887B2F" w14:textId="77777777" w:rsidR="002C2BE1" w:rsidRDefault="002C2BE1">
      <w:pPr>
        <w:ind w:left="-4" w:right="58"/>
        <w:rPr>
          <w:ins w:id="333" w:author="Kirstin Deuss" w:date="2024-09-19T14:05:00Z" w16du:dateUtc="2024-09-19T02:05:00Z"/>
        </w:rPr>
      </w:pPr>
    </w:p>
    <w:p w14:paraId="3DDCFEAC" w14:textId="5A7F0B0E" w:rsidR="002C2BE1" w:rsidRDefault="00AC5ADD" w:rsidP="002C2BE1">
      <w:pPr>
        <w:ind w:left="-4" w:right="58"/>
        <w:rPr>
          <w:ins w:id="334" w:author="Kirstin Deuss" w:date="2024-09-19T14:06:00Z" w16du:dateUtc="2024-09-19T02:06:00Z"/>
        </w:rPr>
      </w:pPr>
      <w:commentRangeStart w:id="335"/>
      <w:ins w:id="336" w:author="Kirstin Deuss" w:date="2024-09-19T14:16:00Z" w16du:dateUtc="2024-09-19T02:16:00Z">
        <w:r>
          <w:t>Unrubbed f</w:t>
        </w:r>
      </w:ins>
      <w:commentRangeEnd w:id="335"/>
      <w:ins w:id="337" w:author="Kirstin Deuss" w:date="2024-09-19T14:18:00Z" w16du:dateUtc="2024-09-19T02:18:00Z">
        <w:r w:rsidR="00BF78DB">
          <w:rPr>
            <w:rStyle w:val="CommentReference"/>
          </w:rPr>
          <w:commentReference w:id="335"/>
        </w:r>
      </w:ins>
      <w:ins w:id="338" w:author="Kirstin Deuss" w:date="2024-09-19T14:06:00Z" w16du:dateUtc="2024-09-19T02:06:00Z">
        <w:del w:id="339" w:author="Kirstin Deuss" w:date="2024-09-19T14:16:00Z" w16du:dateUtc="2024-09-19T02:16:00Z">
          <w:r w:rsidR="002C2BE1" w:rsidDel="00AC5ADD">
            <w:delText>F</w:delText>
          </w:r>
        </w:del>
        <w:r w:rsidR="002C2BE1">
          <w:t xml:space="preserve">ibres are pieces of plant tissue large enough to be retained on a 100-mesh (0.15 mm) sieve, except for wood fragments that cannot be crushed or shredded in the hand and are larger than 2 cm in the smallest dimension. Rubbed fibre is the fibre that remains after rubbing a wet sample 10 times between the thumb and </w:t>
        </w:r>
        <w:proofErr w:type="gramStart"/>
        <w:r w:rsidR="002C2BE1">
          <w:t>forefinger, or</w:t>
        </w:r>
        <w:proofErr w:type="gramEnd"/>
        <w:r w:rsidR="002C2BE1">
          <w:t xml:space="preserve"> kneading a ball in the palm 10 times using firm pressure.</w:t>
        </w:r>
      </w:ins>
    </w:p>
    <w:p w14:paraId="0BE913A6" w14:textId="5DE22973" w:rsidR="00174C4D" w:rsidRDefault="008F760C">
      <w:pPr>
        <w:ind w:left="-4" w:right="58"/>
      </w:pPr>
      <w:r>
        <w:lastRenderedPageBreak/>
        <w:t xml:space="preserve">Organic soil materials that have been accumulated under wet conditions are subdivided into three classes, </w:t>
      </w:r>
      <w:proofErr w:type="spellStart"/>
      <w:r>
        <w:t>based</w:t>
      </w:r>
      <w:ins w:id="340" w:author="Andre Eger" w:date="2024-09-27T15:22:00Z" w16du:dateUtc="2024-09-27T03:22:00Z">
        <w:r w:rsidR="00F62967">
          <w:t>an</w:t>
        </w:r>
      </w:ins>
      <w:proofErr w:type="spellEnd"/>
      <w:r>
        <w:t xml:space="preserve"> on evidence of decomposition (Clayden and Hewitt 1989). These classes are used to distinguish soil groups of Organic Soils.</w:t>
      </w:r>
    </w:p>
    <w:p w14:paraId="0BE913A7" w14:textId="6633BB5C" w:rsidR="00174C4D" w:rsidRDefault="008F760C">
      <w:pPr>
        <w:ind w:left="-4" w:right="58"/>
      </w:pPr>
      <w:r>
        <w:rPr>
          <w:i/>
        </w:rPr>
        <w:t>Fibric soil material</w:t>
      </w:r>
      <w:r>
        <w:t xml:space="preserve"> (Of horizon) consists mainly of well</w:t>
      </w:r>
      <w:r w:rsidR="00D03990">
        <w:t>-</w:t>
      </w:r>
      <w:r>
        <w:t>preserved plant remains that are readily identifiable in terms of botanical origin. The fibre content after rubbing is at least 75% by volume.</w:t>
      </w:r>
    </w:p>
    <w:p w14:paraId="0BE913A8" w14:textId="4AC68B5B" w:rsidR="00174C4D" w:rsidDel="002C2BE1" w:rsidRDefault="008F760C">
      <w:pPr>
        <w:ind w:left="-4" w:right="58"/>
        <w:rPr>
          <w:del w:id="341" w:author="Kirstin Deuss" w:date="2024-09-19T14:06:00Z" w16du:dateUtc="2024-09-19T02:06:00Z"/>
        </w:rPr>
      </w:pPr>
      <w:del w:id="342" w:author="Kirstin Deuss" w:date="2024-09-19T14:06:00Z" w16du:dateUtc="2024-09-19T02:06:00Z">
        <w:r w:rsidDel="002C2BE1">
          <w:delText>Fibres are pieces of plant tissue large enough to be retained on a 100-mesh (0.15 mm) sieve, except for wood fragments that cannot be crushed or shredded in the hand and are larger than 2 cm in the smallest dimension. Rubbed fibre is the fibre that remains after rubbing a wet sample 10 times between the thumb and forefinger, or kneading a ball in the palm 10 times using firm pressure.</w:delText>
        </w:r>
      </w:del>
    </w:p>
    <w:p w14:paraId="0BE913A9" w14:textId="4CC60F92" w:rsidR="00174C4D" w:rsidRDefault="008F760C">
      <w:pPr>
        <w:ind w:left="-4" w:right="58"/>
      </w:pPr>
      <w:r w:rsidRPr="6619ABD5">
        <w:rPr>
          <w:i/>
          <w:iCs/>
        </w:rPr>
        <w:t>Mesic soil material</w:t>
      </w:r>
      <w:r>
        <w:t xml:space="preserve"> (Om horizon) consists mainly of partially decomposed plant remains and does not meet the requirements of either fibric soil material or humified soil material.</w:t>
      </w:r>
      <w:r w:rsidR="00194C69">
        <w:t xml:space="preserve"> This material</w:t>
      </w:r>
      <w:r w:rsidR="5F1881FD">
        <w:t xml:space="preserve"> </w:t>
      </w:r>
      <w:r w:rsidR="00194C69">
        <w:t>c</w:t>
      </w:r>
      <w:r w:rsidR="5F1881FD">
        <w:t xml:space="preserve">orrelates with hemic soil material in other </w:t>
      </w:r>
      <w:r w:rsidR="36F07AEF">
        <w:t xml:space="preserve">soil </w:t>
      </w:r>
      <w:r w:rsidR="5F1881FD">
        <w:t>classification systems.</w:t>
      </w:r>
    </w:p>
    <w:p w14:paraId="0BE913AA" w14:textId="2ABB95C1" w:rsidR="00174C4D" w:rsidRDefault="008F760C">
      <w:pPr>
        <w:spacing w:after="553"/>
        <w:ind w:left="-4" w:right="58"/>
      </w:pPr>
      <w:r w:rsidRPr="6619ABD5">
        <w:rPr>
          <w:i/>
          <w:iCs/>
        </w:rPr>
        <w:t>Humified soil material</w:t>
      </w:r>
      <w:r>
        <w:t xml:space="preserve"> (Oh horizon) consists of strongly decomposed organic material with few or no identifiable plant remains other than resistant woody fragments &gt;20 mm that cannot be reduced to fibres by crushing and shredding between the fingers. The fibre content is less than 15% after rubbing.</w:t>
      </w:r>
      <w:r w:rsidR="00194C69">
        <w:t xml:space="preserve"> This material</w:t>
      </w:r>
      <w:r w:rsidR="799672FE">
        <w:t xml:space="preserve"> </w:t>
      </w:r>
      <w:r w:rsidR="00194C69">
        <w:t>c</w:t>
      </w:r>
      <w:r w:rsidR="799672FE">
        <w:t>orrelates with sapric soil material in other</w:t>
      </w:r>
      <w:r w:rsidR="76209AA5">
        <w:t xml:space="preserve"> soil</w:t>
      </w:r>
      <w:r w:rsidR="799672FE">
        <w:t xml:space="preserve"> classification systems.</w:t>
      </w:r>
    </w:p>
    <w:p w14:paraId="0BE913AB" w14:textId="4FF2A0D7" w:rsidR="00174C4D" w:rsidRDefault="008F760C" w:rsidP="00FF3C22">
      <w:pPr>
        <w:pStyle w:val="Heading3"/>
      </w:pPr>
      <w:proofErr w:type="spellStart"/>
      <w:r>
        <w:t>O</w:t>
      </w:r>
      <w:r w:rsidR="003C5BA5">
        <w:t>rtstein</w:t>
      </w:r>
      <w:proofErr w:type="spellEnd"/>
      <w:r w:rsidR="003C5BA5">
        <w:t>-pan</w:t>
      </w:r>
    </w:p>
    <w:p w14:paraId="0BE913AC" w14:textId="77777777" w:rsidR="00AB0AD0" w:rsidDel="00250F1A" w:rsidRDefault="008F760C">
      <w:pPr>
        <w:ind w:left="-4" w:right="58"/>
        <w:rPr>
          <w:del w:id="343" w:author="Andre Eger" w:date="2024-07-26T13:51:00Z" w16du:dateUtc="2024-07-26T01:51:00Z"/>
        </w:rPr>
      </w:pPr>
      <w:r>
        <w:t xml:space="preserve">An </w:t>
      </w:r>
      <w:proofErr w:type="spellStart"/>
      <w:r>
        <w:t>ortstein</w:t>
      </w:r>
      <w:proofErr w:type="spellEnd"/>
      <w:r>
        <w:t xml:space="preserve">-pan is a B horizon that is normally given the horizon notation </w:t>
      </w:r>
      <w:proofErr w:type="spellStart"/>
      <w:r>
        <w:t>Bsm</w:t>
      </w:r>
      <w:proofErr w:type="spellEnd"/>
      <w:r>
        <w:t xml:space="preserve">. It has </w:t>
      </w:r>
      <w:proofErr w:type="gramStart"/>
      <w:r>
        <w:rPr>
          <w:b/>
          <w:sz w:val="18"/>
        </w:rPr>
        <w:t>all</w:t>
      </w:r>
      <w:r>
        <w:t xml:space="preserve"> of</w:t>
      </w:r>
      <w:proofErr w:type="gramEnd"/>
      <w:r>
        <w:t xml:space="preserve"> the following </w:t>
      </w:r>
      <w:proofErr w:type="spellStart"/>
      <w:r>
        <w:t>requirements:</w:t>
      </w:r>
    </w:p>
    <w:p w14:paraId="0BE913AF" w14:textId="77777777" w:rsidR="00174C4D" w:rsidRDefault="008F760C">
      <w:pPr>
        <w:numPr>
          <w:ilvl w:val="0"/>
          <w:numId w:val="20"/>
        </w:numPr>
        <w:ind w:right="58" w:hanging="567"/>
      </w:pPr>
      <w:r>
        <w:t>Thickness</w:t>
      </w:r>
      <w:proofErr w:type="spellEnd"/>
      <w:r>
        <w:t xml:space="preserve"> of more than 10 mm; </w:t>
      </w:r>
      <w:r w:rsidR="00AB0AD0">
        <w:rPr>
          <w:b/>
          <w:sz w:val="18"/>
        </w:rPr>
        <w:t>AND</w:t>
      </w:r>
    </w:p>
    <w:p w14:paraId="0BE913B0" w14:textId="77777777" w:rsidR="00174C4D" w:rsidRDefault="008F760C">
      <w:pPr>
        <w:numPr>
          <w:ilvl w:val="0"/>
          <w:numId w:val="20"/>
        </w:numPr>
        <w:ind w:right="58" w:hanging="567"/>
      </w:pPr>
      <w:r>
        <w:t xml:space="preserve">The upper boundary is sharp or abrupt; </w:t>
      </w:r>
      <w:r w:rsidR="00AB0AD0">
        <w:rPr>
          <w:b/>
          <w:sz w:val="18"/>
        </w:rPr>
        <w:t>AND</w:t>
      </w:r>
    </w:p>
    <w:p w14:paraId="0BE913B1" w14:textId="77777777" w:rsidR="00174C4D" w:rsidRDefault="008F760C">
      <w:pPr>
        <w:numPr>
          <w:ilvl w:val="0"/>
          <w:numId w:val="20"/>
        </w:numPr>
        <w:ind w:right="58" w:hanging="567"/>
      </w:pPr>
      <w:r>
        <w:t xml:space="preserve">It is massive and has either firm or stronger moist soil strength, or has moist penetration resistance of 3100 kPa or more; </w:t>
      </w:r>
      <w:r w:rsidR="00AB0AD0">
        <w:rPr>
          <w:b/>
          <w:sz w:val="18"/>
        </w:rPr>
        <w:t>AND</w:t>
      </w:r>
    </w:p>
    <w:p w14:paraId="0BE913B2" w14:textId="316BBFDD" w:rsidR="00174C4D" w:rsidRDefault="008F760C">
      <w:pPr>
        <w:numPr>
          <w:ilvl w:val="0"/>
          <w:numId w:val="20"/>
        </w:numPr>
        <w:spacing w:after="691"/>
        <w:ind w:right="58" w:hanging="567"/>
      </w:pPr>
      <w:r>
        <w:t>It does not meet the requirements of a humus-</w:t>
      </w:r>
      <w:proofErr w:type="gramStart"/>
      <w:r>
        <w:t>pan, and</w:t>
      </w:r>
      <w:proofErr w:type="gramEnd"/>
      <w:r>
        <w:t xml:space="preserve"> does not have the metallic lustre of fresh fracture surfaces of an ironstone</w:t>
      </w:r>
      <w:r w:rsidR="001E7074">
        <w:t>-</w:t>
      </w:r>
      <w:r>
        <w:t>pan.</w:t>
      </w:r>
    </w:p>
    <w:p w14:paraId="0BE913B3" w14:textId="1085AD87" w:rsidR="00174C4D" w:rsidRDefault="008F760C" w:rsidP="00FF3C22">
      <w:pPr>
        <w:pStyle w:val="Heading3"/>
      </w:pPr>
      <w:r>
        <w:lastRenderedPageBreak/>
        <w:t>O</w:t>
      </w:r>
      <w:r w:rsidR="003C5BA5">
        <w:t>xidic horizon</w:t>
      </w:r>
    </w:p>
    <w:p w14:paraId="0BE913B4" w14:textId="6FDB8B1A" w:rsidR="00174C4D" w:rsidRDefault="008F760C" w:rsidP="66AE9BF6">
      <w:pPr>
        <w:ind w:left="-4" w:right="58"/>
      </w:pPr>
      <w:r>
        <w:t>The oxidic horizon is a strongly weathered B horizon</w:t>
      </w:r>
      <w:ins w:id="344" w:author="Andre Eger" w:date="2023-08-22T04:40:00Z">
        <w:del w:id="345" w:author="Kirstin Deuss" w:date="2024-09-19T14:20:00Z" w16du:dateUtc="2024-09-19T02:20:00Z">
          <w:r w:rsidR="023BC135" w:rsidDel="008B34A7">
            <w:delText xml:space="preserve"> that is normally given the horizon notation Bo</w:delText>
          </w:r>
        </w:del>
        <w:r w:rsidR="023BC135">
          <w:t>,</w:t>
        </w:r>
      </w:ins>
      <w:r>
        <w:t xml:space="preserve"> consisting of mixed crystalline iron and aluminium oxides and kaolin group minerals, with low activity clay properties. </w:t>
      </w:r>
      <w:ins w:id="346" w:author="Kirstin Deuss" w:date="2024-09-19T14:20:00Z" w16du:dateUtc="2024-09-19T02:20:00Z">
        <w:r w:rsidR="008B34A7">
          <w:t>It</w:t>
        </w:r>
        <w:r w:rsidR="008B34A7" w:rsidRPr="008B34A7">
          <w:t xml:space="preserve"> is given the horizon notation Bo</w:t>
        </w:r>
      </w:ins>
      <w:ins w:id="347" w:author="Kirstin Deuss" w:date="2024-09-19T14:21:00Z" w16du:dateUtc="2024-09-19T02:21:00Z">
        <w:r w:rsidR="00131AC4">
          <w:t xml:space="preserve">. </w:t>
        </w:r>
      </w:ins>
      <w:r>
        <w:t xml:space="preserve">It has </w:t>
      </w:r>
      <w:r w:rsidR="00AB0AD0" w:rsidRPr="66AE9BF6">
        <w:rPr>
          <w:b/>
          <w:bCs/>
          <w:sz w:val="18"/>
          <w:szCs w:val="18"/>
        </w:rPr>
        <w:t>ALL</w:t>
      </w:r>
      <w:r>
        <w:t xml:space="preserve"> the following requirements:</w:t>
      </w:r>
    </w:p>
    <w:p w14:paraId="0BE913B5" w14:textId="77777777" w:rsidR="00174C4D" w:rsidRDefault="008F760C">
      <w:pPr>
        <w:numPr>
          <w:ilvl w:val="0"/>
          <w:numId w:val="21"/>
        </w:numPr>
        <w:ind w:right="58" w:hanging="567"/>
      </w:pPr>
      <w:r>
        <w:t xml:space="preserve">Weak or very weak primary ped strength and soil strength as determined by the unconfined resistance-to-crushing test at moist to dry soil water states; </w:t>
      </w:r>
      <w:r w:rsidR="00AB0AD0">
        <w:rPr>
          <w:b/>
          <w:sz w:val="18"/>
        </w:rPr>
        <w:t>AND</w:t>
      </w:r>
    </w:p>
    <w:p w14:paraId="0BE913B6" w14:textId="77777777" w:rsidR="00174C4D" w:rsidRDefault="008F760C">
      <w:pPr>
        <w:numPr>
          <w:ilvl w:val="0"/>
          <w:numId w:val="21"/>
        </w:numPr>
        <w:spacing w:after="390"/>
        <w:ind w:right="58" w:hanging="567"/>
      </w:pPr>
      <w:r>
        <w:t xml:space="preserve">Unconfined failure is friable or very friable over very moist to dry soil water states. Materials fail to predominantly 3 mm or smaller peds comprising silt- and sand-sized </w:t>
      </w:r>
      <w:proofErr w:type="spellStart"/>
      <w:r>
        <w:t>polyhedra</w:t>
      </w:r>
      <w:proofErr w:type="spellEnd"/>
      <w:r>
        <w:t xml:space="preserve"> and spheroids; </w:t>
      </w:r>
      <w:r w:rsidR="00AB0AD0">
        <w:rPr>
          <w:b/>
          <w:sz w:val="18"/>
        </w:rPr>
        <w:t>AND</w:t>
      </w:r>
    </w:p>
    <w:p w14:paraId="0BE913B7" w14:textId="77777777" w:rsidR="00174C4D" w:rsidRDefault="008F760C">
      <w:pPr>
        <w:numPr>
          <w:ilvl w:val="0"/>
          <w:numId w:val="21"/>
        </w:numPr>
        <w:ind w:right="58" w:hanging="567"/>
      </w:pPr>
      <w:r>
        <w:t xml:space="preserve">Primary peds slake rapidly in water to stable microaggregates which show no dispersion or slight dispersion after 100 inversions using the method of McQueen (1981); </w:t>
      </w:r>
      <w:r w:rsidR="00AB0AD0">
        <w:rPr>
          <w:b/>
          <w:sz w:val="18"/>
        </w:rPr>
        <w:t>AND</w:t>
      </w:r>
    </w:p>
    <w:p w14:paraId="0BE913B8" w14:textId="77777777" w:rsidR="00174C4D" w:rsidRDefault="008F760C">
      <w:pPr>
        <w:numPr>
          <w:ilvl w:val="0"/>
          <w:numId w:val="21"/>
        </w:numPr>
        <w:ind w:right="58" w:hanging="567"/>
      </w:pPr>
      <w:r>
        <w:t>Non-reactive or very weakly reactive to the reactive-aluminium test (Fieldes and Perrott 1966).</w:t>
      </w:r>
    </w:p>
    <w:p w14:paraId="0BE913B9" w14:textId="77777777" w:rsidR="00174C4D" w:rsidRDefault="008F760C">
      <w:pPr>
        <w:ind w:left="-4" w:right="58"/>
      </w:pPr>
      <w:r>
        <w:t xml:space="preserve">Oxidic horizons are clayey, with measured clay contents commonly exceeding 60%. The measured clay percentage is usually larger than in overlying A horizons, but clay increase is not a defining criterion because of the problem of quantifying clay contents in materials that are frequently difficult to disperse. </w:t>
      </w:r>
    </w:p>
    <w:p w14:paraId="0BE913BA" w14:textId="2478D4D6" w:rsidR="00174C4D" w:rsidRDefault="008F760C">
      <w:pPr>
        <w:ind w:left="-4" w:right="58"/>
      </w:pPr>
      <w:r>
        <w:t xml:space="preserve">Materials are only slightly sticky and plastic in relation to clay content. Clay coatings are either visually absent or only present at frequencies of about 1%. The oxidic horizon has low activity clay accessory properties with ECEC and CEC less than 12 and 16 </w:t>
      </w:r>
      <w:proofErr w:type="spellStart"/>
      <w:r>
        <w:t>cmol</w:t>
      </w:r>
      <w:ins w:id="348" w:author="Andre Eger" w:date="2023-08-16T04:15:00Z">
        <w:r w:rsidR="0F6EBC44">
          <w:t>c</w:t>
        </w:r>
      </w:ins>
      <w:proofErr w:type="spellEnd"/>
      <w:r>
        <w:t>/</w:t>
      </w:r>
      <w:del w:id="349" w:author="Andre Eger" w:date="2023-08-16T06:47:00Z">
        <w:r w:rsidDel="008F760C">
          <w:delText>100g</w:delText>
        </w:r>
      </w:del>
      <w:ins w:id="350" w:author="Andre Eger" w:date="2023-08-16T06:47:00Z">
        <w:r w:rsidR="00D38D3F">
          <w:t>kg</w:t>
        </w:r>
      </w:ins>
      <w:r>
        <w:t xml:space="preserve"> clay respectively.</w:t>
      </w:r>
    </w:p>
    <w:p w14:paraId="0BE913BB" w14:textId="7D32D374" w:rsidR="00174C4D" w:rsidRDefault="008F760C" w:rsidP="00FF3C22">
      <w:pPr>
        <w:pStyle w:val="Heading3"/>
      </w:pPr>
      <w:proofErr w:type="spellStart"/>
      <w:r>
        <w:t>P</w:t>
      </w:r>
      <w:r w:rsidR="003C5BA5">
        <w:t>aralithic</w:t>
      </w:r>
      <w:proofErr w:type="spellEnd"/>
      <w:r w:rsidR="003C5BA5">
        <w:t xml:space="preserve"> contact</w:t>
      </w:r>
    </w:p>
    <w:p w14:paraId="0BE913BC" w14:textId="10A9E4FD" w:rsidR="00174C4D" w:rsidRDefault="008F760C">
      <w:pPr>
        <w:ind w:left="-4" w:right="58"/>
      </w:pPr>
      <w:r>
        <w:t xml:space="preserve">A </w:t>
      </w:r>
      <w:proofErr w:type="spellStart"/>
      <w:r>
        <w:t>paralithic</w:t>
      </w:r>
      <w:proofErr w:type="spellEnd"/>
      <w:r>
        <w:t xml:space="preserve"> contact is the upper surface of rock or </w:t>
      </w:r>
      <w:proofErr w:type="spellStart"/>
      <w:r>
        <w:t>regolith</w:t>
      </w:r>
      <w:proofErr w:type="spellEnd"/>
      <w:r>
        <w:t xml:space="preserve"> material that has </w:t>
      </w:r>
      <w:proofErr w:type="gramStart"/>
      <w:r w:rsidR="00AB0AD0">
        <w:rPr>
          <w:b/>
          <w:sz w:val="18"/>
        </w:rPr>
        <w:t>ALL</w:t>
      </w:r>
      <w:r>
        <w:t xml:space="preserve"> of</w:t>
      </w:r>
      <w:proofErr w:type="gramEnd"/>
      <w:r>
        <w:t xml:space="preserve"> the following requirements</w:t>
      </w:r>
      <w:ins w:id="351" w:author="Kirstin Deuss" w:date="2024-09-19T14:23:00Z" w16du:dateUtc="2024-09-19T02:23:00Z">
        <w:r w:rsidR="00F441DA">
          <w:t>:</w:t>
        </w:r>
      </w:ins>
    </w:p>
    <w:p w14:paraId="0BE913BD" w14:textId="77777777" w:rsidR="00174C4D" w:rsidRDefault="008F760C">
      <w:pPr>
        <w:numPr>
          <w:ilvl w:val="0"/>
          <w:numId w:val="22"/>
        </w:numPr>
        <w:ind w:right="58" w:hanging="567"/>
      </w:pPr>
      <w:r>
        <w:t xml:space="preserve">It can be cut with difficulty with a spade; </w:t>
      </w:r>
      <w:r w:rsidR="00AB0AD0">
        <w:rPr>
          <w:b/>
          <w:sz w:val="18"/>
        </w:rPr>
        <w:t>AND</w:t>
      </w:r>
    </w:p>
    <w:p w14:paraId="0BE913BE" w14:textId="77777777" w:rsidR="00174C4D" w:rsidRDefault="008F760C">
      <w:pPr>
        <w:numPr>
          <w:ilvl w:val="0"/>
          <w:numId w:val="22"/>
        </w:numPr>
        <w:ind w:right="58" w:hanging="567"/>
      </w:pPr>
      <w:r>
        <w:t xml:space="preserve">Wet penetration resistance exceeds 2600 kPa; </w:t>
      </w:r>
      <w:r w:rsidR="00AB0AD0">
        <w:rPr>
          <w:b/>
          <w:sz w:val="18"/>
        </w:rPr>
        <w:t>AND</w:t>
      </w:r>
    </w:p>
    <w:p w14:paraId="0BE913BF" w14:textId="77777777" w:rsidR="00174C4D" w:rsidRDefault="008F760C">
      <w:pPr>
        <w:numPr>
          <w:ilvl w:val="0"/>
          <w:numId w:val="22"/>
        </w:numPr>
        <w:ind w:right="58" w:hanging="567"/>
      </w:pPr>
      <w:r>
        <w:t xml:space="preserve">Roots if present are few and confined to cracks; </w:t>
      </w:r>
      <w:r w:rsidR="00AB0AD0">
        <w:rPr>
          <w:b/>
          <w:sz w:val="18"/>
        </w:rPr>
        <w:t>AND</w:t>
      </w:r>
    </w:p>
    <w:p w14:paraId="0BE913C0" w14:textId="77777777" w:rsidR="00174C4D" w:rsidRDefault="008F760C">
      <w:pPr>
        <w:numPr>
          <w:ilvl w:val="0"/>
          <w:numId w:val="22"/>
        </w:numPr>
        <w:ind w:right="58" w:hanging="567"/>
      </w:pPr>
      <w:r>
        <w:t xml:space="preserve">If the overlying horizon is a </w:t>
      </w:r>
      <w:proofErr w:type="spellStart"/>
      <w:r>
        <w:t>reductimorphic</w:t>
      </w:r>
      <w:proofErr w:type="spellEnd"/>
      <w:r>
        <w:t xml:space="preserve"> or redox-mottled horizon, low chroma or high chroma mottles are less common below the contact.</w:t>
      </w:r>
    </w:p>
    <w:p w14:paraId="0BE913C1" w14:textId="77777777" w:rsidR="00174C4D" w:rsidRDefault="008F760C">
      <w:pPr>
        <w:spacing w:after="764"/>
        <w:ind w:left="-4" w:right="58"/>
      </w:pPr>
      <w:r>
        <w:lastRenderedPageBreak/>
        <w:t xml:space="preserve">The </w:t>
      </w:r>
      <w:proofErr w:type="spellStart"/>
      <w:r>
        <w:t>paralithic</w:t>
      </w:r>
      <w:proofErr w:type="spellEnd"/>
      <w:r>
        <w:t xml:space="preserve"> contact meets the definition of a </w:t>
      </w:r>
      <w:proofErr w:type="spellStart"/>
      <w:r>
        <w:t>paralithic</w:t>
      </w:r>
      <w:proofErr w:type="spellEnd"/>
      <w:r>
        <w:t xml:space="preserve"> contact of Soil Taxonomy, but without the restrictive requirement for spacing of cracks. The horizon beneath the contact is given the horizon designation CR. </w:t>
      </w:r>
      <w:proofErr w:type="spellStart"/>
      <w:r>
        <w:t>Paralithic</w:t>
      </w:r>
      <w:proofErr w:type="spellEnd"/>
      <w:r>
        <w:t xml:space="preserve"> contacts may occur either on weakly weathered or </w:t>
      </w:r>
      <w:proofErr w:type="spellStart"/>
      <w:r>
        <w:t>unweathered</w:t>
      </w:r>
      <w:proofErr w:type="spellEnd"/>
      <w:r>
        <w:t xml:space="preserve"> rocks which are not strongly lithified, or on saprolites which have become soft by strong weathering.</w:t>
      </w:r>
    </w:p>
    <w:p w14:paraId="0BE913C2" w14:textId="5C164047" w:rsidR="00174C4D" w:rsidRDefault="008F760C" w:rsidP="00FF3C22">
      <w:pPr>
        <w:pStyle w:val="Heading3"/>
      </w:pPr>
      <w:r>
        <w:t>P</w:t>
      </w:r>
      <w:r w:rsidR="003C5BA5">
        <w:t>eaty topsoil</w:t>
      </w:r>
    </w:p>
    <w:p w14:paraId="0BE913C3" w14:textId="77777777" w:rsidR="00174C4D" w:rsidRDefault="008F760C">
      <w:pPr>
        <w:spacing w:after="397"/>
        <w:ind w:left="-4" w:right="58"/>
      </w:pPr>
      <w:r>
        <w:t xml:space="preserve">A peaty topsoil is 10 cm or more thick and is saturated for 30 or more consecutive days in most years (unless it is artificially drained), and has </w:t>
      </w:r>
      <w:r w:rsidR="00AB0AD0">
        <w:rPr>
          <w:b/>
          <w:sz w:val="18"/>
        </w:rPr>
        <w:t>EITHER</w:t>
      </w:r>
    </w:p>
    <w:p w14:paraId="0BE913C4" w14:textId="77777777" w:rsidR="00174C4D" w:rsidRDefault="008F760C">
      <w:pPr>
        <w:numPr>
          <w:ilvl w:val="0"/>
          <w:numId w:val="23"/>
        </w:numPr>
        <w:ind w:right="58" w:hanging="567"/>
      </w:pPr>
      <w:r>
        <w:t xml:space="preserve">Peat, sandy peat or loamy peat texture, </w:t>
      </w:r>
      <w:r w:rsidR="00AB0AD0">
        <w:rPr>
          <w:b/>
          <w:sz w:val="18"/>
        </w:rPr>
        <w:t>OR</w:t>
      </w:r>
    </w:p>
    <w:p w14:paraId="0BE913C5" w14:textId="77777777" w:rsidR="00174C4D" w:rsidRDefault="008F760C">
      <w:pPr>
        <w:numPr>
          <w:ilvl w:val="0"/>
          <w:numId w:val="23"/>
        </w:numPr>
        <w:ind w:right="58" w:hanging="567"/>
      </w:pPr>
      <w:r>
        <w:t>Slightly peaty texture (17–30% organic matter) if the clay content is less than 18%.</w:t>
      </w:r>
    </w:p>
    <w:p w14:paraId="0BE913C6" w14:textId="1499E93D" w:rsidR="00174C4D" w:rsidRDefault="008F760C">
      <w:pPr>
        <w:spacing w:after="764"/>
        <w:ind w:left="-4" w:right="58"/>
      </w:pPr>
      <w:r>
        <w:t xml:space="preserve">In some subgroups a peaty topsoil may be buried by a surface </w:t>
      </w:r>
      <w:r w:rsidR="2A83CAC2">
        <w:t xml:space="preserve">layer </w:t>
      </w:r>
      <w:r>
        <w:t>of new material of up to 60 cm in thickness.</w:t>
      </w:r>
    </w:p>
    <w:p w14:paraId="0BE913C7" w14:textId="39FBD5B2" w:rsidR="00174C4D" w:rsidRDefault="008F760C" w:rsidP="00FF3C22">
      <w:pPr>
        <w:pStyle w:val="Heading3"/>
      </w:pPr>
      <w:r>
        <w:t>P</w:t>
      </w:r>
      <w:r w:rsidR="003C5BA5">
        <w:t>erch-</w:t>
      </w:r>
      <w:proofErr w:type="spellStart"/>
      <w:r w:rsidR="003C5BA5">
        <w:t>gley</w:t>
      </w:r>
      <w:proofErr w:type="spellEnd"/>
      <w:r w:rsidR="003C5BA5">
        <w:t xml:space="preserve"> features</w:t>
      </w:r>
    </w:p>
    <w:p w14:paraId="0BE913C8" w14:textId="0DB0F000" w:rsidR="00AB0AD0" w:rsidRDefault="008F760C" w:rsidP="66AE9BF6">
      <w:pPr>
        <w:ind w:left="-4" w:right="58"/>
      </w:pPr>
      <w:r>
        <w:t>Perch-</w:t>
      </w:r>
      <w:proofErr w:type="spellStart"/>
      <w:r>
        <w:t>gley</w:t>
      </w:r>
      <w:proofErr w:type="spellEnd"/>
      <w:r>
        <w:t xml:space="preserve"> features are the morphologic indicators of saturation and reducing conditions caused by a water-table perched on a </w:t>
      </w:r>
      <w:r w:rsidRPr="52F80578">
        <w:rPr>
          <w:color w:val="2B579A"/>
          <w:u w:val="single"/>
          <w:shd w:val="clear" w:color="auto" w:fill="E6E6E6"/>
          <w:rPrChange w:id="352" w:author="Thomas Caspari" w:date="2017-10-12T16:36:00Z">
            <w:rPr>
              <w:color w:val="2B579A"/>
              <w:shd w:val="clear" w:color="auto" w:fill="E6E6E6"/>
            </w:rPr>
          </w:rPrChange>
        </w:rPr>
        <w:t>slowly permeable layer</w:t>
      </w:r>
      <w:r>
        <w:t xml:space="preserve"> within the soil profile.</w:t>
      </w:r>
    </w:p>
    <w:p w14:paraId="0BE913CA" w14:textId="77777777" w:rsidR="00174C4D" w:rsidRDefault="008F760C">
      <w:pPr>
        <w:ind w:left="-4" w:right="58"/>
      </w:pPr>
      <w:r>
        <w:t>A horizon with perch-</w:t>
      </w:r>
      <w:proofErr w:type="spellStart"/>
      <w:r>
        <w:t>gley</w:t>
      </w:r>
      <w:proofErr w:type="spellEnd"/>
      <w:r>
        <w:t xml:space="preserve"> features</w:t>
      </w:r>
      <w:r>
        <w:rPr>
          <w:b/>
        </w:rPr>
        <w:t xml:space="preserve"> </w:t>
      </w:r>
      <w:r w:rsidR="00AB0AD0">
        <w:rPr>
          <w:b/>
          <w:sz w:val="18"/>
        </w:rPr>
        <w:t>EITHER</w:t>
      </w:r>
    </w:p>
    <w:p w14:paraId="0BE913CB" w14:textId="77777777" w:rsidR="00174C4D" w:rsidRDefault="008F760C">
      <w:pPr>
        <w:numPr>
          <w:ilvl w:val="0"/>
          <w:numId w:val="24"/>
        </w:numPr>
        <w:ind w:right="58" w:hanging="567"/>
      </w:pPr>
      <w:r>
        <w:t xml:space="preserve">Has </w:t>
      </w:r>
      <w:proofErr w:type="gramStart"/>
      <w:r>
        <w:t>redox-segregations</w:t>
      </w:r>
      <w:proofErr w:type="gramEnd"/>
      <w:r>
        <w:t xml:space="preserve"> that occur mainly within peds, or in the case of an </w:t>
      </w:r>
      <w:proofErr w:type="spellStart"/>
      <w:r>
        <w:t>apedal</w:t>
      </w:r>
      <w:proofErr w:type="spellEnd"/>
      <w:r>
        <w:t xml:space="preserve"> soil, mainly within the soil matrix. Macro-void surfaces, either partings or pores, are dominated by greyish colours (moist chroma 2 or less, or moist chroma 3 and value 6 or more). Iron and manganese precipitates occur either adjacent to the greyish void surfaces as a selvedge or as discrete mottles within the soil </w:t>
      </w:r>
      <w:proofErr w:type="gramStart"/>
      <w:r>
        <w:t>mass;</w:t>
      </w:r>
      <w:proofErr w:type="gramEnd"/>
      <w:r>
        <w:t xml:space="preserve"> </w:t>
      </w:r>
      <w:r w:rsidR="00AB0AD0">
        <w:rPr>
          <w:b/>
          <w:sz w:val="18"/>
        </w:rPr>
        <w:t>OR</w:t>
      </w:r>
    </w:p>
    <w:p w14:paraId="0BE913CC" w14:textId="6CCF49A0" w:rsidR="00174C4D" w:rsidRDefault="008F760C">
      <w:pPr>
        <w:numPr>
          <w:ilvl w:val="0"/>
          <w:numId w:val="24"/>
        </w:numPr>
        <w:spacing w:after="554"/>
        <w:ind w:right="58" w:hanging="567"/>
      </w:pPr>
      <w:r>
        <w:t>Overlies a horizon that is</w:t>
      </w:r>
      <w:ins w:id="353" w:author="Kirstin Deuss" w:date="2024-11-12T00:46:00Z">
        <w:r w:rsidR="61D6600B">
          <w:t xml:space="preserve"> both</w:t>
        </w:r>
      </w:ins>
      <w:r>
        <w:t xml:space="preserve"> less </w:t>
      </w:r>
      <w:proofErr w:type="spellStart"/>
      <w:r>
        <w:t>gleyed</w:t>
      </w:r>
      <w:proofErr w:type="spellEnd"/>
      <w:r>
        <w:t xml:space="preserve"> (e.g. less </w:t>
      </w:r>
      <w:proofErr w:type="gramStart"/>
      <w:r>
        <w:t>redox-segregations</w:t>
      </w:r>
      <w:proofErr w:type="gramEnd"/>
      <w:r>
        <w:t xml:space="preserve">) </w:t>
      </w:r>
      <w:ins w:id="354" w:author="Andre Eger" w:date="2024-09-27T15:23:00Z">
        <w:r w:rsidR="00F62967">
          <w:t xml:space="preserve">and </w:t>
        </w:r>
        <w:commentRangeStart w:id="355"/>
        <w:commentRangeStart w:id="356"/>
        <w:commentRangeStart w:id="357"/>
        <w:r w:rsidR="00F62967">
          <w:t xml:space="preserve">has </w:t>
        </w:r>
      </w:ins>
      <w:r>
        <w:t xml:space="preserve">a matrix </w:t>
      </w:r>
      <w:del w:id="358" w:author="Andre Eger" w:date="2024-09-27T15:24:00Z">
        <w:r w:rsidDel="008F760C">
          <w:delText xml:space="preserve">that is </w:delText>
        </w:r>
      </w:del>
      <w:r>
        <w:t>not dominated by greyish colours</w:t>
      </w:r>
      <w:commentRangeEnd w:id="355"/>
      <w:r>
        <w:rPr>
          <w:rStyle w:val="CommentReference"/>
        </w:rPr>
        <w:commentReference w:id="355"/>
      </w:r>
      <w:commentRangeEnd w:id="356"/>
      <w:r>
        <w:rPr>
          <w:rStyle w:val="CommentReference"/>
        </w:rPr>
        <w:commentReference w:id="356"/>
      </w:r>
      <w:commentRangeEnd w:id="357"/>
      <w:r>
        <w:rPr>
          <w:rStyle w:val="CommentReference"/>
        </w:rPr>
        <w:commentReference w:id="357"/>
      </w:r>
      <w:r>
        <w:t>.</w:t>
      </w:r>
    </w:p>
    <w:p w14:paraId="0BE913CD" w14:textId="7E3CAE0E" w:rsidR="00174C4D" w:rsidRDefault="008F760C" w:rsidP="00FF3C22">
      <w:pPr>
        <w:pStyle w:val="Heading3"/>
      </w:pPr>
      <w:proofErr w:type="spellStart"/>
      <w:r>
        <w:lastRenderedPageBreak/>
        <w:t>P</w:t>
      </w:r>
      <w:r w:rsidR="003C5BA5">
        <w:t>lacic</w:t>
      </w:r>
      <w:proofErr w:type="spellEnd"/>
      <w:r w:rsidR="003C5BA5">
        <w:t xml:space="preserve"> horizon</w:t>
      </w:r>
    </w:p>
    <w:p w14:paraId="0BE913CE" w14:textId="77777777" w:rsidR="00174C4D" w:rsidRDefault="008F760C">
      <w:pPr>
        <w:ind w:left="-4" w:right="58"/>
      </w:pPr>
      <w:r>
        <w:t xml:space="preserve">A </w:t>
      </w:r>
      <w:proofErr w:type="spellStart"/>
      <w:r>
        <w:t>placic</w:t>
      </w:r>
      <w:proofErr w:type="spellEnd"/>
      <w:r>
        <w:t xml:space="preserve"> horizon is a thin iron pan that is normally designated </w:t>
      </w:r>
      <w:proofErr w:type="spellStart"/>
      <w:r>
        <w:t>Bfm</w:t>
      </w:r>
      <w:proofErr w:type="spellEnd"/>
      <w:r>
        <w:t xml:space="preserve">. It has </w:t>
      </w:r>
      <w:proofErr w:type="gramStart"/>
      <w:r w:rsidR="00AB0AD0">
        <w:rPr>
          <w:b/>
          <w:sz w:val="18"/>
        </w:rPr>
        <w:t>ALL</w:t>
      </w:r>
      <w:r>
        <w:t xml:space="preserve"> of</w:t>
      </w:r>
      <w:proofErr w:type="gramEnd"/>
      <w:r>
        <w:t xml:space="preserve"> the following:</w:t>
      </w:r>
    </w:p>
    <w:p w14:paraId="0BE913CF" w14:textId="77777777" w:rsidR="00174C4D" w:rsidRDefault="008F760C">
      <w:pPr>
        <w:numPr>
          <w:ilvl w:val="0"/>
          <w:numId w:val="25"/>
        </w:numPr>
        <w:ind w:right="58" w:hanging="567"/>
      </w:pPr>
      <w:r>
        <w:t xml:space="preserve">It is 10 mm or less thick; </w:t>
      </w:r>
      <w:r w:rsidR="00AB0AD0">
        <w:rPr>
          <w:b/>
          <w:sz w:val="18"/>
        </w:rPr>
        <w:t>AND</w:t>
      </w:r>
    </w:p>
    <w:p w14:paraId="0BE913D0" w14:textId="77777777" w:rsidR="00174C4D" w:rsidRDefault="008F760C">
      <w:pPr>
        <w:numPr>
          <w:ilvl w:val="0"/>
          <w:numId w:val="25"/>
        </w:numPr>
        <w:ind w:right="58" w:hanging="567"/>
      </w:pPr>
      <w:r>
        <w:t xml:space="preserve">It is at least weakly </w:t>
      </w:r>
      <w:proofErr w:type="gramStart"/>
      <w:r>
        <w:t>indurated, and</w:t>
      </w:r>
      <w:proofErr w:type="gramEnd"/>
      <w:r>
        <w:t xml:space="preserve"> is black to reddish brown or dark red in colour. A black upper part can often be distinguished from a </w:t>
      </w:r>
      <w:proofErr w:type="gramStart"/>
      <w:r>
        <w:t>reddish brown</w:t>
      </w:r>
      <w:proofErr w:type="gramEnd"/>
      <w:r>
        <w:t xml:space="preserve"> lower part; </w:t>
      </w:r>
      <w:r w:rsidR="00AB0AD0">
        <w:rPr>
          <w:b/>
          <w:sz w:val="18"/>
        </w:rPr>
        <w:t>AND</w:t>
      </w:r>
    </w:p>
    <w:p w14:paraId="0BE913D1" w14:textId="77777777" w:rsidR="00174C4D" w:rsidRDefault="008F760C">
      <w:pPr>
        <w:numPr>
          <w:ilvl w:val="0"/>
          <w:numId w:val="25"/>
        </w:numPr>
        <w:ind w:right="58" w:hanging="567"/>
      </w:pPr>
      <w:r>
        <w:t>The upper and lower boundaries are sharp, and may be smooth, wavy or convolute in shape.</w:t>
      </w:r>
    </w:p>
    <w:p w14:paraId="0BE913D2" w14:textId="46FA0E65" w:rsidR="00174C4D" w:rsidRDefault="008F760C">
      <w:pPr>
        <w:spacing w:after="555"/>
        <w:ind w:left="-4" w:right="58"/>
      </w:pPr>
      <w:r>
        <w:t xml:space="preserve">The </w:t>
      </w:r>
      <w:proofErr w:type="spellStart"/>
      <w:r>
        <w:t>placic</w:t>
      </w:r>
      <w:proofErr w:type="spellEnd"/>
      <w:r>
        <w:t xml:space="preserve"> horizon usually occurs as a single pan but in places can be bifurcated. It is equivalent to the </w:t>
      </w:r>
      <w:proofErr w:type="spellStart"/>
      <w:r>
        <w:t>placic</w:t>
      </w:r>
      <w:proofErr w:type="spellEnd"/>
      <w:r>
        <w:t xml:space="preserve"> horizon of Soil Taxonomy except that New Zealand iron pans are enriched in iron and organic matter without significant accumulations of manganese (Clayden </w:t>
      </w:r>
      <w:r>
        <w:rPr>
          <w:i/>
        </w:rPr>
        <w:t>et al</w:t>
      </w:r>
      <w:r>
        <w:t>. 1990).</w:t>
      </w:r>
    </w:p>
    <w:p w14:paraId="0BE913D3" w14:textId="4F120F7C" w:rsidR="00174C4D" w:rsidRDefault="008F760C" w:rsidP="00FF3C22">
      <w:pPr>
        <w:pStyle w:val="Heading3"/>
      </w:pPr>
      <w:r>
        <w:t>P</w:t>
      </w:r>
      <w:r w:rsidR="003C5BA5">
        <w:t>odzolic-B horizon</w:t>
      </w:r>
    </w:p>
    <w:p w14:paraId="0BE913D4" w14:textId="77777777" w:rsidR="00174C4D" w:rsidRDefault="008F760C">
      <w:pPr>
        <w:ind w:left="-4" w:right="58"/>
      </w:pPr>
      <w:r>
        <w:t xml:space="preserve">A podzolic-B horizon is a B horizon that meets </w:t>
      </w:r>
      <w:r>
        <w:rPr>
          <w:b/>
          <w:sz w:val="18"/>
        </w:rPr>
        <w:t>one</w:t>
      </w:r>
      <w:r>
        <w:t xml:space="preserve"> of the following:</w:t>
      </w:r>
    </w:p>
    <w:p w14:paraId="0BE913D5" w14:textId="77777777" w:rsidR="00174C4D" w:rsidRDefault="008F760C">
      <w:pPr>
        <w:numPr>
          <w:ilvl w:val="0"/>
          <w:numId w:val="26"/>
        </w:numPr>
        <w:spacing w:after="140"/>
        <w:ind w:right="58" w:hanging="567"/>
      </w:pPr>
      <w:r>
        <w:t xml:space="preserve">It meets the requirement of a </w:t>
      </w:r>
      <w:proofErr w:type="spellStart"/>
      <w:r>
        <w:t>Bh</w:t>
      </w:r>
      <w:proofErr w:type="spellEnd"/>
      <w:r>
        <w:t xml:space="preserve"> horizon (because it has colour value and chroma of 3 or less, or value 4 and chroma 2, dominant in the matrix, and contains more than 1% organic carbon). The fabric has sand- or silt-size pellet-like aggregates, coats on mineral grains, or both.</w:t>
      </w:r>
    </w:p>
    <w:p w14:paraId="0BE913D6" w14:textId="77777777" w:rsidR="00AB0AD0" w:rsidRDefault="00AB0AD0">
      <w:pPr>
        <w:spacing w:after="149" w:line="259" w:lineRule="auto"/>
        <w:ind w:left="562" w:hanging="10"/>
        <w:jc w:val="left"/>
        <w:rPr>
          <w:b/>
          <w:sz w:val="18"/>
        </w:rPr>
      </w:pPr>
      <w:r>
        <w:rPr>
          <w:b/>
          <w:sz w:val="18"/>
        </w:rPr>
        <w:t>OR</w:t>
      </w:r>
    </w:p>
    <w:p w14:paraId="0BE913D8" w14:textId="5A956CA3" w:rsidR="00AB0AD0" w:rsidRDefault="008F760C" w:rsidP="00AB0AD0">
      <w:pPr>
        <w:numPr>
          <w:ilvl w:val="0"/>
          <w:numId w:val="26"/>
        </w:numPr>
        <w:spacing w:after="138"/>
        <w:ind w:right="58" w:hanging="567"/>
      </w:pPr>
      <w:r>
        <w:t xml:space="preserve">(a) It is associated with an overlying (but not necessarily immediately overlying) E horizon (i.e. </w:t>
      </w:r>
      <w:proofErr w:type="spellStart"/>
      <w:r>
        <w:t>Ea</w:t>
      </w:r>
      <w:proofErr w:type="spellEnd"/>
      <w:r>
        <w:t xml:space="preserve"> horizon) in which weathered films on sand and silt particles are either absent, very thin or discontinuous, so that the colour of the horizon is mainly determined by the colours of the uncoated grains. The moist colour value </w:t>
      </w:r>
      <w:ins w:id="359" w:author="Kirstin Deuss" w:date="2024-09-20T09:26:00Z" w16du:dateUtc="2024-09-19T21:26:00Z">
        <w:r w:rsidR="00E070BA">
          <w:t xml:space="preserve">of the E horizon </w:t>
        </w:r>
      </w:ins>
      <w:r>
        <w:t xml:space="preserve">is 4 or more (or a dry colour value is 5 or more). It has higher colour value or lower chroma and less well developed </w:t>
      </w:r>
      <w:proofErr w:type="spellStart"/>
      <w:r>
        <w:t>pedality</w:t>
      </w:r>
      <w:proofErr w:type="spellEnd"/>
      <w:r>
        <w:t xml:space="preserve"> than an underlying B </w:t>
      </w:r>
      <w:proofErr w:type="gramStart"/>
      <w:r>
        <w:t>horizon;</w:t>
      </w:r>
      <w:proofErr w:type="gramEnd"/>
      <w:r>
        <w:t xml:space="preserve"> </w:t>
      </w:r>
    </w:p>
    <w:p w14:paraId="0BE913D9" w14:textId="77777777" w:rsidR="00174C4D" w:rsidRDefault="008F760C" w:rsidP="00AB0AD0">
      <w:pPr>
        <w:spacing w:after="138"/>
        <w:ind w:left="1133" w:right="58" w:firstLine="0"/>
      </w:pPr>
      <w:r>
        <w:rPr>
          <w:b/>
          <w:i/>
        </w:rPr>
        <w:t>and</w:t>
      </w:r>
    </w:p>
    <w:p w14:paraId="0BE913DA" w14:textId="2E93584A" w:rsidR="00174C4D" w:rsidRDefault="008F760C" w:rsidP="00AB0AD0">
      <w:pPr>
        <w:spacing w:after="141"/>
        <w:ind w:left="1133" w:right="58" w:hanging="1700"/>
      </w:pPr>
      <w:r>
        <w:t xml:space="preserve">  </w:t>
      </w:r>
      <w:r>
        <w:tab/>
        <w:t xml:space="preserve">(b) The B </w:t>
      </w:r>
      <w:del w:id="360" w:author="Andre Eger" w:date="2023-08-21T04:31:00Z">
        <w:r w:rsidDel="008F760C">
          <w:delText xml:space="preserve">(or some subhorizon of the B) </w:delText>
        </w:r>
      </w:del>
      <w:r>
        <w:t>horizon</w:t>
      </w:r>
      <w:ins w:id="361" w:author="Andre Eger" w:date="2024-09-27T15:29:00Z" w16du:dateUtc="2024-09-27T03:29:00Z">
        <w:r w:rsidR="0018190E">
          <w:t xml:space="preserve"> (or some part of it)</w:t>
        </w:r>
      </w:ins>
      <w:r>
        <w:t xml:space="preserve"> is 5 cm or more thick and meets the requirements of a Bs (or Bs(g) or Bs(f)) horizon because it has a strong or very strong reactive</w:t>
      </w:r>
      <w:r w:rsidR="001E7074">
        <w:t>-</w:t>
      </w:r>
      <w:r>
        <w:t xml:space="preserve">aluminium test, and at least </w:t>
      </w:r>
      <w:r w:rsidRPr="2F5329E2">
        <w:rPr>
          <w:i/>
          <w:iCs/>
        </w:rPr>
        <w:t>one</w:t>
      </w:r>
      <w:r>
        <w:t xml:space="preserve"> of the following:</w:t>
      </w:r>
    </w:p>
    <w:p w14:paraId="0BE913DB" w14:textId="77777777" w:rsidR="00174C4D" w:rsidRDefault="008F760C">
      <w:pPr>
        <w:numPr>
          <w:ilvl w:val="1"/>
          <w:numId w:val="26"/>
        </w:numPr>
        <w:spacing w:after="142"/>
        <w:ind w:right="58" w:hanging="567"/>
      </w:pPr>
      <w:r>
        <w:t xml:space="preserve">Reddish hue and highest chroma at the top of the horizon, </w:t>
      </w:r>
      <w:r>
        <w:rPr>
          <w:i/>
        </w:rPr>
        <w:t>or</w:t>
      </w:r>
    </w:p>
    <w:p w14:paraId="0BE913DC" w14:textId="77777777" w:rsidR="00174C4D" w:rsidRDefault="008F760C">
      <w:pPr>
        <w:numPr>
          <w:ilvl w:val="1"/>
          <w:numId w:val="26"/>
        </w:numPr>
        <w:spacing w:after="147"/>
        <w:ind w:right="58" w:hanging="567"/>
      </w:pPr>
      <w:r>
        <w:lastRenderedPageBreak/>
        <w:t xml:space="preserve">Earthy </w:t>
      </w:r>
      <w:proofErr w:type="spellStart"/>
      <w:r>
        <w:t>apedal</w:t>
      </w:r>
      <w:proofErr w:type="spellEnd"/>
      <w:r>
        <w:t xml:space="preserve"> with fine spheroids, or weakly developed blocks or </w:t>
      </w:r>
      <w:proofErr w:type="spellStart"/>
      <w:r>
        <w:t>polyhedra</w:t>
      </w:r>
      <w:proofErr w:type="spellEnd"/>
      <w:r>
        <w:t xml:space="preserve">, </w:t>
      </w:r>
      <w:r>
        <w:rPr>
          <w:i/>
        </w:rPr>
        <w:t>or</w:t>
      </w:r>
    </w:p>
    <w:p w14:paraId="0BE913DD" w14:textId="77777777" w:rsidR="00174C4D" w:rsidRDefault="008F760C">
      <w:pPr>
        <w:numPr>
          <w:ilvl w:val="1"/>
          <w:numId w:val="26"/>
        </w:numPr>
        <w:spacing w:after="139" w:line="250" w:lineRule="auto"/>
        <w:ind w:right="58" w:hanging="567"/>
      </w:pPr>
      <w:r>
        <w:t xml:space="preserve">Very weak or weak soil strength when moist or dry, </w:t>
      </w:r>
      <w:r>
        <w:rPr>
          <w:i/>
        </w:rPr>
        <w:t>or</w:t>
      </w:r>
    </w:p>
    <w:p w14:paraId="0BE913DE" w14:textId="77777777" w:rsidR="00174C4D" w:rsidRDefault="008F760C">
      <w:pPr>
        <w:numPr>
          <w:ilvl w:val="1"/>
          <w:numId w:val="26"/>
        </w:numPr>
        <w:spacing w:after="292" w:line="249" w:lineRule="auto"/>
        <w:ind w:right="58" w:hanging="567"/>
      </w:pPr>
      <w:r>
        <w:t xml:space="preserve">Sand- or silt-sized pellet-like </w:t>
      </w:r>
      <w:proofErr w:type="gramStart"/>
      <w:r>
        <w:t>aggregates;</w:t>
      </w:r>
      <w:proofErr w:type="gramEnd"/>
    </w:p>
    <w:p w14:paraId="0BE913DF" w14:textId="77777777" w:rsidR="00174C4D" w:rsidRDefault="00AB0AD0">
      <w:pPr>
        <w:spacing w:after="225" w:line="259" w:lineRule="auto"/>
        <w:ind w:left="562" w:hanging="10"/>
        <w:jc w:val="left"/>
      </w:pPr>
      <w:r>
        <w:rPr>
          <w:b/>
          <w:sz w:val="18"/>
        </w:rPr>
        <w:t>OR</w:t>
      </w:r>
    </w:p>
    <w:p w14:paraId="0BE913E0" w14:textId="77777777" w:rsidR="00174C4D" w:rsidRDefault="008F760C">
      <w:pPr>
        <w:numPr>
          <w:ilvl w:val="0"/>
          <w:numId w:val="26"/>
        </w:numPr>
        <w:spacing w:after="147"/>
        <w:ind w:right="58" w:hanging="567"/>
      </w:pPr>
      <w:r>
        <w:t xml:space="preserve">It meets the definition of a Bs horizon (part 2(b) above) and has in addition, coatings of value 4 or less </w:t>
      </w:r>
      <w:r>
        <w:rPr>
          <w:b/>
          <w:i/>
        </w:rPr>
        <w:t>either</w:t>
      </w:r>
    </w:p>
    <w:p w14:paraId="0BE913E1" w14:textId="77777777" w:rsidR="00174C4D" w:rsidRDefault="008F760C">
      <w:pPr>
        <w:numPr>
          <w:ilvl w:val="1"/>
          <w:numId w:val="27"/>
        </w:numPr>
        <w:spacing w:after="139"/>
        <w:ind w:right="58" w:hanging="567"/>
      </w:pPr>
      <w:r>
        <w:t xml:space="preserve">On 50% or more ped faces, </w:t>
      </w:r>
      <w:r>
        <w:rPr>
          <w:b/>
          <w:i/>
        </w:rPr>
        <w:t>or</w:t>
      </w:r>
    </w:p>
    <w:p w14:paraId="0BE913E2" w14:textId="77777777" w:rsidR="00174C4D" w:rsidRDefault="008F760C">
      <w:pPr>
        <w:numPr>
          <w:ilvl w:val="1"/>
          <w:numId w:val="27"/>
        </w:numPr>
        <w:spacing w:after="858"/>
        <w:ind w:right="58" w:hanging="567"/>
      </w:pPr>
      <w:r>
        <w:t>As patches covering 20% or more of cut faces.</w:t>
      </w:r>
    </w:p>
    <w:p w14:paraId="0BE913E3" w14:textId="11DCA37F" w:rsidR="00174C4D" w:rsidRDefault="008F760C" w:rsidP="00FF3C22">
      <w:pPr>
        <w:pStyle w:val="Heading3"/>
      </w:pPr>
      <w:commentRangeStart w:id="362"/>
      <w:r>
        <w:t>R</w:t>
      </w:r>
      <w:r w:rsidR="003C5BA5">
        <w:t>eactive-aluminium test</w:t>
      </w:r>
      <w:commentRangeEnd w:id="362"/>
      <w:r w:rsidR="00DD03EA">
        <w:rPr>
          <w:rStyle w:val="CommentReference"/>
          <w:b w:val="0"/>
        </w:rPr>
        <w:commentReference w:id="362"/>
      </w:r>
    </w:p>
    <w:p w14:paraId="0BE913E4" w14:textId="77777777" w:rsidR="00174C4D" w:rsidRDefault="008F760C">
      <w:pPr>
        <w:ind w:left="-4" w:right="58"/>
      </w:pPr>
      <w:r>
        <w:t xml:space="preserve">This test indicates the presence of reactive hydroxy-aluminium groups, as occur for example in allophane and aluminium-humus complexes (Milne </w:t>
      </w:r>
      <w:r>
        <w:rPr>
          <w:i/>
        </w:rPr>
        <w:t>et al</w:t>
      </w:r>
      <w:r>
        <w:t>. 1991).</w:t>
      </w:r>
    </w:p>
    <w:p w14:paraId="0BE913E5" w14:textId="77777777" w:rsidR="005656A2" w:rsidRDefault="008F760C">
      <w:pPr>
        <w:ind w:left="-4" w:right="58"/>
      </w:pPr>
      <w:r>
        <w:t>Using the procedure of Fieldes and Perrott (1966), 1 drop of saturated sodium fluoride solution is placed on a small test sample of soil, which has been smeared on to a filter paper treated with phenolphthalein indicator. The soil sample must be field moist. For classification, the reactivity of the soil sample is placed into one of the following classes.</w:t>
      </w:r>
    </w:p>
    <w:tbl>
      <w:tblPr>
        <w:tblStyle w:val="TableGrid1"/>
        <w:tblW w:w="7217" w:type="dxa"/>
        <w:tblInd w:w="1133" w:type="dxa"/>
        <w:tblLook w:val="04A0" w:firstRow="1" w:lastRow="0" w:firstColumn="1" w:lastColumn="0" w:noHBand="0" w:noVBand="1"/>
      </w:tblPr>
      <w:tblGrid>
        <w:gridCol w:w="568"/>
        <w:gridCol w:w="2619"/>
        <w:gridCol w:w="4030"/>
      </w:tblGrid>
      <w:tr w:rsidR="00F12CFF" w14:paraId="0BE913E9" w14:textId="77777777" w:rsidTr="64B93682">
        <w:trPr>
          <w:trHeight w:val="501"/>
        </w:trPr>
        <w:tc>
          <w:tcPr>
            <w:tcW w:w="3187" w:type="dxa"/>
            <w:gridSpan w:val="2"/>
            <w:tcBorders>
              <w:top w:val="nil"/>
              <w:left w:val="nil"/>
              <w:bottom w:val="nil"/>
              <w:right w:val="nil"/>
            </w:tcBorders>
          </w:tcPr>
          <w:p w14:paraId="0BE913E7" w14:textId="00D91A34" w:rsidR="00F12CFF" w:rsidRDefault="00F12CFF" w:rsidP="00F12CFF">
            <w:pPr>
              <w:spacing w:after="0" w:line="259" w:lineRule="auto"/>
              <w:ind w:left="1" w:firstLine="0"/>
              <w:jc w:val="left"/>
            </w:pPr>
            <w:r w:rsidRPr="52AC9112">
              <w:rPr>
                <w:b/>
                <w:bCs/>
                <w:i/>
                <w:iCs/>
              </w:rPr>
              <w:t xml:space="preserve">Reactivity Class </w:t>
            </w:r>
          </w:p>
        </w:tc>
        <w:tc>
          <w:tcPr>
            <w:tcW w:w="4030" w:type="dxa"/>
            <w:tcBorders>
              <w:top w:val="nil"/>
              <w:left w:val="nil"/>
              <w:bottom w:val="nil"/>
              <w:right w:val="nil"/>
            </w:tcBorders>
          </w:tcPr>
          <w:p w14:paraId="0BE913E8" w14:textId="730C1B42" w:rsidR="00F12CFF" w:rsidRDefault="00F12CFF" w:rsidP="00F12CFF">
            <w:pPr>
              <w:spacing w:after="0" w:line="259" w:lineRule="auto"/>
              <w:ind w:left="215" w:firstLine="0"/>
              <w:jc w:val="left"/>
            </w:pPr>
            <w:r w:rsidRPr="64B93682">
              <w:rPr>
                <w:b/>
                <w:bCs/>
                <w:i/>
                <w:iCs/>
              </w:rPr>
              <w:t>Class Definition</w:t>
            </w:r>
          </w:p>
        </w:tc>
      </w:tr>
      <w:tr w:rsidR="00174C4D" w14:paraId="0BE913ED" w14:textId="77777777" w:rsidTr="64B93682">
        <w:trPr>
          <w:trHeight w:val="565"/>
        </w:trPr>
        <w:tc>
          <w:tcPr>
            <w:tcW w:w="568" w:type="dxa"/>
            <w:tcBorders>
              <w:top w:val="nil"/>
              <w:left w:val="nil"/>
              <w:bottom w:val="nil"/>
              <w:right w:val="nil"/>
            </w:tcBorders>
            <w:vAlign w:val="bottom"/>
          </w:tcPr>
          <w:p w14:paraId="0BE913EA" w14:textId="77777777" w:rsidR="00174C4D" w:rsidRDefault="008F760C">
            <w:pPr>
              <w:spacing w:after="0" w:line="259" w:lineRule="auto"/>
              <w:ind w:left="1" w:firstLine="0"/>
              <w:jc w:val="left"/>
            </w:pPr>
            <w:r>
              <w:t xml:space="preserve">0 </w:t>
            </w:r>
          </w:p>
        </w:tc>
        <w:tc>
          <w:tcPr>
            <w:tcW w:w="2619" w:type="dxa"/>
            <w:tcBorders>
              <w:top w:val="nil"/>
              <w:left w:val="nil"/>
              <w:bottom w:val="nil"/>
              <w:right w:val="nil"/>
            </w:tcBorders>
            <w:vAlign w:val="bottom"/>
          </w:tcPr>
          <w:p w14:paraId="0BE913EB" w14:textId="77777777" w:rsidR="00174C4D" w:rsidRDefault="008F760C">
            <w:pPr>
              <w:spacing w:after="0" w:line="259" w:lineRule="auto"/>
              <w:ind w:left="0" w:firstLine="0"/>
              <w:jc w:val="left"/>
            </w:pPr>
            <w:r>
              <w:t xml:space="preserve">non-reactive </w:t>
            </w:r>
          </w:p>
        </w:tc>
        <w:tc>
          <w:tcPr>
            <w:tcW w:w="4030" w:type="dxa"/>
            <w:tcBorders>
              <w:top w:val="nil"/>
              <w:left w:val="nil"/>
              <w:bottom w:val="nil"/>
              <w:right w:val="nil"/>
            </w:tcBorders>
            <w:vAlign w:val="bottom"/>
          </w:tcPr>
          <w:p w14:paraId="0BE913EC" w14:textId="77777777" w:rsidR="00174C4D" w:rsidRDefault="008F760C">
            <w:pPr>
              <w:spacing w:after="0" w:line="259" w:lineRule="auto"/>
              <w:ind w:left="215" w:firstLine="0"/>
              <w:jc w:val="left"/>
            </w:pPr>
            <w:r>
              <w:t>No colour within 2 minutes.</w:t>
            </w:r>
          </w:p>
        </w:tc>
      </w:tr>
      <w:tr w:rsidR="00174C4D" w14:paraId="0BE913F1" w14:textId="77777777" w:rsidTr="64B93682">
        <w:trPr>
          <w:trHeight w:val="378"/>
        </w:trPr>
        <w:tc>
          <w:tcPr>
            <w:tcW w:w="568" w:type="dxa"/>
            <w:tcBorders>
              <w:top w:val="nil"/>
              <w:left w:val="nil"/>
              <w:bottom w:val="nil"/>
              <w:right w:val="nil"/>
            </w:tcBorders>
          </w:tcPr>
          <w:p w14:paraId="0BE913EE" w14:textId="77777777" w:rsidR="00174C4D" w:rsidRDefault="008F760C">
            <w:pPr>
              <w:spacing w:after="0" w:line="259" w:lineRule="auto"/>
              <w:ind w:left="1" w:firstLine="0"/>
              <w:jc w:val="left"/>
            </w:pPr>
            <w:r>
              <w:t xml:space="preserve">1 </w:t>
            </w:r>
          </w:p>
        </w:tc>
        <w:tc>
          <w:tcPr>
            <w:tcW w:w="2619" w:type="dxa"/>
            <w:tcBorders>
              <w:top w:val="nil"/>
              <w:left w:val="nil"/>
              <w:bottom w:val="nil"/>
              <w:right w:val="nil"/>
            </w:tcBorders>
          </w:tcPr>
          <w:p w14:paraId="0BE913EF" w14:textId="77777777" w:rsidR="00174C4D" w:rsidRDefault="008F760C">
            <w:pPr>
              <w:spacing w:after="0" w:line="259" w:lineRule="auto"/>
              <w:ind w:left="0" w:firstLine="0"/>
              <w:jc w:val="left"/>
            </w:pPr>
            <w:r>
              <w:t xml:space="preserve">very weak </w:t>
            </w:r>
          </w:p>
        </w:tc>
        <w:tc>
          <w:tcPr>
            <w:tcW w:w="4030" w:type="dxa"/>
            <w:tcBorders>
              <w:top w:val="nil"/>
              <w:left w:val="nil"/>
              <w:bottom w:val="nil"/>
              <w:right w:val="nil"/>
            </w:tcBorders>
          </w:tcPr>
          <w:p w14:paraId="0BE913F0" w14:textId="77777777" w:rsidR="00174C4D" w:rsidRDefault="008F760C">
            <w:pPr>
              <w:spacing w:after="0" w:line="259" w:lineRule="auto"/>
              <w:ind w:left="215" w:firstLine="0"/>
              <w:jc w:val="left"/>
            </w:pPr>
            <w:r>
              <w:t>Pale red or light red (5R 6/1)</w:t>
            </w:r>
          </w:p>
        </w:tc>
      </w:tr>
      <w:tr w:rsidR="00174C4D" w14:paraId="0BE913F5" w14:textId="77777777" w:rsidTr="64B93682">
        <w:trPr>
          <w:trHeight w:val="378"/>
        </w:trPr>
        <w:tc>
          <w:tcPr>
            <w:tcW w:w="568" w:type="dxa"/>
            <w:tcBorders>
              <w:top w:val="nil"/>
              <w:left w:val="nil"/>
              <w:bottom w:val="nil"/>
              <w:right w:val="nil"/>
            </w:tcBorders>
          </w:tcPr>
          <w:p w14:paraId="0BE913F2" w14:textId="77777777" w:rsidR="00174C4D" w:rsidRDefault="008F760C">
            <w:pPr>
              <w:spacing w:after="0" w:line="259" w:lineRule="auto"/>
              <w:ind w:left="0" w:firstLine="0"/>
              <w:jc w:val="left"/>
            </w:pPr>
            <w:r>
              <w:t xml:space="preserve"> </w:t>
            </w:r>
          </w:p>
        </w:tc>
        <w:tc>
          <w:tcPr>
            <w:tcW w:w="2619" w:type="dxa"/>
            <w:tcBorders>
              <w:top w:val="nil"/>
              <w:left w:val="nil"/>
              <w:bottom w:val="nil"/>
              <w:right w:val="nil"/>
            </w:tcBorders>
          </w:tcPr>
          <w:p w14:paraId="0BE913F3" w14:textId="77777777" w:rsidR="00174C4D" w:rsidRDefault="008F760C">
            <w:pPr>
              <w:spacing w:after="0" w:line="259" w:lineRule="auto"/>
              <w:ind w:left="0" w:firstLine="0"/>
              <w:jc w:val="left"/>
            </w:pPr>
            <w:r>
              <w:t xml:space="preserve"> </w:t>
            </w:r>
          </w:p>
        </w:tc>
        <w:tc>
          <w:tcPr>
            <w:tcW w:w="4030" w:type="dxa"/>
            <w:tcBorders>
              <w:top w:val="nil"/>
              <w:left w:val="nil"/>
              <w:bottom w:val="nil"/>
              <w:right w:val="nil"/>
            </w:tcBorders>
          </w:tcPr>
          <w:p w14:paraId="0BE913F4" w14:textId="77777777" w:rsidR="00174C4D" w:rsidRDefault="008F760C">
            <w:pPr>
              <w:spacing w:after="0" w:line="259" w:lineRule="auto"/>
              <w:ind w:left="215" w:firstLine="0"/>
              <w:jc w:val="left"/>
            </w:pPr>
            <w:r>
              <w:t>just discernible within 2 minutes.</w:t>
            </w:r>
          </w:p>
        </w:tc>
      </w:tr>
      <w:tr w:rsidR="00174C4D" w14:paraId="0BE913F9" w14:textId="77777777" w:rsidTr="64B93682">
        <w:trPr>
          <w:trHeight w:val="755"/>
        </w:trPr>
        <w:tc>
          <w:tcPr>
            <w:tcW w:w="568" w:type="dxa"/>
            <w:tcBorders>
              <w:top w:val="nil"/>
              <w:left w:val="nil"/>
              <w:bottom w:val="nil"/>
              <w:right w:val="nil"/>
            </w:tcBorders>
          </w:tcPr>
          <w:p w14:paraId="0BE913F6" w14:textId="77777777" w:rsidR="00174C4D" w:rsidRDefault="008F760C">
            <w:pPr>
              <w:spacing w:after="0" w:line="259" w:lineRule="auto"/>
              <w:ind w:left="1" w:firstLine="0"/>
              <w:jc w:val="left"/>
            </w:pPr>
            <w:r>
              <w:t xml:space="preserve">2 </w:t>
            </w:r>
          </w:p>
        </w:tc>
        <w:tc>
          <w:tcPr>
            <w:tcW w:w="2619" w:type="dxa"/>
            <w:tcBorders>
              <w:top w:val="nil"/>
              <w:left w:val="nil"/>
              <w:bottom w:val="nil"/>
              <w:right w:val="nil"/>
            </w:tcBorders>
          </w:tcPr>
          <w:p w14:paraId="0BE913F7" w14:textId="77777777" w:rsidR="00174C4D" w:rsidRDefault="008F760C">
            <w:pPr>
              <w:spacing w:after="0" w:line="259" w:lineRule="auto"/>
              <w:ind w:left="0" w:firstLine="0"/>
              <w:jc w:val="left"/>
            </w:pPr>
            <w:r>
              <w:t xml:space="preserve">weak </w:t>
            </w:r>
          </w:p>
        </w:tc>
        <w:tc>
          <w:tcPr>
            <w:tcW w:w="4030" w:type="dxa"/>
            <w:tcBorders>
              <w:top w:val="nil"/>
              <w:left w:val="nil"/>
              <w:bottom w:val="nil"/>
              <w:right w:val="nil"/>
            </w:tcBorders>
          </w:tcPr>
          <w:p w14:paraId="0BE913F8" w14:textId="77777777" w:rsidR="00174C4D" w:rsidRDefault="008F760C" w:rsidP="005656A2">
            <w:pPr>
              <w:spacing w:after="0" w:line="259" w:lineRule="auto"/>
              <w:ind w:left="216" w:hanging="1"/>
              <w:jc w:val="left"/>
            </w:pPr>
            <w:r>
              <w:t>Pale red or light red (5R 6/1)</w:t>
            </w:r>
            <w:r w:rsidR="005656A2">
              <w:br/>
            </w:r>
            <w:r>
              <w:t>within 1 minute.</w:t>
            </w:r>
          </w:p>
        </w:tc>
      </w:tr>
      <w:tr w:rsidR="00174C4D" w14:paraId="0BE913FD" w14:textId="77777777" w:rsidTr="64B93682">
        <w:trPr>
          <w:trHeight w:val="378"/>
        </w:trPr>
        <w:tc>
          <w:tcPr>
            <w:tcW w:w="568" w:type="dxa"/>
            <w:tcBorders>
              <w:top w:val="nil"/>
              <w:left w:val="nil"/>
              <w:bottom w:val="nil"/>
              <w:right w:val="nil"/>
            </w:tcBorders>
          </w:tcPr>
          <w:p w14:paraId="0BE913FA" w14:textId="77777777" w:rsidR="00174C4D" w:rsidRDefault="008F760C">
            <w:pPr>
              <w:spacing w:after="0" w:line="259" w:lineRule="auto"/>
              <w:ind w:left="1" w:firstLine="0"/>
              <w:jc w:val="left"/>
            </w:pPr>
            <w:r>
              <w:t xml:space="preserve">3 </w:t>
            </w:r>
          </w:p>
        </w:tc>
        <w:tc>
          <w:tcPr>
            <w:tcW w:w="2619" w:type="dxa"/>
            <w:tcBorders>
              <w:top w:val="nil"/>
              <w:left w:val="nil"/>
              <w:bottom w:val="nil"/>
              <w:right w:val="nil"/>
            </w:tcBorders>
          </w:tcPr>
          <w:p w14:paraId="0BE913FB" w14:textId="77777777" w:rsidR="00174C4D" w:rsidRDefault="008F760C">
            <w:pPr>
              <w:spacing w:after="0" w:line="259" w:lineRule="auto"/>
              <w:ind w:left="0" w:firstLine="0"/>
              <w:jc w:val="left"/>
            </w:pPr>
            <w:r>
              <w:t xml:space="preserve">moderate </w:t>
            </w:r>
          </w:p>
        </w:tc>
        <w:tc>
          <w:tcPr>
            <w:tcW w:w="4030" w:type="dxa"/>
            <w:tcBorders>
              <w:top w:val="nil"/>
              <w:left w:val="nil"/>
              <w:bottom w:val="nil"/>
              <w:right w:val="nil"/>
            </w:tcBorders>
          </w:tcPr>
          <w:p w14:paraId="0BE913FC" w14:textId="77777777" w:rsidR="00174C4D" w:rsidRDefault="008F760C">
            <w:pPr>
              <w:spacing w:after="0" w:line="259" w:lineRule="auto"/>
              <w:ind w:left="215" w:firstLine="0"/>
              <w:jc w:val="left"/>
            </w:pPr>
            <w:r>
              <w:t>Red or weak red (5R 4 or 5/-)</w:t>
            </w:r>
          </w:p>
        </w:tc>
      </w:tr>
      <w:tr w:rsidR="00174C4D" w14:paraId="0BE91401" w14:textId="77777777" w:rsidTr="64B93682">
        <w:trPr>
          <w:trHeight w:val="378"/>
        </w:trPr>
        <w:tc>
          <w:tcPr>
            <w:tcW w:w="568" w:type="dxa"/>
            <w:tcBorders>
              <w:top w:val="nil"/>
              <w:left w:val="nil"/>
              <w:bottom w:val="nil"/>
              <w:right w:val="nil"/>
            </w:tcBorders>
          </w:tcPr>
          <w:p w14:paraId="0BE913FE" w14:textId="77777777" w:rsidR="00174C4D" w:rsidRDefault="008F760C">
            <w:pPr>
              <w:spacing w:after="0" w:line="259" w:lineRule="auto"/>
              <w:ind w:left="0" w:firstLine="0"/>
              <w:jc w:val="left"/>
            </w:pPr>
            <w:r>
              <w:t xml:space="preserve"> </w:t>
            </w:r>
          </w:p>
        </w:tc>
        <w:tc>
          <w:tcPr>
            <w:tcW w:w="2619" w:type="dxa"/>
            <w:tcBorders>
              <w:top w:val="nil"/>
              <w:left w:val="nil"/>
              <w:bottom w:val="nil"/>
              <w:right w:val="nil"/>
            </w:tcBorders>
          </w:tcPr>
          <w:p w14:paraId="0BE913FF" w14:textId="77777777" w:rsidR="00174C4D" w:rsidRDefault="008F760C">
            <w:pPr>
              <w:spacing w:after="0" w:line="259" w:lineRule="auto"/>
              <w:ind w:left="0" w:firstLine="0"/>
              <w:jc w:val="left"/>
            </w:pPr>
            <w:r>
              <w:t xml:space="preserve"> </w:t>
            </w:r>
          </w:p>
        </w:tc>
        <w:tc>
          <w:tcPr>
            <w:tcW w:w="4030" w:type="dxa"/>
            <w:tcBorders>
              <w:top w:val="nil"/>
              <w:left w:val="nil"/>
              <w:bottom w:val="nil"/>
              <w:right w:val="nil"/>
            </w:tcBorders>
          </w:tcPr>
          <w:p w14:paraId="0BE91400" w14:textId="77777777" w:rsidR="00174C4D" w:rsidRDefault="008F760C">
            <w:pPr>
              <w:spacing w:after="0" w:line="259" w:lineRule="auto"/>
              <w:ind w:left="215" w:firstLine="0"/>
              <w:jc w:val="left"/>
            </w:pPr>
            <w:r>
              <w:t>within 1 minute.</w:t>
            </w:r>
          </w:p>
        </w:tc>
      </w:tr>
      <w:tr w:rsidR="00174C4D" w14:paraId="0BE91405" w14:textId="77777777" w:rsidTr="64B93682">
        <w:trPr>
          <w:trHeight w:val="378"/>
        </w:trPr>
        <w:tc>
          <w:tcPr>
            <w:tcW w:w="568" w:type="dxa"/>
            <w:tcBorders>
              <w:top w:val="nil"/>
              <w:left w:val="nil"/>
              <w:bottom w:val="nil"/>
              <w:right w:val="nil"/>
            </w:tcBorders>
          </w:tcPr>
          <w:p w14:paraId="0BE91402" w14:textId="77777777" w:rsidR="00174C4D" w:rsidRDefault="008F760C">
            <w:pPr>
              <w:spacing w:after="0" w:line="259" w:lineRule="auto"/>
              <w:ind w:left="1" w:firstLine="0"/>
              <w:jc w:val="left"/>
            </w:pPr>
            <w:r>
              <w:t xml:space="preserve">4 </w:t>
            </w:r>
          </w:p>
        </w:tc>
        <w:tc>
          <w:tcPr>
            <w:tcW w:w="2619" w:type="dxa"/>
            <w:tcBorders>
              <w:top w:val="nil"/>
              <w:left w:val="nil"/>
              <w:bottom w:val="nil"/>
              <w:right w:val="nil"/>
            </w:tcBorders>
          </w:tcPr>
          <w:p w14:paraId="0BE91403" w14:textId="77777777" w:rsidR="00174C4D" w:rsidRDefault="008F760C">
            <w:pPr>
              <w:spacing w:after="0" w:line="259" w:lineRule="auto"/>
              <w:ind w:left="0" w:firstLine="0"/>
              <w:jc w:val="left"/>
            </w:pPr>
            <w:r>
              <w:t xml:space="preserve">strong </w:t>
            </w:r>
          </w:p>
        </w:tc>
        <w:tc>
          <w:tcPr>
            <w:tcW w:w="4030" w:type="dxa"/>
            <w:tcBorders>
              <w:top w:val="nil"/>
              <w:left w:val="nil"/>
              <w:bottom w:val="nil"/>
              <w:right w:val="nil"/>
            </w:tcBorders>
          </w:tcPr>
          <w:p w14:paraId="0BE91404" w14:textId="77777777" w:rsidR="00174C4D" w:rsidRDefault="008F760C">
            <w:pPr>
              <w:spacing w:after="0" w:line="259" w:lineRule="auto"/>
              <w:ind w:left="215" w:firstLine="0"/>
              <w:jc w:val="left"/>
            </w:pPr>
            <w:r>
              <w:t>Dusky red or dark red (5R 3/-)</w:t>
            </w:r>
          </w:p>
        </w:tc>
      </w:tr>
      <w:tr w:rsidR="00174C4D" w14:paraId="0BE91409" w14:textId="77777777" w:rsidTr="64B93682">
        <w:trPr>
          <w:trHeight w:val="378"/>
        </w:trPr>
        <w:tc>
          <w:tcPr>
            <w:tcW w:w="568" w:type="dxa"/>
            <w:tcBorders>
              <w:top w:val="nil"/>
              <w:left w:val="nil"/>
              <w:bottom w:val="nil"/>
              <w:right w:val="nil"/>
            </w:tcBorders>
          </w:tcPr>
          <w:p w14:paraId="0BE91406" w14:textId="77777777" w:rsidR="00174C4D" w:rsidRDefault="008F760C">
            <w:pPr>
              <w:spacing w:after="0" w:line="259" w:lineRule="auto"/>
              <w:ind w:left="0" w:firstLine="0"/>
              <w:jc w:val="left"/>
            </w:pPr>
            <w:r>
              <w:t xml:space="preserve"> </w:t>
            </w:r>
          </w:p>
        </w:tc>
        <w:tc>
          <w:tcPr>
            <w:tcW w:w="2619" w:type="dxa"/>
            <w:tcBorders>
              <w:top w:val="nil"/>
              <w:left w:val="nil"/>
              <w:bottom w:val="nil"/>
              <w:right w:val="nil"/>
            </w:tcBorders>
          </w:tcPr>
          <w:p w14:paraId="0BE91407" w14:textId="77777777" w:rsidR="00174C4D" w:rsidRDefault="008F760C">
            <w:pPr>
              <w:spacing w:after="0" w:line="259" w:lineRule="auto"/>
              <w:ind w:left="0" w:firstLine="0"/>
              <w:jc w:val="left"/>
            </w:pPr>
            <w:r>
              <w:t xml:space="preserve"> </w:t>
            </w:r>
          </w:p>
        </w:tc>
        <w:tc>
          <w:tcPr>
            <w:tcW w:w="4030" w:type="dxa"/>
            <w:tcBorders>
              <w:top w:val="nil"/>
              <w:left w:val="nil"/>
              <w:bottom w:val="nil"/>
              <w:right w:val="nil"/>
            </w:tcBorders>
          </w:tcPr>
          <w:p w14:paraId="0BE91408" w14:textId="77777777" w:rsidR="00174C4D" w:rsidRDefault="008F760C">
            <w:pPr>
              <w:spacing w:after="0" w:line="259" w:lineRule="auto"/>
              <w:ind w:left="215" w:firstLine="0"/>
              <w:jc w:val="left"/>
            </w:pPr>
            <w:r>
              <w:t>after 10 seconds.</w:t>
            </w:r>
          </w:p>
        </w:tc>
      </w:tr>
      <w:tr w:rsidR="00174C4D" w14:paraId="0BE9140D" w14:textId="77777777" w:rsidTr="64B93682">
        <w:trPr>
          <w:trHeight w:val="682"/>
        </w:trPr>
        <w:tc>
          <w:tcPr>
            <w:tcW w:w="568" w:type="dxa"/>
            <w:tcBorders>
              <w:top w:val="nil"/>
              <w:left w:val="nil"/>
              <w:bottom w:val="nil"/>
              <w:right w:val="nil"/>
            </w:tcBorders>
          </w:tcPr>
          <w:p w14:paraId="0BE9140A" w14:textId="77777777" w:rsidR="00174C4D" w:rsidRDefault="008F760C">
            <w:pPr>
              <w:spacing w:after="0" w:line="259" w:lineRule="auto"/>
              <w:ind w:left="1" w:firstLine="0"/>
              <w:jc w:val="left"/>
            </w:pPr>
            <w:r>
              <w:t xml:space="preserve">5 </w:t>
            </w:r>
          </w:p>
        </w:tc>
        <w:tc>
          <w:tcPr>
            <w:tcW w:w="2619" w:type="dxa"/>
            <w:tcBorders>
              <w:top w:val="nil"/>
              <w:left w:val="nil"/>
              <w:bottom w:val="nil"/>
              <w:right w:val="nil"/>
            </w:tcBorders>
          </w:tcPr>
          <w:p w14:paraId="0BE9140B" w14:textId="77777777" w:rsidR="00174C4D" w:rsidRDefault="008F760C">
            <w:pPr>
              <w:spacing w:after="0" w:line="259" w:lineRule="auto"/>
              <w:ind w:left="0" w:firstLine="0"/>
              <w:jc w:val="left"/>
            </w:pPr>
            <w:r>
              <w:t xml:space="preserve">very strong </w:t>
            </w:r>
          </w:p>
        </w:tc>
        <w:tc>
          <w:tcPr>
            <w:tcW w:w="4030" w:type="dxa"/>
            <w:tcBorders>
              <w:top w:val="nil"/>
              <w:left w:val="nil"/>
              <w:bottom w:val="nil"/>
              <w:right w:val="nil"/>
            </w:tcBorders>
          </w:tcPr>
          <w:p w14:paraId="0BE9140C" w14:textId="10D95EC1" w:rsidR="00174C4D" w:rsidRDefault="008F760C" w:rsidP="005656A2">
            <w:pPr>
              <w:spacing w:after="0" w:line="259" w:lineRule="auto"/>
              <w:ind w:left="216" w:firstLine="0"/>
              <w:jc w:val="left"/>
            </w:pPr>
            <w:r>
              <w:t>Dusky red or dark red (5R 3/-) within 10 seconds.</w:t>
            </w:r>
          </w:p>
        </w:tc>
      </w:tr>
    </w:tbl>
    <w:p w14:paraId="0BE91414" w14:textId="2FCAA81B" w:rsidR="00174C4D" w:rsidRDefault="008F760C" w:rsidP="00FF3C22">
      <w:pPr>
        <w:pStyle w:val="Heading3"/>
      </w:pPr>
      <w:r>
        <w:t>R</w:t>
      </w:r>
      <w:r w:rsidR="00884E75">
        <w:t>edox-mottled horizon</w:t>
      </w:r>
    </w:p>
    <w:p w14:paraId="0BE91415" w14:textId="3C08937C" w:rsidR="00174C4D" w:rsidRDefault="008F760C" w:rsidP="66AE9BF6">
      <w:pPr>
        <w:ind w:left="-4" w:right="58"/>
      </w:pPr>
      <w:r>
        <w:t xml:space="preserve">A redox-mottled horizon is a horizon affected in parts by reducing conditions as indicated by the presence of redox-segregations. These usually indicate </w:t>
      </w:r>
      <w:r>
        <w:lastRenderedPageBreak/>
        <w:t>intermittent saturation of the soil by water.</w:t>
      </w:r>
      <w:ins w:id="363" w:author="Andre Eger" w:date="2023-08-22T04:48:00Z">
        <w:r w:rsidR="25BDAB35">
          <w:t xml:space="preserve"> A </w:t>
        </w:r>
      </w:ins>
      <w:ins w:id="364" w:author="Andre Eger" w:date="2023-08-22T04:49:00Z">
        <w:r w:rsidR="25BDAB35">
          <w:t xml:space="preserve">redox-mottled </w:t>
        </w:r>
      </w:ins>
      <w:ins w:id="365" w:author="Andre Eger" w:date="2023-08-22T04:48:00Z">
        <w:r w:rsidR="25BDAB35">
          <w:t>horizon</w:t>
        </w:r>
      </w:ins>
      <w:ins w:id="366" w:author="Andre Eger" w:date="2024-07-14T23:28:00Z">
        <w:r w:rsidR="4E6E91E3">
          <w:t xml:space="preserve"> </w:t>
        </w:r>
      </w:ins>
      <w:ins w:id="367" w:author="Andre Eger" w:date="2023-08-22T04:48:00Z">
        <w:r w:rsidR="25BDAB35">
          <w:t>is identified by the horizon notation suffix</w:t>
        </w:r>
      </w:ins>
      <w:ins w:id="368" w:author="Lauren OBrien" w:date="2024-09-14T19:22:00Z" w16du:dateUtc="2024-09-14T07:22:00Z">
        <w:r w:rsidR="00F12CFF">
          <w:t xml:space="preserve"> (f) or</w:t>
        </w:r>
      </w:ins>
      <w:ins w:id="369" w:author="Andre Eger" w:date="2023-08-22T04:48:00Z">
        <w:r w:rsidR="25BDAB35">
          <w:t xml:space="preserve"> (g).</w:t>
        </w:r>
      </w:ins>
    </w:p>
    <w:p w14:paraId="0BE91416" w14:textId="77777777" w:rsidR="00174C4D" w:rsidRDefault="008F760C">
      <w:pPr>
        <w:ind w:left="-4" w:right="58"/>
      </w:pPr>
      <w:r>
        <w:t>A redox-mottled horizon has 2% or more redox segregations. If low chroma colours (moist chroma 2 or less, or moist chroma 3 with value 6 or more) occur, they must occupy less than 50% of the matrix exposed in a cut face of the horizon and are not dominant on ped faces.</w:t>
      </w:r>
    </w:p>
    <w:p w14:paraId="0BE91417" w14:textId="77777777" w:rsidR="00174C4D" w:rsidRDefault="008F760C">
      <w:pPr>
        <w:spacing w:after="811"/>
        <w:ind w:left="-4" w:right="58"/>
      </w:pPr>
      <w:r>
        <w:t>The intermittent wetness may be caused by intermittent perched water, or by the fluctuating upper limits of deeper more prolonged groundwater. A redox-mottled horizon may represent more prolonged saturation and reduction in parent materials that are predominantly andesitic or basaltic compared with other parent materials.</w:t>
      </w:r>
    </w:p>
    <w:p w14:paraId="0BE91418" w14:textId="7B36EB08" w:rsidR="00174C4D" w:rsidRDefault="008F760C" w:rsidP="00FF3C22">
      <w:pPr>
        <w:pStyle w:val="Heading3"/>
      </w:pPr>
      <w:r>
        <w:t>R</w:t>
      </w:r>
      <w:r w:rsidR="00884E75">
        <w:t>edox segregations</w:t>
      </w:r>
    </w:p>
    <w:p w14:paraId="0BE91419" w14:textId="77777777" w:rsidR="00174C4D" w:rsidRDefault="008F760C">
      <w:pPr>
        <w:ind w:left="-4" w:right="58"/>
      </w:pPr>
      <w:r>
        <w:t xml:space="preserve">Redox segregations are mottles or concretions formed </w:t>
      </w:r>
      <w:proofErr w:type="gramStart"/>
      <w:r>
        <w:t>as a result of</w:t>
      </w:r>
      <w:proofErr w:type="gramEnd"/>
      <w:r>
        <w:t xml:space="preserve"> the reduction and solubilisation of iron and/or manganese, their translocation, concentration, and their oxidation and precipitation in the form of oxides (Clayden and Hewitt 1989). They may occur as low or high chroma colours, or both.</w:t>
      </w:r>
    </w:p>
    <w:p w14:paraId="0BE9141B" w14:textId="77777777" w:rsidR="00174C4D" w:rsidRDefault="008F760C">
      <w:pPr>
        <w:spacing w:after="414"/>
        <w:ind w:left="-4" w:right="58"/>
      </w:pPr>
      <w:r>
        <w:t xml:space="preserve">The nature of the water table is indicated by the association of low and high chroma colours. If subject to reduction by perched water, the low chroma colours are likely to be at ped or pore surfaces and the high chroma colours are likely to be within the soil matrix. If the soil is subject to reduction by groundwater, the low chroma colours are likely to be within the soil matrix and the high chroma colours are likely to be at ped or pore surfaces. Reducing conditions may also be indicated by the presence of sufficient ferrous iron to give a positive reaction to </w:t>
      </w:r>
      <w:r w:rsidR="005656A2">
        <w:rPr>
          <w:rFonts w:ascii="Symbol" w:eastAsia="Symbol" w:hAnsi="Symbol" w:cs="Symbol"/>
        </w:rPr>
        <w:t>a</w:t>
      </w:r>
      <w:r>
        <w:t>,</w:t>
      </w:r>
      <w:r w:rsidR="005656A2">
        <w:rPr>
          <w:rFonts w:ascii="Symbol" w:eastAsia="Symbol" w:hAnsi="Symbol" w:cs="Symbol"/>
        </w:rPr>
        <w:t>a</w:t>
      </w:r>
      <w:r>
        <w:t>'-dipyridyl (Childs 1981).</w:t>
      </w:r>
    </w:p>
    <w:p w14:paraId="0BE9141C" w14:textId="4F33FF3A" w:rsidR="00174C4D" w:rsidRDefault="008F760C" w:rsidP="00FF3C22">
      <w:pPr>
        <w:pStyle w:val="Heading3"/>
      </w:pPr>
      <w:proofErr w:type="spellStart"/>
      <w:r>
        <w:t>R</w:t>
      </w:r>
      <w:r w:rsidR="00884E75">
        <w:t>eductimorphic</w:t>
      </w:r>
      <w:proofErr w:type="spellEnd"/>
      <w:r w:rsidR="00884E75">
        <w:t xml:space="preserve"> horizon</w:t>
      </w:r>
    </w:p>
    <w:p w14:paraId="0BE9141D" w14:textId="77777777" w:rsidR="00174C4D" w:rsidRDefault="008F760C">
      <w:pPr>
        <w:ind w:left="-4" w:right="58"/>
      </w:pPr>
      <w:r>
        <w:t xml:space="preserve">A </w:t>
      </w:r>
      <w:proofErr w:type="spellStart"/>
      <w:r>
        <w:t>reductimorphic</w:t>
      </w:r>
      <w:proofErr w:type="spellEnd"/>
      <w:r>
        <w:t xml:space="preserve"> horizon has a slightly peaty texture class, or low chroma colours (moist chroma 2 or less, or moist chroma 3 with value 6 or more) that occupy 50% or more of the matrix exposed in a cut face of the horizon or are dominant on ped faces. A </w:t>
      </w:r>
      <w:proofErr w:type="spellStart"/>
      <w:r>
        <w:t>reductimorphic</w:t>
      </w:r>
      <w:proofErr w:type="spellEnd"/>
      <w:r>
        <w:t xml:space="preserve"> horizon includes any subjacent layers or interlayers of peaty soil material.</w:t>
      </w:r>
    </w:p>
    <w:p w14:paraId="0BE9141E" w14:textId="72FD7E9D" w:rsidR="00174C4D" w:rsidRDefault="008F760C" w:rsidP="66AE9BF6">
      <w:pPr>
        <w:spacing w:after="708"/>
        <w:ind w:left="-4" w:right="58"/>
      </w:pPr>
      <w:r>
        <w:t xml:space="preserve">A </w:t>
      </w:r>
      <w:proofErr w:type="spellStart"/>
      <w:r>
        <w:t>reductimorphic</w:t>
      </w:r>
      <w:proofErr w:type="spellEnd"/>
      <w:r>
        <w:t xml:space="preserve"> horizon is a horizon strongly affected by reducing conditions as indicated by greyish colours consistent with long saturation by water. The prolonged wetness may be caused by a water-table perched on a </w:t>
      </w:r>
      <w:r w:rsidRPr="52F80578">
        <w:rPr>
          <w:color w:val="2B579A"/>
          <w:u w:val="single"/>
          <w:shd w:val="clear" w:color="auto" w:fill="E6E6E6"/>
          <w:rPrChange w:id="370" w:author="Thomas Caspari" w:date="2017-10-12T16:37:00Z">
            <w:rPr>
              <w:color w:val="2B579A"/>
              <w:shd w:val="clear" w:color="auto" w:fill="E6E6E6"/>
            </w:rPr>
          </w:rPrChange>
        </w:rPr>
        <w:t>slowly permeable layer</w:t>
      </w:r>
      <w:r>
        <w:t xml:space="preserve"> within the soil profile or by a groundwater-table.</w:t>
      </w:r>
      <w:ins w:id="371" w:author="Andre Eger" w:date="2023-08-22T04:53:00Z">
        <w:r w:rsidR="6C899693">
          <w:t xml:space="preserve"> A </w:t>
        </w:r>
        <w:proofErr w:type="spellStart"/>
        <w:r w:rsidR="6C899693">
          <w:t>reductimorphic</w:t>
        </w:r>
        <w:proofErr w:type="spellEnd"/>
        <w:r w:rsidR="6C899693">
          <w:t xml:space="preserve"> horizon is identified by the horizon notation suffix g</w:t>
        </w:r>
      </w:ins>
      <w:ins w:id="372" w:author="Lauren OBrien" w:date="2024-09-14T19:22:00Z" w16du:dateUtc="2024-09-14T07:22:00Z">
        <w:r w:rsidR="00F12CFF">
          <w:t xml:space="preserve"> or r</w:t>
        </w:r>
      </w:ins>
      <w:ins w:id="373" w:author="Andre Eger" w:date="2023-08-22T04:53:00Z">
        <w:r w:rsidR="6C899693">
          <w:t>.</w:t>
        </w:r>
      </w:ins>
    </w:p>
    <w:p w14:paraId="0BE9141F" w14:textId="6902EB18" w:rsidR="00174C4D" w:rsidRDefault="008F760C" w:rsidP="00FF3C22">
      <w:pPr>
        <w:pStyle w:val="Heading3"/>
      </w:pPr>
      <w:r>
        <w:lastRenderedPageBreak/>
        <w:t>S</w:t>
      </w:r>
      <w:r w:rsidR="00884E75">
        <w:t>lowly permeable layer</w:t>
      </w:r>
    </w:p>
    <w:p w14:paraId="0BE91420" w14:textId="48DC2B05" w:rsidR="00174C4D" w:rsidRDefault="008F760C">
      <w:pPr>
        <w:ind w:left="-4" w:right="58"/>
      </w:pPr>
      <w:r>
        <w:t xml:space="preserve">A slowly permeable layer is one in which the vertical saturated hydraulic conductivity is less than 4 mm/h (1.0 </w:t>
      </w:r>
      <w:r w:rsidRPr="52F80578">
        <w:rPr>
          <w:rFonts w:ascii="Segoe UI Symbol" w:eastAsia="Segoe UI Symbol" w:hAnsi="Segoe UI Symbol" w:cs="Segoe UI Symbol"/>
        </w:rPr>
        <w:t>×</w:t>
      </w:r>
      <w:r>
        <w:t xml:space="preserve"> 10</w:t>
      </w:r>
      <w:r w:rsidRPr="52F80578">
        <w:rPr>
          <w:sz w:val="23"/>
          <w:szCs w:val="23"/>
          <w:vertAlign w:val="superscript"/>
        </w:rPr>
        <w:t>–6</w:t>
      </w:r>
      <w:r>
        <w:t xml:space="preserve"> m/s) as measured by a standard method. If no measurement is available</w:t>
      </w:r>
      <w:r w:rsidR="1F684530">
        <w:t>,</w:t>
      </w:r>
      <w:r>
        <w:t xml:space="preserve"> then the horizon can be identified by the following morphological characteristics (Griffiths 1991):</w:t>
      </w:r>
    </w:p>
    <w:p w14:paraId="0BE91421" w14:textId="77777777" w:rsidR="00174C4D" w:rsidRDefault="008F760C">
      <w:pPr>
        <w:tabs>
          <w:tab w:val="center" w:pos="2939"/>
        </w:tabs>
        <w:spacing w:after="204"/>
        <w:ind w:left="-13" w:firstLine="0"/>
        <w:jc w:val="left"/>
      </w:pPr>
      <w:r>
        <w:t xml:space="preserve"> </w:t>
      </w:r>
      <w:r>
        <w:tab/>
        <w:t xml:space="preserve">A slowly permeable layer meets </w:t>
      </w:r>
      <w:r w:rsidR="00A574ED">
        <w:rPr>
          <w:b/>
          <w:sz w:val="18"/>
        </w:rPr>
        <w:t>EITHER</w:t>
      </w:r>
    </w:p>
    <w:p w14:paraId="0BE91422" w14:textId="77777777" w:rsidR="00174C4D" w:rsidRDefault="008F760C">
      <w:pPr>
        <w:tabs>
          <w:tab w:val="center" w:pos="1231"/>
          <w:tab w:val="center" w:pos="3653"/>
        </w:tabs>
        <w:spacing w:after="138"/>
        <w:ind w:left="0" w:firstLine="0"/>
        <w:jc w:val="left"/>
      </w:pPr>
      <w:r>
        <w:rPr>
          <w:rFonts w:ascii="Calibri" w:eastAsia="Calibri" w:hAnsi="Calibri" w:cs="Calibri"/>
          <w:color w:val="000000"/>
          <w:sz w:val="22"/>
        </w:rPr>
        <w:tab/>
      </w:r>
      <w:r>
        <w:t xml:space="preserve">1. </w:t>
      </w:r>
      <w:r>
        <w:tab/>
        <w:t xml:space="preserve">(a) The soil material is pedal; </w:t>
      </w:r>
      <w:r>
        <w:rPr>
          <w:b/>
          <w:i/>
        </w:rPr>
        <w:t>and</w:t>
      </w:r>
    </w:p>
    <w:p w14:paraId="0BE91423" w14:textId="77777777" w:rsidR="00174C4D" w:rsidRDefault="00813ECB">
      <w:pPr>
        <w:spacing w:after="61"/>
        <w:ind w:left="2268" w:right="58" w:hanging="567"/>
      </w:pPr>
      <w:r>
        <w:t xml:space="preserve">   </w:t>
      </w:r>
      <w:r w:rsidR="008F760C">
        <w:t xml:space="preserve">(b) More than half of the peds are coarser than 10 mm (mean of the x and y axes in a horizontal plane) and meet </w:t>
      </w:r>
      <w:r w:rsidR="008F760C">
        <w:rPr>
          <w:i/>
        </w:rPr>
        <w:t>one</w:t>
      </w:r>
      <w:r w:rsidR="008F760C">
        <w:t xml:space="preserve"> of the following:</w:t>
      </w:r>
    </w:p>
    <w:p w14:paraId="0BE91424" w14:textId="77777777" w:rsidR="00174C4D" w:rsidRDefault="008F760C">
      <w:pPr>
        <w:numPr>
          <w:ilvl w:val="0"/>
          <w:numId w:val="28"/>
        </w:numPr>
        <w:spacing w:after="61"/>
        <w:ind w:right="58" w:hanging="567"/>
      </w:pPr>
      <w:r>
        <w:t xml:space="preserve">Peds 20 to 50 mm, with degree of packing at least extremely high; </w:t>
      </w:r>
      <w:r>
        <w:rPr>
          <w:i/>
        </w:rPr>
        <w:t>or</w:t>
      </w:r>
    </w:p>
    <w:p w14:paraId="0BE91425" w14:textId="77777777" w:rsidR="00174C4D" w:rsidRDefault="008F760C">
      <w:pPr>
        <w:numPr>
          <w:ilvl w:val="0"/>
          <w:numId w:val="28"/>
        </w:numPr>
        <w:spacing w:after="61"/>
        <w:ind w:right="58" w:hanging="567"/>
      </w:pPr>
      <w:r>
        <w:t xml:space="preserve">Peds 50 to 100 mm with degree of packing at least very high; </w:t>
      </w:r>
      <w:r>
        <w:rPr>
          <w:i/>
        </w:rPr>
        <w:t>or</w:t>
      </w:r>
    </w:p>
    <w:p w14:paraId="0BE91426" w14:textId="77777777" w:rsidR="00174C4D" w:rsidRDefault="008F760C">
      <w:pPr>
        <w:numPr>
          <w:ilvl w:val="0"/>
          <w:numId w:val="28"/>
        </w:numPr>
        <w:spacing w:after="202"/>
        <w:ind w:right="58" w:hanging="567"/>
      </w:pPr>
      <w:r>
        <w:t xml:space="preserve">Peds 100+ mm with degree of packing at least </w:t>
      </w:r>
      <w:proofErr w:type="gramStart"/>
      <w:r>
        <w:t>high;</w:t>
      </w:r>
      <w:proofErr w:type="gramEnd"/>
    </w:p>
    <w:p w14:paraId="0BE91427" w14:textId="77777777" w:rsidR="00174C4D" w:rsidRDefault="008F760C" w:rsidP="00A574ED">
      <w:pPr>
        <w:tabs>
          <w:tab w:val="center" w:pos="567"/>
          <w:tab w:val="left" w:pos="1177"/>
          <w:tab w:val="center" w:pos="1275"/>
        </w:tabs>
        <w:spacing w:after="149" w:line="259" w:lineRule="auto"/>
        <w:ind w:left="0" w:firstLine="0"/>
        <w:jc w:val="left"/>
      </w:pPr>
      <w:r>
        <w:rPr>
          <w:rFonts w:ascii="Calibri" w:eastAsia="Calibri" w:hAnsi="Calibri" w:cs="Calibri"/>
          <w:color w:val="000000"/>
          <w:sz w:val="22"/>
        </w:rPr>
        <w:tab/>
      </w:r>
      <w:r>
        <w:rPr>
          <w:b/>
        </w:rPr>
        <w:t xml:space="preserve"> </w:t>
      </w:r>
      <w:r>
        <w:rPr>
          <w:b/>
        </w:rPr>
        <w:tab/>
      </w:r>
      <w:r w:rsidR="00A574ED">
        <w:rPr>
          <w:b/>
          <w:sz w:val="18"/>
        </w:rPr>
        <w:t>OR</w:t>
      </w:r>
    </w:p>
    <w:p w14:paraId="0BE91428" w14:textId="77777777" w:rsidR="00F06CE3" w:rsidRDefault="008F760C" w:rsidP="00F06CE3">
      <w:pPr>
        <w:tabs>
          <w:tab w:val="center" w:pos="1231"/>
          <w:tab w:val="center" w:pos="3653"/>
        </w:tabs>
        <w:spacing w:after="138"/>
        <w:ind w:left="0" w:firstLine="0"/>
        <w:jc w:val="left"/>
        <w:rPr>
          <w:rFonts w:ascii="Calibri" w:eastAsia="Calibri" w:hAnsi="Calibri" w:cs="Calibri"/>
          <w:color w:val="000000"/>
          <w:sz w:val="22"/>
        </w:rPr>
      </w:pPr>
      <w:r>
        <w:rPr>
          <w:rFonts w:ascii="Calibri" w:eastAsia="Calibri" w:hAnsi="Calibri" w:cs="Calibri"/>
          <w:color w:val="000000"/>
          <w:sz w:val="22"/>
        </w:rPr>
        <w:tab/>
      </w:r>
      <w:r w:rsidR="00F06CE3">
        <w:rPr>
          <w:rFonts w:ascii="Calibri" w:eastAsia="Calibri" w:hAnsi="Calibri" w:cs="Calibri"/>
          <w:color w:val="000000"/>
          <w:sz w:val="22"/>
        </w:rPr>
        <w:t xml:space="preserve"> </w:t>
      </w:r>
    </w:p>
    <w:p w14:paraId="0BE91429" w14:textId="77777777" w:rsidR="00174C4D" w:rsidRPr="00F06CE3" w:rsidRDefault="008F760C" w:rsidP="00F06CE3">
      <w:pPr>
        <w:tabs>
          <w:tab w:val="center" w:pos="1231"/>
          <w:tab w:val="center" w:pos="3653"/>
        </w:tabs>
        <w:spacing w:after="0" w:line="252" w:lineRule="auto"/>
        <w:ind w:left="1134" w:hanging="567"/>
        <w:jc w:val="left"/>
        <w:rPr>
          <w:rFonts w:eastAsia="Calibri"/>
          <w:color w:val="000000"/>
          <w:szCs w:val="26"/>
        </w:rPr>
      </w:pPr>
      <w:r w:rsidRPr="00F06CE3">
        <w:rPr>
          <w:rFonts w:eastAsia="Calibri"/>
          <w:color w:val="000000"/>
          <w:szCs w:val="26"/>
        </w:rPr>
        <w:t xml:space="preserve">2. </w:t>
      </w:r>
      <w:r w:rsidR="00F06CE3" w:rsidRPr="00F06CE3">
        <w:rPr>
          <w:rFonts w:eastAsia="Calibri"/>
          <w:color w:val="000000"/>
          <w:szCs w:val="26"/>
        </w:rPr>
        <w:tab/>
      </w:r>
      <w:r w:rsidRPr="00F06CE3">
        <w:rPr>
          <w:rFonts w:eastAsia="Calibri"/>
          <w:b/>
          <w:i/>
          <w:color w:val="000000"/>
          <w:szCs w:val="26"/>
        </w:rPr>
        <w:t>Either</w:t>
      </w:r>
    </w:p>
    <w:p w14:paraId="0BE9142A" w14:textId="77777777" w:rsidR="00174C4D" w:rsidRDefault="008F760C">
      <w:pPr>
        <w:numPr>
          <w:ilvl w:val="0"/>
          <w:numId w:val="29"/>
        </w:numPr>
        <w:spacing w:after="61"/>
        <w:ind w:right="58" w:hanging="567"/>
      </w:pPr>
      <w:r>
        <w:t xml:space="preserve">The soil material is sand or loamy sand and has an extremely high degree of packing; </w:t>
      </w:r>
      <w:r>
        <w:rPr>
          <w:b/>
          <w:i/>
        </w:rPr>
        <w:t>or</w:t>
      </w:r>
    </w:p>
    <w:p w14:paraId="0BE9142B" w14:textId="77777777" w:rsidR="00174C4D" w:rsidRDefault="008F760C">
      <w:pPr>
        <w:numPr>
          <w:ilvl w:val="0"/>
          <w:numId w:val="29"/>
        </w:numPr>
        <w:ind w:right="58" w:hanging="567"/>
      </w:pPr>
      <w:r>
        <w:t>The soil material has a particle-size group other than sandy and has at least a high degree of packing.</w:t>
      </w:r>
    </w:p>
    <w:p w14:paraId="0BE9142C" w14:textId="5C15F972" w:rsidR="00174C4D" w:rsidRDefault="008F760C">
      <w:pPr>
        <w:spacing w:after="555"/>
        <w:ind w:left="-4" w:right="58"/>
      </w:pPr>
      <w:r>
        <w:t xml:space="preserve">A slowly permeable layer is significant for the land use, genetic and hydrological understanding of soils. </w:t>
      </w:r>
      <w:r w:rsidR="00194C69">
        <w:t>O</w:t>
      </w:r>
      <w:r>
        <w:t>ther diagnostic horizons</w:t>
      </w:r>
      <w:r w:rsidR="00194C69">
        <w:t xml:space="preserve"> that frequently also function as a slowly permeable horizon are </w:t>
      </w:r>
      <w:r>
        <w:t>fragipan</w:t>
      </w:r>
      <w:r w:rsidR="56288B36">
        <w:t>s</w:t>
      </w:r>
      <w:r>
        <w:t>, argillic horizon</w:t>
      </w:r>
      <w:r w:rsidR="32733BF9">
        <w:t>s</w:t>
      </w:r>
      <w:r>
        <w:t>, densipan</w:t>
      </w:r>
      <w:r w:rsidR="165F3C74">
        <w:t>s</w:t>
      </w:r>
      <w:r>
        <w:t>, humus-pan</w:t>
      </w:r>
      <w:r w:rsidR="724F76D6">
        <w:t>s</w:t>
      </w:r>
      <w:r>
        <w:t xml:space="preserve"> or </w:t>
      </w:r>
      <w:proofErr w:type="spellStart"/>
      <w:r>
        <w:t>ortstein</w:t>
      </w:r>
      <w:proofErr w:type="spellEnd"/>
      <w:r w:rsidR="727881DA">
        <w:t>-pan</w:t>
      </w:r>
      <w:r w:rsidR="75E4F02A">
        <w:t>s</w:t>
      </w:r>
      <w:r>
        <w:t xml:space="preserve"> and lithic or </w:t>
      </w:r>
      <w:proofErr w:type="spellStart"/>
      <w:r>
        <w:t>paralithic</w:t>
      </w:r>
      <w:proofErr w:type="spellEnd"/>
      <w:r>
        <w:t xml:space="preserve"> contacts.</w:t>
      </w:r>
    </w:p>
    <w:p w14:paraId="35809E9A" w14:textId="573CE866" w:rsidR="0CBD4034" w:rsidRDefault="20D324A2" w:rsidP="0CBD4034">
      <w:pPr>
        <w:pStyle w:val="Heading3"/>
        <w:rPr>
          <w:ins w:id="374" w:author="Lauren OBrien" w:date="2024-09-19T03:00:00Z" w16du:dateUtc="2024-09-19T03:00:21Z"/>
        </w:rPr>
      </w:pPr>
      <w:ins w:id="375" w:author="Lauren OBrien" w:date="2024-09-19T03:00:00Z">
        <w:r>
          <w:t>Saline soil material</w:t>
        </w:r>
      </w:ins>
    </w:p>
    <w:p w14:paraId="454B644D" w14:textId="3467CDE8" w:rsidR="00174C4D" w:rsidRDefault="20D324A2" w:rsidP="6569B07E">
      <w:pPr>
        <w:rPr>
          <w:ins w:id="376" w:author="Lauren OBrien" w:date="2024-09-19T03:00:00Z" w16du:dateUtc="2024-09-19T03:00:49Z"/>
        </w:rPr>
      </w:pPr>
      <w:ins w:id="377" w:author="Lauren OBrien" w:date="2024-09-19T03:00:00Z">
        <w:r>
          <w:t>Soil salinity refers to the accumulation of water-soluble salts, mainly of sodium, calcium and magnesium. These can severely affect plant growth and land use, and increase soil erosion (Hazelton and Murphy 2017, p. 95).</w:t>
        </w:r>
      </w:ins>
      <w:r w:rsidR="008F760C">
        <w:br/>
      </w:r>
      <w:r w:rsidR="008F760C">
        <w:br/>
      </w:r>
      <w:commentRangeStart w:id="378"/>
      <w:commentRangeStart w:id="379"/>
      <w:ins w:id="380" w:author="Lauren OBrien" w:date="2024-09-19T03:00:00Z">
        <w:r>
          <w:t xml:space="preserve">Most soils generate some salt as a product of chemical weathering, with composition and concentration determined by the parent material lithology. Soils may also </w:t>
        </w:r>
      </w:ins>
      <w:ins w:id="381" w:author="Balin Robertson" w:date="2024-09-30T02:57:00Z">
        <w:r w:rsidR="10D77D88">
          <w:t>receive</w:t>
        </w:r>
      </w:ins>
      <w:ins w:id="382" w:author="Lauren OBrien" w:date="2024-09-19T03:00:00Z">
        <w:r>
          <w:t xml:space="preserve"> additional salt at their surface, transported by wind and/or rain. Some soils are affected by saline groundwater from marine or hydrothermal sources.</w:t>
        </w:r>
      </w:ins>
      <w:r w:rsidR="008F760C">
        <w:br/>
      </w:r>
      <w:r w:rsidR="008F760C">
        <w:lastRenderedPageBreak/>
        <w:br/>
      </w:r>
      <w:ins w:id="383" w:author="Lauren OBrien" w:date="2024-09-19T03:00:00Z">
        <w:r>
          <w:t>Under higher rainfall regimes</w:t>
        </w:r>
      </w:ins>
      <w:ins w:id="384" w:author="Lauren OBrien" w:date="2024-09-19T03:01:00Z">
        <w:r>
          <w:t xml:space="preserve"> and under good drainage conditions</w:t>
        </w:r>
      </w:ins>
      <w:ins w:id="385" w:author="Lauren OBrien" w:date="2024-09-19T03:00:00Z">
        <w:r>
          <w:t>, these salts are leached from the soil (Hewitt et al, 2021). Where rainfall is too low to remove salt (or a profile is in a low-lying, water-receiving location), salts can accumulate and may ultimately precipitate as crystals in the profile and/or on the soil surface.</w:t>
        </w:r>
      </w:ins>
      <w:commentRangeEnd w:id="378"/>
      <w:r w:rsidR="00BD4D17">
        <w:rPr>
          <w:rStyle w:val="CommentReference"/>
        </w:rPr>
        <w:commentReference w:id="378"/>
      </w:r>
      <w:commentRangeEnd w:id="379"/>
      <w:r w:rsidR="00C03067">
        <w:rPr>
          <w:rStyle w:val="CommentReference"/>
        </w:rPr>
        <w:commentReference w:id="379"/>
      </w:r>
      <w:r w:rsidR="008F760C">
        <w:br/>
      </w:r>
      <w:r w:rsidR="008F760C">
        <w:br/>
      </w:r>
      <w:ins w:id="386" w:author="Lauren OBrien" w:date="2024-09-19T03:00:00Z">
        <w:r>
          <w:t xml:space="preserve">Soil salinity is somewhat difficult to measure in the field in ways that can be strongly related to plant growth (DERM, 2011). As a compromise, the electrical conductivity (EC) of a 1:5 solution of soil to deionised water is measured. Results exceeding 0.8 mS/cm within in the top 60 cm of the soil profile are considered significant enough </w:t>
        </w:r>
      </w:ins>
      <w:ins w:id="387" w:author="Andre Eger" w:date="2024-09-27T15:57:00Z">
        <w:r w:rsidR="006F1C9B">
          <w:t xml:space="preserve">in the </w:t>
        </w:r>
      </w:ins>
      <w:ins w:id="388" w:author="Lauren OBrien" w:date="2024-09-19T03:00:00Z">
        <w:r>
          <w:t xml:space="preserve">classification </w:t>
        </w:r>
      </w:ins>
      <w:ins w:id="389" w:author="Andre Eger" w:date="2024-09-27T15:57:00Z">
        <w:r w:rsidR="006F1C9B">
          <w:t>of</w:t>
        </w:r>
      </w:ins>
      <w:ins w:id="390" w:author="Lauren OBrien" w:date="2024-09-19T03:00:00Z">
        <w:r>
          <w:t xml:space="preserve"> </w:t>
        </w:r>
        <w:proofErr w:type="spellStart"/>
        <w:r>
          <w:t>Gley</w:t>
        </w:r>
        <w:proofErr w:type="spellEnd"/>
        <w:r>
          <w:t>, Recent</w:t>
        </w:r>
      </w:ins>
      <w:ins w:id="391" w:author="Andre Eger [2]" w:date="2024-11-13T11:03:00Z" w16du:dateUtc="2024-11-12T22:03:00Z">
        <w:r w:rsidR="00DD03EA">
          <w:t>, Raw,</w:t>
        </w:r>
      </w:ins>
      <w:ins w:id="392" w:author="Lauren OBrien" w:date="2024-09-19T03:00:00Z">
        <w:r>
          <w:t xml:space="preserve"> and Semi-</w:t>
        </w:r>
      </w:ins>
      <w:ins w:id="393" w:author="Andre Eger [2]" w:date="2024-11-13T11:02:00Z" w16du:dateUtc="2024-11-12T22:02:00Z">
        <w:r w:rsidR="00DD03EA">
          <w:t>a</w:t>
        </w:r>
      </w:ins>
      <w:ins w:id="394" w:author="Lauren OBrien" w:date="2024-09-19T03:00:00Z">
        <w:r>
          <w:t xml:space="preserve">rid soil orders. </w:t>
        </w:r>
      </w:ins>
      <w:r w:rsidR="008F760C">
        <w:br/>
      </w:r>
      <w:r w:rsidR="008F760C">
        <w:br/>
      </w:r>
      <w:ins w:id="395" w:author="Lauren OBrien" w:date="2024-09-19T03:00:00Z">
        <w:r>
          <w:t xml:space="preserve">Note that salinity at any given location (including within the profile) is expected to be highly variable across </w:t>
        </w:r>
        <w:proofErr w:type="gramStart"/>
        <w:r>
          <w:t>seasons, and</w:t>
        </w:r>
        <w:proofErr w:type="gramEnd"/>
        <w:r>
          <w:t xml:space="preserve"> will generally be at its maximum towards the end of a dry summer.</w:t>
        </w:r>
      </w:ins>
      <w:r w:rsidR="008F760C">
        <w:br/>
      </w:r>
    </w:p>
    <w:p w14:paraId="0BE9142D" w14:textId="1BAB34A1" w:rsidR="00174C4D" w:rsidRDefault="008F760C" w:rsidP="00FF3C22">
      <w:pPr>
        <w:pStyle w:val="Heading3"/>
      </w:pPr>
      <w:r>
        <w:t>S</w:t>
      </w:r>
      <w:r w:rsidR="00884E75">
        <w:t>odic features</w:t>
      </w:r>
    </w:p>
    <w:p w14:paraId="0BE9142E" w14:textId="067E7507" w:rsidR="00174C4D" w:rsidRDefault="008F760C">
      <w:pPr>
        <w:ind w:left="-4" w:right="58"/>
      </w:pPr>
      <w:r>
        <w:t xml:space="preserve">A </w:t>
      </w:r>
      <w:commentRangeStart w:id="396"/>
      <w:commentRangeStart w:id="397"/>
      <w:commentRangeStart w:id="398"/>
      <w:r w:rsidR="00003B59">
        <w:t xml:space="preserve">horizon </w:t>
      </w:r>
      <w:commentRangeEnd w:id="396"/>
      <w:r w:rsidR="00003B59">
        <w:rPr>
          <w:rStyle w:val="CommentReference"/>
        </w:rPr>
        <w:commentReference w:id="396"/>
      </w:r>
      <w:commentRangeEnd w:id="397"/>
      <w:r w:rsidR="00AC3312">
        <w:rPr>
          <w:rStyle w:val="CommentReference"/>
        </w:rPr>
        <w:commentReference w:id="397"/>
      </w:r>
      <w:commentRangeEnd w:id="398"/>
      <w:r>
        <w:rPr>
          <w:rStyle w:val="CommentReference"/>
        </w:rPr>
        <w:commentReference w:id="398"/>
      </w:r>
      <w:r>
        <w:t>with sodic features</w:t>
      </w:r>
      <w:ins w:id="399" w:author="Andre Eger" w:date="2023-08-22T04:58:00Z">
        <w:r w:rsidR="189746DD">
          <w:t>, denoted by the horizon notation suffix n,</w:t>
        </w:r>
      </w:ins>
      <w:r>
        <w:t xml:space="preserve"> has significant exchangeable sodium</w:t>
      </w:r>
      <w:ins w:id="400" w:author="Andre Eger" w:date="2024-09-27T15:38:00Z">
        <w:r w:rsidR="00AC3312">
          <w:t xml:space="preserve"> </w:t>
        </w:r>
      </w:ins>
      <w:ins w:id="401" w:author="Andre Eger" w:date="2024-09-27T15:41:00Z">
        <w:r w:rsidR="00AC3312">
          <w:t>and</w:t>
        </w:r>
      </w:ins>
      <w:ins w:id="402" w:author="Andre Eger" w:date="2024-09-27T15:38:00Z">
        <w:r w:rsidR="00AC3312">
          <w:t xml:space="preserve"> is</w:t>
        </w:r>
      </w:ins>
      <w:r>
        <w:t xml:space="preserve"> </w:t>
      </w:r>
      <w:del w:id="403" w:author="Andre Eger" w:date="2024-09-27T15:38:00Z">
        <w:r w:rsidDel="00AC3312">
          <w:delText>(</w:delText>
        </w:r>
      </w:del>
      <w:r>
        <w:t xml:space="preserve">not necessarily </w:t>
      </w:r>
      <w:del w:id="404" w:author="Andre Eger" w:date="2024-09-27T15:38:00Z">
        <w:r w:rsidDel="00AC3312">
          <w:delText xml:space="preserve">related </w:delText>
        </w:r>
      </w:del>
      <w:ins w:id="405" w:author="Andre Eger" w:date="2024-09-27T15:39:00Z">
        <w:r w:rsidR="00AC3312">
          <w:t>characterised by</w:t>
        </w:r>
      </w:ins>
      <w:del w:id="406" w:author="Andre Eger" w:date="2024-09-27T15:39:00Z">
        <w:r w:rsidDel="00AC3312">
          <w:delText>to</w:delText>
        </w:r>
      </w:del>
      <w:r>
        <w:t xml:space="preserve"> a high soluble salt content</w:t>
      </w:r>
      <w:del w:id="407" w:author="Andre Eger" w:date="2024-09-27T15:39:00Z">
        <w:r w:rsidDel="00AC3312">
          <w:delText>)</w:delText>
        </w:r>
      </w:del>
      <w:r>
        <w:t xml:space="preserve">. It has </w:t>
      </w:r>
      <w:r w:rsidR="00813ECB" w:rsidRPr="66AE9BF6">
        <w:rPr>
          <w:b/>
          <w:bCs/>
          <w:sz w:val="18"/>
          <w:szCs w:val="18"/>
        </w:rPr>
        <w:t>BOTH</w:t>
      </w:r>
    </w:p>
    <w:p w14:paraId="0BE9142F" w14:textId="77777777" w:rsidR="00174C4D" w:rsidRDefault="008F760C" w:rsidP="00F06CE3">
      <w:pPr>
        <w:spacing w:after="120" w:line="252" w:lineRule="auto"/>
        <w:ind w:left="1134" w:hanging="578"/>
      </w:pPr>
      <w:r>
        <w:t xml:space="preserve">1. </w:t>
      </w:r>
      <w:r>
        <w:tab/>
      </w:r>
      <w:r w:rsidRPr="00F06CE3">
        <w:rPr>
          <w:b/>
          <w:i/>
        </w:rPr>
        <w:t>Either</w:t>
      </w:r>
    </w:p>
    <w:p w14:paraId="0BE91430" w14:textId="6E6CE3EE" w:rsidR="00174C4D" w:rsidRDefault="008F760C">
      <w:pPr>
        <w:numPr>
          <w:ilvl w:val="0"/>
          <w:numId w:val="30"/>
        </w:numPr>
        <w:spacing w:after="142"/>
        <w:ind w:right="58" w:hanging="567"/>
      </w:pPr>
      <w:r>
        <w:t xml:space="preserve">Exchangeable sodium percentage of 6% or more (or exchangeable sodium is 0.7 </w:t>
      </w:r>
      <w:proofErr w:type="spellStart"/>
      <w:r>
        <w:t>cmol</w:t>
      </w:r>
      <w:ins w:id="408" w:author="Andre Eger" w:date="2023-08-16T04:15:00Z">
        <w:r w:rsidR="54B5B044">
          <w:t>c</w:t>
        </w:r>
      </w:ins>
      <w:proofErr w:type="spellEnd"/>
      <w:r>
        <w:t xml:space="preserve">/kg or more); </w:t>
      </w:r>
      <w:r w:rsidRPr="05A6FE62">
        <w:rPr>
          <w:b/>
          <w:bCs/>
          <w:i/>
          <w:iCs/>
        </w:rPr>
        <w:t>or</w:t>
      </w:r>
    </w:p>
    <w:p w14:paraId="0BE91431" w14:textId="77777777" w:rsidR="00174C4D" w:rsidRDefault="008F760C">
      <w:pPr>
        <w:numPr>
          <w:ilvl w:val="0"/>
          <w:numId w:val="30"/>
        </w:numPr>
        <w:ind w:right="58" w:hanging="567"/>
      </w:pPr>
      <w:r>
        <w:t xml:space="preserve">When a 10 mm diameter sample which has been air-dried is placed in distilled water or salt free water a cloud of dispersed clay will form within 10 minutes around the sample. This test will not apply if the soil is in any degree cemented; </w:t>
      </w:r>
      <w:r w:rsidR="00813ECB">
        <w:rPr>
          <w:b/>
          <w:sz w:val="18"/>
        </w:rPr>
        <w:t>AND</w:t>
      </w:r>
    </w:p>
    <w:p w14:paraId="0BE91432" w14:textId="77777777" w:rsidR="00174C4D" w:rsidRDefault="008F760C" w:rsidP="00F06CE3">
      <w:pPr>
        <w:spacing w:after="120" w:line="252" w:lineRule="auto"/>
        <w:ind w:left="1134" w:hanging="578"/>
      </w:pPr>
      <w:r>
        <w:t xml:space="preserve">2. </w:t>
      </w:r>
      <w:r>
        <w:tab/>
      </w:r>
      <w:r w:rsidRPr="00F06CE3">
        <w:rPr>
          <w:b/>
          <w:i/>
        </w:rPr>
        <w:t>Either</w:t>
      </w:r>
    </w:p>
    <w:p w14:paraId="0BE91433" w14:textId="77777777" w:rsidR="00174C4D" w:rsidRDefault="008F760C">
      <w:pPr>
        <w:numPr>
          <w:ilvl w:val="0"/>
          <w:numId w:val="31"/>
        </w:numPr>
        <w:spacing w:after="145"/>
        <w:ind w:right="58" w:hanging="567"/>
      </w:pPr>
      <w:r>
        <w:t xml:space="preserve">Clay or clay/organic coatings have colour value 4 or </w:t>
      </w:r>
      <w:proofErr w:type="gramStart"/>
      <w:r>
        <w:t>less;</w:t>
      </w:r>
      <w:proofErr w:type="gramEnd"/>
    </w:p>
    <w:p w14:paraId="0BE91434" w14:textId="77777777" w:rsidR="00174C4D" w:rsidRDefault="008F760C">
      <w:pPr>
        <w:numPr>
          <w:ilvl w:val="0"/>
          <w:numId w:val="31"/>
        </w:numPr>
        <w:spacing w:after="139"/>
        <w:ind w:right="58" w:hanging="567"/>
      </w:pPr>
      <w:r>
        <w:t xml:space="preserve">Prismatic or blocky peds; </w:t>
      </w:r>
      <w:r>
        <w:rPr>
          <w:b/>
          <w:i/>
        </w:rPr>
        <w:t>or</w:t>
      </w:r>
    </w:p>
    <w:p w14:paraId="0BE91435" w14:textId="77777777" w:rsidR="00174C4D" w:rsidRDefault="008F760C">
      <w:pPr>
        <w:numPr>
          <w:ilvl w:val="0"/>
          <w:numId w:val="31"/>
        </w:numPr>
        <w:spacing w:after="709"/>
        <w:ind w:right="58" w:hanging="567"/>
      </w:pPr>
      <w:r>
        <w:t xml:space="preserve">It may be overlain by an </w:t>
      </w:r>
      <w:proofErr w:type="spellStart"/>
      <w:r>
        <w:t>Ew</w:t>
      </w:r>
      <w:proofErr w:type="spellEnd"/>
      <w:r>
        <w:t xml:space="preserve">, </w:t>
      </w:r>
      <w:proofErr w:type="spellStart"/>
      <w:r>
        <w:t>Ew</w:t>
      </w:r>
      <w:proofErr w:type="spellEnd"/>
      <w:r>
        <w:t xml:space="preserve">(g) or </w:t>
      </w:r>
      <w:proofErr w:type="spellStart"/>
      <w:r>
        <w:t>Ew</w:t>
      </w:r>
      <w:proofErr w:type="spellEnd"/>
      <w:r>
        <w:t xml:space="preserve">(f) horizon, or have </w:t>
      </w:r>
      <w:proofErr w:type="spellStart"/>
      <w:r>
        <w:t>skeletans</w:t>
      </w:r>
      <w:proofErr w:type="spellEnd"/>
      <w:r>
        <w:t xml:space="preserve"> (visible on dry ped faces) near the top of the horizon.</w:t>
      </w:r>
    </w:p>
    <w:p w14:paraId="0BE91436" w14:textId="5BF31CBF" w:rsidR="00174C4D" w:rsidRDefault="008F760C" w:rsidP="00FF3C22">
      <w:pPr>
        <w:pStyle w:val="Heading3"/>
      </w:pPr>
      <w:proofErr w:type="spellStart"/>
      <w:r>
        <w:t>T</w:t>
      </w:r>
      <w:r w:rsidR="00884E75">
        <w:t>ephric</w:t>
      </w:r>
      <w:proofErr w:type="spellEnd"/>
      <w:r w:rsidR="00884E75">
        <w:t xml:space="preserve"> soil material</w:t>
      </w:r>
    </w:p>
    <w:p w14:paraId="0BE91437" w14:textId="77777777" w:rsidR="00174C4D" w:rsidRDefault="008F760C">
      <w:pPr>
        <w:ind w:left="-4" w:right="58"/>
      </w:pPr>
      <w:proofErr w:type="spellStart"/>
      <w:r>
        <w:t>Tephric</w:t>
      </w:r>
      <w:proofErr w:type="spellEnd"/>
      <w:r>
        <w:t xml:space="preserve"> soil material occurs in or below the soil solum. It includes:</w:t>
      </w:r>
    </w:p>
    <w:p w14:paraId="0BE91438" w14:textId="5A000B13" w:rsidR="00813ECB" w:rsidRDefault="008F760C">
      <w:pPr>
        <w:numPr>
          <w:ilvl w:val="0"/>
          <w:numId w:val="32"/>
        </w:numPr>
        <w:ind w:right="58" w:hanging="567"/>
      </w:pPr>
      <w:r>
        <w:lastRenderedPageBreak/>
        <w:t>Tephra — unconsolidated, primary pyroclastic products of volcanic eruptions (Froggatt and Lowe 1990)</w:t>
      </w:r>
      <w:ins w:id="409" w:author="Andre Eger" w:date="2024-07-19T03:30:00Z">
        <w:r w:rsidR="57DEC951">
          <w:t>,</w:t>
        </w:r>
      </w:ins>
      <w:del w:id="410" w:author="Andre Eger" w:date="2024-07-19T03:30:00Z">
        <w:r w:rsidDel="008F760C">
          <w:delText xml:space="preserve"> (</w:delText>
        </w:r>
      </w:del>
      <w:ins w:id="411" w:author="Andre Eger" w:date="2024-07-19T03:30:00Z">
        <w:r w:rsidR="2F4DE74D">
          <w:t xml:space="preserve">such as </w:t>
        </w:r>
      </w:ins>
      <w:del w:id="412" w:author="Andre Eger" w:date="2024-07-19T03:30:00Z">
        <w:r w:rsidDel="008F760C">
          <w:delText xml:space="preserve">including </w:delText>
        </w:r>
      </w:del>
      <w:r>
        <w:t xml:space="preserve">ash, cinders, lapilli, pumice, </w:t>
      </w:r>
      <w:del w:id="413" w:author="Andre Eger" w:date="2024-07-19T03:29:00Z">
        <w:r w:rsidDel="008F760C">
          <w:delText>pumice-like vesicular pyroclastics</w:delText>
        </w:r>
      </w:del>
      <w:ins w:id="414" w:author="Andre Eger" w:date="2024-07-19T03:29:00Z">
        <w:r w:rsidR="0050E3BB">
          <w:t>scoria</w:t>
        </w:r>
      </w:ins>
      <w:r>
        <w:t>, blocks, or volcanic bombs</w:t>
      </w:r>
      <w:del w:id="415" w:author="Andre Eger" w:date="2024-07-19T03:30:00Z">
        <w:r w:rsidDel="008F760C">
          <w:delText>)</w:delText>
        </w:r>
      </w:del>
      <w:r>
        <w:t xml:space="preserve">, </w:t>
      </w:r>
      <w:r w:rsidR="00E311E0">
        <w:rPr>
          <w:b/>
          <w:sz w:val="18"/>
        </w:rPr>
        <w:t>AND</w:t>
      </w:r>
    </w:p>
    <w:p w14:paraId="0BE9143A" w14:textId="77777777" w:rsidR="00174C4D" w:rsidRDefault="008F760C">
      <w:pPr>
        <w:numPr>
          <w:ilvl w:val="0"/>
          <w:numId w:val="32"/>
        </w:numPr>
        <w:ind w:right="58" w:hanging="567"/>
      </w:pPr>
      <w:r>
        <w:t xml:space="preserve">Tephra deposits — material derived at least partly from tephra that has been reworked and mixed with material from other sources. They include </w:t>
      </w:r>
      <w:proofErr w:type="spellStart"/>
      <w:r>
        <w:t>tephric</w:t>
      </w:r>
      <w:proofErr w:type="spellEnd"/>
      <w:r>
        <w:t xml:space="preserve"> loess, </w:t>
      </w:r>
      <w:proofErr w:type="spellStart"/>
      <w:r>
        <w:t>tephric</w:t>
      </w:r>
      <w:proofErr w:type="spellEnd"/>
      <w:r>
        <w:t xml:space="preserve"> blown sand and volcanogenic alluvium. As a general guide, </w:t>
      </w:r>
      <w:proofErr w:type="spellStart"/>
      <w:r>
        <w:t>tephric</w:t>
      </w:r>
      <w:proofErr w:type="spellEnd"/>
      <w:r>
        <w:t xml:space="preserve"> deposits from andesitic sources have more than 10% volcanic glass in the sand fraction and those from rhyolitic sources have more than 40% volcanic glass in the sand fraction.</w:t>
      </w:r>
    </w:p>
    <w:p w14:paraId="0BE9143B" w14:textId="12D7FB3F" w:rsidR="00174C4D" w:rsidRDefault="5B3C88DD">
      <w:pPr>
        <w:spacing w:after="554"/>
        <w:ind w:left="-4" w:right="58"/>
      </w:pPr>
      <w:proofErr w:type="spellStart"/>
      <w:r>
        <w:t>Tephric</w:t>
      </w:r>
      <w:proofErr w:type="spellEnd"/>
      <w:r>
        <w:t xml:space="preserve"> soil material may include soil materials that meet the requirements of </w:t>
      </w:r>
      <w:proofErr w:type="spellStart"/>
      <w:r>
        <w:t>allophanic</w:t>
      </w:r>
      <w:proofErr w:type="spellEnd"/>
      <w:r>
        <w:t xml:space="preserve"> soil material or vitric soil material. It is used to distinguish soil groups of the Raw Soils and Recent Soils, and parent material classes at soil </w:t>
      </w:r>
      <w:r w:rsidR="008F760C">
        <w:t xml:space="preserve">series </w:t>
      </w:r>
      <w:r>
        <w:t>level.</w:t>
      </w:r>
    </w:p>
    <w:p w14:paraId="0BE9143C" w14:textId="1C225D0A" w:rsidR="00174C4D" w:rsidRDefault="008F760C" w:rsidP="00FF3C22">
      <w:pPr>
        <w:pStyle w:val="Heading3"/>
      </w:pPr>
      <w:r>
        <w:t>V</w:t>
      </w:r>
      <w:r w:rsidR="00884E75">
        <w:t>itric soil</w:t>
      </w:r>
      <w:del w:id="416" w:author="Kirstin Deuss" w:date="2024-09-20T10:14:00Z" w16du:dateUtc="2024-09-19T22:14:00Z">
        <w:r w:rsidR="00884E75" w:rsidDel="009753F1">
          <w:delText>s</w:delText>
        </w:r>
      </w:del>
      <w:r w:rsidR="00884E75">
        <w:t xml:space="preserve"> material</w:t>
      </w:r>
    </w:p>
    <w:p w14:paraId="0BE9143D" w14:textId="77777777" w:rsidR="00174C4D" w:rsidRDefault="008F760C">
      <w:pPr>
        <w:spacing w:after="554"/>
        <w:ind w:left="-4" w:right="58"/>
      </w:pPr>
      <w:r>
        <w:t xml:space="preserve">Vitric soil material (Parfitt 1985) has more than 35% </w:t>
      </w:r>
      <w:commentRangeStart w:id="417"/>
      <w:proofErr w:type="gramStart"/>
      <w:r>
        <w:t>coarse-fraction</w:t>
      </w:r>
      <w:proofErr w:type="gramEnd"/>
      <w:r>
        <w:t xml:space="preserve"> </w:t>
      </w:r>
      <w:commentRangeEnd w:id="417"/>
      <w:r w:rsidR="005C0482">
        <w:rPr>
          <w:rStyle w:val="CommentReference"/>
        </w:rPr>
        <w:commentReference w:id="417"/>
      </w:r>
      <w:r>
        <w:t>(2 mm or greater, by volume) of which 60% is pumice or cinders, or there is more than 40% sand of which more than 30% is volcanic glass (or crystals coated with glass) (Eden 1990).</w:t>
      </w:r>
    </w:p>
    <w:p w14:paraId="0BE9143E" w14:textId="01150A62" w:rsidR="00174C4D" w:rsidRDefault="008F760C" w:rsidP="00FF3C22">
      <w:pPr>
        <w:pStyle w:val="Heading3"/>
      </w:pPr>
      <w:r>
        <w:t>W</w:t>
      </w:r>
      <w:r w:rsidR="00884E75">
        <w:t>eathered-B horizon</w:t>
      </w:r>
    </w:p>
    <w:p w14:paraId="0BE9143F" w14:textId="31026F05" w:rsidR="00174C4D" w:rsidRDefault="008F760C">
      <w:pPr>
        <w:ind w:left="-4" w:right="58"/>
      </w:pPr>
      <w:r>
        <w:t xml:space="preserve">A weathered-B horizon shows evidence of </w:t>
      </w:r>
      <w:ins w:id="418" w:author="Andre Eger" w:date="2024-09-27T15:46:00Z" w16du:dateUtc="2024-09-27T03:46:00Z">
        <w:r w:rsidR="00B25AEA">
          <w:t xml:space="preserve">chemical </w:t>
        </w:r>
      </w:ins>
      <w:r>
        <w:t xml:space="preserve">alteration </w:t>
      </w:r>
      <w:ins w:id="419" w:author="Andre Eger" w:date="2024-09-27T15:47:00Z" w16du:dateUtc="2024-09-27T03:47:00Z">
        <w:r w:rsidR="00B25AEA">
          <w:t>of</w:t>
        </w:r>
      </w:ins>
      <w:ins w:id="420" w:author="Kirstin Deuss" w:date="2024-09-20T10:09:00Z" w16du:dateUtc="2024-09-19T22:09:00Z">
        <w:r w:rsidR="00E04C42" w:rsidRPr="00E04C42">
          <w:t xml:space="preserve"> </w:t>
        </w:r>
      </w:ins>
      <w:ins w:id="421" w:author="Andre Eger" w:date="2024-09-27T15:47:00Z" w16du:dateUtc="2024-09-27T03:47:00Z">
        <w:r w:rsidR="00B25AEA">
          <w:t>the</w:t>
        </w:r>
      </w:ins>
      <w:ins w:id="422" w:author="Kirstin Deuss" w:date="2024-09-20T10:09:00Z" w16du:dateUtc="2024-09-19T22:09:00Z">
        <w:r w:rsidR="00E04C42" w:rsidRPr="00E04C42">
          <w:t xml:space="preserve"> original parent material</w:t>
        </w:r>
      </w:ins>
      <w:ins w:id="423" w:author="Andre Eger" w:date="2024-09-27T15:47:00Z" w16du:dateUtc="2024-09-27T03:47:00Z">
        <w:r w:rsidR="00B25AEA">
          <w:t xml:space="preserve"> it is derived from</w:t>
        </w:r>
      </w:ins>
      <w:ins w:id="424" w:author="Kirstin Deuss" w:date="2024-09-20T10:09:00Z" w16du:dateUtc="2024-09-19T22:09:00Z">
        <w:r w:rsidR="00E04C42" w:rsidRPr="00E04C42">
          <w:t xml:space="preserve"> </w:t>
        </w:r>
      </w:ins>
      <w:r>
        <w:t xml:space="preserve">and is </w:t>
      </w:r>
      <w:del w:id="425" w:author="Andre Eger" w:date="2024-09-27T15:43:00Z" w16du:dateUtc="2024-09-27T03:43:00Z">
        <w:r w:rsidDel="00AC3312">
          <w:delText xml:space="preserve">normally </w:delText>
        </w:r>
      </w:del>
      <w:r>
        <w:t xml:space="preserve">designated </w:t>
      </w:r>
      <w:proofErr w:type="spellStart"/>
      <w:r>
        <w:t>Bw</w:t>
      </w:r>
      <w:proofErr w:type="spellEnd"/>
      <w:r>
        <w:t xml:space="preserve">, </w:t>
      </w:r>
      <w:proofErr w:type="spellStart"/>
      <w:r>
        <w:t>Bw</w:t>
      </w:r>
      <w:proofErr w:type="spellEnd"/>
      <w:r>
        <w:t xml:space="preserve">(g), </w:t>
      </w:r>
      <w:proofErr w:type="spellStart"/>
      <w:r>
        <w:t>Bw</w:t>
      </w:r>
      <w:proofErr w:type="spellEnd"/>
      <w:r>
        <w:t xml:space="preserve">(f), etc. It has at least </w:t>
      </w:r>
      <w:r w:rsidR="00196EFD" w:rsidRPr="2F5329E2">
        <w:rPr>
          <w:b/>
          <w:bCs/>
          <w:sz w:val="18"/>
          <w:szCs w:val="18"/>
        </w:rPr>
        <w:t>ONE</w:t>
      </w:r>
      <w:r>
        <w:t xml:space="preserve"> of the following:</w:t>
      </w:r>
    </w:p>
    <w:p w14:paraId="0BE91440" w14:textId="77777777" w:rsidR="00174C4D" w:rsidRDefault="008F760C">
      <w:pPr>
        <w:numPr>
          <w:ilvl w:val="0"/>
          <w:numId w:val="33"/>
        </w:numPr>
        <w:ind w:right="58" w:hanging="567"/>
      </w:pPr>
      <w:r>
        <w:t xml:space="preserve">Redder hue or higher chroma than an underlying horizon in similar materials; </w:t>
      </w:r>
      <w:r w:rsidR="00196EFD">
        <w:rPr>
          <w:b/>
          <w:sz w:val="18"/>
        </w:rPr>
        <w:t>OR</w:t>
      </w:r>
    </w:p>
    <w:p w14:paraId="0BE91441" w14:textId="77777777" w:rsidR="00174C4D" w:rsidRDefault="008F760C">
      <w:pPr>
        <w:numPr>
          <w:ilvl w:val="0"/>
          <w:numId w:val="33"/>
        </w:numPr>
        <w:ind w:right="58" w:hanging="567"/>
      </w:pPr>
      <w:r>
        <w:t xml:space="preserve">Have spheroidal, blocky, polyhedral, tabular, prismatic, columnar or platy </w:t>
      </w:r>
      <w:proofErr w:type="spellStart"/>
      <w:r>
        <w:t>pedality</w:t>
      </w:r>
      <w:proofErr w:type="spellEnd"/>
      <w:r>
        <w:t xml:space="preserve"> which distinguish the horizon from a BC or C horizon </w:t>
      </w:r>
      <w:proofErr w:type="gramStart"/>
      <w:r>
        <w:t>below;</w:t>
      </w:r>
      <w:proofErr w:type="gramEnd"/>
      <w:r>
        <w:t xml:space="preserve"> </w:t>
      </w:r>
      <w:r w:rsidR="00196EFD">
        <w:rPr>
          <w:b/>
          <w:sz w:val="18"/>
        </w:rPr>
        <w:t>OR</w:t>
      </w:r>
    </w:p>
    <w:p w14:paraId="0BE91442" w14:textId="77777777" w:rsidR="00174C4D" w:rsidRDefault="008F760C">
      <w:pPr>
        <w:numPr>
          <w:ilvl w:val="0"/>
          <w:numId w:val="33"/>
        </w:numPr>
        <w:ind w:right="58" w:hanging="567"/>
      </w:pPr>
      <w:r>
        <w:t>Evidence of either partial or complete decalcification, i.e. less CaCO</w:t>
      </w:r>
      <w:r>
        <w:rPr>
          <w:sz w:val="23"/>
          <w:vertAlign w:val="subscript"/>
        </w:rPr>
        <w:t>3</w:t>
      </w:r>
      <w:r>
        <w:t xml:space="preserve"> than the underlying horizon which may contain redeposited carbonates.</w:t>
      </w:r>
    </w:p>
    <w:p w14:paraId="0BE91443" w14:textId="77777777" w:rsidR="00174C4D" w:rsidRDefault="008F760C">
      <w:pPr>
        <w:ind w:left="-4" w:right="58"/>
      </w:pPr>
      <w:r>
        <w:t>A weathered-B horizon may also meet the requirements of a redox-mottled horizon, argillic horizon, cutanic horizon, or brittle-B horizon.</w:t>
      </w:r>
    </w:p>
    <w:p w14:paraId="0BE91444" w14:textId="77777777" w:rsidR="00174C4D" w:rsidRDefault="00174C4D">
      <w:pPr>
        <w:sectPr w:rsidR="00174C4D" w:rsidSect="00500C8C">
          <w:headerReference w:type="even" r:id="rId40"/>
          <w:headerReference w:type="default" r:id="rId41"/>
          <w:footerReference w:type="even" r:id="rId42"/>
          <w:footerReference w:type="default" r:id="rId43"/>
          <w:headerReference w:type="first" r:id="rId44"/>
          <w:footerReference w:type="first" r:id="rId45"/>
          <w:pgSz w:w="12746" w:h="17678"/>
          <w:pgMar w:top="1701" w:right="2104" w:bottom="1701" w:left="2121" w:header="0" w:footer="720" w:gutter="0"/>
          <w:cols w:space="720"/>
          <w:docGrid w:linePitch="354"/>
        </w:sectPr>
      </w:pPr>
    </w:p>
    <w:p w14:paraId="0BE91445" w14:textId="77777777" w:rsidR="00174C4D" w:rsidRDefault="008F760C">
      <w:pPr>
        <w:spacing w:after="380" w:line="259" w:lineRule="auto"/>
        <w:ind w:left="0" w:firstLine="0"/>
        <w:jc w:val="left"/>
      </w:pPr>
      <w:r>
        <w:rPr>
          <w:rFonts w:ascii="Calibri" w:eastAsia="Calibri" w:hAnsi="Calibri" w:cs="Calibri"/>
          <w:noProof/>
          <w:color w:val="000000"/>
          <w:sz w:val="22"/>
          <w:shd w:val="clear" w:color="auto" w:fill="E6E6E6"/>
        </w:rPr>
        <w:lastRenderedPageBreak/>
        <mc:AlternateContent>
          <mc:Choice Requires="wpg">
            <w:drawing>
              <wp:inline distT="0" distB="0" distL="0" distR="0" wp14:anchorId="0BE92201" wp14:editId="0BE92202">
                <wp:extent cx="5400040" cy="12700"/>
                <wp:effectExtent l="0" t="0" r="0" b="0"/>
                <wp:docPr id="97432" name="Group 97432"/>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2963" name="Shape 2963"/>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421879D" id="Group 97432"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TPBQUUgIAAK8FAAAOAAAAAAAAAAAAAAAAAC4CAABkcnMvZTJvRG9jLnhtbFBLAQItABQABgAI&#10;AAAAIQDhXyj32wAAAAMBAAAPAAAAAAAAAAAAAAAAAKwEAABkcnMvZG93bnJldi54bWxQSwUGAAAA&#10;AAQABADzAAAAtAUAAAAA&#10;">
                <v:shape id="Shape 296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" path="m,l5400040,e" filled="f" strokecolor="#181717" strokeweight="1pt">
                  <v:stroke miterlimit="83231f" joinstyle="miter"/>
                  <v:path arrowok="t" textboxrect="0,0,5400040,0"/>
                </v:shape>
                <w10:anchorlock/>
              </v:group>
            </w:pict>
          </mc:Fallback>
        </mc:AlternateContent>
      </w:r>
    </w:p>
    <w:p w14:paraId="0BE91446" w14:textId="46D1E493" w:rsidR="00174C4D" w:rsidRDefault="008F760C">
      <w:pPr>
        <w:pStyle w:val="Heading1"/>
        <w:ind w:left="-3"/>
      </w:pPr>
      <w:bookmarkStart w:id="426" w:name="_Toc182384771"/>
      <w:r>
        <w:t>K</w:t>
      </w:r>
      <w:r w:rsidR="00E311E0">
        <w:t>ey to soil orders</w:t>
      </w:r>
      <w:bookmarkEnd w:id="426"/>
    </w:p>
    <w:p w14:paraId="6405E918" w14:textId="53717B3C" w:rsidR="00174C4D" w:rsidRDefault="008F760C">
      <w:pPr>
        <w:spacing w:after="466" w:line="259" w:lineRule="auto"/>
        <w:ind w:left="0" w:firstLine="0"/>
        <w:jc w:val="left"/>
        <w:rPr>
          <w:ins w:id="427" w:author="Andre Eger" w:date="2024-08-19T03:16:00Z" w16du:dateUtc="2024-08-19T03:16:37Z"/>
          <w:sz w:val="24"/>
          <w:szCs w:val="24"/>
          <w:u w:val="single"/>
        </w:rPr>
      </w:pPr>
      <w:r>
        <w:rPr>
          <w:rFonts w:ascii="Calibri" w:eastAsia="Calibri" w:hAnsi="Calibri" w:cs="Calibri"/>
          <w:noProof/>
          <w:color w:val="000000"/>
          <w:sz w:val="22"/>
          <w:shd w:val="clear" w:color="auto" w:fill="E6E6E6"/>
        </w:rPr>
        <mc:AlternateContent>
          <mc:Choice Requires="wpg">
            <w:drawing>
              <wp:inline distT="0" distB="0" distL="0" distR="0" wp14:anchorId="0BE92203" wp14:editId="0BE92204">
                <wp:extent cx="5400040" cy="12700"/>
                <wp:effectExtent l="0" t="0" r="0" b="0"/>
                <wp:docPr id="97434" name="Group 9743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2964" name="Shape 2964"/>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98C367E" id="Group 97434"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CWS8/AUgIAAK8FAAAOAAAAAAAAAAAAAAAAAC4CAABkcnMvZTJvRG9jLnhtbFBLAQItABQABgAI&#10;AAAAIQDhXyj32wAAAAMBAAAPAAAAAAAAAAAAAAAAAKwEAABkcnMvZG93bnJldi54bWxQSwUGAAAA&#10;AAQABADzAAAAtAUAAAAA&#10;">
                <v:shape id="Shape 296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" path="m,l5400040,e" filled="f" strokecolor="#181717" strokeweight="1pt">
                  <v:stroke miterlimit="83231f" joinstyle="miter"/>
                  <v:path arrowok="t" textboxrect="0,0,5400040,0"/>
                </v:shape>
                <w10:anchorlock/>
              </v:group>
            </w:pict>
          </mc:Fallback>
        </mc:AlternateContent>
      </w:r>
      <w:ins w:id="428" w:author="Andre Eger" w:date="2024-08-19T03:16:00Z">
        <w:r w:rsidR="51EC2714" w:rsidRPr="26F146F7">
          <w:rPr>
            <w:sz w:val="24"/>
            <w:szCs w:val="24"/>
            <w:u w:val="single"/>
          </w:rPr>
          <w:t>NOTE: Anthropic soils should be shifted to the front of the key.</w:t>
        </w:r>
      </w:ins>
    </w:p>
    <w:p w14:paraId="7DB3B46F" w14:textId="2EEF3A06" w:rsidR="6442B42A" w:rsidRDefault="6442B42A" w:rsidP="6442B42A">
      <w:pPr>
        <w:spacing w:after="466" w:line="259" w:lineRule="auto"/>
        <w:ind w:left="0" w:firstLine="0"/>
        <w:jc w:val="left"/>
      </w:pPr>
    </w:p>
    <w:p w14:paraId="0BE91448" w14:textId="651441B6" w:rsidR="00174C4D" w:rsidRDefault="008F760C">
      <w:pPr>
        <w:ind w:left="-4" w:right="58"/>
      </w:pPr>
      <w:r>
        <w:t xml:space="preserve">In the keys to orders, groups or subgroups, any surface </w:t>
      </w:r>
      <w:r w:rsidR="578A88EA">
        <w:t xml:space="preserve">layer </w:t>
      </w:r>
      <w:r>
        <w:t xml:space="preserve">of new material, e.g. fresh alluvium, that is less than 30 cm thick, is not considered as part of the soil for assignment to orders, groups or subgroups, except in the Recent Soils or Raw Soils, or Sulphuric </w:t>
      </w:r>
      <w:proofErr w:type="spellStart"/>
      <w:r>
        <w:t>Gley</w:t>
      </w:r>
      <w:proofErr w:type="spellEnd"/>
      <w:r>
        <w:t xml:space="preserve"> or Recent </w:t>
      </w:r>
      <w:proofErr w:type="spellStart"/>
      <w:r>
        <w:t>Gley</w:t>
      </w:r>
      <w:proofErr w:type="spellEnd"/>
      <w:r>
        <w:t xml:space="preserve"> groups of the </w:t>
      </w:r>
      <w:proofErr w:type="spellStart"/>
      <w:r>
        <w:t>Gley</w:t>
      </w:r>
      <w:proofErr w:type="spellEnd"/>
      <w:r>
        <w:t xml:space="preserve"> Soils. A surface </w:t>
      </w:r>
      <w:r w:rsidR="275304F5">
        <w:t xml:space="preserve">layer </w:t>
      </w:r>
      <w:r>
        <w:t>of new material can be recognised because it will not meet the requirements of the key for any order or group except those specified above.</w:t>
      </w:r>
      <w:ins w:id="429" w:author="Andre Eger" w:date="2024-07-30T16:57:00Z">
        <w:r w:rsidR="00673847">
          <w:t xml:space="preserve"> </w:t>
        </w:r>
      </w:ins>
      <w:ins w:id="430" w:author="Andre Eger" w:date="2024-09-27T13:50:00Z">
        <w:r w:rsidR="007253EB" w:rsidRPr="007253EB">
          <w:t>Transitional horizons</w:t>
        </w:r>
      </w:ins>
      <w:ins w:id="431" w:author="Kirstin Deuss" w:date="2024-10-11T10:21:00Z" w16du:dateUtc="2024-10-10T21:21:00Z">
        <w:r w:rsidR="00EF4A7E">
          <w:t xml:space="preserve"> (e.g. AB </w:t>
        </w:r>
      </w:ins>
      <w:ins w:id="432" w:author="Kirstin Deuss" w:date="2024-10-11T10:22:00Z" w16du:dateUtc="2024-10-10T21:22:00Z">
        <w:r w:rsidR="006152F1">
          <w:t>or A/B horizons)</w:t>
        </w:r>
      </w:ins>
      <w:ins w:id="433" w:author="Andre Eger" w:date="2024-09-27T13:50:00Z">
        <w:r w:rsidR="007253EB" w:rsidRPr="007253EB">
          <w:t xml:space="preserve"> are not included when considering horizon notations </w:t>
        </w:r>
      </w:ins>
      <w:ins w:id="434" w:author="Andre Eger" w:date="2024-09-27T13:58:00Z" w16du:dateUtc="2024-09-27T01:58:00Z">
        <w:r w:rsidR="0035594D">
          <w:t>in the key</w:t>
        </w:r>
      </w:ins>
      <w:ins w:id="435" w:author="Andre Eger" w:date="2024-09-27T13:50:00Z">
        <w:r w:rsidR="007253EB" w:rsidRPr="007253EB">
          <w:t xml:space="preserve"> unless explicitly stated.</w:t>
        </w:r>
      </w:ins>
    </w:p>
    <w:p w14:paraId="0BE91449" w14:textId="77777777" w:rsidR="00174C4D" w:rsidRDefault="008F760C">
      <w:pPr>
        <w:spacing w:after="285" w:line="265" w:lineRule="auto"/>
        <w:ind w:left="-2" w:right="58" w:hanging="10"/>
      </w:pPr>
      <w:r>
        <w:rPr>
          <w:b/>
        </w:rPr>
        <w:t>If any soil has an overthickened A horizon with its base at 45 cm or more from the mineral soil surface and is not mottled within 30 cm of the mineral surface, the key should be entered directly at Recent Soils.</w:t>
      </w:r>
    </w:p>
    <w:p w14:paraId="0BE9144A" w14:textId="4E0AFD90" w:rsidR="00174C4D" w:rsidRDefault="008F760C">
      <w:pPr>
        <w:spacing w:after="67"/>
        <w:ind w:left="1134" w:right="58" w:hanging="567"/>
      </w:pPr>
      <w:r>
        <w:rPr>
          <w:b/>
        </w:rPr>
        <w:t>O</w:t>
      </w:r>
      <w:r>
        <w:t xml:space="preserve">. Soils that have horizons that consist of </w:t>
      </w:r>
      <w:r w:rsidRPr="002C2CE0">
        <w:rPr>
          <w:color w:val="2B579A"/>
          <w:u w:val="single"/>
          <w:shd w:val="clear" w:color="auto" w:fill="E6E6E6"/>
          <w:rPrChange w:id="436" w:author="Thomas Caspari" w:date="2017-10-12T13:42:00Z">
            <w:rPr>
              <w:color w:val="2B579A"/>
              <w:shd w:val="clear" w:color="auto" w:fill="E6E6E6"/>
            </w:rPr>
          </w:rPrChange>
        </w:rPr>
        <w:t>organic soil material</w:t>
      </w:r>
      <w:r>
        <w:t xml:space="preserve"> (including soils that have skeletal layers in which the matrix of the </w:t>
      </w:r>
      <w:del w:id="437" w:author="Andre Eger [2]" w:date="2024-11-13T16:09:00Z" w16du:dateUtc="2024-11-13T03:09:00Z">
        <w:r w:rsidDel="000A3EF6">
          <w:delText xml:space="preserve">gravel </w:delText>
        </w:r>
      </w:del>
      <w:ins w:id="438" w:author="Andre Eger [2]" w:date="2024-11-13T16:09:00Z" w16du:dateUtc="2024-11-13T03:09:00Z">
        <w:r w:rsidR="000A3EF6">
          <w:t xml:space="preserve">coarse rock fragments </w:t>
        </w:r>
      </w:ins>
      <w:proofErr w:type="gramStart"/>
      <w:r>
        <w:t>consists</w:t>
      </w:r>
      <w:proofErr w:type="gramEnd"/>
      <w:r>
        <w:t xml:space="preserve"> of </w:t>
      </w:r>
      <w:r w:rsidRPr="002C2CE0">
        <w:rPr>
          <w:color w:val="2B579A"/>
          <w:u w:val="single"/>
          <w:shd w:val="clear" w:color="auto" w:fill="E6E6E6"/>
          <w:rPrChange w:id="439" w:author="Thomas Caspari" w:date="2017-10-12T13:42:00Z">
            <w:rPr>
              <w:color w:val="2B579A"/>
              <w:shd w:val="clear" w:color="auto" w:fill="E6E6E6"/>
            </w:rPr>
          </w:rPrChange>
        </w:rPr>
        <w:t>organic soil material</w:t>
      </w:r>
      <w:r>
        <w:t xml:space="preserve">) that within 60 cm of the soil surface are </w:t>
      </w:r>
      <w:r w:rsidR="00196EFD">
        <w:rPr>
          <w:b/>
          <w:sz w:val="18"/>
        </w:rPr>
        <w:t>EITHER</w:t>
      </w:r>
    </w:p>
    <w:p w14:paraId="0BE9144B" w14:textId="3137D4CD" w:rsidR="00174C4D" w:rsidRDefault="008F760C">
      <w:pPr>
        <w:numPr>
          <w:ilvl w:val="0"/>
          <w:numId w:val="34"/>
        </w:numPr>
        <w:spacing w:after="64"/>
        <w:ind w:right="58" w:hanging="567"/>
      </w:pPr>
      <w:del w:id="440" w:author="Lauren OBrien" w:date="2024-09-14T19:24:00Z" w16du:dateUtc="2024-09-14T07:24:00Z">
        <w:r w:rsidDel="00AE5179">
          <w:rPr>
            <w:rFonts w:ascii="Calibri" w:eastAsia="Calibri" w:hAnsi="Calibri" w:cs="Calibri"/>
            <w:noProof/>
            <w:color w:val="000000"/>
            <w:sz w:val="22"/>
            <w:shd w:val="clear" w:color="auto" w:fill="E6E6E6"/>
          </w:rPr>
          <mc:AlternateContent>
            <mc:Choice Requires="wpg">
              <w:drawing>
                <wp:anchor distT="0" distB="0" distL="114300" distR="114300" simplePos="0" relativeHeight="251643904" behindDoc="0" locked="0" layoutInCell="1" allowOverlap="1" wp14:anchorId="0BE92205" wp14:editId="75653C8F">
                  <wp:simplePos x="0" y="0"/>
                  <wp:positionH relativeFrom="page">
                    <wp:posOffset>7718704</wp:posOffset>
                  </wp:positionH>
                  <wp:positionV relativeFrom="page">
                    <wp:posOffset>1166711</wp:posOffset>
                  </wp:positionV>
                  <wp:extent cx="211506" cy="2879992"/>
                  <wp:effectExtent l="0" t="0" r="0" b="0"/>
                  <wp:wrapSquare wrapText="bothSides"/>
                  <wp:docPr id="97435" name="Group 97435"/>
                  <wp:cNvGraphicFramePr/>
                  <a:graphic xmlns:a="http://schemas.openxmlformats.org/drawingml/2006/main">
                    <a:graphicData uri="http://schemas.microsoft.com/office/word/2010/wordprocessingGroup">
                      <wpg:wgp>
                        <wpg:cNvGrpSpPr/>
                        <wpg:grpSpPr>
                          <a:xfrm>
                            <a:off x="0" y="0"/>
                            <a:ext cx="211506" cy="2879992"/>
                            <a:chOff x="0" y="0"/>
                            <a:chExt cx="211506" cy="2879992"/>
                          </a:xfrm>
                        </wpg:grpSpPr>
                        <wps:wsp>
                          <wps:cNvPr id="146276" name="Shape 146276"/>
                          <wps:cNvSpPr/>
                          <wps:spPr>
                            <a:xfrm>
                              <a:off x="0" y="0"/>
                              <a:ext cx="211506" cy="2879992"/>
                            </a:xfrm>
                            <a:custGeom>
                              <a:avLst/>
                              <a:gdLst/>
                              <a:ahLst/>
                              <a:cxnLst/>
                              <a:rect l="0" t="0" r="0" b="0"/>
                              <a:pathLst>
                                <a:path w="211506" h="2879992">
                                  <a:moveTo>
                                    <a:pt x="0" y="0"/>
                                  </a:moveTo>
                                  <a:lnTo>
                                    <a:pt x="211506" y="0"/>
                                  </a:lnTo>
                                  <a:lnTo>
                                    <a:pt x="211506" y="2879992"/>
                                  </a:lnTo>
                                  <a:lnTo>
                                    <a:pt x="0" y="287999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3D1D3216" id="Group 97435" o:spid="_x0000_s1026" style="position:absolute;margin-left:607.75pt;margin-top:91.85pt;width:16.65pt;height:226.75pt;z-index:251643904;mso-position-horizontal-relative:page;mso-position-vertical-relative:page" coordsize="2115,28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">
                  <v:shape id="Shape 146276" o:spid="_x0000_s1027" style="position:absolute;width:2115;height:28799;visibility:visible;mso-wrap-style:square;v-text-anchor:top" coordsize="211506,287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" path="m,l211506,r,2879992l,2879992,,e" fillcolor="#181717" stroked="f" strokeweight="0">
                    <v:stroke miterlimit="83231f" joinstyle="miter"/>
                    <v:path arrowok="t" textboxrect="0,0,211506,2879992"/>
                  </v:shape>
                  <w10:wrap type="square" anchorx="page" anchory="page"/>
                </v:group>
              </w:pict>
            </mc:Fallback>
          </mc:AlternateContent>
        </w:r>
      </w:del>
      <w:r w:rsidR="5B3C88DD">
        <w:t xml:space="preserve">30 cm or more thick (cumulative) and are entirely formed from soil materials that have accumulated under wet conditions (they are saturated with water for at least 30 consecutive days in most years, or have been artificially drained) (O horizons), </w:t>
      </w:r>
      <w:r w:rsidR="7F2E6270" w:rsidRPr="2DFBA46F">
        <w:rPr>
          <w:b/>
          <w:bCs/>
          <w:sz w:val="18"/>
          <w:szCs w:val="18"/>
        </w:rPr>
        <w:t>OR</w:t>
      </w:r>
    </w:p>
    <w:p w14:paraId="0BE9144C" w14:textId="77777777" w:rsidR="00174C4D" w:rsidRDefault="008F760C">
      <w:pPr>
        <w:numPr>
          <w:ilvl w:val="0"/>
          <w:numId w:val="34"/>
        </w:numPr>
        <w:spacing w:after="144"/>
        <w:ind w:right="58" w:hanging="567"/>
      </w:pPr>
      <w:r>
        <w:t>40 cm or more thick and are formed from partly decomposed or well decomposed litter (F and H horizons).</w:t>
      </w:r>
    </w:p>
    <w:p w14:paraId="0BE9144D" w14:textId="728AA0D8" w:rsidR="00174C4D" w:rsidRDefault="008F760C">
      <w:pPr>
        <w:spacing w:after="286" w:line="265" w:lineRule="auto"/>
        <w:ind w:left="10" w:right="57" w:hanging="10"/>
        <w:jc w:val="right"/>
      </w:pPr>
      <w:r>
        <w:rPr>
          <w:b/>
        </w:rPr>
        <w:t>O</w:t>
      </w:r>
      <w:r w:rsidR="00250F1A">
        <w:rPr>
          <w:b/>
        </w:rPr>
        <w:t>rganic</w:t>
      </w:r>
      <w:r>
        <w:rPr>
          <w:b/>
        </w:rPr>
        <w:t xml:space="preserve"> S</w:t>
      </w:r>
      <w:r w:rsidR="00250F1A">
        <w:rPr>
          <w:b/>
        </w:rPr>
        <w:t>oils</w:t>
      </w:r>
      <w:r>
        <w:rPr>
          <w:b/>
        </w:rPr>
        <w:t xml:space="preserve"> </w:t>
      </w:r>
      <w:r>
        <w:t>(p.</w:t>
      </w:r>
      <w:del w:id="441" w:author="Thomas Caspari" w:date="2017-10-12T13:30:00Z">
        <w:r w:rsidDel="00581CCB">
          <w:delText>80</w:delText>
        </w:r>
      </w:del>
      <w:ins w:id="442" w:author="Thomas Caspari" w:date="2017-10-12T13:30:00Z">
        <w:r w:rsidR="00581CCB">
          <w:t>82</w:t>
        </w:r>
      </w:ins>
      <w:r>
        <w:t>)</w:t>
      </w:r>
    </w:p>
    <w:p w14:paraId="0BE9144E" w14:textId="77777777" w:rsidR="00174C4D" w:rsidRDefault="008F760C">
      <w:pPr>
        <w:tabs>
          <w:tab w:val="center" w:pos="706"/>
          <w:tab w:val="center" w:pos="2705"/>
        </w:tabs>
        <w:spacing w:after="63"/>
        <w:ind w:left="0" w:firstLine="0"/>
        <w:jc w:val="left"/>
      </w:pPr>
      <w:r>
        <w:rPr>
          <w:rFonts w:ascii="Calibri" w:eastAsia="Calibri" w:hAnsi="Calibri" w:cs="Calibri"/>
          <w:color w:val="000000"/>
          <w:sz w:val="22"/>
        </w:rPr>
        <w:tab/>
      </w:r>
      <w:r>
        <w:rPr>
          <w:b/>
        </w:rPr>
        <w:t>G</w:t>
      </w:r>
      <w:r>
        <w:t xml:space="preserve">. </w:t>
      </w:r>
      <w:r>
        <w:tab/>
        <w:t xml:space="preserve">Other soils that have </w:t>
      </w:r>
      <w:r w:rsidR="00196EFD">
        <w:rPr>
          <w:b/>
          <w:sz w:val="18"/>
        </w:rPr>
        <w:t>EITHER</w:t>
      </w:r>
    </w:p>
    <w:p w14:paraId="0BE9144F" w14:textId="77777777" w:rsidR="00174C4D" w:rsidRDefault="008F760C">
      <w:pPr>
        <w:numPr>
          <w:ilvl w:val="0"/>
          <w:numId w:val="35"/>
        </w:numPr>
        <w:spacing w:after="63" w:line="249" w:lineRule="auto"/>
        <w:ind w:right="29" w:hanging="567"/>
        <w:jc w:val="left"/>
      </w:pPr>
      <w:r>
        <w:t xml:space="preserve">a </w:t>
      </w:r>
      <w:proofErr w:type="spellStart"/>
      <w:r w:rsidRPr="002C2CE0">
        <w:rPr>
          <w:color w:val="2B579A"/>
          <w:u w:val="single"/>
          <w:shd w:val="clear" w:color="auto" w:fill="E6E6E6"/>
          <w:rPrChange w:id="443" w:author="Thomas Caspari" w:date="2017-10-12T13:42:00Z">
            <w:rPr>
              <w:color w:val="2B579A"/>
              <w:shd w:val="clear" w:color="auto" w:fill="E6E6E6"/>
            </w:rPr>
          </w:rPrChange>
        </w:rPr>
        <w:t>gley</w:t>
      </w:r>
      <w:proofErr w:type="spellEnd"/>
      <w:r w:rsidRPr="002C2CE0">
        <w:rPr>
          <w:color w:val="2B579A"/>
          <w:u w:val="single"/>
          <w:shd w:val="clear" w:color="auto" w:fill="E6E6E6"/>
          <w:rPrChange w:id="444" w:author="Thomas Caspari" w:date="2017-10-12T13:42:00Z">
            <w:rPr>
              <w:color w:val="2B579A"/>
              <w:shd w:val="clear" w:color="auto" w:fill="E6E6E6"/>
            </w:rPr>
          </w:rPrChange>
        </w:rPr>
        <w:t xml:space="preserve"> profile form</w:t>
      </w:r>
      <w:r>
        <w:t xml:space="preserve"> in which the </w:t>
      </w:r>
      <w:proofErr w:type="spellStart"/>
      <w:r w:rsidRPr="002C2CE0">
        <w:rPr>
          <w:color w:val="2B579A"/>
          <w:u w:val="single"/>
          <w:shd w:val="clear" w:color="auto" w:fill="E6E6E6"/>
          <w:rPrChange w:id="445" w:author="Thomas Caspari" w:date="2017-10-12T13:42:00Z">
            <w:rPr>
              <w:color w:val="2B579A"/>
              <w:shd w:val="clear" w:color="auto" w:fill="E6E6E6"/>
            </w:rPr>
          </w:rPrChange>
        </w:rPr>
        <w:t>reductimorphic</w:t>
      </w:r>
      <w:proofErr w:type="spellEnd"/>
      <w:r w:rsidRPr="002C2CE0">
        <w:rPr>
          <w:color w:val="2B579A"/>
          <w:u w:val="single"/>
          <w:shd w:val="clear" w:color="auto" w:fill="E6E6E6"/>
          <w:rPrChange w:id="446" w:author="Thomas Caspari" w:date="2017-10-12T13:42:00Z">
            <w:rPr>
              <w:color w:val="2B579A"/>
              <w:shd w:val="clear" w:color="auto" w:fill="E6E6E6"/>
            </w:rPr>
          </w:rPrChange>
        </w:rPr>
        <w:t xml:space="preserve"> horizon</w:t>
      </w:r>
      <w:r>
        <w:t xml:space="preserve"> (but not including soils with pedal horizons in which the defined greyish colours occur on ped faces but not in 50% or more of the matrix) meets </w:t>
      </w:r>
      <w:proofErr w:type="gramStart"/>
      <w:r>
        <w:rPr>
          <w:b/>
          <w:i/>
        </w:rPr>
        <w:t>all</w:t>
      </w:r>
      <w:r>
        <w:t xml:space="preserve"> of</w:t>
      </w:r>
      <w:proofErr w:type="gramEnd"/>
      <w:r>
        <w:t xml:space="preserve"> the following:</w:t>
      </w:r>
    </w:p>
    <w:p w14:paraId="0BE91450" w14:textId="11F7FC5E" w:rsidR="00174C4D" w:rsidRDefault="008F760C" w:rsidP="097201D3">
      <w:pPr>
        <w:numPr>
          <w:ilvl w:val="1"/>
          <w:numId w:val="35"/>
        </w:numPr>
        <w:spacing w:after="62"/>
        <w:ind w:right="58" w:hanging="567"/>
        <w:rPr>
          <w:b/>
          <w:bCs/>
          <w:i/>
          <w:iCs/>
        </w:rPr>
      </w:pPr>
      <w:del w:id="447" w:author="Andre Eger" w:date="2024-05-23T22:50:00Z">
        <w:r w:rsidDel="008F760C">
          <w:delText xml:space="preserve">it </w:delText>
        </w:r>
      </w:del>
      <w:ins w:id="448" w:author="Andre Eger" w:date="2024-05-23T22:50:00Z">
        <w:r w:rsidR="1D6E0C5B">
          <w:t xml:space="preserve">the </w:t>
        </w:r>
        <w:proofErr w:type="spellStart"/>
        <w:r w:rsidR="1D6E0C5B" w:rsidRPr="097201D3">
          <w:rPr>
            <w:u w:val="single"/>
          </w:rPr>
          <w:t>reductimorphic</w:t>
        </w:r>
        <w:proofErr w:type="spellEnd"/>
        <w:r w:rsidR="1D6E0C5B" w:rsidRPr="097201D3">
          <w:rPr>
            <w:u w:val="single"/>
          </w:rPr>
          <w:t xml:space="preserve"> horizon</w:t>
        </w:r>
        <w:r w:rsidR="1D6E0C5B">
          <w:t xml:space="preserve"> </w:t>
        </w:r>
      </w:ins>
      <w:r>
        <w:t>has a lower boundary</w:t>
      </w:r>
      <w:ins w:id="449" w:author="Andre Eger" w:date="2024-05-23T22:49:00Z">
        <w:r w:rsidR="22F17872">
          <w:t xml:space="preserve"> of</w:t>
        </w:r>
      </w:ins>
      <w:r>
        <w:t xml:space="preserve"> </w:t>
      </w:r>
      <w:ins w:id="450" w:author="Andre Eger" w:date="2024-05-23T22:52:00Z">
        <w:r w:rsidR="303AFF7F">
          <w:t xml:space="preserve">at least </w:t>
        </w:r>
      </w:ins>
      <w:r>
        <w:t xml:space="preserve">90 cm </w:t>
      </w:r>
      <w:del w:id="451" w:author="Andre Eger" w:date="2024-05-23T22:52:00Z">
        <w:r w:rsidDel="008F760C">
          <w:delText xml:space="preserve">or more </w:delText>
        </w:r>
      </w:del>
      <w:r>
        <w:t>from the mineral soil surface</w:t>
      </w:r>
      <w:ins w:id="452" w:author="Andre Eger" w:date="2024-05-23T22:52:00Z">
        <w:r w:rsidR="240489E5">
          <w:t>. If shallower</w:t>
        </w:r>
      </w:ins>
      <w:ins w:id="453" w:author="Andre Eger" w:date="2024-05-23T22:53:00Z">
        <w:r w:rsidR="240489E5">
          <w:t xml:space="preserve">, the </w:t>
        </w:r>
        <w:proofErr w:type="spellStart"/>
        <w:r w:rsidR="240489E5" w:rsidRPr="097201D3">
          <w:rPr>
            <w:u w:val="single"/>
          </w:rPr>
          <w:t>reductimorphic</w:t>
        </w:r>
        <w:proofErr w:type="spellEnd"/>
        <w:r w:rsidR="240489E5" w:rsidRPr="097201D3">
          <w:rPr>
            <w:u w:val="single"/>
          </w:rPr>
          <w:t xml:space="preserve"> </w:t>
        </w:r>
        <w:proofErr w:type="spellStart"/>
        <w:r w:rsidR="240489E5" w:rsidRPr="097201D3">
          <w:rPr>
            <w:u w:val="single"/>
          </w:rPr>
          <w:t>horizon</w:t>
        </w:r>
      </w:ins>
      <w:del w:id="454" w:author="Andre Eger" w:date="2024-05-23T22:53:00Z">
        <w:r w:rsidDel="008F760C">
          <w:delText>, or to</w:delText>
        </w:r>
      </w:del>
      <w:ins w:id="455" w:author="Andre Eger" w:date="2024-05-23T22:53:00Z">
        <w:r w:rsidR="25A05A46">
          <w:t>must</w:t>
        </w:r>
        <w:proofErr w:type="spellEnd"/>
        <w:r w:rsidR="25A05A46">
          <w:t xml:space="preserve"> have</w:t>
        </w:r>
      </w:ins>
      <w:r>
        <w:t xml:space="preserve"> a </w:t>
      </w:r>
      <w:r w:rsidRPr="7BF7939F">
        <w:rPr>
          <w:color w:val="2B579A"/>
          <w:u w:val="single"/>
          <w:shd w:val="clear" w:color="auto" w:fill="E6E6E6"/>
          <w:rPrChange w:id="456" w:author="Thomas Caspari" w:date="2017-10-12T13:42:00Z">
            <w:rPr>
              <w:color w:val="2B579A"/>
              <w:shd w:val="clear" w:color="auto" w:fill="E6E6E6"/>
            </w:rPr>
          </w:rPrChange>
        </w:rPr>
        <w:t>lithic</w:t>
      </w:r>
      <w:r>
        <w:t xml:space="preserve"> or </w:t>
      </w:r>
      <w:proofErr w:type="spellStart"/>
      <w:r w:rsidRPr="7BF7939F">
        <w:rPr>
          <w:color w:val="2B579A"/>
          <w:u w:val="single"/>
          <w:shd w:val="clear" w:color="auto" w:fill="E6E6E6"/>
          <w:rPrChange w:id="457" w:author="Thomas Caspari" w:date="2017-10-12T13:42:00Z">
            <w:rPr>
              <w:color w:val="2B579A"/>
              <w:shd w:val="clear" w:color="auto" w:fill="E6E6E6"/>
            </w:rPr>
          </w:rPrChange>
        </w:rPr>
        <w:t>paralithic</w:t>
      </w:r>
      <w:proofErr w:type="spellEnd"/>
      <w:r w:rsidRPr="7BF7939F">
        <w:rPr>
          <w:color w:val="2B579A"/>
          <w:u w:val="single"/>
          <w:shd w:val="clear" w:color="auto" w:fill="E6E6E6"/>
          <w:rPrChange w:id="458" w:author="Thomas Caspari" w:date="2017-10-12T13:42:00Z">
            <w:rPr>
              <w:color w:val="2B579A"/>
              <w:shd w:val="clear" w:color="auto" w:fill="E6E6E6"/>
            </w:rPr>
          </w:rPrChange>
        </w:rPr>
        <w:t xml:space="preserve"> contact</w:t>
      </w:r>
      <w:del w:id="459" w:author="Andre Eger" w:date="2024-05-23T22:53:00Z">
        <w:r w:rsidDel="008F760C">
          <w:delText xml:space="preserve"> if shallower</w:delText>
        </w:r>
      </w:del>
      <w:r>
        <w:t>, or rest</w:t>
      </w:r>
      <w:del w:id="460" w:author="Andre Eger" w:date="2024-05-23T22:53:00Z">
        <w:r w:rsidDel="008F760C">
          <w:delText>s</w:delText>
        </w:r>
      </w:del>
      <w:r>
        <w:t xml:space="preserve"> upon a permeable sandy-skeletal layer with a base that extends to </w:t>
      </w:r>
      <w:r>
        <w:lastRenderedPageBreak/>
        <w:t xml:space="preserve">90 cm or more from the mineral soil surface, or to the base of the B horizon, </w:t>
      </w:r>
      <w:r w:rsidRPr="097201D3">
        <w:rPr>
          <w:b/>
          <w:bCs/>
          <w:i/>
          <w:iCs/>
        </w:rPr>
        <w:t>and</w:t>
      </w:r>
    </w:p>
    <w:p w14:paraId="0BE91451" w14:textId="77777777" w:rsidR="00196EFD" w:rsidRDefault="008F760C">
      <w:pPr>
        <w:numPr>
          <w:ilvl w:val="1"/>
          <w:numId w:val="35"/>
        </w:numPr>
        <w:ind w:right="58" w:hanging="567"/>
        <w:rPr>
          <w:b/>
          <w:i/>
        </w:rPr>
      </w:pPr>
      <w:r>
        <w:t xml:space="preserve">there is no underlying </w:t>
      </w:r>
      <w:r w:rsidRPr="7BF7939F">
        <w:rPr>
          <w:color w:val="2B579A"/>
          <w:u w:val="single"/>
          <w:shd w:val="clear" w:color="auto" w:fill="E6E6E6"/>
          <w:rPrChange w:id="461" w:author="Thomas Caspari" w:date="2017-10-12T13:42:00Z">
            <w:rPr>
              <w:color w:val="2B579A"/>
              <w:shd w:val="clear" w:color="auto" w:fill="E6E6E6"/>
            </w:rPr>
          </w:rPrChange>
        </w:rPr>
        <w:t>fragipan</w:t>
      </w:r>
      <w:r>
        <w:t xml:space="preserve"> with matrix of chroma 3 or more dominant, </w:t>
      </w:r>
      <w:proofErr w:type="spellStart"/>
      <w:r w:rsidRPr="7BF7939F">
        <w:rPr>
          <w:color w:val="2B579A"/>
          <w:u w:val="single"/>
          <w:shd w:val="clear" w:color="auto" w:fill="E6E6E6"/>
          <w:rPrChange w:id="462" w:author="Thomas Caspari" w:date="2017-10-12T13:42:00Z">
            <w:rPr>
              <w:color w:val="2B579A"/>
              <w:shd w:val="clear" w:color="auto" w:fill="E6E6E6"/>
            </w:rPr>
          </w:rPrChange>
        </w:rPr>
        <w:t>duripan</w:t>
      </w:r>
      <w:proofErr w:type="spellEnd"/>
      <w:r>
        <w:t xml:space="preserve"> or underlying </w:t>
      </w:r>
      <w:r w:rsidRPr="7BF7939F">
        <w:rPr>
          <w:color w:val="2B579A"/>
          <w:u w:val="single"/>
          <w:shd w:val="clear" w:color="auto" w:fill="E6E6E6"/>
          <w:rPrChange w:id="463" w:author="Thomas Caspari" w:date="2017-10-12T13:42:00Z">
            <w:rPr>
              <w:color w:val="2B579A"/>
              <w:shd w:val="clear" w:color="auto" w:fill="E6E6E6"/>
            </w:rPr>
          </w:rPrChange>
        </w:rPr>
        <w:t>podzolic-B horizon</w:t>
      </w:r>
      <w:r>
        <w:t xml:space="preserve">, </w:t>
      </w:r>
      <w:r w:rsidRPr="7BF7939F">
        <w:rPr>
          <w:b/>
          <w:bCs/>
          <w:i/>
          <w:iCs/>
        </w:rPr>
        <w:t>and</w:t>
      </w:r>
    </w:p>
    <w:p w14:paraId="0BE91453" w14:textId="77777777" w:rsidR="00174C4D" w:rsidRDefault="008F760C">
      <w:pPr>
        <w:numPr>
          <w:ilvl w:val="1"/>
          <w:numId w:val="35"/>
        </w:numPr>
        <w:spacing w:after="61"/>
        <w:ind w:right="58" w:hanging="567"/>
      </w:pPr>
      <w:r>
        <w:t xml:space="preserve">a distinct topsoil occurs at the surface or is buried with its upper surface within 60 cm of the mineral soil surface, </w:t>
      </w:r>
      <w:r w:rsidRPr="7BF7939F">
        <w:rPr>
          <w:b/>
          <w:bCs/>
          <w:i/>
          <w:iCs/>
        </w:rPr>
        <w:t>and</w:t>
      </w:r>
    </w:p>
    <w:p w14:paraId="0BE91454" w14:textId="77777777" w:rsidR="00174C4D" w:rsidRDefault="008F760C">
      <w:pPr>
        <w:numPr>
          <w:ilvl w:val="1"/>
          <w:numId w:val="35"/>
        </w:numPr>
        <w:spacing w:after="0"/>
        <w:ind w:right="58" w:hanging="567"/>
        <w:rPr>
          <w:ins w:id="464" w:author="Andre Eger" w:date="2024-07-15T22:03:00Z" w16du:dateUtc="2024-07-15T22:03:09Z"/>
        </w:rPr>
      </w:pPr>
      <w:r>
        <w:t xml:space="preserve">there is no horizon with a moderately fluid or very fluid fluidity class within 30 cm of the mineral soil surface, </w:t>
      </w:r>
    </w:p>
    <w:p w14:paraId="6997F103" w14:textId="02AEE577" w:rsidR="567212BE" w:rsidRDefault="567212BE">
      <w:pPr>
        <w:spacing w:after="0"/>
        <w:ind w:left="2267" w:right="58" w:firstLine="0"/>
        <w:rPr>
          <w:ins w:id="465" w:author="Andre Eger" w:date="2024-07-15T22:02:00Z" w16du:dateUtc="2024-07-15T22:02:50Z"/>
        </w:rPr>
        <w:pPrChange w:id="466" w:author="Andre Eger" w:date="2024-07-15T22:03:00Z">
          <w:pPr>
            <w:spacing w:after="0"/>
            <w:ind w:left="2267" w:right="58" w:hanging="567"/>
          </w:pPr>
        </w:pPrChange>
      </w:pPr>
      <w:ins w:id="467" w:author="Andre Eger" w:date="2024-07-15T22:03:00Z">
        <w:r w:rsidRPr="7F89F1ED">
          <w:rPr>
            <w:b/>
            <w:bCs/>
            <w:i/>
            <w:iCs/>
          </w:rPr>
          <w:t>and</w:t>
        </w:r>
      </w:ins>
    </w:p>
    <w:p w14:paraId="16913049" w14:textId="41A333A5" w:rsidR="567212BE" w:rsidRDefault="567212BE" w:rsidP="7F89F1ED">
      <w:pPr>
        <w:numPr>
          <w:ilvl w:val="1"/>
          <w:numId w:val="35"/>
        </w:numPr>
        <w:spacing w:after="0"/>
        <w:ind w:right="58" w:hanging="567"/>
      </w:pPr>
      <w:commentRangeStart w:id="468"/>
      <w:ins w:id="469" w:author="Andre Eger" w:date="2024-07-15T22:03:00Z">
        <w:r>
          <w:t xml:space="preserve">there </w:t>
        </w:r>
      </w:ins>
      <w:ins w:id="470" w:author="Andre Eger" w:date="2024-07-15T22:10:00Z">
        <w:r w:rsidR="3170632C">
          <w:t>is no</w:t>
        </w:r>
      </w:ins>
      <w:ins w:id="471" w:author="Andre Eger" w:date="2024-07-15T22:05:00Z">
        <w:r w:rsidR="37AD65ED">
          <w:t xml:space="preserve"> </w:t>
        </w:r>
        <w:proofErr w:type="spellStart"/>
        <w:r w:rsidR="37AD65ED" w:rsidRPr="7F89F1ED">
          <w:rPr>
            <w:u w:val="single"/>
          </w:rPr>
          <w:t>allophanic</w:t>
        </w:r>
        <w:proofErr w:type="spellEnd"/>
        <w:r w:rsidR="37AD65ED" w:rsidRPr="7F89F1ED">
          <w:rPr>
            <w:u w:val="single"/>
          </w:rPr>
          <w:t xml:space="preserve"> soil material</w:t>
        </w:r>
      </w:ins>
      <w:ins w:id="472" w:author="Andre Eger" w:date="2024-07-15T22:10:00Z">
        <w:r w:rsidR="6C280928" w:rsidRPr="7F89F1ED">
          <w:rPr>
            <w:u w:val="single"/>
          </w:rPr>
          <w:t xml:space="preserve"> with</w:t>
        </w:r>
      </w:ins>
      <w:ins w:id="473" w:author="Andre Eger" w:date="2024-07-15T22:05:00Z">
        <w:r w:rsidR="37AD65ED">
          <w:t xml:space="preserve"> </w:t>
        </w:r>
      </w:ins>
      <w:ins w:id="474" w:author="Andre Eger" w:date="2024-07-15T22:10:00Z">
        <w:r w:rsidR="464C9A26">
          <w:t>a</w:t>
        </w:r>
      </w:ins>
      <w:ins w:id="475" w:author="Andre Eger" w:date="2024-07-15T22:05:00Z">
        <w:r w:rsidR="37AD65ED">
          <w:t xml:space="preserve"> total </w:t>
        </w:r>
      </w:ins>
      <w:ins w:id="476" w:author="Andre Eger" w:date="2024-07-15T22:10:00Z">
        <w:r w:rsidR="30782C1B">
          <w:t xml:space="preserve">of </w:t>
        </w:r>
      </w:ins>
      <w:ins w:id="477" w:author="Andre Eger" w:date="2024-07-15T22:05:00Z">
        <w:r w:rsidR="37AD65ED">
          <w:t>35 cm</w:t>
        </w:r>
      </w:ins>
      <w:ins w:id="478" w:author="Andre Eger" w:date="2024-07-15T22:11:00Z">
        <w:r w:rsidR="771A36D7">
          <w:t xml:space="preserve"> </w:t>
        </w:r>
      </w:ins>
      <w:ins w:id="479" w:author="Andre Eger" w:date="2024-07-15T22:05:00Z">
        <w:r w:rsidR="37AD65ED">
          <w:t>thick</w:t>
        </w:r>
      </w:ins>
      <w:ins w:id="480" w:author="Andre Eger" w:date="2024-07-15T22:10:00Z">
        <w:r w:rsidR="29F298D1">
          <w:t>ness</w:t>
        </w:r>
      </w:ins>
      <w:ins w:id="481" w:author="Andre Eger" w:date="2024-07-15T22:11:00Z">
        <w:r w:rsidR="780CAEB0">
          <w:t xml:space="preserve"> or more</w:t>
        </w:r>
      </w:ins>
      <w:ins w:id="482" w:author="Andre Eger" w:date="2024-07-15T22:10:00Z">
        <w:r w:rsidR="29F298D1">
          <w:t xml:space="preserve"> </w:t>
        </w:r>
      </w:ins>
      <w:ins w:id="483" w:author="Andre Eger" w:date="2024-07-15T22:11:00Z">
        <w:r w:rsidR="0767DCAE">
          <w:t>occurring</w:t>
        </w:r>
      </w:ins>
      <w:ins w:id="484" w:author="Andre Eger" w:date="2024-07-15T22:05:00Z">
        <w:r w:rsidR="37AD65ED">
          <w:t xml:space="preserve"> within 60 cm of the mineral soil surface</w:t>
        </w:r>
      </w:ins>
      <w:commentRangeEnd w:id="468"/>
      <w:r>
        <w:rPr>
          <w:rStyle w:val="CommentReference"/>
        </w:rPr>
        <w:commentReference w:id="468"/>
      </w:r>
    </w:p>
    <w:p w14:paraId="0BE91455" w14:textId="77777777" w:rsidR="00174C4D" w:rsidRDefault="00196EFD">
      <w:pPr>
        <w:spacing w:after="227" w:line="259" w:lineRule="auto"/>
        <w:ind w:left="2278" w:hanging="10"/>
        <w:jc w:val="left"/>
      </w:pPr>
      <w:r>
        <w:rPr>
          <w:b/>
          <w:sz w:val="18"/>
        </w:rPr>
        <w:t>OR</w:t>
      </w:r>
    </w:p>
    <w:p w14:paraId="0BE91456" w14:textId="77777777" w:rsidR="00174C4D" w:rsidRDefault="008F760C">
      <w:pPr>
        <w:numPr>
          <w:ilvl w:val="0"/>
          <w:numId w:val="35"/>
        </w:numPr>
        <w:spacing w:after="110"/>
        <w:ind w:right="29" w:hanging="567"/>
        <w:jc w:val="left"/>
      </w:pPr>
      <w:r>
        <w:t xml:space="preserve">an ironstone </w:t>
      </w:r>
      <w:proofErr w:type="gramStart"/>
      <w:r>
        <w:t>pan</w:t>
      </w:r>
      <w:proofErr w:type="gramEnd"/>
      <w:r>
        <w:t xml:space="preserve"> with an upper surface 30 cm or less from the mineral soil surface, and has sufficient ferrous iron to give a positive reaction to </w:t>
      </w:r>
      <w:r w:rsidR="00196EFD">
        <w:rPr>
          <w:rFonts w:ascii="Symbol" w:eastAsia="Symbol" w:hAnsi="Symbol" w:cs="Symbol"/>
        </w:rPr>
        <w:t>a</w:t>
      </w:r>
      <w:r>
        <w:t>,</w:t>
      </w:r>
      <w:r w:rsidR="00196EFD">
        <w:rPr>
          <w:rFonts w:ascii="Symbol" w:eastAsia="Symbol" w:hAnsi="Symbol" w:cs="Symbol"/>
        </w:rPr>
        <w:t>a</w:t>
      </w:r>
      <w:r>
        <w:t>'-dipyridyl at some time of the year.</w:t>
      </w:r>
    </w:p>
    <w:p w14:paraId="0BE91457" w14:textId="2DB587DA" w:rsidR="00174C4D" w:rsidRDefault="008F760C">
      <w:pPr>
        <w:spacing w:after="214" w:line="265" w:lineRule="auto"/>
        <w:ind w:left="10" w:right="57" w:hanging="10"/>
        <w:jc w:val="right"/>
      </w:pPr>
      <w:proofErr w:type="spellStart"/>
      <w:r>
        <w:rPr>
          <w:b/>
        </w:rPr>
        <w:t>G</w:t>
      </w:r>
      <w:r w:rsidR="00250F1A">
        <w:rPr>
          <w:b/>
        </w:rPr>
        <w:t>ley</w:t>
      </w:r>
      <w:proofErr w:type="spellEnd"/>
      <w:r w:rsidR="00250F1A">
        <w:rPr>
          <w:b/>
        </w:rPr>
        <w:t xml:space="preserve"> Soils</w:t>
      </w:r>
      <w:r>
        <w:t xml:space="preserve"> (p.</w:t>
      </w:r>
      <w:del w:id="485" w:author="Thomas Caspari" w:date="2017-10-12T13:36:00Z">
        <w:r w:rsidDel="00442F1E">
          <w:delText>62</w:delText>
        </w:r>
      </w:del>
      <w:ins w:id="486" w:author="Thomas Caspari" w:date="2017-10-12T13:36:00Z">
        <w:r w:rsidR="00442F1E">
          <w:t>63</w:t>
        </w:r>
      </w:ins>
      <w:r>
        <w:t>)</w:t>
      </w:r>
    </w:p>
    <w:p w14:paraId="0BE91458" w14:textId="6B9EF8E8" w:rsidR="00174C4D" w:rsidRDefault="008F760C">
      <w:pPr>
        <w:spacing w:after="127"/>
        <w:ind w:left="576" w:right="58"/>
      </w:pPr>
      <w:r>
        <w:rPr>
          <w:b/>
        </w:rPr>
        <w:t>U</w:t>
      </w:r>
      <w:r>
        <w:t xml:space="preserve">.  Other soils that meet </w:t>
      </w:r>
      <w:proofErr w:type="gramStart"/>
      <w:r w:rsidR="00442F1E">
        <w:rPr>
          <w:b/>
          <w:sz w:val="18"/>
        </w:rPr>
        <w:t>ALL</w:t>
      </w:r>
      <w:r>
        <w:t xml:space="preserve"> of</w:t>
      </w:r>
      <w:proofErr w:type="gramEnd"/>
      <w:r>
        <w:t xml:space="preserve"> the following</w:t>
      </w:r>
    </w:p>
    <w:p w14:paraId="0BE91459" w14:textId="63A5D17E" w:rsidR="00174C4D" w:rsidRDefault="008F760C">
      <w:pPr>
        <w:numPr>
          <w:ilvl w:val="1"/>
          <w:numId w:val="37"/>
        </w:numPr>
        <w:spacing w:after="141"/>
        <w:ind w:right="58" w:hanging="460"/>
      </w:pPr>
      <w:r>
        <w:t>pH of less than 5.5 in the major part</w:t>
      </w:r>
      <w:commentRangeStart w:id="487"/>
      <w:commentRangeStart w:id="488"/>
      <w:del w:id="489" w:author="Andre Eger" w:date="2024-10-14T09:30:00Z" w16du:dateUtc="2024-10-13T20:30:00Z">
        <w:r w:rsidDel="00C74C2E">
          <w:rPr>
            <w:sz w:val="23"/>
            <w:vertAlign w:val="superscript"/>
          </w:rPr>
          <w:footnoteReference w:id="2"/>
        </w:r>
      </w:del>
      <w:commentRangeEnd w:id="487"/>
      <w:r w:rsidR="00061109">
        <w:rPr>
          <w:rStyle w:val="CommentReference"/>
        </w:rPr>
        <w:commentReference w:id="487"/>
      </w:r>
      <w:commentRangeEnd w:id="488"/>
      <w:r w:rsidR="00C74C2E">
        <w:rPr>
          <w:rStyle w:val="CommentReference"/>
        </w:rPr>
        <w:commentReference w:id="488"/>
      </w:r>
      <w:r>
        <w:t xml:space="preserve"> from the base of the A horizon to 60 cm from the mineral soil surface, </w:t>
      </w:r>
      <w:r w:rsidR="00196EFD" w:rsidRPr="6599462A">
        <w:rPr>
          <w:b/>
          <w:bCs/>
          <w:sz w:val="18"/>
          <w:szCs w:val="18"/>
        </w:rPr>
        <w:t>AND</w:t>
      </w:r>
    </w:p>
    <w:p w14:paraId="0BE9145A" w14:textId="68358383" w:rsidR="00174C4D" w:rsidRDefault="008F760C">
      <w:pPr>
        <w:numPr>
          <w:ilvl w:val="1"/>
          <w:numId w:val="37"/>
        </w:numPr>
        <w:spacing w:after="59"/>
        <w:ind w:right="58" w:hanging="460"/>
      </w:pPr>
      <w:r>
        <w:t>a B horizon which in the major part:</w:t>
      </w:r>
    </w:p>
    <w:p w14:paraId="0BE9145B" w14:textId="77777777" w:rsidR="00174C4D" w:rsidRDefault="008F760C">
      <w:pPr>
        <w:numPr>
          <w:ilvl w:val="1"/>
          <w:numId w:val="38"/>
        </w:numPr>
        <w:spacing w:after="62"/>
        <w:ind w:right="58" w:hanging="567"/>
      </w:pPr>
      <w:r>
        <w:t xml:space="preserve">is pedal with clay or humus coatings present on 10% or more ped faces, </w:t>
      </w:r>
      <w:r>
        <w:rPr>
          <w:b/>
          <w:i/>
        </w:rPr>
        <w:t>and</w:t>
      </w:r>
    </w:p>
    <w:p w14:paraId="0BE9145C" w14:textId="77777777" w:rsidR="00174C4D" w:rsidRDefault="008F760C">
      <w:pPr>
        <w:numPr>
          <w:ilvl w:val="1"/>
          <w:numId w:val="38"/>
        </w:numPr>
        <w:spacing w:after="62"/>
        <w:ind w:right="58" w:hanging="567"/>
      </w:pPr>
      <w:r>
        <w:t xml:space="preserve">has slightly firm or stronger soil strength when moist unless the texture is sandy loam or sandy clay loam, </w:t>
      </w:r>
      <w:r>
        <w:rPr>
          <w:b/>
          <w:i/>
        </w:rPr>
        <w:t>and</w:t>
      </w:r>
    </w:p>
    <w:p w14:paraId="0BE9145D" w14:textId="18524D10" w:rsidR="00174C4D" w:rsidRDefault="5B3C88DD">
      <w:pPr>
        <w:numPr>
          <w:ilvl w:val="1"/>
          <w:numId w:val="38"/>
        </w:numPr>
        <w:spacing w:after="68"/>
        <w:ind w:right="58" w:hanging="567"/>
      </w:pPr>
      <w:r>
        <w:t xml:space="preserve">has less silt than clay, unless there are weathered </w:t>
      </w:r>
      <w:del w:id="493" w:author="Andre Eger [2]" w:date="2024-11-13T16:10:00Z" w16du:dateUtc="2024-11-13T03:10:00Z">
        <w:r w:rsidR="00A26396" w:rsidDel="000A3EF6">
          <w:delText>stones</w:delText>
        </w:r>
      </w:del>
      <w:ins w:id="494" w:author="Andre Eger" w:date="2023-08-15T01:34:00Z">
        <w:del w:id="495" w:author="Andre Eger [2]" w:date="2024-11-13T16:10:00Z" w16du:dateUtc="2024-11-13T03:10:00Z">
          <w:r w:rsidR="00A26396" w:rsidDel="000A3EF6">
            <w:delText>grave</w:delText>
          </w:r>
        </w:del>
      </w:ins>
      <w:ins w:id="496" w:author="Andre Eger" w:date="2023-08-15T01:35:00Z">
        <w:del w:id="497" w:author="Andre Eger [2]" w:date="2024-11-13T16:10:00Z" w16du:dateUtc="2024-11-13T03:10:00Z">
          <w:r w:rsidR="00A26396" w:rsidDel="000A3EF6">
            <w:delText>l</w:delText>
          </w:r>
        </w:del>
      </w:ins>
      <w:ins w:id="498" w:author="Andre Eger [2]" w:date="2024-11-13T16:10:00Z" w16du:dateUtc="2024-11-13T03:10:00Z">
        <w:r w:rsidR="000A3EF6">
          <w:t>coarse rock fragments</w:t>
        </w:r>
      </w:ins>
      <w:r w:rsidR="00A26396">
        <w:t>,</w:t>
      </w:r>
      <w:del w:id="499" w:author="Balin Robertson" w:date="2024-09-30T16:06:00Z">
        <w:r>
          <w:delText>,</w:delText>
        </w:r>
      </w:del>
      <w:r>
        <w:t xml:space="preserve"> </w:t>
      </w:r>
      <w:r w:rsidRPr="2DFBA46F">
        <w:rPr>
          <w:b/>
          <w:bCs/>
          <w:i/>
          <w:iCs/>
        </w:rPr>
        <w:t>and</w:t>
      </w:r>
    </w:p>
    <w:p w14:paraId="0BE9145E" w14:textId="77777777" w:rsidR="00174C4D" w:rsidRDefault="008F760C">
      <w:pPr>
        <w:numPr>
          <w:ilvl w:val="1"/>
          <w:numId w:val="38"/>
        </w:numPr>
        <w:spacing w:after="66"/>
        <w:ind w:right="58" w:hanging="567"/>
      </w:pPr>
      <w:r>
        <w:t xml:space="preserve">has sandy loam or finer texture, </w:t>
      </w:r>
      <w:r>
        <w:rPr>
          <w:b/>
          <w:i/>
        </w:rPr>
        <w:t>and</w:t>
      </w:r>
    </w:p>
    <w:p w14:paraId="0BE9145F" w14:textId="0688C95C" w:rsidR="00174C4D" w:rsidRDefault="008F760C">
      <w:pPr>
        <w:numPr>
          <w:ilvl w:val="1"/>
          <w:numId w:val="38"/>
        </w:numPr>
        <w:spacing w:after="142"/>
        <w:ind w:right="58" w:hanging="567"/>
      </w:pPr>
      <w:r>
        <w:t>has base deeper than 100</w:t>
      </w:r>
      <w:ins w:id="500" w:author="Balin Robertson" w:date="2024-09-30T16:06:00Z" w16du:dateUtc="2024-09-30T03:06:00Z">
        <w:r w:rsidR="00D154CB">
          <w:t xml:space="preserve"> </w:t>
        </w:r>
      </w:ins>
      <w:r>
        <w:t xml:space="preserve">cm, </w:t>
      </w:r>
      <w:r w:rsidR="00196EFD">
        <w:rPr>
          <w:b/>
          <w:sz w:val="18"/>
        </w:rPr>
        <w:t>AND</w:t>
      </w:r>
    </w:p>
    <w:p w14:paraId="0BE91460" w14:textId="77777777" w:rsidR="00174C4D" w:rsidRDefault="008F760C">
      <w:pPr>
        <w:numPr>
          <w:ilvl w:val="0"/>
          <w:numId w:val="36"/>
        </w:numPr>
        <w:spacing w:after="65"/>
        <w:ind w:right="58" w:hanging="567"/>
      </w:pPr>
      <w:r>
        <w:t>do not have</w:t>
      </w:r>
    </w:p>
    <w:p w14:paraId="0BE91461" w14:textId="77777777" w:rsidR="00174C4D" w:rsidRDefault="008F760C">
      <w:pPr>
        <w:numPr>
          <w:ilvl w:val="1"/>
          <w:numId w:val="36"/>
        </w:numPr>
        <w:spacing w:after="59"/>
        <w:ind w:right="58" w:hanging="567"/>
      </w:pPr>
      <w:r>
        <w:t xml:space="preserve">an </w:t>
      </w:r>
      <w:r w:rsidRPr="002C2CE0">
        <w:rPr>
          <w:color w:val="2B579A"/>
          <w:u w:val="single"/>
          <w:shd w:val="clear" w:color="auto" w:fill="E6E6E6"/>
          <w:rPrChange w:id="501" w:author="Thomas Caspari" w:date="2017-10-12T13:43:00Z">
            <w:rPr>
              <w:color w:val="2B579A"/>
              <w:shd w:val="clear" w:color="auto" w:fill="E6E6E6"/>
            </w:rPr>
          </w:rPrChange>
        </w:rPr>
        <w:t>oxidic</w:t>
      </w:r>
      <w:r>
        <w:t xml:space="preserve"> or </w:t>
      </w:r>
      <w:proofErr w:type="spellStart"/>
      <w:r w:rsidRPr="002C2CE0">
        <w:rPr>
          <w:color w:val="2B579A"/>
          <w:u w:val="single"/>
          <w:shd w:val="clear" w:color="auto" w:fill="E6E6E6"/>
          <w:rPrChange w:id="502" w:author="Thomas Caspari" w:date="2017-10-12T13:43:00Z">
            <w:rPr>
              <w:color w:val="2B579A"/>
              <w:shd w:val="clear" w:color="auto" w:fill="E6E6E6"/>
            </w:rPr>
          </w:rPrChange>
        </w:rPr>
        <w:t>cutanoxidic</w:t>
      </w:r>
      <w:proofErr w:type="spellEnd"/>
      <w:r w:rsidRPr="002C2CE0">
        <w:rPr>
          <w:color w:val="2B579A"/>
          <w:u w:val="single"/>
          <w:shd w:val="clear" w:color="auto" w:fill="E6E6E6"/>
          <w:rPrChange w:id="503" w:author="Thomas Caspari" w:date="2017-10-12T13:43:00Z">
            <w:rPr>
              <w:color w:val="2B579A"/>
              <w:shd w:val="clear" w:color="auto" w:fill="E6E6E6"/>
            </w:rPr>
          </w:rPrChange>
        </w:rPr>
        <w:t xml:space="preserve"> horizon</w:t>
      </w:r>
      <w:r>
        <w:t xml:space="preserve">, </w:t>
      </w:r>
      <w:r>
        <w:rPr>
          <w:b/>
          <w:i/>
        </w:rPr>
        <w:t>nor</w:t>
      </w:r>
    </w:p>
    <w:p w14:paraId="0BE91462" w14:textId="77777777" w:rsidR="00174C4D" w:rsidRDefault="008F760C">
      <w:pPr>
        <w:numPr>
          <w:ilvl w:val="1"/>
          <w:numId w:val="36"/>
        </w:numPr>
        <w:spacing w:after="62"/>
        <w:ind w:right="58" w:hanging="567"/>
      </w:pPr>
      <w:r>
        <w:t xml:space="preserve">a layer or layers of </w:t>
      </w:r>
      <w:proofErr w:type="spellStart"/>
      <w:r w:rsidRPr="002C2CE0">
        <w:rPr>
          <w:color w:val="2B579A"/>
          <w:u w:val="single"/>
          <w:shd w:val="clear" w:color="auto" w:fill="E6E6E6"/>
          <w:rPrChange w:id="504" w:author="Thomas Caspari" w:date="2017-10-12T13:43:00Z">
            <w:rPr>
              <w:color w:val="2B579A"/>
              <w:shd w:val="clear" w:color="auto" w:fill="E6E6E6"/>
            </w:rPr>
          </w:rPrChange>
        </w:rPr>
        <w:t>allophanic</w:t>
      </w:r>
      <w:proofErr w:type="spellEnd"/>
      <w:r w:rsidRPr="002C2CE0">
        <w:rPr>
          <w:color w:val="2B579A"/>
          <w:u w:val="single"/>
          <w:shd w:val="clear" w:color="auto" w:fill="E6E6E6"/>
          <w:rPrChange w:id="505" w:author="Thomas Caspari" w:date="2017-10-12T13:43:00Z">
            <w:rPr>
              <w:color w:val="2B579A"/>
              <w:shd w:val="clear" w:color="auto" w:fill="E6E6E6"/>
            </w:rPr>
          </w:rPrChange>
        </w:rPr>
        <w:t xml:space="preserve"> soil material</w:t>
      </w:r>
      <w:r>
        <w:t xml:space="preserve"> that totals 35 cm or more thick within 60 cm of the mineral soil surface, </w:t>
      </w:r>
      <w:r>
        <w:rPr>
          <w:b/>
          <w:i/>
        </w:rPr>
        <w:t>nor</w:t>
      </w:r>
    </w:p>
    <w:p w14:paraId="0BE91463" w14:textId="5F077525" w:rsidR="00174C4D" w:rsidRDefault="008F760C">
      <w:pPr>
        <w:numPr>
          <w:ilvl w:val="1"/>
          <w:numId w:val="36"/>
        </w:numPr>
        <w:spacing w:after="145"/>
        <w:ind w:right="58" w:hanging="567"/>
      </w:pPr>
      <w:del w:id="506" w:author="Andre Eger [2]" w:date="2024-11-13T16:10:00Z" w16du:dateUtc="2024-11-13T03:10:00Z">
        <w:r w:rsidDel="000A3EF6">
          <w:lastRenderedPageBreak/>
          <w:delText>stones</w:delText>
        </w:r>
      </w:del>
      <w:ins w:id="507" w:author="Andre Eger" w:date="2023-08-15T01:35:00Z">
        <w:del w:id="508" w:author="Andre Eger [2]" w:date="2024-11-13T16:10:00Z" w16du:dateUtc="2024-11-13T03:10:00Z">
          <w:r w:rsidR="080BF397" w:rsidDel="000A3EF6">
            <w:delText>gravel</w:delText>
          </w:r>
        </w:del>
      </w:ins>
      <w:ins w:id="509" w:author="Andre Eger [2]" w:date="2024-11-13T16:10:00Z" w16du:dateUtc="2024-11-13T03:10:00Z">
        <w:r w:rsidR="000A3EF6">
          <w:t>coarse rock fragments</w:t>
        </w:r>
      </w:ins>
      <w:r w:rsidR="5B3C88DD">
        <w:t>, other than quartz</w:t>
      </w:r>
      <w:del w:id="510" w:author="Andre Eger [2]" w:date="2024-11-13T16:10:00Z" w16du:dateUtc="2024-11-13T03:10:00Z">
        <w:r w:rsidR="5B3C88DD" w:rsidDel="000A3EF6">
          <w:delText xml:space="preserve"> stones</w:delText>
        </w:r>
      </w:del>
      <w:r w:rsidR="5B3C88DD">
        <w:t xml:space="preserve">, that are strongly or very strongly indurated, </w:t>
      </w:r>
      <w:r w:rsidR="7F2E6270" w:rsidRPr="2DFBA46F">
        <w:rPr>
          <w:b/>
          <w:bCs/>
          <w:sz w:val="18"/>
          <w:szCs w:val="18"/>
        </w:rPr>
        <w:t>AND</w:t>
      </w:r>
    </w:p>
    <w:p w14:paraId="0BE91464" w14:textId="77777777" w:rsidR="00174C4D" w:rsidRDefault="008F760C">
      <w:pPr>
        <w:numPr>
          <w:ilvl w:val="0"/>
          <w:numId w:val="36"/>
        </w:numPr>
        <w:spacing w:after="146"/>
        <w:ind w:right="58" w:hanging="567"/>
      </w:pPr>
      <w:r>
        <w:t xml:space="preserve">have either an E horizon, or the uppermost </w:t>
      </w:r>
      <w:proofErr w:type="spellStart"/>
      <w:r>
        <w:t>subhorizon</w:t>
      </w:r>
      <w:proofErr w:type="spellEnd"/>
      <w:r>
        <w:t xml:space="preserve"> of the B has colour value of 5 or more.</w:t>
      </w:r>
    </w:p>
    <w:p w14:paraId="0BE91465" w14:textId="29E7D940" w:rsidR="00174C4D" w:rsidRDefault="008F760C">
      <w:pPr>
        <w:spacing w:after="209" w:line="265" w:lineRule="auto"/>
        <w:ind w:left="10" w:right="57" w:hanging="10"/>
        <w:jc w:val="right"/>
      </w:pPr>
      <w:proofErr w:type="spellStart"/>
      <w:r>
        <w:rPr>
          <w:b/>
        </w:rPr>
        <w:t>U</w:t>
      </w:r>
      <w:r w:rsidR="00250F1A">
        <w:rPr>
          <w:b/>
        </w:rPr>
        <w:t>ltic</w:t>
      </w:r>
      <w:proofErr w:type="spellEnd"/>
      <w:r w:rsidR="00250F1A">
        <w:rPr>
          <w:b/>
        </w:rPr>
        <w:t xml:space="preserve"> Soils</w:t>
      </w:r>
      <w:r>
        <w:t xml:space="preserve"> (p.</w:t>
      </w:r>
      <w:del w:id="511" w:author="Thomas Caspari" w:date="2017-10-12T13:36:00Z">
        <w:r w:rsidDel="00442F1E">
          <w:delText>123</w:delText>
        </w:r>
      </w:del>
      <w:ins w:id="512" w:author="Thomas Caspari" w:date="2017-10-12T13:36:00Z">
        <w:r w:rsidR="00442F1E">
          <w:t>126</w:t>
        </w:r>
      </w:ins>
      <w:r>
        <w:t>)</w:t>
      </w:r>
    </w:p>
    <w:p w14:paraId="0BE91466" w14:textId="05827F4C" w:rsidR="00174C4D" w:rsidRDefault="008F760C">
      <w:pPr>
        <w:spacing w:after="148" w:line="249" w:lineRule="auto"/>
        <w:ind w:left="326" w:hanging="10"/>
        <w:jc w:val="center"/>
      </w:pPr>
      <w:r>
        <w:rPr>
          <w:b/>
        </w:rPr>
        <w:t>Z</w:t>
      </w:r>
      <w:r>
        <w:t xml:space="preserve">. </w:t>
      </w:r>
      <w:r>
        <w:tab/>
        <w:t xml:space="preserve">Other soils that have either a </w:t>
      </w:r>
      <w:r w:rsidRPr="002C2CE0">
        <w:rPr>
          <w:color w:val="2B579A"/>
          <w:u w:val="single"/>
          <w:shd w:val="clear" w:color="auto" w:fill="E6E6E6"/>
          <w:rPrChange w:id="513" w:author="Thomas Caspari" w:date="2017-10-12T13:47:00Z">
            <w:rPr>
              <w:color w:val="2B579A"/>
              <w:shd w:val="clear" w:color="auto" w:fill="E6E6E6"/>
            </w:rPr>
          </w:rPrChange>
        </w:rPr>
        <w:t>podzolic-B horizon</w:t>
      </w:r>
      <w:r>
        <w:t xml:space="preserve">, or an </w:t>
      </w:r>
      <w:proofErr w:type="spellStart"/>
      <w:r w:rsidRPr="002C2CE0">
        <w:rPr>
          <w:color w:val="2B579A"/>
          <w:u w:val="single"/>
          <w:shd w:val="clear" w:color="auto" w:fill="E6E6E6"/>
          <w:rPrChange w:id="514" w:author="Thomas Caspari" w:date="2017-10-12T13:47:00Z">
            <w:rPr>
              <w:color w:val="2B579A"/>
              <w:shd w:val="clear" w:color="auto" w:fill="E6E6E6"/>
            </w:rPr>
          </w:rPrChange>
        </w:rPr>
        <w:t>ortstein</w:t>
      </w:r>
      <w:proofErr w:type="spellEnd"/>
      <w:r w:rsidR="005B6963">
        <w:rPr>
          <w:u w:val="single"/>
        </w:rPr>
        <w:t>-</w:t>
      </w:r>
      <w:r w:rsidRPr="002C2CE0">
        <w:rPr>
          <w:color w:val="2B579A"/>
          <w:u w:val="single"/>
          <w:shd w:val="clear" w:color="auto" w:fill="E6E6E6"/>
          <w:rPrChange w:id="515" w:author="Thomas Caspari" w:date="2017-10-12T13:47:00Z">
            <w:rPr>
              <w:color w:val="2B579A"/>
              <w:shd w:val="clear" w:color="auto" w:fill="E6E6E6"/>
            </w:rPr>
          </w:rPrChange>
        </w:rPr>
        <w:t>pan</w:t>
      </w:r>
      <w:r>
        <w:t xml:space="preserve">, that has pH less than 5.5 in some part or a </w:t>
      </w:r>
      <w:r w:rsidRPr="002C2CE0">
        <w:rPr>
          <w:color w:val="2B579A"/>
          <w:u w:val="single"/>
          <w:shd w:val="clear" w:color="auto" w:fill="E6E6E6"/>
          <w:rPrChange w:id="516" w:author="Thomas Caspari" w:date="2017-10-12T13:47:00Z">
            <w:rPr>
              <w:color w:val="2B579A"/>
              <w:shd w:val="clear" w:color="auto" w:fill="E6E6E6"/>
            </w:rPr>
          </w:rPrChange>
        </w:rPr>
        <w:t>humus-pan</w:t>
      </w:r>
      <w:r>
        <w:t>.</w:t>
      </w:r>
    </w:p>
    <w:p w14:paraId="0BE91467" w14:textId="4F667E39" w:rsidR="00174C4D" w:rsidRDefault="008F760C">
      <w:pPr>
        <w:spacing w:after="0" w:line="265" w:lineRule="auto"/>
        <w:ind w:left="10" w:right="57" w:hanging="10"/>
        <w:jc w:val="right"/>
      </w:pPr>
      <w:r>
        <w:rPr>
          <w:b/>
        </w:rPr>
        <w:t>P</w:t>
      </w:r>
      <w:r w:rsidR="00250F1A">
        <w:rPr>
          <w:b/>
        </w:rPr>
        <w:t>odzols</w:t>
      </w:r>
      <w:r>
        <w:t xml:space="preserve"> (p.</w:t>
      </w:r>
      <w:del w:id="517" w:author="Thomas Caspari" w:date="2017-10-12T13:36:00Z">
        <w:r w:rsidDel="00442F1E">
          <w:delText>96</w:delText>
        </w:r>
      </w:del>
      <w:ins w:id="518" w:author="Thomas Caspari" w:date="2017-10-12T13:36:00Z">
        <w:r w:rsidR="00442F1E">
          <w:t>99</w:t>
        </w:r>
      </w:ins>
      <w:r>
        <w:t>)</w:t>
      </w:r>
    </w:p>
    <w:p w14:paraId="0BE91468" w14:textId="539BDEFB" w:rsidR="00174C4D" w:rsidRDefault="008F760C">
      <w:pPr>
        <w:numPr>
          <w:ilvl w:val="0"/>
          <w:numId w:val="39"/>
        </w:numPr>
        <w:spacing w:after="128"/>
        <w:ind w:right="58" w:hanging="567"/>
      </w:pPr>
      <w:r>
        <w:t>Other</w:t>
      </w:r>
      <w:r w:rsidR="00196EFD">
        <w:t xml:space="preserve"> </w:t>
      </w:r>
      <w:r>
        <w:t>soils</w:t>
      </w:r>
      <w:r w:rsidR="00196EFD">
        <w:t xml:space="preserve"> </w:t>
      </w:r>
      <w:r>
        <w:t>that</w:t>
      </w:r>
      <w:r w:rsidR="00196EFD">
        <w:t xml:space="preserve"> </w:t>
      </w:r>
      <w:r>
        <w:t>have</w:t>
      </w:r>
      <w:r w:rsidR="00196EFD">
        <w:t xml:space="preserve"> </w:t>
      </w:r>
      <w:r>
        <w:t>a</w:t>
      </w:r>
      <w:r w:rsidR="00196EFD">
        <w:t xml:space="preserve"> </w:t>
      </w:r>
      <w:r>
        <w:t>layer</w:t>
      </w:r>
      <w:r w:rsidR="00196EFD">
        <w:t xml:space="preserve"> </w:t>
      </w:r>
      <w:r>
        <w:t>or</w:t>
      </w:r>
      <w:r w:rsidR="00196EFD">
        <w:t xml:space="preserve"> </w:t>
      </w:r>
      <w:r>
        <w:t>layers</w:t>
      </w:r>
      <w:r w:rsidR="00196EFD">
        <w:t xml:space="preserve"> of </w:t>
      </w:r>
      <w:proofErr w:type="spellStart"/>
      <w:r w:rsidR="00196EFD" w:rsidRPr="71EA2011">
        <w:rPr>
          <w:color w:val="2B579A"/>
          <w:u w:val="single"/>
          <w:shd w:val="clear" w:color="auto" w:fill="E6E6E6"/>
          <w:rPrChange w:id="519" w:author="Thomas Caspari" w:date="2017-10-12T13:47:00Z">
            <w:rPr>
              <w:color w:val="2B579A"/>
              <w:shd w:val="clear" w:color="auto" w:fill="E6E6E6"/>
            </w:rPr>
          </w:rPrChange>
        </w:rPr>
        <w:t>a</w:t>
      </w:r>
      <w:r w:rsidRPr="71EA2011">
        <w:rPr>
          <w:color w:val="2B579A"/>
          <w:u w:val="single"/>
          <w:shd w:val="clear" w:color="auto" w:fill="E6E6E6"/>
          <w:rPrChange w:id="520" w:author="Thomas Caspari" w:date="2017-10-12T13:47:00Z">
            <w:rPr>
              <w:color w:val="2B579A"/>
              <w:shd w:val="clear" w:color="auto" w:fill="E6E6E6"/>
            </w:rPr>
          </w:rPrChange>
        </w:rPr>
        <w:t>llophanic</w:t>
      </w:r>
      <w:proofErr w:type="spellEnd"/>
      <w:r w:rsidR="00196EFD" w:rsidRPr="71EA2011">
        <w:rPr>
          <w:color w:val="2B579A"/>
          <w:u w:val="single"/>
          <w:shd w:val="clear" w:color="auto" w:fill="E6E6E6"/>
          <w:rPrChange w:id="521" w:author="Thomas Caspari" w:date="2017-10-12T13:47:00Z">
            <w:rPr>
              <w:color w:val="2B579A"/>
              <w:shd w:val="clear" w:color="auto" w:fill="E6E6E6"/>
            </w:rPr>
          </w:rPrChange>
        </w:rPr>
        <w:t xml:space="preserve"> </w:t>
      </w:r>
      <w:r w:rsidRPr="71EA2011">
        <w:rPr>
          <w:color w:val="2B579A"/>
          <w:u w:val="single"/>
          <w:shd w:val="clear" w:color="auto" w:fill="E6E6E6"/>
          <w:rPrChange w:id="522" w:author="Thomas Caspari" w:date="2017-10-12T13:47:00Z">
            <w:rPr>
              <w:color w:val="2B579A"/>
              <w:shd w:val="clear" w:color="auto" w:fill="E6E6E6"/>
            </w:rPr>
          </w:rPrChange>
        </w:rPr>
        <w:t>soil</w:t>
      </w:r>
      <w:r w:rsidR="00196EFD" w:rsidRPr="71EA2011">
        <w:rPr>
          <w:color w:val="2B579A"/>
          <w:u w:val="single"/>
          <w:shd w:val="clear" w:color="auto" w:fill="E6E6E6"/>
          <w:rPrChange w:id="523" w:author="Thomas Caspari" w:date="2017-10-12T13:47:00Z">
            <w:rPr>
              <w:color w:val="2B579A"/>
              <w:shd w:val="clear" w:color="auto" w:fill="E6E6E6"/>
            </w:rPr>
          </w:rPrChange>
        </w:rPr>
        <w:t xml:space="preserve"> </w:t>
      </w:r>
      <w:r w:rsidRPr="71EA2011">
        <w:rPr>
          <w:color w:val="2B579A"/>
          <w:u w:val="single"/>
          <w:shd w:val="clear" w:color="auto" w:fill="E6E6E6"/>
          <w:rPrChange w:id="524" w:author="Thomas Caspari" w:date="2017-10-12T13:47:00Z">
            <w:rPr>
              <w:color w:val="2B579A"/>
              <w:shd w:val="clear" w:color="auto" w:fill="E6E6E6"/>
            </w:rPr>
          </w:rPrChange>
        </w:rPr>
        <w:t>material</w:t>
      </w:r>
      <w:del w:id="525" w:author="Balin Robertson" w:date="2024-09-30T16:18:00Z" w16du:dateUtc="2024-09-30T03:18:00Z">
        <w:r w:rsidDel="008F760C">
          <w:delText>,</w:delText>
        </w:r>
      </w:del>
      <w:r w:rsidR="00196EFD">
        <w:t xml:space="preserve"> </w:t>
      </w:r>
      <w:r>
        <w:t>that</w:t>
      </w:r>
      <w:r w:rsidR="00196EFD">
        <w:t xml:space="preserve"> </w:t>
      </w:r>
      <w:r>
        <w:t>total</w:t>
      </w:r>
      <w:r w:rsidR="00196EFD">
        <w:t xml:space="preserve"> </w:t>
      </w:r>
      <w:r>
        <w:t>35</w:t>
      </w:r>
      <w:r w:rsidR="00196EFD">
        <w:t xml:space="preserve"> </w:t>
      </w:r>
      <w:r>
        <w:t>cm</w:t>
      </w:r>
      <w:r w:rsidR="00196EFD">
        <w:t xml:space="preserve"> </w:t>
      </w:r>
      <w:r>
        <w:t>or</w:t>
      </w:r>
      <w:r w:rsidR="00196EFD">
        <w:t xml:space="preserve"> </w:t>
      </w:r>
      <w:r>
        <w:t>more</w:t>
      </w:r>
      <w:r w:rsidR="00196EFD">
        <w:t xml:space="preserve"> </w:t>
      </w:r>
      <w:proofErr w:type="gramStart"/>
      <w:r>
        <w:t>thick,</w:t>
      </w:r>
      <w:r w:rsidR="00196EFD">
        <w:t xml:space="preserve"> </w:t>
      </w:r>
      <w:r>
        <w:t>and</w:t>
      </w:r>
      <w:proofErr w:type="gramEnd"/>
      <w:r w:rsidR="00196EFD">
        <w:t xml:space="preserve"> </w:t>
      </w:r>
      <w:r>
        <w:t>occur</w:t>
      </w:r>
      <w:r w:rsidR="00196EFD">
        <w:t xml:space="preserve"> </w:t>
      </w:r>
      <w:r>
        <w:t>within</w:t>
      </w:r>
      <w:r w:rsidR="00196EFD">
        <w:t xml:space="preserve"> </w:t>
      </w:r>
      <w:r>
        <w:t>60</w:t>
      </w:r>
      <w:r w:rsidR="00196EFD">
        <w:t xml:space="preserve"> </w:t>
      </w:r>
      <w:r>
        <w:t>cm</w:t>
      </w:r>
      <w:r w:rsidR="00196EFD">
        <w:t xml:space="preserve"> </w:t>
      </w:r>
      <w:r>
        <w:t>of</w:t>
      </w:r>
      <w:r w:rsidR="00196EFD">
        <w:t xml:space="preserve"> </w:t>
      </w:r>
      <w:r>
        <w:t>the</w:t>
      </w:r>
      <w:r w:rsidR="00196EFD">
        <w:t xml:space="preserve"> </w:t>
      </w:r>
      <w:r>
        <w:t>mineral</w:t>
      </w:r>
      <w:r w:rsidR="00196EFD">
        <w:t xml:space="preserve"> </w:t>
      </w:r>
      <w:r>
        <w:t>soil</w:t>
      </w:r>
      <w:r w:rsidR="00196EFD">
        <w:t xml:space="preserve"> </w:t>
      </w:r>
      <w:r>
        <w:t>surface.</w:t>
      </w:r>
      <w:ins w:id="526" w:author="Andre Eger" w:date="2024-07-17T00:14:00Z">
        <w:r w:rsidR="7CB92DDC">
          <w:t xml:space="preserve"> </w:t>
        </w:r>
        <w:commentRangeStart w:id="527"/>
        <w:commentRangeStart w:id="528"/>
        <w:commentRangeStart w:id="529"/>
        <w:commentRangeStart w:id="530"/>
        <w:commentRangeStart w:id="531"/>
        <w:commentRangeStart w:id="532"/>
        <w:commentRangeStart w:id="533"/>
        <w:commentRangeStart w:id="534"/>
        <w:commentRangeStart w:id="535"/>
        <w:r w:rsidR="7CB92DDC">
          <w:t xml:space="preserve">If a lithic or </w:t>
        </w:r>
        <w:proofErr w:type="spellStart"/>
        <w:r w:rsidR="7CB92DDC">
          <w:t>paralithic</w:t>
        </w:r>
        <w:proofErr w:type="spellEnd"/>
        <w:r w:rsidR="7CB92DDC">
          <w:t xml:space="preserve"> contact is reached at </w:t>
        </w:r>
      </w:ins>
      <w:ins w:id="536" w:author="Andre Eger" w:date="2024-07-17T00:15:00Z">
        <w:r w:rsidR="7CB92DDC">
          <w:t>a depth</w:t>
        </w:r>
      </w:ins>
      <w:ins w:id="537" w:author="Andre Eger" w:date="2024-07-17T00:19:00Z">
        <w:r w:rsidR="34076CA5">
          <w:t xml:space="preserve"> of</w:t>
        </w:r>
      </w:ins>
      <w:ins w:id="538" w:author="Andre Eger" w:date="2024-07-17T00:15:00Z">
        <w:r w:rsidR="7CB92DDC">
          <w:t xml:space="preserve"> less than 35 cm fr</w:t>
        </w:r>
        <w:r w:rsidR="69E107D7">
          <w:t>o</w:t>
        </w:r>
        <w:r w:rsidR="7CB92DDC">
          <w:t xml:space="preserve">m the </w:t>
        </w:r>
        <w:r w:rsidR="594B7F0B">
          <w:t>mineral soil surface,</w:t>
        </w:r>
        <w:r w:rsidR="0C6BF6F1">
          <w:t xml:space="preserve"> the thickness</w:t>
        </w:r>
      </w:ins>
      <w:ins w:id="539" w:author="Andre Eger" w:date="2024-07-17T00:17:00Z">
        <w:r w:rsidR="2AF1E67E">
          <w:t xml:space="preserve"> requirements </w:t>
        </w:r>
      </w:ins>
      <w:ins w:id="540" w:author="Andre Eger" w:date="2024-07-17T00:18:00Z">
        <w:r w:rsidR="2AF1E67E">
          <w:t>do not apply, but instead</w:t>
        </w:r>
      </w:ins>
      <w:ins w:id="541" w:author="Balin Robertson" w:date="2024-09-30T16:18:00Z">
        <w:r w:rsidR="00F60FAA">
          <w:t>,</w:t>
        </w:r>
      </w:ins>
      <w:ins w:id="542" w:author="Andre Eger" w:date="2024-07-17T00:18:00Z">
        <w:r w:rsidR="2AF1E67E">
          <w:t xml:space="preserve"> </w:t>
        </w:r>
        <w:r w:rsidR="76D96399">
          <w:t xml:space="preserve">all </w:t>
        </w:r>
      </w:ins>
      <w:ins w:id="543" w:author="Andre Eger" w:date="2024-07-17T00:19:00Z">
        <w:r w:rsidR="76D96399">
          <w:t>mineral</w:t>
        </w:r>
      </w:ins>
      <w:ins w:id="544" w:author="Andre Eger" w:date="2024-07-17T00:18:00Z">
        <w:r w:rsidR="2AF1E67E">
          <w:t xml:space="preserve"> horizons</w:t>
        </w:r>
      </w:ins>
      <w:ins w:id="545" w:author="Andre Eger" w:date="2024-07-17T00:19:00Z">
        <w:r w:rsidR="00265879">
          <w:t xml:space="preserve"> above the lithic or </w:t>
        </w:r>
        <w:proofErr w:type="spellStart"/>
        <w:r w:rsidR="00265879">
          <w:t>paralithic</w:t>
        </w:r>
        <w:proofErr w:type="spellEnd"/>
        <w:r w:rsidR="00265879">
          <w:t xml:space="preserve"> contact</w:t>
        </w:r>
      </w:ins>
      <w:ins w:id="546" w:author="Andre Eger" w:date="2024-07-17T00:18:00Z">
        <w:r w:rsidR="2AF1E67E">
          <w:t xml:space="preserve"> </w:t>
        </w:r>
      </w:ins>
      <w:ins w:id="547" w:author="Andre Eger" w:date="2024-07-17T00:19:00Z">
        <w:r w:rsidR="3E8CCC92">
          <w:t>must meet the criteria for</w:t>
        </w:r>
      </w:ins>
      <w:ins w:id="548" w:author="Andre Eger" w:date="2024-07-17T00:16:00Z">
        <w:r w:rsidR="0C6BF6F1">
          <w:t xml:space="preserve"> </w:t>
        </w:r>
        <w:proofErr w:type="spellStart"/>
        <w:r w:rsidR="6C279CA4" w:rsidRPr="32B557F8">
          <w:rPr>
            <w:u w:val="single"/>
          </w:rPr>
          <w:t>allophanic</w:t>
        </w:r>
        <w:proofErr w:type="spellEnd"/>
        <w:r w:rsidR="6C279CA4" w:rsidRPr="32B557F8">
          <w:rPr>
            <w:u w:val="single"/>
          </w:rPr>
          <w:t xml:space="preserve"> soil material</w:t>
        </w:r>
      </w:ins>
      <w:ins w:id="549" w:author="Andre Eger" w:date="2024-07-17T00:19:00Z">
        <w:r w:rsidR="228690E1" w:rsidRPr="32B557F8">
          <w:rPr>
            <w:u w:val="single"/>
          </w:rPr>
          <w:t>.</w:t>
        </w:r>
      </w:ins>
      <w:ins w:id="550" w:author="Andre Eger" w:date="2024-07-17T00:17:00Z">
        <w:r w:rsidR="1AEAD9A5">
          <w:t xml:space="preserve"> </w:t>
        </w:r>
      </w:ins>
      <w:commentRangeEnd w:id="527"/>
      <w:r>
        <w:rPr>
          <w:rStyle w:val="CommentReference"/>
        </w:rPr>
        <w:commentReference w:id="527"/>
      </w:r>
      <w:commentRangeEnd w:id="528"/>
      <w:r>
        <w:rPr>
          <w:rStyle w:val="CommentReference"/>
        </w:rPr>
        <w:commentReference w:id="528"/>
      </w:r>
      <w:commentRangeEnd w:id="529"/>
      <w:r>
        <w:rPr>
          <w:rStyle w:val="CommentReference"/>
        </w:rPr>
        <w:commentReference w:id="529"/>
      </w:r>
      <w:commentRangeEnd w:id="530"/>
      <w:r>
        <w:rPr>
          <w:rStyle w:val="CommentReference"/>
        </w:rPr>
        <w:commentReference w:id="530"/>
      </w:r>
      <w:commentRangeEnd w:id="531"/>
      <w:r w:rsidR="000C6475">
        <w:rPr>
          <w:rStyle w:val="CommentReference"/>
        </w:rPr>
        <w:commentReference w:id="531"/>
      </w:r>
      <w:commentRangeEnd w:id="532"/>
      <w:r w:rsidR="00442047">
        <w:rPr>
          <w:rStyle w:val="CommentReference"/>
        </w:rPr>
        <w:commentReference w:id="532"/>
      </w:r>
      <w:commentRangeEnd w:id="533"/>
      <w:r w:rsidR="009127DF">
        <w:rPr>
          <w:rStyle w:val="CommentReference"/>
        </w:rPr>
        <w:commentReference w:id="533"/>
      </w:r>
      <w:commentRangeEnd w:id="534"/>
      <w:r w:rsidR="009127DF">
        <w:rPr>
          <w:rStyle w:val="CommentReference"/>
        </w:rPr>
        <w:commentReference w:id="534"/>
      </w:r>
      <w:commentRangeEnd w:id="535"/>
      <w:r>
        <w:rPr>
          <w:rStyle w:val="CommentReference"/>
        </w:rPr>
        <w:commentReference w:id="535"/>
      </w:r>
    </w:p>
    <w:p w14:paraId="0BE91469" w14:textId="02422F9C" w:rsidR="00174C4D" w:rsidRDefault="008F760C">
      <w:pPr>
        <w:spacing w:after="105" w:line="265" w:lineRule="auto"/>
        <w:ind w:left="10" w:right="57" w:hanging="10"/>
        <w:jc w:val="right"/>
      </w:pPr>
      <w:proofErr w:type="spellStart"/>
      <w:r>
        <w:rPr>
          <w:b/>
        </w:rPr>
        <w:t>A</w:t>
      </w:r>
      <w:r w:rsidR="00250F1A">
        <w:rPr>
          <w:b/>
        </w:rPr>
        <w:t>llophanic</w:t>
      </w:r>
      <w:proofErr w:type="spellEnd"/>
      <w:r w:rsidR="00250F1A">
        <w:rPr>
          <w:b/>
        </w:rPr>
        <w:t xml:space="preserve"> Soils </w:t>
      </w:r>
      <w:r>
        <w:t>(p.41)</w:t>
      </w:r>
    </w:p>
    <w:p w14:paraId="0BE9146A" w14:textId="77777777" w:rsidR="00174C4D" w:rsidRDefault="008F760C">
      <w:pPr>
        <w:numPr>
          <w:ilvl w:val="0"/>
          <w:numId w:val="39"/>
        </w:numPr>
        <w:spacing w:after="90"/>
        <w:ind w:right="58" w:hanging="567"/>
      </w:pPr>
      <w:r>
        <w:t>Other</w:t>
      </w:r>
      <w:r w:rsidR="00196EFD">
        <w:t xml:space="preserve"> </w:t>
      </w:r>
      <w:r>
        <w:t>soils</w:t>
      </w:r>
      <w:r w:rsidR="00196EFD">
        <w:t xml:space="preserve"> </w:t>
      </w:r>
      <w:r>
        <w:t>that</w:t>
      </w:r>
      <w:r w:rsidR="00196EFD">
        <w:t xml:space="preserve"> h</w:t>
      </w:r>
      <w:r>
        <w:t>ave</w:t>
      </w:r>
      <w:r>
        <w:tab/>
      </w:r>
      <w:r w:rsidR="00196EFD">
        <w:rPr>
          <w:b/>
          <w:sz w:val="18"/>
        </w:rPr>
        <w:t>BOTH</w:t>
      </w:r>
    </w:p>
    <w:p w14:paraId="0BE9146B" w14:textId="77777777" w:rsidR="00196EFD" w:rsidRDefault="008F760C" w:rsidP="00164344">
      <w:pPr>
        <w:pStyle w:val="ListParagraph"/>
        <w:numPr>
          <w:ilvl w:val="0"/>
          <w:numId w:val="132"/>
        </w:numPr>
        <w:spacing w:after="139"/>
        <w:ind w:left="993" w:right="58" w:hanging="426"/>
        <w:rPr>
          <w:b/>
          <w:sz w:val="18"/>
        </w:rPr>
      </w:pPr>
      <w:r>
        <w:t>a</w:t>
      </w:r>
      <w:r w:rsidR="00196EFD">
        <w:t xml:space="preserve"> </w:t>
      </w:r>
      <w:r>
        <w:t>layer</w:t>
      </w:r>
      <w:r w:rsidR="00196EFD">
        <w:t xml:space="preserve"> of </w:t>
      </w:r>
      <w:r w:rsidRPr="002C2CE0">
        <w:rPr>
          <w:color w:val="2B579A"/>
          <w:u w:val="single"/>
          <w:shd w:val="clear" w:color="auto" w:fill="E6E6E6"/>
          <w:rPrChange w:id="552" w:author="Thomas Caspari" w:date="2017-10-12T13:47:00Z">
            <w:rPr>
              <w:color w:val="2B579A"/>
              <w:shd w:val="clear" w:color="auto" w:fill="E6E6E6"/>
            </w:rPr>
          </w:rPrChange>
        </w:rPr>
        <w:t>vitric</w:t>
      </w:r>
      <w:r w:rsidR="00196EFD" w:rsidRPr="002C2CE0">
        <w:rPr>
          <w:color w:val="2B579A"/>
          <w:u w:val="single"/>
          <w:shd w:val="clear" w:color="auto" w:fill="E6E6E6"/>
          <w:rPrChange w:id="553" w:author="Thomas Caspari" w:date="2017-10-12T13:47:00Z">
            <w:rPr>
              <w:color w:val="2B579A"/>
              <w:shd w:val="clear" w:color="auto" w:fill="E6E6E6"/>
            </w:rPr>
          </w:rPrChange>
        </w:rPr>
        <w:t xml:space="preserve"> </w:t>
      </w:r>
      <w:r w:rsidRPr="002C2CE0">
        <w:rPr>
          <w:color w:val="2B579A"/>
          <w:u w:val="single"/>
          <w:shd w:val="clear" w:color="auto" w:fill="E6E6E6"/>
          <w:rPrChange w:id="554" w:author="Thomas Caspari" w:date="2017-10-12T13:47:00Z">
            <w:rPr>
              <w:color w:val="2B579A"/>
              <w:shd w:val="clear" w:color="auto" w:fill="E6E6E6"/>
            </w:rPr>
          </w:rPrChange>
        </w:rPr>
        <w:t>soil</w:t>
      </w:r>
      <w:r w:rsidR="00196EFD" w:rsidRPr="002C2CE0">
        <w:rPr>
          <w:color w:val="2B579A"/>
          <w:u w:val="single"/>
          <w:shd w:val="clear" w:color="auto" w:fill="E6E6E6"/>
          <w:rPrChange w:id="555" w:author="Thomas Caspari" w:date="2017-10-12T13:47:00Z">
            <w:rPr>
              <w:color w:val="2B579A"/>
              <w:shd w:val="clear" w:color="auto" w:fill="E6E6E6"/>
            </w:rPr>
          </w:rPrChange>
        </w:rPr>
        <w:t xml:space="preserve"> </w:t>
      </w:r>
      <w:r w:rsidRPr="002C2CE0">
        <w:rPr>
          <w:color w:val="2B579A"/>
          <w:u w:val="single"/>
          <w:shd w:val="clear" w:color="auto" w:fill="E6E6E6"/>
          <w:rPrChange w:id="556" w:author="Thomas Caspari" w:date="2017-10-12T13:47:00Z">
            <w:rPr>
              <w:color w:val="2B579A"/>
              <w:shd w:val="clear" w:color="auto" w:fill="E6E6E6"/>
            </w:rPr>
          </w:rPrChange>
        </w:rPr>
        <w:t>material</w:t>
      </w:r>
      <w:r w:rsidR="00196EFD">
        <w:t xml:space="preserve"> </w:t>
      </w:r>
      <w:r>
        <w:t>extending</w:t>
      </w:r>
      <w:r w:rsidR="00196EFD">
        <w:t xml:space="preserve"> </w:t>
      </w:r>
      <w:r>
        <w:t>from</w:t>
      </w:r>
      <w:r w:rsidR="00196EFD">
        <w:t xml:space="preserve"> </w:t>
      </w:r>
      <w:r>
        <w:t>the</w:t>
      </w:r>
      <w:r w:rsidR="00196EFD">
        <w:t xml:space="preserve"> </w:t>
      </w:r>
      <w:r>
        <w:t>mineral</w:t>
      </w:r>
      <w:r w:rsidR="00196EFD">
        <w:t xml:space="preserve"> </w:t>
      </w:r>
      <w:r>
        <w:t>soil</w:t>
      </w:r>
      <w:r w:rsidR="00196EFD">
        <w:t xml:space="preserve"> </w:t>
      </w:r>
      <w:r>
        <w:t>surfac</w:t>
      </w:r>
      <w:r w:rsidR="00196EFD">
        <w:t xml:space="preserve">e </w:t>
      </w:r>
      <w:r>
        <w:t>to</w:t>
      </w:r>
      <w:r w:rsidR="00196EFD">
        <w:t xml:space="preserve"> </w:t>
      </w:r>
      <w:r>
        <w:t>25</w:t>
      </w:r>
      <w:r w:rsidR="00196EFD">
        <w:t xml:space="preserve"> </w:t>
      </w:r>
      <w:r>
        <w:t>cm</w:t>
      </w:r>
      <w:r w:rsidR="00196EFD">
        <w:t xml:space="preserve"> </w:t>
      </w:r>
      <w:r>
        <w:t>or</w:t>
      </w:r>
      <w:r w:rsidR="00196EFD">
        <w:t xml:space="preserve"> </w:t>
      </w:r>
      <w:r>
        <w:t>more,</w:t>
      </w:r>
      <w:r w:rsidR="00196EFD">
        <w:t xml:space="preserve"> </w:t>
      </w:r>
      <w:r>
        <w:t>or</w:t>
      </w:r>
      <w:r w:rsidR="00196EFD">
        <w:t xml:space="preserve"> </w:t>
      </w:r>
      <w:r>
        <w:t>35</w:t>
      </w:r>
      <w:r w:rsidR="00196EFD">
        <w:t xml:space="preserve"> </w:t>
      </w:r>
      <w:r>
        <w:t>cm</w:t>
      </w:r>
      <w:r w:rsidR="00196EFD">
        <w:t xml:space="preserve"> </w:t>
      </w:r>
      <w:r>
        <w:t>or</w:t>
      </w:r>
      <w:r w:rsidR="00196EFD">
        <w:t xml:space="preserve"> </w:t>
      </w:r>
      <w:r>
        <w:t>more</w:t>
      </w:r>
      <w:r w:rsidR="00196EFD">
        <w:t xml:space="preserve"> </w:t>
      </w:r>
      <w:r>
        <w:t>thick</w:t>
      </w:r>
      <w:r w:rsidR="00196EFD">
        <w:t xml:space="preserve"> </w:t>
      </w:r>
      <w:r>
        <w:t>occurring</w:t>
      </w:r>
      <w:r w:rsidR="00196EFD">
        <w:t xml:space="preserve"> </w:t>
      </w:r>
      <w:r>
        <w:t>within</w:t>
      </w:r>
      <w:r w:rsidR="00196EFD">
        <w:t xml:space="preserve"> </w:t>
      </w:r>
      <w:r>
        <w:t>60</w:t>
      </w:r>
      <w:r w:rsidR="00196EFD">
        <w:t xml:space="preserve"> </w:t>
      </w:r>
      <w:r>
        <w:t>cm</w:t>
      </w:r>
      <w:r w:rsidR="00196EFD">
        <w:t xml:space="preserve"> </w:t>
      </w:r>
      <w:r>
        <w:t>of</w:t>
      </w:r>
      <w:r w:rsidR="00196EFD">
        <w:t xml:space="preserve"> </w:t>
      </w:r>
      <w:r>
        <w:t>the</w:t>
      </w:r>
      <w:r w:rsidR="00196EFD">
        <w:t xml:space="preserve"> </w:t>
      </w:r>
      <w:r>
        <w:t>mineral</w:t>
      </w:r>
      <w:r w:rsidR="00196EFD">
        <w:t xml:space="preserve"> </w:t>
      </w:r>
      <w:r>
        <w:t>soil</w:t>
      </w:r>
      <w:r w:rsidR="00196EFD">
        <w:t xml:space="preserve"> </w:t>
      </w:r>
      <w:r>
        <w:t>surface,</w:t>
      </w:r>
      <w:r w:rsidR="00196EFD">
        <w:t xml:space="preserve"> </w:t>
      </w:r>
      <w:r w:rsidR="00196EFD" w:rsidRPr="00196EFD">
        <w:rPr>
          <w:b/>
          <w:sz w:val="18"/>
        </w:rPr>
        <w:t>AND</w:t>
      </w:r>
      <w:r w:rsidRPr="00196EFD">
        <w:rPr>
          <w:b/>
          <w:sz w:val="18"/>
        </w:rPr>
        <w:t xml:space="preserve"> </w:t>
      </w:r>
    </w:p>
    <w:p w14:paraId="0BE9146C" w14:textId="77777777" w:rsidR="00174C4D" w:rsidRPr="00196EFD" w:rsidRDefault="008F760C" w:rsidP="00164344">
      <w:pPr>
        <w:pStyle w:val="ListParagraph"/>
        <w:numPr>
          <w:ilvl w:val="0"/>
          <w:numId w:val="132"/>
        </w:numPr>
        <w:spacing w:after="139"/>
        <w:ind w:left="993" w:right="58" w:hanging="426"/>
        <w:rPr>
          <w:b/>
          <w:sz w:val="18"/>
        </w:rPr>
      </w:pPr>
      <w:r>
        <w:t>a</w:t>
      </w:r>
      <w:r w:rsidR="00196EFD">
        <w:t xml:space="preserve"> </w:t>
      </w:r>
      <w:r w:rsidRPr="002C2CE0">
        <w:rPr>
          <w:color w:val="2B579A"/>
          <w:u w:val="single"/>
          <w:shd w:val="clear" w:color="auto" w:fill="E6E6E6"/>
          <w:rPrChange w:id="557" w:author="Thomas Caspari" w:date="2017-10-12T13:47:00Z">
            <w:rPr>
              <w:color w:val="2B579A"/>
              <w:shd w:val="clear" w:color="auto" w:fill="E6E6E6"/>
            </w:rPr>
          </w:rPrChange>
        </w:rPr>
        <w:t>weathered-B</w:t>
      </w:r>
      <w:r w:rsidR="00196EFD" w:rsidRPr="002C2CE0">
        <w:rPr>
          <w:color w:val="2B579A"/>
          <w:u w:val="single"/>
          <w:shd w:val="clear" w:color="auto" w:fill="E6E6E6"/>
          <w:rPrChange w:id="558" w:author="Thomas Caspari" w:date="2017-10-12T13:47:00Z">
            <w:rPr>
              <w:color w:val="2B579A"/>
              <w:shd w:val="clear" w:color="auto" w:fill="E6E6E6"/>
            </w:rPr>
          </w:rPrChange>
        </w:rPr>
        <w:t xml:space="preserve"> </w:t>
      </w:r>
      <w:r w:rsidRPr="002C2CE0">
        <w:rPr>
          <w:color w:val="2B579A"/>
          <w:u w:val="single"/>
          <w:shd w:val="clear" w:color="auto" w:fill="E6E6E6"/>
          <w:rPrChange w:id="559" w:author="Thomas Caspari" w:date="2017-10-12T13:47:00Z">
            <w:rPr>
              <w:color w:val="2B579A"/>
              <w:shd w:val="clear" w:color="auto" w:fill="E6E6E6"/>
            </w:rPr>
          </w:rPrChange>
        </w:rPr>
        <w:t>horizon</w:t>
      </w:r>
      <w:r w:rsidR="00196EFD">
        <w:t xml:space="preserve"> </w:t>
      </w:r>
      <w:r>
        <w:t>5</w:t>
      </w:r>
      <w:r w:rsidR="00196EFD">
        <w:t xml:space="preserve"> </w:t>
      </w:r>
      <w:r>
        <w:t>cm</w:t>
      </w:r>
      <w:r w:rsidR="00196EFD">
        <w:t xml:space="preserve"> </w:t>
      </w:r>
      <w:r>
        <w:t>or</w:t>
      </w:r>
      <w:r w:rsidR="00196EFD">
        <w:t xml:space="preserve"> </w:t>
      </w:r>
      <w:r>
        <w:t>mor</w:t>
      </w:r>
      <w:r w:rsidR="00196EFD">
        <w:t xml:space="preserve">e </w:t>
      </w:r>
      <w:r>
        <w:t>thick.</w:t>
      </w:r>
    </w:p>
    <w:p w14:paraId="0BE9146D" w14:textId="220A45DF" w:rsidR="00174C4D" w:rsidRDefault="008F760C">
      <w:pPr>
        <w:spacing w:after="100" w:line="265" w:lineRule="auto"/>
        <w:ind w:left="10" w:right="57" w:hanging="10"/>
        <w:jc w:val="right"/>
      </w:pPr>
      <w:r>
        <w:rPr>
          <w:b/>
        </w:rPr>
        <w:t>P</w:t>
      </w:r>
      <w:r w:rsidR="00250F1A">
        <w:rPr>
          <w:b/>
        </w:rPr>
        <w:t>umice Soils</w:t>
      </w:r>
      <w:r>
        <w:rPr>
          <w:b/>
        </w:rPr>
        <w:t xml:space="preserve"> </w:t>
      </w:r>
      <w:r>
        <w:t>(p.10</w:t>
      </w:r>
      <w:del w:id="560" w:author="Thomas Caspari" w:date="2017-10-12T13:41:00Z">
        <w:r w:rsidDel="002C2CE0">
          <w:delText>2</w:delText>
        </w:r>
      </w:del>
      <w:ins w:id="561" w:author="Thomas Caspari" w:date="2017-10-12T13:41:00Z">
        <w:r w:rsidR="002C2CE0">
          <w:t>5</w:t>
        </w:r>
      </w:ins>
      <w:r>
        <w:t>)</w:t>
      </w:r>
    </w:p>
    <w:p w14:paraId="0BE9146E" w14:textId="77777777" w:rsidR="00174C4D" w:rsidRDefault="008F760C" w:rsidP="00196EFD">
      <w:pPr>
        <w:tabs>
          <w:tab w:val="center" w:pos="679"/>
          <w:tab w:val="center" w:pos="3339"/>
        </w:tabs>
        <w:spacing w:after="94"/>
        <w:ind w:left="567" w:hanging="580"/>
        <w:jc w:val="left"/>
      </w:pPr>
      <w:r>
        <w:rPr>
          <w:b/>
        </w:rPr>
        <w:t>E</w:t>
      </w:r>
      <w:r>
        <w:t>.</w:t>
      </w:r>
      <w:r>
        <w:tab/>
        <w:t>Other</w:t>
      </w:r>
      <w:r w:rsidR="00196EFD">
        <w:t xml:space="preserve"> </w:t>
      </w:r>
      <w:r>
        <w:t>soils</w:t>
      </w:r>
      <w:r w:rsidR="00196EFD">
        <w:t xml:space="preserve"> </w:t>
      </w:r>
      <w:r>
        <w:t>that</w:t>
      </w:r>
      <w:r w:rsidR="00196EFD">
        <w:t xml:space="preserve"> </w:t>
      </w:r>
      <w:r>
        <w:t>have</w:t>
      </w:r>
      <w:r w:rsidR="00196EFD">
        <w:t xml:space="preserve"> </w:t>
      </w:r>
      <w:r w:rsidR="00196EFD">
        <w:rPr>
          <w:b/>
          <w:sz w:val="18"/>
        </w:rPr>
        <w:t xml:space="preserve">ALL </w:t>
      </w:r>
      <w:r>
        <w:t>the</w:t>
      </w:r>
      <w:r w:rsidR="00196EFD">
        <w:t xml:space="preserve"> </w:t>
      </w:r>
      <w:r>
        <w:t>following</w:t>
      </w:r>
    </w:p>
    <w:p w14:paraId="147D5943" w14:textId="645E90B9" w:rsidR="005704A4" w:rsidRPr="005704A4" w:rsidRDefault="005704A4">
      <w:pPr>
        <w:pStyle w:val="ListParagraph"/>
        <w:numPr>
          <w:ilvl w:val="0"/>
          <w:numId w:val="133"/>
        </w:numPr>
        <w:spacing w:after="160" w:line="259" w:lineRule="auto"/>
        <w:jc w:val="left"/>
        <w:rPr>
          <w:ins w:id="562" w:author="Andre Eger" w:date="2024-09-30T10:55:00Z" w16du:dateUtc="2024-09-29T21:55:00Z"/>
          <w:sz w:val="24"/>
          <w:szCs w:val="24"/>
          <w:rPrChange w:id="563" w:author="Andre Eger" w:date="2024-09-30T10:55:00Z" w16du:dateUtc="2024-09-29T21:55:00Z">
            <w:rPr>
              <w:ins w:id="564" w:author="Andre Eger" w:date="2024-09-30T10:55:00Z" w16du:dateUtc="2024-09-29T21:55:00Z"/>
            </w:rPr>
          </w:rPrChange>
        </w:rPr>
        <w:pPrChange w:id="565" w:author="Andre Eger" w:date="2024-09-30T10:55:00Z" w16du:dateUtc="2024-09-29T21:55:00Z">
          <w:pPr>
            <w:pStyle w:val="ListParagraph"/>
            <w:numPr>
              <w:numId w:val="133"/>
            </w:numPr>
            <w:spacing w:after="139"/>
            <w:ind w:left="993" w:right="58" w:hanging="426"/>
          </w:pPr>
        </w:pPrChange>
      </w:pPr>
      <w:ins w:id="566" w:author="Andre Eger" w:date="2024-09-30T10:55:00Z" w16du:dateUtc="2024-09-29T21:55:00Z">
        <w:r>
          <w:rPr>
            <w:sz w:val="24"/>
            <w:szCs w:val="24"/>
          </w:rPr>
          <w:t>Dominantly d</w:t>
        </w:r>
        <w:r w:rsidRPr="006B0FD1">
          <w:rPr>
            <w:sz w:val="24"/>
            <w:szCs w:val="24"/>
          </w:rPr>
          <w:t>erived</w:t>
        </w:r>
        <w:r>
          <w:rPr>
            <w:sz w:val="24"/>
            <w:szCs w:val="24"/>
          </w:rPr>
          <w:t xml:space="preserve"> </w:t>
        </w:r>
        <w:r w:rsidRPr="006B0FD1">
          <w:rPr>
            <w:sz w:val="24"/>
            <w:szCs w:val="24"/>
          </w:rPr>
          <w:t>from calcareous</w:t>
        </w:r>
      </w:ins>
      <w:ins w:id="567" w:author="Balin Robertson" w:date="2024-09-30T16:21:00Z" w16du:dateUtc="2024-09-30T03:21:00Z">
        <w:r w:rsidR="005B7AEB">
          <w:rPr>
            <w:sz w:val="24"/>
            <w:szCs w:val="24"/>
          </w:rPr>
          <w:t>,</w:t>
        </w:r>
      </w:ins>
      <w:ins w:id="568" w:author="Andre Eger" w:date="2024-09-30T10:55:00Z" w16du:dateUtc="2024-09-29T21:55:00Z">
        <w:r>
          <w:rPr>
            <w:sz w:val="24"/>
            <w:szCs w:val="24"/>
          </w:rPr>
          <w:t xml:space="preserve"> </w:t>
        </w:r>
        <w:del w:id="569" w:author="Balin Robertson" w:date="2024-09-30T16:20:00Z" w16du:dateUtc="2024-09-30T03:20:00Z">
          <w:r w:rsidRPr="006B0FD1">
            <w:rPr>
              <w:sz w:val="24"/>
              <w:szCs w:val="24"/>
            </w:rPr>
            <w:delText xml:space="preserve">or </w:delText>
          </w:r>
        </w:del>
        <w:r>
          <w:rPr>
            <w:sz w:val="24"/>
            <w:szCs w:val="24"/>
          </w:rPr>
          <w:t>mafic or ultramafic</w:t>
        </w:r>
        <w:r w:rsidRPr="006B0FD1">
          <w:rPr>
            <w:sz w:val="24"/>
            <w:szCs w:val="24"/>
          </w:rPr>
          <w:t xml:space="preserve"> </w:t>
        </w:r>
        <w:r>
          <w:rPr>
            <w:sz w:val="24"/>
            <w:szCs w:val="24"/>
          </w:rPr>
          <w:t>rock classes</w:t>
        </w:r>
        <w:r w:rsidRPr="006B0FD1">
          <w:rPr>
            <w:sz w:val="24"/>
            <w:szCs w:val="24"/>
          </w:rPr>
          <w:t xml:space="preserve">; AND  </w:t>
        </w:r>
      </w:ins>
    </w:p>
    <w:p w14:paraId="0BE9146F" w14:textId="5E8E4F19" w:rsidR="00174C4D" w:rsidRDefault="008F760C" w:rsidP="00164344">
      <w:pPr>
        <w:pStyle w:val="ListParagraph"/>
        <w:numPr>
          <w:ilvl w:val="0"/>
          <w:numId w:val="133"/>
        </w:numPr>
        <w:spacing w:after="139"/>
        <w:ind w:left="993" w:right="58" w:hanging="426"/>
      </w:pPr>
      <w:r>
        <w:t>an</w:t>
      </w:r>
      <w:r w:rsidR="00196EFD">
        <w:t xml:space="preserve"> </w:t>
      </w:r>
      <w:r>
        <w:t>A</w:t>
      </w:r>
      <w:r w:rsidR="00196EFD">
        <w:t xml:space="preserve"> </w:t>
      </w:r>
      <w:r>
        <w:t>horizon</w:t>
      </w:r>
      <w:r w:rsidR="00196EFD">
        <w:t xml:space="preserve"> </w:t>
      </w:r>
      <w:r>
        <w:t>that</w:t>
      </w:r>
      <w:r w:rsidR="00196EFD">
        <w:t xml:space="preserve"> </w:t>
      </w:r>
      <w:r>
        <w:t>in</w:t>
      </w:r>
      <w:r w:rsidR="00196EFD">
        <w:t xml:space="preserve"> </w:t>
      </w:r>
      <w:r>
        <w:t>the</w:t>
      </w:r>
      <w:r w:rsidR="00196EFD">
        <w:t xml:space="preserve"> </w:t>
      </w:r>
      <w:r>
        <w:t>major</w:t>
      </w:r>
      <w:r w:rsidR="00196EFD">
        <w:t xml:space="preserve"> </w:t>
      </w:r>
      <w:r>
        <w:t>part</w:t>
      </w:r>
      <w:r w:rsidR="00196EFD">
        <w:t xml:space="preserve"> </w:t>
      </w:r>
      <w:r>
        <w:t>has</w:t>
      </w:r>
      <w:r w:rsidR="00196EFD">
        <w:t xml:space="preserve"> </w:t>
      </w:r>
      <w:r w:rsidRPr="00196EFD">
        <w:t>both</w:t>
      </w:r>
    </w:p>
    <w:p w14:paraId="0BE91470" w14:textId="77777777" w:rsidR="00174C4D" w:rsidRDefault="008F760C">
      <w:pPr>
        <w:numPr>
          <w:ilvl w:val="0"/>
          <w:numId w:val="40"/>
        </w:numPr>
        <w:spacing w:after="64"/>
        <w:ind w:right="58" w:hanging="567"/>
      </w:pPr>
      <w:r>
        <w:t>moist</w:t>
      </w:r>
      <w:r w:rsidR="00196EFD">
        <w:t xml:space="preserve"> </w:t>
      </w:r>
      <w:r>
        <w:t>colour</w:t>
      </w:r>
      <w:r w:rsidR="00196EFD">
        <w:t xml:space="preserve"> </w:t>
      </w:r>
      <w:r>
        <w:t>value</w:t>
      </w:r>
      <w:r w:rsidR="00196EFD">
        <w:t xml:space="preserve"> </w:t>
      </w:r>
      <w:r>
        <w:t>of</w:t>
      </w:r>
      <w:r w:rsidR="00196EFD">
        <w:t xml:space="preserve"> </w:t>
      </w:r>
      <w:r>
        <w:t>3</w:t>
      </w:r>
      <w:r w:rsidR="00196EFD">
        <w:t xml:space="preserve"> o</w:t>
      </w:r>
      <w:r>
        <w:t>r</w:t>
      </w:r>
      <w:r w:rsidR="00196EFD">
        <w:t xml:space="preserve"> </w:t>
      </w:r>
      <w:r>
        <w:t>less,</w:t>
      </w:r>
      <w:r>
        <w:tab/>
      </w:r>
      <w:r>
        <w:rPr>
          <w:b/>
          <w:i/>
        </w:rPr>
        <w:t>and</w:t>
      </w:r>
    </w:p>
    <w:p w14:paraId="0BE91471" w14:textId="77777777" w:rsidR="00174C4D" w:rsidRDefault="008F760C">
      <w:pPr>
        <w:numPr>
          <w:ilvl w:val="0"/>
          <w:numId w:val="40"/>
        </w:numPr>
        <w:spacing w:after="189"/>
        <w:ind w:right="58" w:hanging="567"/>
      </w:pPr>
      <w:r>
        <w:rPr>
          <w:i/>
        </w:rPr>
        <w:t>either</w:t>
      </w:r>
      <w:r w:rsidR="00196EFD">
        <w:rPr>
          <w:i/>
        </w:rPr>
        <w:t xml:space="preserve"> </w:t>
      </w:r>
      <w:r>
        <w:t>moderate</w:t>
      </w:r>
      <w:r w:rsidR="00196EFD">
        <w:t xml:space="preserve"> </w:t>
      </w:r>
      <w:r>
        <w:t>or</w:t>
      </w:r>
      <w:r w:rsidR="00196EFD">
        <w:t xml:space="preserve"> </w:t>
      </w:r>
      <w:r>
        <w:t>strong</w:t>
      </w:r>
      <w:r w:rsidR="00196EFD">
        <w:t xml:space="preserve"> </w:t>
      </w:r>
      <w:proofErr w:type="spellStart"/>
      <w:r>
        <w:t>pedality</w:t>
      </w:r>
      <w:proofErr w:type="spellEnd"/>
      <w:r w:rsidR="00196EFD">
        <w:t xml:space="preserve"> </w:t>
      </w:r>
      <w:r>
        <w:t>(with</w:t>
      </w:r>
      <w:r w:rsidR="00196EFD">
        <w:t xml:space="preserve"> </w:t>
      </w:r>
      <w:r>
        <w:t>peds</w:t>
      </w:r>
      <w:r w:rsidR="00196EFD">
        <w:t xml:space="preserve"> </w:t>
      </w:r>
      <w:r>
        <w:t>that</w:t>
      </w:r>
      <w:r w:rsidR="00196EFD">
        <w:t xml:space="preserve"> </w:t>
      </w:r>
      <w:r>
        <w:t>are</w:t>
      </w:r>
      <w:r w:rsidR="00196EFD">
        <w:t xml:space="preserve"> </w:t>
      </w:r>
      <w:r>
        <w:t>less</w:t>
      </w:r>
      <w:r w:rsidR="00196EFD">
        <w:t xml:space="preserve"> </w:t>
      </w:r>
      <w:r>
        <w:t>than</w:t>
      </w:r>
      <w:r w:rsidR="00196EFD">
        <w:t xml:space="preserve"> </w:t>
      </w:r>
      <w:r>
        <w:t>60</w:t>
      </w:r>
      <w:r w:rsidR="00196EFD">
        <w:t xml:space="preserve"> </w:t>
      </w:r>
      <w:r>
        <w:t>mm</w:t>
      </w:r>
      <w:r w:rsidR="00196EFD">
        <w:t xml:space="preserve"> </w:t>
      </w:r>
      <w:r>
        <w:t>in</w:t>
      </w:r>
      <w:r w:rsidR="00196EFD">
        <w:t xml:space="preserve"> </w:t>
      </w:r>
      <w:r>
        <w:t>size),</w:t>
      </w:r>
      <w:r w:rsidR="00196EFD">
        <w:t xml:space="preserve"> </w:t>
      </w:r>
      <w:r>
        <w:t>is</w:t>
      </w:r>
      <w:r w:rsidR="00196EFD">
        <w:t xml:space="preserve"> </w:t>
      </w:r>
      <w:r>
        <w:t>earthy</w:t>
      </w:r>
      <w:r w:rsidR="00196EFD">
        <w:t xml:space="preserve"> </w:t>
      </w:r>
      <w:proofErr w:type="spellStart"/>
      <w:r>
        <w:t>apedal</w:t>
      </w:r>
      <w:proofErr w:type="spellEnd"/>
      <w:r>
        <w:t>,</w:t>
      </w:r>
      <w:r w:rsidR="00196EFD">
        <w:t xml:space="preserve"> </w:t>
      </w:r>
      <w:r>
        <w:t>or</w:t>
      </w:r>
      <w:r w:rsidR="00196EFD">
        <w:t xml:space="preserve"> </w:t>
      </w:r>
      <w:r>
        <w:t>has</w:t>
      </w:r>
      <w:r w:rsidR="00196EFD">
        <w:t xml:space="preserve"> </w:t>
      </w:r>
      <w:r>
        <w:t>cracks</w:t>
      </w:r>
      <w:r w:rsidR="00196EFD">
        <w:t xml:space="preserve"> </w:t>
      </w:r>
      <w:r>
        <w:t>4</w:t>
      </w:r>
      <w:r w:rsidR="00196EFD">
        <w:t xml:space="preserve"> </w:t>
      </w:r>
      <w:r>
        <w:t>mm</w:t>
      </w:r>
      <w:r w:rsidR="00196EFD">
        <w:t xml:space="preserve"> o</w:t>
      </w:r>
      <w:r>
        <w:t>r</w:t>
      </w:r>
      <w:r w:rsidR="00196EFD">
        <w:t xml:space="preserve"> </w:t>
      </w:r>
      <w:r>
        <w:t>more</w:t>
      </w:r>
      <w:r w:rsidR="00196EFD">
        <w:t xml:space="preserve"> </w:t>
      </w:r>
      <w:r>
        <w:t>wide</w:t>
      </w:r>
      <w:r w:rsidR="00196EFD">
        <w:t xml:space="preserve"> </w:t>
      </w:r>
      <w:r>
        <w:t>that</w:t>
      </w:r>
      <w:r w:rsidR="00196EFD">
        <w:t xml:space="preserve"> </w:t>
      </w:r>
      <w:r>
        <w:t>extend</w:t>
      </w:r>
      <w:r w:rsidR="00196EFD">
        <w:t xml:space="preserve"> </w:t>
      </w:r>
      <w:r>
        <w:t>to</w:t>
      </w:r>
      <w:r w:rsidR="00196EFD">
        <w:t xml:space="preserve"> </w:t>
      </w:r>
      <w:r>
        <w:t>a</w:t>
      </w:r>
      <w:r w:rsidR="00196EFD">
        <w:t xml:space="preserve"> </w:t>
      </w:r>
      <w:r>
        <w:t>depth</w:t>
      </w:r>
      <w:r w:rsidR="00196EFD">
        <w:t xml:space="preserve"> </w:t>
      </w:r>
      <w:r>
        <w:t>of</w:t>
      </w:r>
      <w:r w:rsidR="00196EFD">
        <w:t xml:space="preserve"> </w:t>
      </w:r>
      <w:r>
        <w:t>30</w:t>
      </w:r>
      <w:r w:rsidR="00196EFD">
        <w:t xml:space="preserve"> </w:t>
      </w:r>
      <w:r>
        <w:t>cm</w:t>
      </w:r>
      <w:r w:rsidR="00196EFD">
        <w:t xml:space="preserve"> </w:t>
      </w:r>
      <w:r>
        <w:t>or</w:t>
      </w:r>
      <w:r w:rsidR="00196EFD">
        <w:t xml:space="preserve"> </w:t>
      </w:r>
      <w:r>
        <w:t>more</w:t>
      </w:r>
      <w:r w:rsidR="00196EFD">
        <w:t xml:space="preserve"> </w:t>
      </w:r>
      <w:r>
        <w:t>at</w:t>
      </w:r>
      <w:r w:rsidR="00196EFD">
        <w:t xml:space="preserve"> </w:t>
      </w:r>
      <w:r>
        <w:t>some</w:t>
      </w:r>
      <w:r w:rsidR="00196EFD">
        <w:t xml:space="preserve"> </w:t>
      </w:r>
      <w:r>
        <w:t>time</w:t>
      </w:r>
      <w:r w:rsidR="00196EFD">
        <w:t xml:space="preserve"> </w:t>
      </w:r>
      <w:r>
        <w:t>of</w:t>
      </w:r>
      <w:r w:rsidR="00196EFD">
        <w:t xml:space="preserve"> </w:t>
      </w:r>
      <w:r>
        <w:t>the</w:t>
      </w:r>
      <w:r w:rsidR="00196EFD">
        <w:t xml:space="preserve"> </w:t>
      </w:r>
      <w:r>
        <w:t>year,</w:t>
      </w:r>
      <w:r w:rsidR="00196EFD">
        <w:t xml:space="preserve"> </w:t>
      </w:r>
      <w:r>
        <w:rPr>
          <w:i/>
        </w:rPr>
        <w:t>o</w:t>
      </w:r>
      <w:r w:rsidR="00196EFD">
        <w:rPr>
          <w:i/>
        </w:rPr>
        <w:t xml:space="preserve">r </w:t>
      </w:r>
      <w:r>
        <w:t>is</w:t>
      </w:r>
      <w:r w:rsidR="00196EFD">
        <w:t xml:space="preserve"> </w:t>
      </w:r>
      <w:r>
        <w:t>peaty,</w:t>
      </w:r>
      <w:r w:rsidR="00196EFD">
        <w:t xml:space="preserve"> </w:t>
      </w:r>
      <w:r w:rsidR="00196EFD">
        <w:rPr>
          <w:b/>
          <w:sz w:val="18"/>
        </w:rPr>
        <w:t>AND</w:t>
      </w:r>
    </w:p>
    <w:p w14:paraId="0BE91472" w14:textId="77777777" w:rsidR="00174C4D" w:rsidRDefault="008F760C" w:rsidP="00164344">
      <w:pPr>
        <w:pStyle w:val="ListParagraph"/>
        <w:numPr>
          <w:ilvl w:val="0"/>
          <w:numId w:val="133"/>
        </w:numPr>
        <w:spacing w:after="139"/>
        <w:ind w:left="993" w:right="58" w:hanging="426"/>
      </w:pPr>
      <w:r w:rsidRPr="009476D2">
        <w:t>has</w:t>
      </w:r>
      <w:r w:rsidRPr="009476D2">
        <w:tab/>
        <w:t>either</w:t>
      </w:r>
    </w:p>
    <w:p w14:paraId="0BE91473" w14:textId="77777777" w:rsidR="00174C4D" w:rsidRDefault="008F760C">
      <w:pPr>
        <w:numPr>
          <w:ilvl w:val="0"/>
          <w:numId w:val="41"/>
        </w:numPr>
        <w:spacing w:after="61"/>
        <w:ind w:right="58" w:hanging="567"/>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4688" behindDoc="0" locked="0" layoutInCell="1" allowOverlap="1" wp14:anchorId="0BE92207" wp14:editId="5539DB82">
                <wp:simplePos x="0" y="0"/>
                <wp:positionH relativeFrom="page">
                  <wp:posOffset>7718704</wp:posOffset>
                </wp:positionH>
                <wp:positionV relativeFrom="page">
                  <wp:posOffset>1166711</wp:posOffset>
                </wp:positionV>
                <wp:extent cx="211506" cy="2879992"/>
                <wp:effectExtent l="0" t="0" r="0" b="0"/>
                <wp:wrapSquare wrapText="bothSides"/>
                <wp:docPr id="99940" name="Group 99940"/>
                <wp:cNvGraphicFramePr/>
                <a:graphic xmlns:a="http://schemas.openxmlformats.org/drawingml/2006/main">
                  <a:graphicData uri="http://schemas.microsoft.com/office/word/2010/wordprocessingGroup">
                    <wpg:wgp>
                      <wpg:cNvGrpSpPr/>
                      <wpg:grpSpPr>
                        <a:xfrm>
                          <a:off x="0" y="0"/>
                          <a:ext cx="211506" cy="2879992"/>
                          <a:chOff x="0" y="0"/>
                          <a:chExt cx="211506" cy="2879992"/>
                        </a:xfrm>
                      </wpg:grpSpPr>
                      <wps:wsp>
                        <wps:cNvPr id="146280" name="Shape 146280"/>
                        <wps:cNvSpPr/>
                        <wps:spPr>
                          <a:xfrm>
                            <a:off x="0" y="0"/>
                            <a:ext cx="211506" cy="2879992"/>
                          </a:xfrm>
                          <a:custGeom>
                            <a:avLst/>
                            <a:gdLst/>
                            <a:ahLst/>
                            <a:cxnLst/>
                            <a:rect l="0" t="0" r="0" b="0"/>
                            <a:pathLst>
                              <a:path w="211506" h="2879992">
                                <a:moveTo>
                                  <a:pt x="0" y="0"/>
                                </a:moveTo>
                                <a:lnTo>
                                  <a:pt x="211506" y="0"/>
                                </a:lnTo>
                                <a:lnTo>
                                  <a:pt x="211506" y="2879992"/>
                                </a:lnTo>
                                <a:lnTo>
                                  <a:pt x="0" y="287999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2F27A70D" id="Group 99940" o:spid="_x0000_s1026" style="position:absolute;margin-left:607.75pt;margin-top:91.85pt;width:16.65pt;height:226.75pt;z-index:251634688;mso-position-horizontal-relative:page;mso-position-vertical-relative:page" coordsize="2115,28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">
                <v:shape id="Shape 146280" o:spid="_x0000_s1027" style="position:absolute;width:2115;height:28799;visibility:visible;mso-wrap-style:square;v-text-anchor:top" coordsize="211506,287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" path="m,l211506,r,2879992l,2879992,,e" fillcolor="#181717" stroked="f" strokeweight="0">
                  <v:stroke miterlimit="83231f" joinstyle="miter"/>
                  <v:path arrowok="t" textboxrect="0,0,211506,2879992"/>
                </v:shape>
                <w10:wrap type="square" anchorx="page" anchory="page"/>
              </v:group>
            </w:pict>
          </mc:Fallback>
        </mc:AlternateContent>
      </w:r>
      <w:r>
        <w:t>a</w:t>
      </w:r>
      <w:r w:rsidR="009476D2">
        <w:t xml:space="preserve"> </w:t>
      </w:r>
      <w:r>
        <w:t>visible</w:t>
      </w:r>
      <w:r w:rsidR="009476D2">
        <w:t xml:space="preserve"> </w:t>
      </w:r>
      <w:r>
        <w:t>reaction</w:t>
      </w:r>
      <w:r w:rsidR="009476D2">
        <w:t xml:space="preserve"> </w:t>
      </w:r>
      <w:r>
        <w:t>to</w:t>
      </w:r>
      <w:r w:rsidR="009476D2">
        <w:t xml:space="preserve"> </w:t>
      </w:r>
      <w:r>
        <w:t>10%</w:t>
      </w:r>
      <w:r w:rsidR="009476D2">
        <w:t xml:space="preserve"> </w:t>
      </w:r>
      <w:r>
        <w:t>HCl</w:t>
      </w:r>
      <w:r w:rsidR="009476D2">
        <w:t xml:space="preserve"> </w:t>
      </w:r>
      <w:r>
        <w:t>in</w:t>
      </w:r>
      <w:r w:rsidR="009476D2">
        <w:t xml:space="preserve"> </w:t>
      </w:r>
      <w:r>
        <w:t>the</w:t>
      </w:r>
      <w:r w:rsidR="009476D2">
        <w:t xml:space="preserve"> </w:t>
      </w:r>
      <w:r>
        <w:t>soil</w:t>
      </w:r>
      <w:r w:rsidR="009476D2">
        <w:t xml:space="preserve"> </w:t>
      </w:r>
      <w:r>
        <w:t>matrix</w:t>
      </w:r>
      <w:r w:rsidR="009476D2">
        <w:t xml:space="preserve"> </w:t>
      </w:r>
      <w:r>
        <w:t>at</w:t>
      </w:r>
      <w:r w:rsidR="009476D2">
        <w:t xml:space="preserve"> </w:t>
      </w:r>
      <w:r>
        <w:t>60</w:t>
      </w:r>
      <w:r w:rsidR="009476D2">
        <w:t xml:space="preserve"> c</w:t>
      </w:r>
      <w:r>
        <w:t>m</w:t>
      </w:r>
      <w:r w:rsidR="009476D2">
        <w:t xml:space="preserve"> </w:t>
      </w:r>
      <w:r>
        <w:t>or</w:t>
      </w:r>
      <w:r w:rsidR="009476D2">
        <w:t xml:space="preserve"> </w:t>
      </w:r>
      <w:r>
        <w:t>less</w:t>
      </w:r>
      <w:r w:rsidR="009476D2">
        <w:t xml:space="preserve"> </w:t>
      </w:r>
      <w:r>
        <w:t>from</w:t>
      </w:r>
      <w:r w:rsidR="009476D2">
        <w:t xml:space="preserve"> </w:t>
      </w:r>
      <w:r>
        <w:t>the</w:t>
      </w:r>
      <w:r w:rsidR="009476D2">
        <w:t xml:space="preserve"> </w:t>
      </w:r>
      <w:r>
        <w:t>mineral</w:t>
      </w:r>
      <w:r w:rsidR="009476D2">
        <w:t xml:space="preserve"> </w:t>
      </w:r>
      <w:r>
        <w:t>soil</w:t>
      </w:r>
      <w:r w:rsidR="009476D2">
        <w:t xml:space="preserve"> </w:t>
      </w:r>
      <w:r>
        <w:t>surface,</w:t>
      </w:r>
      <w:r w:rsidR="009476D2">
        <w:t xml:space="preserve"> </w:t>
      </w:r>
      <w:r>
        <w:rPr>
          <w:b/>
          <w:i/>
        </w:rPr>
        <w:t>or</w:t>
      </w:r>
    </w:p>
    <w:p w14:paraId="0BE91474" w14:textId="51E5E57B" w:rsidR="00174C4D" w:rsidRDefault="009476D2">
      <w:pPr>
        <w:numPr>
          <w:ilvl w:val="0"/>
          <w:numId w:val="41"/>
        </w:numPr>
        <w:spacing w:after="94"/>
        <w:ind w:right="58" w:hanging="567"/>
      </w:pPr>
      <w:r>
        <w:t>h</w:t>
      </w:r>
      <w:r w:rsidR="008F760C">
        <w:t>as</w:t>
      </w:r>
      <w:r>
        <w:t xml:space="preserve"> </w:t>
      </w:r>
      <w:r w:rsidR="008F760C">
        <w:t>a</w:t>
      </w:r>
      <w:r>
        <w:t xml:space="preserve"> </w:t>
      </w:r>
      <w:r w:rsidR="008F760C" w:rsidRPr="002C2CE0">
        <w:rPr>
          <w:color w:val="2B579A"/>
          <w:u w:val="single"/>
          <w:shd w:val="clear" w:color="auto" w:fill="E6E6E6"/>
          <w:rPrChange w:id="570" w:author="Thomas Caspari" w:date="2017-10-12T13:47:00Z">
            <w:rPr>
              <w:color w:val="2B579A"/>
              <w:shd w:val="clear" w:color="auto" w:fill="E6E6E6"/>
            </w:rPr>
          </w:rPrChange>
        </w:rPr>
        <w:t>weathered-B</w:t>
      </w:r>
      <w:r w:rsidR="008F760C">
        <w:t>,</w:t>
      </w:r>
      <w:r>
        <w:t xml:space="preserve"> </w:t>
      </w:r>
      <w:r w:rsidR="008F760C" w:rsidRPr="002C2CE0">
        <w:rPr>
          <w:color w:val="2B579A"/>
          <w:u w:val="single"/>
          <w:shd w:val="clear" w:color="auto" w:fill="E6E6E6"/>
          <w:rPrChange w:id="571" w:author="Thomas Caspari" w:date="2017-10-12T13:47:00Z">
            <w:rPr>
              <w:color w:val="2B579A"/>
              <w:shd w:val="clear" w:color="auto" w:fill="E6E6E6"/>
            </w:rPr>
          </w:rPrChange>
        </w:rPr>
        <w:t>argilli</w:t>
      </w:r>
      <w:r w:rsidRPr="002C2CE0">
        <w:rPr>
          <w:color w:val="2B579A"/>
          <w:u w:val="single"/>
          <w:shd w:val="clear" w:color="auto" w:fill="E6E6E6"/>
          <w:rPrChange w:id="572" w:author="Thomas Caspari" w:date="2017-10-12T13:47:00Z">
            <w:rPr>
              <w:color w:val="2B579A"/>
              <w:shd w:val="clear" w:color="auto" w:fill="E6E6E6"/>
            </w:rPr>
          </w:rPrChange>
        </w:rPr>
        <w:t>c</w:t>
      </w:r>
      <w:r>
        <w:t xml:space="preserve"> </w:t>
      </w:r>
      <w:r w:rsidR="008F760C">
        <w:t>or</w:t>
      </w:r>
      <w:r>
        <w:t xml:space="preserve"> </w:t>
      </w:r>
      <w:r w:rsidR="008F760C" w:rsidRPr="002C2CE0">
        <w:rPr>
          <w:color w:val="2B579A"/>
          <w:u w:val="single"/>
          <w:shd w:val="clear" w:color="auto" w:fill="E6E6E6"/>
          <w:rPrChange w:id="573" w:author="Thomas Caspari" w:date="2017-10-12T13:47:00Z">
            <w:rPr>
              <w:color w:val="2B579A"/>
              <w:shd w:val="clear" w:color="auto" w:fill="E6E6E6"/>
            </w:rPr>
          </w:rPrChange>
        </w:rPr>
        <w:t>cutanic</w:t>
      </w:r>
      <w:r w:rsidRPr="002C2CE0">
        <w:rPr>
          <w:color w:val="2B579A"/>
          <w:u w:val="single"/>
          <w:shd w:val="clear" w:color="auto" w:fill="E6E6E6"/>
          <w:rPrChange w:id="574" w:author="Thomas Caspari" w:date="2017-10-12T13:47:00Z">
            <w:rPr>
              <w:color w:val="2B579A"/>
              <w:shd w:val="clear" w:color="auto" w:fill="E6E6E6"/>
            </w:rPr>
          </w:rPrChange>
        </w:rPr>
        <w:t xml:space="preserve"> </w:t>
      </w:r>
      <w:r w:rsidR="008F760C" w:rsidRPr="002C2CE0">
        <w:rPr>
          <w:color w:val="2B579A"/>
          <w:u w:val="single"/>
          <w:shd w:val="clear" w:color="auto" w:fill="E6E6E6"/>
          <w:rPrChange w:id="575" w:author="Thomas Caspari" w:date="2017-10-12T13:47:00Z">
            <w:rPr>
              <w:color w:val="2B579A"/>
              <w:shd w:val="clear" w:color="auto" w:fill="E6E6E6"/>
            </w:rPr>
          </w:rPrChange>
        </w:rPr>
        <w:t>horizon</w:t>
      </w:r>
      <w:r>
        <w:t xml:space="preserve"> </w:t>
      </w:r>
      <w:r w:rsidR="008F760C">
        <w:t>(more</w:t>
      </w:r>
      <w:r>
        <w:t xml:space="preserve"> </w:t>
      </w:r>
      <w:r w:rsidR="008F760C">
        <w:t>than</w:t>
      </w:r>
      <w:r>
        <w:t xml:space="preserve"> </w:t>
      </w:r>
      <w:r w:rsidR="008F760C">
        <w:t>10</w:t>
      </w:r>
      <w:r>
        <w:t xml:space="preserve"> </w:t>
      </w:r>
      <w:r w:rsidR="008F760C">
        <w:t>cm</w:t>
      </w:r>
      <w:r>
        <w:t xml:space="preserve"> </w:t>
      </w:r>
      <w:r w:rsidR="008F760C">
        <w:t>thick)</w:t>
      </w:r>
      <w:r>
        <w:t xml:space="preserve"> </w:t>
      </w:r>
      <w:r w:rsidR="008F760C">
        <w:t>in</w:t>
      </w:r>
      <w:r>
        <w:t xml:space="preserve"> </w:t>
      </w:r>
      <w:r w:rsidR="008F760C">
        <w:t>which</w:t>
      </w:r>
      <w:r>
        <w:t xml:space="preserve"> </w:t>
      </w:r>
      <w:r w:rsidR="008F760C">
        <w:t>the</w:t>
      </w:r>
      <w:r>
        <w:t xml:space="preserve"> </w:t>
      </w:r>
      <w:r w:rsidR="008F760C">
        <w:t>major</w:t>
      </w:r>
      <w:r>
        <w:t xml:space="preserve"> </w:t>
      </w:r>
      <w:r w:rsidR="008F760C">
        <w:t>part</w:t>
      </w:r>
      <w:r>
        <w:t xml:space="preserve"> </w:t>
      </w:r>
      <w:r w:rsidR="008F760C">
        <w:t>(to</w:t>
      </w:r>
      <w:r>
        <w:t xml:space="preserve"> </w:t>
      </w:r>
      <w:r w:rsidR="008F760C">
        <w:t>60</w:t>
      </w:r>
      <w:r>
        <w:t xml:space="preserve"> </w:t>
      </w:r>
      <w:r w:rsidR="008F760C">
        <w:t>cm</w:t>
      </w:r>
      <w:r>
        <w:t xml:space="preserve"> </w:t>
      </w:r>
      <w:r w:rsidR="008F760C">
        <w:t>from</w:t>
      </w:r>
      <w:r>
        <w:t xml:space="preserve"> </w:t>
      </w:r>
      <w:r w:rsidR="008F760C">
        <w:t>the</w:t>
      </w:r>
      <w:r>
        <w:t xml:space="preserve"> </w:t>
      </w:r>
      <w:r w:rsidR="008F760C">
        <w:t>mineral</w:t>
      </w:r>
      <w:r>
        <w:t xml:space="preserve"> </w:t>
      </w:r>
      <w:r w:rsidR="008F760C">
        <w:t>soil</w:t>
      </w:r>
      <w:r>
        <w:t xml:space="preserve"> </w:t>
      </w:r>
      <w:r w:rsidR="008F760C">
        <w:t>surface</w:t>
      </w:r>
      <w:r>
        <w:t xml:space="preserve"> </w:t>
      </w:r>
      <w:r w:rsidR="008F760C">
        <w:t>or</w:t>
      </w:r>
      <w:r>
        <w:t xml:space="preserve"> </w:t>
      </w:r>
      <w:r w:rsidR="008F760C">
        <w:t>to</w:t>
      </w:r>
      <w:r>
        <w:t xml:space="preserve"> </w:t>
      </w:r>
      <w:r w:rsidR="008F760C">
        <w:t>its</w:t>
      </w:r>
      <w:r>
        <w:t xml:space="preserve"> </w:t>
      </w:r>
      <w:r w:rsidR="008F760C">
        <w:t>base,</w:t>
      </w:r>
      <w:r>
        <w:t xml:space="preserve"> </w:t>
      </w:r>
      <w:r w:rsidR="008F760C">
        <w:t>whichever</w:t>
      </w:r>
      <w:r>
        <w:t xml:space="preserve"> </w:t>
      </w:r>
      <w:r w:rsidR="008F760C">
        <w:t>is</w:t>
      </w:r>
      <w:r>
        <w:t xml:space="preserve"> </w:t>
      </w:r>
      <w:r w:rsidR="008F760C">
        <w:t>less)</w:t>
      </w:r>
      <w:r>
        <w:t xml:space="preserve"> </w:t>
      </w:r>
      <w:r w:rsidR="008F760C">
        <w:t>has</w:t>
      </w:r>
      <w:r>
        <w:t xml:space="preserve"> </w:t>
      </w:r>
      <w:r w:rsidR="008F760C">
        <w:t>pH</w:t>
      </w:r>
      <w:r>
        <w:t xml:space="preserve"> </w:t>
      </w:r>
      <w:r w:rsidR="008F760C">
        <w:t>of</w:t>
      </w:r>
      <w:r>
        <w:t xml:space="preserve"> </w:t>
      </w:r>
      <w:r w:rsidR="008F760C">
        <w:t>5.9</w:t>
      </w:r>
      <w:r>
        <w:t xml:space="preserve"> </w:t>
      </w:r>
      <w:r w:rsidR="008F760C">
        <w:t>or</w:t>
      </w:r>
      <w:r>
        <w:t xml:space="preserve"> </w:t>
      </w:r>
      <w:r w:rsidR="008F760C">
        <w:t>more,</w:t>
      </w:r>
      <w:r>
        <w:t xml:space="preserve"> </w:t>
      </w:r>
      <w:r w:rsidR="008F760C">
        <w:t>moderate</w:t>
      </w:r>
      <w:r>
        <w:t xml:space="preserve"> </w:t>
      </w:r>
      <w:r w:rsidR="008F760C">
        <w:t>or</w:t>
      </w:r>
      <w:r>
        <w:t xml:space="preserve"> </w:t>
      </w:r>
      <w:r w:rsidR="008F760C">
        <w:t>strong</w:t>
      </w:r>
      <w:r>
        <w:t xml:space="preserve"> </w:t>
      </w:r>
      <w:proofErr w:type="spellStart"/>
      <w:r w:rsidR="008F760C">
        <w:t>pedality</w:t>
      </w:r>
      <w:proofErr w:type="spellEnd"/>
      <w:r w:rsidR="008F760C">
        <w:t>,</w:t>
      </w:r>
      <w:r>
        <w:t xml:space="preserve"> </w:t>
      </w:r>
      <w:r w:rsidR="008F760C">
        <w:t>and</w:t>
      </w:r>
      <w:r>
        <w:t xml:space="preserve"> </w:t>
      </w:r>
      <w:r w:rsidR="008F760C">
        <w:t>is</w:t>
      </w:r>
      <w:r>
        <w:t xml:space="preserve"> </w:t>
      </w:r>
      <w:r w:rsidR="008F760C">
        <w:t>sticky</w:t>
      </w:r>
      <w:r>
        <w:t xml:space="preserve"> </w:t>
      </w:r>
      <w:r w:rsidR="008F760C">
        <w:t>or</w:t>
      </w:r>
      <w:r>
        <w:t xml:space="preserve"> </w:t>
      </w:r>
      <w:r w:rsidR="008F760C">
        <w:t>very</w:t>
      </w:r>
      <w:r>
        <w:t xml:space="preserve"> </w:t>
      </w:r>
      <w:r w:rsidR="008F760C">
        <w:t>sticky,</w:t>
      </w:r>
      <w:ins w:id="576" w:author="Andre Eger" w:date="2024-09-30T10:56:00Z" w16du:dateUtc="2024-09-29T21:56:00Z">
        <w:r w:rsidR="005704A4" w:rsidRPr="3BC9828A">
          <w:rPr>
            <w:sz w:val="24"/>
            <w:szCs w:val="24"/>
          </w:rPr>
          <w:t xml:space="preserve"> or, if pH is below 5.9, has a matrix colour value</w:t>
        </w:r>
        <w:r w:rsidR="005704A4">
          <w:rPr>
            <w:sz w:val="24"/>
            <w:szCs w:val="24"/>
          </w:rPr>
          <w:t xml:space="preserve"> of</w:t>
        </w:r>
        <w:r w:rsidR="005704A4" w:rsidRPr="3BC9828A">
          <w:rPr>
            <w:sz w:val="24"/>
            <w:szCs w:val="24"/>
          </w:rPr>
          <w:t xml:space="preserve"> 4 or less, a moderate to strong polyhedral </w:t>
        </w:r>
        <w:proofErr w:type="spellStart"/>
        <w:r w:rsidR="005704A4" w:rsidRPr="3BC9828A">
          <w:rPr>
            <w:sz w:val="24"/>
            <w:szCs w:val="24"/>
          </w:rPr>
          <w:t>pedality</w:t>
        </w:r>
        <w:proofErr w:type="spellEnd"/>
        <w:r w:rsidR="005704A4" w:rsidRPr="3BC9828A">
          <w:rPr>
            <w:sz w:val="24"/>
            <w:szCs w:val="24"/>
          </w:rPr>
          <w:t>, and is moderately or very sticky,</w:t>
        </w:r>
      </w:ins>
      <w:r>
        <w:t xml:space="preserve"> </w:t>
      </w:r>
      <w:r>
        <w:rPr>
          <w:b/>
          <w:sz w:val="18"/>
        </w:rPr>
        <w:t>AND</w:t>
      </w:r>
    </w:p>
    <w:p w14:paraId="0BE91475" w14:textId="7CBED763" w:rsidR="00174C4D" w:rsidRDefault="008F760C" w:rsidP="00164344">
      <w:pPr>
        <w:pStyle w:val="ListParagraph"/>
        <w:numPr>
          <w:ilvl w:val="0"/>
          <w:numId w:val="133"/>
        </w:numPr>
        <w:spacing w:after="139"/>
        <w:ind w:left="993" w:right="58" w:hanging="426"/>
      </w:pPr>
      <w:r>
        <w:lastRenderedPageBreak/>
        <w:t>has</w:t>
      </w:r>
      <w:r w:rsidR="009476D2">
        <w:t xml:space="preserve"> </w:t>
      </w:r>
      <w:r>
        <w:t>in</w:t>
      </w:r>
      <w:r w:rsidR="009476D2">
        <w:t xml:space="preserve"> </w:t>
      </w:r>
      <w:r>
        <w:t>some</w:t>
      </w:r>
      <w:r w:rsidR="009476D2">
        <w:t xml:space="preserve"> </w:t>
      </w:r>
      <w:r>
        <w:t>part</w:t>
      </w:r>
      <w:r w:rsidR="009476D2">
        <w:t xml:space="preserve"> </w:t>
      </w:r>
      <w:r>
        <w:t>of</w:t>
      </w:r>
      <w:r w:rsidR="009476D2">
        <w:t xml:space="preserve"> </w:t>
      </w:r>
      <w:r>
        <w:t>the</w:t>
      </w:r>
      <w:r w:rsidR="009476D2">
        <w:t xml:space="preserve"> </w:t>
      </w:r>
      <w:r>
        <w:t>B</w:t>
      </w:r>
      <w:r w:rsidR="009476D2">
        <w:t xml:space="preserve"> </w:t>
      </w:r>
      <w:r>
        <w:t>horizon</w:t>
      </w:r>
      <w:r w:rsidR="009476D2">
        <w:t xml:space="preserve"> </w:t>
      </w:r>
      <w:r>
        <w:t>to</w:t>
      </w:r>
      <w:r w:rsidR="009476D2">
        <w:t xml:space="preserve"> </w:t>
      </w:r>
      <w:r>
        <w:t>its</w:t>
      </w:r>
      <w:r>
        <w:tab/>
      </w:r>
      <w:r w:rsidR="009476D2">
        <w:t xml:space="preserve"> </w:t>
      </w:r>
      <w:r>
        <w:t>base,</w:t>
      </w:r>
      <w:r w:rsidR="009476D2">
        <w:t xml:space="preserve"> </w:t>
      </w:r>
      <w:r>
        <w:t>or</w:t>
      </w:r>
      <w:r w:rsidR="009476D2">
        <w:t xml:space="preserve"> </w:t>
      </w:r>
      <w:r>
        <w:t>to</w:t>
      </w:r>
      <w:r w:rsidR="009476D2">
        <w:t xml:space="preserve"> </w:t>
      </w:r>
      <w:r>
        <w:t>90</w:t>
      </w:r>
      <w:r w:rsidR="009476D2">
        <w:t xml:space="preserve"> </w:t>
      </w:r>
      <w:r>
        <w:t>cm</w:t>
      </w:r>
      <w:r w:rsidR="009476D2">
        <w:t xml:space="preserve"> </w:t>
      </w:r>
      <w:r>
        <w:t>from</w:t>
      </w:r>
      <w:r w:rsidR="009476D2">
        <w:t xml:space="preserve"> </w:t>
      </w:r>
      <w:r>
        <w:t>the</w:t>
      </w:r>
      <w:r w:rsidR="009476D2">
        <w:t xml:space="preserve"> </w:t>
      </w:r>
      <w:r>
        <w:t>mineral</w:t>
      </w:r>
      <w:r w:rsidR="009476D2">
        <w:t xml:space="preserve"> </w:t>
      </w:r>
      <w:r>
        <w:t>soil</w:t>
      </w:r>
      <w:r w:rsidR="009476D2">
        <w:t xml:space="preserve"> </w:t>
      </w:r>
      <w:r>
        <w:t>surface,</w:t>
      </w:r>
      <w:r w:rsidR="009476D2">
        <w:t xml:space="preserve"> </w:t>
      </w:r>
      <w:r>
        <w:t>whichever</w:t>
      </w:r>
      <w:r w:rsidR="009476D2">
        <w:t xml:space="preserve"> </w:t>
      </w:r>
      <w:r>
        <w:t>is</w:t>
      </w:r>
      <w:r w:rsidR="009476D2">
        <w:t xml:space="preserve"> </w:t>
      </w:r>
      <w:r>
        <w:t>less,</w:t>
      </w:r>
      <w:r w:rsidR="009476D2">
        <w:t xml:space="preserve"> </w:t>
      </w:r>
      <w:r>
        <w:t>either</w:t>
      </w:r>
    </w:p>
    <w:p w14:paraId="0BE91476" w14:textId="266CFCDD" w:rsidR="00174C4D" w:rsidRDefault="008F760C">
      <w:pPr>
        <w:numPr>
          <w:ilvl w:val="0"/>
          <w:numId w:val="42"/>
        </w:numPr>
        <w:spacing w:after="68"/>
        <w:ind w:right="58" w:hanging="567"/>
      </w:pPr>
      <w:del w:id="577" w:author="Andre Eger [2]" w:date="2024-11-13T16:11:00Z" w16du:dateUtc="2024-11-13T03:11:00Z">
        <w:r w:rsidDel="000A3EF6">
          <w:delText>gravel</w:delText>
        </w:r>
        <w:r w:rsidR="009476D2" w:rsidDel="000A3EF6">
          <w:delText xml:space="preserve"> </w:delText>
        </w:r>
      </w:del>
      <w:bookmarkStart w:id="578" w:name="_Hlk182406795"/>
      <w:ins w:id="579" w:author="Andre Eger [2]" w:date="2024-11-13T16:11:00Z" w16du:dateUtc="2024-11-13T03:11:00Z">
        <w:r w:rsidR="000A3EF6">
          <w:t>coarse rock fragments</w:t>
        </w:r>
        <w:bookmarkEnd w:id="578"/>
        <w:r w:rsidR="000A3EF6">
          <w:t xml:space="preserve"> </w:t>
        </w:r>
      </w:ins>
      <w:r>
        <w:t>that</w:t>
      </w:r>
      <w:r>
        <w:tab/>
      </w:r>
      <w:del w:id="580" w:author="Andre Eger [2]" w:date="2024-11-13T16:11:00Z" w16du:dateUtc="2024-11-13T03:11:00Z">
        <w:r w:rsidDel="000A3EF6">
          <w:delText>is</w:delText>
        </w:r>
        <w:r w:rsidR="009476D2" w:rsidDel="000A3EF6">
          <w:delText xml:space="preserve"> </w:delText>
        </w:r>
      </w:del>
      <w:ins w:id="581" w:author="Andre Eger [2]" w:date="2024-11-13T16:11:00Z" w16du:dateUtc="2024-11-13T03:11:00Z">
        <w:r w:rsidR="000A3EF6">
          <w:t xml:space="preserve">are </w:t>
        </w:r>
      </w:ins>
      <w:r>
        <w:t>not</w:t>
      </w:r>
      <w:r w:rsidR="009476D2">
        <w:t xml:space="preserve"> </w:t>
      </w:r>
      <w:r>
        <w:t>very</w:t>
      </w:r>
      <w:r w:rsidR="009476D2">
        <w:t xml:space="preserve"> </w:t>
      </w:r>
      <w:r>
        <w:t>highly</w:t>
      </w:r>
      <w:r w:rsidR="009476D2">
        <w:t xml:space="preserve"> </w:t>
      </w:r>
      <w:r>
        <w:t>weathered</w:t>
      </w:r>
      <w:r w:rsidR="009476D2">
        <w:t xml:space="preserve"> </w:t>
      </w:r>
      <w:r>
        <w:t>or</w:t>
      </w:r>
      <w:r w:rsidR="009476D2">
        <w:t xml:space="preserve"> </w:t>
      </w:r>
      <w:r>
        <w:t>completely</w:t>
      </w:r>
      <w:r w:rsidR="009476D2">
        <w:t xml:space="preserve"> </w:t>
      </w:r>
      <w:r>
        <w:t>weathered,</w:t>
      </w:r>
      <w:r w:rsidR="009476D2">
        <w:t xml:space="preserve"> </w:t>
      </w:r>
      <w:r>
        <w:rPr>
          <w:b/>
          <w:i/>
        </w:rPr>
        <w:t>or</w:t>
      </w:r>
    </w:p>
    <w:p w14:paraId="0BE91477" w14:textId="77777777" w:rsidR="00174C4D" w:rsidRDefault="008F760C">
      <w:pPr>
        <w:numPr>
          <w:ilvl w:val="0"/>
          <w:numId w:val="42"/>
        </w:numPr>
        <w:spacing w:after="59"/>
        <w:ind w:right="58" w:hanging="567"/>
      </w:pPr>
      <w:r>
        <w:t>a</w:t>
      </w:r>
      <w:r w:rsidR="009476D2">
        <w:t xml:space="preserve"> </w:t>
      </w:r>
      <w:proofErr w:type="spellStart"/>
      <w:r>
        <w:t>subhorizon</w:t>
      </w:r>
      <w:proofErr w:type="spellEnd"/>
      <w:r w:rsidR="009476D2">
        <w:t xml:space="preserve"> </w:t>
      </w:r>
      <w:r>
        <w:t>that</w:t>
      </w:r>
      <w:r w:rsidR="009476D2">
        <w:t xml:space="preserve"> </w:t>
      </w:r>
      <w:r>
        <w:t>is</w:t>
      </w:r>
      <w:r w:rsidR="009476D2">
        <w:t xml:space="preserve"> </w:t>
      </w:r>
      <w:r>
        <w:t>not</w:t>
      </w:r>
      <w:r w:rsidR="009476D2">
        <w:t xml:space="preserve"> </w:t>
      </w:r>
      <w:r>
        <w:t>clayey,</w:t>
      </w:r>
      <w:r w:rsidR="009476D2">
        <w:t xml:space="preserve"> </w:t>
      </w:r>
      <w:r>
        <w:rPr>
          <w:b/>
          <w:i/>
        </w:rPr>
        <w:t>or</w:t>
      </w:r>
    </w:p>
    <w:p w14:paraId="0BE91478" w14:textId="77777777" w:rsidR="00174C4D" w:rsidRDefault="008F760C">
      <w:pPr>
        <w:numPr>
          <w:ilvl w:val="0"/>
          <w:numId w:val="42"/>
        </w:numPr>
        <w:spacing w:after="128"/>
        <w:ind w:right="58" w:hanging="567"/>
      </w:pPr>
      <w:r>
        <w:t>the</w:t>
      </w:r>
      <w:r w:rsidR="009476D2">
        <w:t xml:space="preserve"> </w:t>
      </w:r>
      <w:r>
        <w:t>uppermost</w:t>
      </w:r>
      <w:r w:rsidR="009476D2">
        <w:t xml:space="preserve"> </w:t>
      </w:r>
      <w:proofErr w:type="spellStart"/>
      <w:r>
        <w:t>subhorizon</w:t>
      </w:r>
      <w:proofErr w:type="spellEnd"/>
      <w:r w:rsidR="009476D2">
        <w:t xml:space="preserve"> </w:t>
      </w:r>
      <w:r>
        <w:t>of</w:t>
      </w:r>
      <w:r w:rsidR="009476D2">
        <w:t xml:space="preserve"> </w:t>
      </w:r>
      <w:r>
        <w:t>the</w:t>
      </w:r>
      <w:r w:rsidR="009476D2">
        <w:t xml:space="preserve"> </w:t>
      </w:r>
      <w:r>
        <w:t>B</w:t>
      </w:r>
      <w:r w:rsidR="009476D2">
        <w:t xml:space="preserve"> </w:t>
      </w:r>
      <w:r>
        <w:t>has</w:t>
      </w:r>
      <w:r w:rsidR="009476D2">
        <w:t xml:space="preserve"> </w:t>
      </w:r>
      <w:r>
        <w:t>colour</w:t>
      </w:r>
      <w:r w:rsidR="009476D2">
        <w:t xml:space="preserve"> </w:t>
      </w:r>
      <w:r>
        <w:t>value</w:t>
      </w:r>
      <w:r w:rsidR="009476D2">
        <w:t xml:space="preserve"> </w:t>
      </w:r>
      <w:r>
        <w:t>of</w:t>
      </w:r>
      <w:r w:rsidR="009476D2">
        <w:t xml:space="preserve"> </w:t>
      </w:r>
      <w:r>
        <w:t>5</w:t>
      </w:r>
      <w:r w:rsidR="009476D2">
        <w:t xml:space="preserve"> </w:t>
      </w:r>
      <w:r>
        <w:t>or</w:t>
      </w:r>
      <w:r w:rsidR="009476D2">
        <w:t xml:space="preserve"> </w:t>
      </w:r>
      <w:r>
        <w:t>more.</w:t>
      </w:r>
    </w:p>
    <w:p w14:paraId="0BE91479" w14:textId="18EB751D" w:rsidR="00174C4D" w:rsidRDefault="008F760C">
      <w:pPr>
        <w:spacing w:after="100" w:line="265" w:lineRule="auto"/>
        <w:ind w:left="10" w:right="57" w:hanging="10"/>
        <w:jc w:val="right"/>
      </w:pPr>
      <w:r>
        <w:rPr>
          <w:b/>
        </w:rPr>
        <w:t>M</w:t>
      </w:r>
      <w:r w:rsidR="00250F1A">
        <w:rPr>
          <w:b/>
        </w:rPr>
        <w:t xml:space="preserve">elanic Soils </w:t>
      </w:r>
      <w:r>
        <w:t>(p.</w:t>
      </w:r>
      <w:del w:id="582" w:author="Thomas Caspari" w:date="2017-10-12T13:49:00Z">
        <w:r w:rsidDel="00927546">
          <w:delText>74</w:delText>
        </w:r>
      </w:del>
      <w:ins w:id="583" w:author="Thomas Caspari" w:date="2017-10-12T13:49:00Z">
        <w:r w:rsidR="00927546">
          <w:t>76</w:t>
        </w:r>
      </w:ins>
      <w:r>
        <w:t>)</w:t>
      </w:r>
    </w:p>
    <w:p w14:paraId="0BE9147A" w14:textId="77777777" w:rsidR="00174C4D" w:rsidRDefault="008F760C" w:rsidP="009476D2">
      <w:pPr>
        <w:tabs>
          <w:tab w:val="center" w:pos="678"/>
          <w:tab w:val="center" w:pos="3486"/>
        </w:tabs>
        <w:spacing w:after="84"/>
        <w:ind w:left="567" w:hanging="567"/>
        <w:jc w:val="left"/>
      </w:pPr>
      <w:r>
        <w:rPr>
          <w:b/>
        </w:rPr>
        <w:t>S</w:t>
      </w:r>
      <w:r>
        <w:t>.</w:t>
      </w:r>
      <w:r>
        <w:tab/>
        <w:t>Other</w:t>
      </w:r>
      <w:r w:rsidR="009476D2">
        <w:t xml:space="preserve"> </w:t>
      </w:r>
      <w:r>
        <w:t>soils</w:t>
      </w:r>
      <w:r w:rsidR="009476D2">
        <w:t xml:space="preserve"> </w:t>
      </w:r>
      <w:r>
        <w:t>that</w:t>
      </w:r>
      <w:r w:rsidR="009476D2">
        <w:t xml:space="preserve"> </w:t>
      </w:r>
      <w:r>
        <w:t>have</w:t>
      </w:r>
      <w:r w:rsidR="009476D2">
        <w:t xml:space="preserve"> </w:t>
      </w:r>
      <w:proofErr w:type="gramStart"/>
      <w:r w:rsidR="009476D2">
        <w:rPr>
          <w:b/>
          <w:sz w:val="18"/>
        </w:rPr>
        <w:t xml:space="preserve">ALL </w:t>
      </w:r>
      <w:r>
        <w:t>of</w:t>
      </w:r>
      <w:proofErr w:type="gramEnd"/>
      <w:r>
        <w:tab/>
      </w:r>
      <w:r w:rsidR="009476D2">
        <w:t xml:space="preserve"> </w:t>
      </w:r>
      <w:r>
        <w:t>the</w:t>
      </w:r>
      <w:r w:rsidR="009476D2">
        <w:t xml:space="preserve"> </w:t>
      </w:r>
      <w:r>
        <w:t>following</w:t>
      </w:r>
    </w:p>
    <w:p w14:paraId="0BE9147B" w14:textId="77777777" w:rsidR="00174C4D" w:rsidRDefault="008F760C">
      <w:pPr>
        <w:numPr>
          <w:ilvl w:val="0"/>
          <w:numId w:val="43"/>
        </w:numPr>
        <w:spacing w:after="74"/>
        <w:ind w:right="58" w:hanging="567"/>
      </w:pPr>
      <w:r>
        <w:t>no</w:t>
      </w:r>
      <w:r>
        <w:tab/>
      </w:r>
      <w:r w:rsidRPr="00927546">
        <w:rPr>
          <w:color w:val="2B579A"/>
          <w:u w:val="single"/>
          <w:shd w:val="clear" w:color="auto" w:fill="E6E6E6"/>
          <w:rPrChange w:id="584" w:author="Thomas Caspari" w:date="2017-10-12T13:48:00Z">
            <w:rPr>
              <w:color w:val="2B579A"/>
              <w:shd w:val="clear" w:color="auto" w:fill="E6E6E6"/>
            </w:rPr>
          </w:rPrChange>
        </w:rPr>
        <w:t>fragipan</w:t>
      </w:r>
      <w:r>
        <w:t>,</w:t>
      </w:r>
      <w:r w:rsidR="009476D2">
        <w:t xml:space="preserve"> </w:t>
      </w:r>
      <w:r w:rsidR="00196EFD">
        <w:rPr>
          <w:b/>
          <w:sz w:val="18"/>
        </w:rPr>
        <w:t>AND</w:t>
      </w:r>
    </w:p>
    <w:p w14:paraId="0BE9147C" w14:textId="77777777" w:rsidR="00174C4D" w:rsidRDefault="008F760C">
      <w:pPr>
        <w:numPr>
          <w:ilvl w:val="0"/>
          <w:numId w:val="43"/>
        </w:numPr>
        <w:spacing w:after="74"/>
        <w:ind w:right="58" w:hanging="567"/>
      </w:pPr>
      <w:r>
        <w:t>a</w:t>
      </w:r>
      <w:r w:rsidR="009476D2">
        <w:t xml:space="preserve"> </w:t>
      </w:r>
      <w:r w:rsidRPr="00927546">
        <w:rPr>
          <w:color w:val="2B579A"/>
          <w:u w:val="single"/>
          <w:shd w:val="clear" w:color="auto" w:fill="E6E6E6"/>
          <w:rPrChange w:id="585" w:author="Thomas Caspari" w:date="2017-10-12T13:48:00Z">
            <w:rPr>
              <w:color w:val="2B579A"/>
              <w:shd w:val="clear" w:color="auto" w:fill="E6E6E6"/>
            </w:rPr>
          </w:rPrChange>
        </w:rPr>
        <w:t>weathered-B</w:t>
      </w:r>
      <w:r w:rsidR="009476D2" w:rsidRPr="00927546">
        <w:rPr>
          <w:color w:val="2B579A"/>
          <w:u w:val="single"/>
          <w:shd w:val="clear" w:color="auto" w:fill="E6E6E6"/>
          <w:rPrChange w:id="586" w:author="Thomas Caspari" w:date="2017-10-12T13:48:00Z">
            <w:rPr>
              <w:color w:val="2B579A"/>
              <w:shd w:val="clear" w:color="auto" w:fill="E6E6E6"/>
            </w:rPr>
          </w:rPrChange>
        </w:rPr>
        <w:t xml:space="preserve"> </w:t>
      </w:r>
      <w:r w:rsidRPr="00927546">
        <w:rPr>
          <w:color w:val="2B579A"/>
          <w:u w:val="single"/>
          <w:shd w:val="clear" w:color="auto" w:fill="E6E6E6"/>
          <w:rPrChange w:id="587" w:author="Thomas Caspari" w:date="2017-10-12T13:48:00Z">
            <w:rPr>
              <w:color w:val="2B579A"/>
              <w:shd w:val="clear" w:color="auto" w:fill="E6E6E6"/>
            </w:rPr>
          </w:rPrChange>
        </w:rPr>
        <w:t>horizon</w:t>
      </w:r>
      <w:r w:rsidR="009476D2">
        <w:t xml:space="preserve"> </w:t>
      </w:r>
      <w:r>
        <w:t>10</w:t>
      </w:r>
      <w:r w:rsidR="009476D2">
        <w:t xml:space="preserve"> </w:t>
      </w:r>
      <w:r>
        <w:t>cm</w:t>
      </w:r>
      <w:r w:rsidR="009476D2">
        <w:t xml:space="preserve"> </w:t>
      </w:r>
      <w:r>
        <w:t>or</w:t>
      </w:r>
      <w:r w:rsidR="009476D2">
        <w:t xml:space="preserve"> </w:t>
      </w:r>
      <w:r>
        <w:t>more</w:t>
      </w:r>
      <w:r w:rsidR="009476D2">
        <w:t xml:space="preserve"> </w:t>
      </w:r>
      <w:r>
        <w:t>thick,</w:t>
      </w:r>
      <w:r w:rsidR="009476D2">
        <w:t xml:space="preserve"> </w:t>
      </w:r>
      <w:r>
        <w:t>or</w:t>
      </w:r>
      <w:r w:rsidR="009476D2">
        <w:t xml:space="preserve"> </w:t>
      </w:r>
      <w:r>
        <w:t>a</w:t>
      </w:r>
      <w:r w:rsidR="009476D2">
        <w:t xml:space="preserve"> </w:t>
      </w:r>
      <w:r w:rsidRPr="00927546">
        <w:rPr>
          <w:color w:val="2B579A"/>
          <w:u w:val="single"/>
          <w:shd w:val="clear" w:color="auto" w:fill="E6E6E6"/>
          <w:rPrChange w:id="588" w:author="Thomas Caspari" w:date="2017-10-12T13:48:00Z">
            <w:rPr>
              <w:color w:val="2B579A"/>
              <w:shd w:val="clear" w:color="auto" w:fill="E6E6E6"/>
            </w:rPr>
          </w:rPrChange>
        </w:rPr>
        <w:t>calcareous</w:t>
      </w:r>
      <w:r w:rsidR="009476D2" w:rsidRPr="00927546">
        <w:rPr>
          <w:color w:val="2B579A"/>
          <w:u w:val="single"/>
          <w:shd w:val="clear" w:color="auto" w:fill="E6E6E6"/>
          <w:rPrChange w:id="589" w:author="Thomas Caspari" w:date="2017-10-12T13:48:00Z">
            <w:rPr>
              <w:color w:val="2B579A"/>
              <w:shd w:val="clear" w:color="auto" w:fill="E6E6E6"/>
            </w:rPr>
          </w:rPrChange>
        </w:rPr>
        <w:t xml:space="preserve"> </w:t>
      </w:r>
      <w:r w:rsidRPr="00927546">
        <w:rPr>
          <w:color w:val="2B579A"/>
          <w:u w:val="single"/>
          <w:shd w:val="clear" w:color="auto" w:fill="E6E6E6"/>
          <w:rPrChange w:id="590" w:author="Thomas Caspari" w:date="2017-10-12T13:48:00Z">
            <w:rPr>
              <w:color w:val="2B579A"/>
              <w:shd w:val="clear" w:color="auto" w:fill="E6E6E6"/>
            </w:rPr>
          </w:rPrChange>
        </w:rPr>
        <w:t>horizon</w:t>
      </w:r>
      <w:r w:rsidR="009476D2">
        <w:t xml:space="preserve"> </w:t>
      </w:r>
      <w:r>
        <w:t>(with</w:t>
      </w:r>
      <w:r w:rsidR="009476D2">
        <w:t xml:space="preserve"> </w:t>
      </w:r>
      <w:r>
        <w:t>evidence</w:t>
      </w:r>
      <w:r w:rsidR="009476D2">
        <w:t xml:space="preserve"> </w:t>
      </w:r>
      <w:r>
        <w:t>of</w:t>
      </w:r>
      <w:r w:rsidR="009476D2">
        <w:t xml:space="preserve"> </w:t>
      </w:r>
      <w:r>
        <w:t>pedogenic</w:t>
      </w:r>
      <w:r w:rsidR="009476D2">
        <w:t xml:space="preserve"> </w:t>
      </w:r>
      <w:r>
        <w:t>carbonate),</w:t>
      </w:r>
      <w:r w:rsidR="009476D2">
        <w:t xml:space="preserve"> </w:t>
      </w:r>
      <w:r w:rsidR="009476D2">
        <w:rPr>
          <w:b/>
          <w:sz w:val="18"/>
        </w:rPr>
        <w:t>AND</w:t>
      </w:r>
    </w:p>
    <w:p w14:paraId="64405191" w14:textId="77777777" w:rsidR="00E311E0" w:rsidRPr="00E311E0" w:rsidRDefault="008F760C" w:rsidP="00E311E0">
      <w:pPr>
        <w:numPr>
          <w:ilvl w:val="0"/>
          <w:numId w:val="43"/>
        </w:numPr>
        <w:spacing w:after="0"/>
        <w:ind w:right="58" w:hanging="567"/>
      </w:pPr>
      <w:r>
        <w:t>no</w:t>
      </w:r>
      <w:r>
        <w:tab/>
        <w:t>primary</w:t>
      </w:r>
      <w:r w:rsidR="009476D2">
        <w:t xml:space="preserve"> </w:t>
      </w:r>
      <w:r>
        <w:t>calcium</w:t>
      </w:r>
      <w:r w:rsidR="009476D2">
        <w:t xml:space="preserve"> </w:t>
      </w:r>
      <w:r>
        <w:t>carbonate</w:t>
      </w:r>
      <w:r w:rsidR="009476D2">
        <w:t xml:space="preserve"> </w:t>
      </w:r>
      <w:r>
        <w:t>minerals</w:t>
      </w:r>
      <w:r w:rsidR="009476D2">
        <w:t xml:space="preserve"> </w:t>
      </w:r>
      <w:r>
        <w:t>in</w:t>
      </w:r>
      <w:r w:rsidR="009476D2">
        <w:t xml:space="preserve"> </w:t>
      </w:r>
      <w:r>
        <w:t>the</w:t>
      </w:r>
      <w:r w:rsidR="009476D2">
        <w:t xml:space="preserve"> </w:t>
      </w:r>
      <w:r>
        <w:t>sand</w:t>
      </w:r>
      <w:r w:rsidR="009476D2">
        <w:t xml:space="preserve"> </w:t>
      </w:r>
      <w:r>
        <w:t>fraction</w:t>
      </w:r>
      <w:r w:rsidR="009476D2">
        <w:t xml:space="preserve"> </w:t>
      </w:r>
      <w:r>
        <w:t>of</w:t>
      </w:r>
      <w:r w:rsidR="009476D2">
        <w:t xml:space="preserve"> </w:t>
      </w:r>
      <w:r>
        <w:t>the</w:t>
      </w:r>
      <w:r w:rsidR="009476D2">
        <w:t xml:space="preserve"> </w:t>
      </w:r>
      <w:r>
        <w:t>B</w:t>
      </w:r>
      <w:r w:rsidR="009476D2">
        <w:t xml:space="preserve"> </w:t>
      </w:r>
      <w:r>
        <w:t>horizon,</w:t>
      </w:r>
      <w:r w:rsidR="009476D2">
        <w:t xml:space="preserve"> </w:t>
      </w:r>
      <w:r w:rsidR="009476D2">
        <w:rPr>
          <w:b/>
          <w:sz w:val="18"/>
        </w:rPr>
        <w:t>AND</w:t>
      </w:r>
    </w:p>
    <w:p w14:paraId="0BE9147F" w14:textId="76E5AD8F" w:rsidR="00174C4D" w:rsidRDefault="008F760C" w:rsidP="00E311E0">
      <w:pPr>
        <w:numPr>
          <w:ilvl w:val="0"/>
          <w:numId w:val="43"/>
        </w:numPr>
        <w:spacing w:after="0"/>
        <w:ind w:right="58" w:hanging="567"/>
      </w:pPr>
      <w:r w:rsidRPr="00E311E0">
        <w:rPr>
          <w:b/>
          <w:i/>
        </w:rPr>
        <w:t>either</w:t>
      </w:r>
    </w:p>
    <w:p w14:paraId="0BE91480" w14:textId="60E1E337" w:rsidR="00174C4D" w:rsidRDefault="008F760C">
      <w:pPr>
        <w:numPr>
          <w:ilvl w:val="0"/>
          <w:numId w:val="44"/>
        </w:numPr>
        <w:spacing w:after="62"/>
        <w:ind w:right="58" w:hanging="567"/>
      </w:pPr>
      <w:r>
        <w:t xml:space="preserve">a </w:t>
      </w:r>
      <w:r w:rsidRPr="00927546">
        <w:rPr>
          <w:color w:val="2B579A"/>
          <w:u w:val="single"/>
          <w:shd w:val="clear" w:color="auto" w:fill="E6E6E6"/>
          <w:rPrChange w:id="591" w:author="Thomas Caspari" w:date="2017-10-12T13:49:00Z">
            <w:rPr>
              <w:color w:val="2B579A"/>
              <w:shd w:val="clear" w:color="auto" w:fill="E6E6E6"/>
            </w:rPr>
          </w:rPrChange>
        </w:rPr>
        <w:t>calcareous horizon</w:t>
      </w:r>
      <w:r>
        <w:t>, or a horizon with pH of 7.5 or more, within 90 cm of the soil surface (or within 150 cm if the particle-size class is dominantly sandy or sandy</w:t>
      </w:r>
      <w:r w:rsidR="00927546">
        <w:t>-s</w:t>
      </w:r>
      <w:r>
        <w:t xml:space="preserve">keletal), </w:t>
      </w:r>
      <w:r>
        <w:rPr>
          <w:b/>
          <w:i/>
        </w:rPr>
        <w:t>or</w:t>
      </w:r>
    </w:p>
    <w:p w14:paraId="0BE91481" w14:textId="77777777" w:rsidR="00174C4D" w:rsidRDefault="008F760C">
      <w:pPr>
        <w:numPr>
          <w:ilvl w:val="0"/>
          <w:numId w:val="44"/>
        </w:numPr>
        <w:spacing w:after="145"/>
        <w:ind w:right="58" w:hanging="567"/>
      </w:pPr>
      <w:r>
        <w:t xml:space="preserve">P retention of 15% or less in </w:t>
      </w:r>
      <w:proofErr w:type="gramStart"/>
      <w:r>
        <w:t>the</w:t>
      </w:r>
      <w:proofErr w:type="gramEnd"/>
      <w:r>
        <w:t xml:space="preserve"> major part of the B horizon to 60 cm depth, and any worm mixed horizon at the base of the A horizon is less than 5 cm thick.</w:t>
      </w:r>
    </w:p>
    <w:p w14:paraId="0BE91482" w14:textId="1A46D0F8" w:rsidR="00174C4D" w:rsidRDefault="008F760C">
      <w:pPr>
        <w:spacing w:after="476" w:line="265" w:lineRule="auto"/>
        <w:ind w:left="10" w:right="57" w:hanging="10"/>
        <w:jc w:val="right"/>
      </w:pPr>
      <w:r>
        <w:rPr>
          <w:b/>
        </w:rPr>
        <w:t>S</w:t>
      </w:r>
      <w:r w:rsidR="00250F1A">
        <w:rPr>
          <w:b/>
        </w:rPr>
        <w:t>emiarid Soils</w:t>
      </w:r>
      <w:r>
        <w:t xml:space="preserve"> (p.</w:t>
      </w:r>
      <w:del w:id="592" w:author="Thomas Caspari" w:date="2017-10-12T13:51:00Z">
        <w:r w:rsidDel="00AE129C">
          <w:delText>118</w:delText>
        </w:r>
      </w:del>
      <w:ins w:id="593" w:author="Thomas Caspari" w:date="2017-10-12T13:51:00Z">
        <w:r w:rsidR="00AE129C">
          <w:t>121</w:t>
        </w:r>
      </w:ins>
      <w:r>
        <w:t>)</w:t>
      </w:r>
    </w:p>
    <w:p w14:paraId="0BE91483" w14:textId="77777777" w:rsidR="00174C4D" w:rsidRDefault="009476D2" w:rsidP="009476D2">
      <w:pPr>
        <w:spacing w:after="144" w:line="252" w:lineRule="auto"/>
        <w:ind w:left="556" w:right="57" w:hanging="567"/>
      </w:pPr>
      <w:r>
        <w:rPr>
          <w:b/>
        </w:rPr>
        <w:t>X</w:t>
      </w:r>
      <w:r w:rsidR="008F760C">
        <w:t xml:space="preserve">. </w:t>
      </w:r>
      <w:r>
        <w:tab/>
      </w:r>
      <w:r w:rsidR="008F760C">
        <w:t xml:space="preserve">Other soils that have an </w:t>
      </w:r>
      <w:r w:rsidR="008F760C" w:rsidRPr="00AE129C">
        <w:rPr>
          <w:color w:val="2B579A"/>
          <w:u w:val="single"/>
          <w:shd w:val="clear" w:color="auto" w:fill="E6E6E6"/>
          <w:rPrChange w:id="594" w:author="Thomas Caspari" w:date="2017-10-12T13:51:00Z">
            <w:rPr>
              <w:color w:val="2B579A"/>
              <w:shd w:val="clear" w:color="auto" w:fill="E6E6E6"/>
            </w:rPr>
          </w:rPrChange>
        </w:rPr>
        <w:t>oxidic horizon</w:t>
      </w:r>
      <w:r w:rsidR="008F760C">
        <w:t xml:space="preserve"> more than 30 cm thick with an upper boundary between 20 and 60 cm from the mineral soil surface.</w:t>
      </w:r>
    </w:p>
    <w:p w14:paraId="0BE91484" w14:textId="5C6F2F0D" w:rsidR="00174C4D" w:rsidRDefault="008F760C">
      <w:pPr>
        <w:spacing w:after="486" w:line="265" w:lineRule="auto"/>
        <w:ind w:left="10" w:right="57" w:hanging="10"/>
        <w:jc w:val="right"/>
      </w:pPr>
      <w:r>
        <w:rPr>
          <w:b/>
        </w:rPr>
        <w:t>O</w:t>
      </w:r>
      <w:r w:rsidR="00250F1A">
        <w:rPr>
          <w:b/>
        </w:rPr>
        <w:t>xidic Soils</w:t>
      </w:r>
      <w:r>
        <w:rPr>
          <w:b/>
        </w:rPr>
        <w:t xml:space="preserve"> </w:t>
      </w:r>
      <w:r>
        <w:t>(p.</w:t>
      </w:r>
      <w:del w:id="595" w:author="Thomas Caspari" w:date="2017-10-12T13:51:00Z">
        <w:r w:rsidDel="00AE129C">
          <w:delText>85</w:delText>
        </w:r>
      </w:del>
      <w:ins w:id="596" w:author="Thomas Caspari" w:date="2017-10-12T13:51:00Z">
        <w:r w:rsidR="00AE129C">
          <w:t>87</w:t>
        </w:r>
      </w:ins>
      <w:r>
        <w:t>)</w:t>
      </w:r>
    </w:p>
    <w:p w14:paraId="0BE91485" w14:textId="77777777" w:rsidR="00174C4D" w:rsidRDefault="008F760C" w:rsidP="009476D2">
      <w:pPr>
        <w:tabs>
          <w:tab w:val="center" w:pos="708"/>
          <w:tab w:val="center" w:pos="2630"/>
        </w:tabs>
        <w:spacing w:after="142"/>
        <w:ind w:left="567" w:hanging="580"/>
        <w:jc w:val="left"/>
      </w:pPr>
      <w:r>
        <w:rPr>
          <w:b/>
        </w:rPr>
        <w:t>N</w:t>
      </w:r>
      <w:r>
        <w:t xml:space="preserve">. </w:t>
      </w:r>
      <w:r w:rsidR="009476D2">
        <w:tab/>
      </w:r>
      <w:r>
        <w:t xml:space="preserve">Other soils that have </w:t>
      </w:r>
      <w:r w:rsidR="009476D2">
        <w:rPr>
          <w:b/>
          <w:sz w:val="18"/>
        </w:rPr>
        <w:t>BOTH</w:t>
      </w:r>
    </w:p>
    <w:p w14:paraId="0BE91486" w14:textId="77777777" w:rsidR="00174C4D" w:rsidRDefault="008F760C">
      <w:pPr>
        <w:numPr>
          <w:ilvl w:val="0"/>
          <w:numId w:val="45"/>
        </w:numPr>
        <w:spacing w:after="67"/>
        <w:ind w:right="58" w:hanging="567"/>
      </w:pPr>
      <w:r>
        <w:t xml:space="preserve">a B horizon which to its base, or to 90 cm from the mineral soil surface, whichever is less, is </w:t>
      </w:r>
      <w:r>
        <w:rPr>
          <w:b/>
          <w:i/>
        </w:rPr>
        <w:t>both</w:t>
      </w:r>
    </w:p>
    <w:p w14:paraId="0BE91487" w14:textId="77777777" w:rsidR="00174C4D" w:rsidRDefault="008F760C">
      <w:pPr>
        <w:numPr>
          <w:ilvl w:val="1"/>
          <w:numId w:val="45"/>
        </w:numPr>
        <w:spacing w:after="59"/>
        <w:ind w:right="58" w:hanging="567"/>
      </w:pPr>
      <w:r>
        <w:t xml:space="preserve">clayey throughout; </w:t>
      </w:r>
      <w:r>
        <w:rPr>
          <w:b/>
          <w:i/>
        </w:rPr>
        <w:t>and</w:t>
      </w:r>
    </w:p>
    <w:p w14:paraId="0BE91488" w14:textId="53F89A01" w:rsidR="00174C4D" w:rsidRDefault="008F760C">
      <w:pPr>
        <w:numPr>
          <w:ilvl w:val="1"/>
          <w:numId w:val="45"/>
        </w:numPr>
        <w:spacing w:after="243"/>
        <w:ind w:right="58" w:hanging="567"/>
      </w:pPr>
      <w:r>
        <w:t xml:space="preserve">if any </w:t>
      </w:r>
      <w:proofErr w:type="gramStart"/>
      <w:r>
        <w:t>coarse-fragments</w:t>
      </w:r>
      <w:proofErr w:type="gramEnd"/>
      <w:r>
        <w:t xml:space="preserve"> of rock material occur they are either very highly weathered or completely altered, </w:t>
      </w:r>
      <w:r w:rsidR="009476D2">
        <w:rPr>
          <w:b/>
          <w:sz w:val="18"/>
        </w:rPr>
        <w:t>AND</w:t>
      </w:r>
    </w:p>
    <w:p w14:paraId="0BE91489" w14:textId="77777777" w:rsidR="00174C4D" w:rsidRDefault="008F760C">
      <w:pPr>
        <w:numPr>
          <w:ilvl w:val="0"/>
          <w:numId w:val="45"/>
        </w:numPr>
        <w:spacing w:after="62"/>
        <w:ind w:right="58" w:hanging="567"/>
      </w:pPr>
      <w:r>
        <w:t xml:space="preserve">a </w:t>
      </w:r>
      <w:proofErr w:type="spellStart"/>
      <w:r w:rsidRPr="00AE129C">
        <w:rPr>
          <w:color w:val="2B579A"/>
          <w:u w:val="single"/>
          <w:shd w:val="clear" w:color="auto" w:fill="E6E6E6"/>
          <w:rPrChange w:id="597" w:author="Thomas Caspari" w:date="2017-10-12T13:51:00Z">
            <w:rPr>
              <w:color w:val="2B579A"/>
              <w:shd w:val="clear" w:color="auto" w:fill="E6E6E6"/>
            </w:rPr>
          </w:rPrChange>
        </w:rPr>
        <w:t>cutanoxidic</w:t>
      </w:r>
      <w:proofErr w:type="spellEnd"/>
      <w:r w:rsidRPr="00AE129C">
        <w:rPr>
          <w:color w:val="2B579A"/>
          <w:u w:val="single"/>
          <w:shd w:val="clear" w:color="auto" w:fill="E6E6E6"/>
          <w:rPrChange w:id="598" w:author="Thomas Caspari" w:date="2017-10-12T13:51:00Z">
            <w:rPr>
              <w:color w:val="2B579A"/>
              <w:shd w:val="clear" w:color="auto" w:fill="E6E6E6"/>
            </w:rPr>
          </w:rPrChange>
        </w:rPr>
        <w:t xml:space="preserve"> horizon</w:t>
      </w:r>
      <w:r>
        <w:t xml:space="preserve">, or a moderately or strongly pedal </w:t>
      </w:r>
      <w:r w:rsidRPr="00AE129C">
        <w:rPr>
          <w:color w:val="2B579A"/>
          <w:u w:val="single"/>
          <w:shd w:val="clear" w:color="auto" w:fill="E6E6E6"/>
          <w:rPrChange w:id="599" w:author="Thomas Caspari" w:date="2017-10-12T13:51:00Z">
            <w:rPr>
              <w:color w:val="2B579A"/>
              <w:shd w:val="clear" w:color="auto" w:fill="E6E6E6"/>
            </w:rPr>
          </w:rPrChange>
        </w:rPr>
        <w:t>cutanic</w:t>
      </w:r>
      <w:r>
        <w:t xml:space="preserve"> or </w:t>
      </w:r>
      <w:r w:rsidRPr="00AE129C">
        <w:rPr>
          <w:color w:val="2B579A"/>
          <w:u w:val="single"/>
          <w:shd w:val="clear" w:color="auto" w:fill="E6E6E6"/>
          <w:rPrChange w:id="600" w:author="Thomas Caspari" w:date="2017-10-12T13:51:00Z">
            <w:rPr>
              <w:color w:val="2B579A"/>
              <w:shd w:val="clear" w:color="auto" w:fill="E6E6E6"/>
            </w:rPr>
          </w:rPrChange>
        </w:rPr>
        <w:t>argillic horizon</w:t>
      </w:r>
      <w:r>
        <w:t xml:space="preserve"> occurs that has </w:t>
      </w:r>
      <w:r>
        <w:rPr>
          <w:b/>
          <w:i/>
        </w:rPr>
        <w:t>either</w:t>
      </w:r>
    </w:p>
    <w:p w14:paraId="0BE9148A" w14:textId="77777777" w:rsidR="00174C4D" w:rsidRDefault="008F760C">
      <w:pPr>
        <w:numPr>
          <w:ilvl w:val="1"/>
          <w:numId w:val="45"/>
        </w:numPr>
        <w:spacing w:after="62"/>
        <w:ind w:right="58" w:hanging="567"/>
      </w:pPr>
      <w:r>
        <w:t xml:space="preserve">an overlying or overlapping </w:t>
      </w:r>
      <w:proofErr w:type="spellStart"/>
      <w:r w:rsidRPr="00AE129C">
        <w:rPr>
          <w:color w:val="2B579A"/>
          <w:u w:val="single"/>
          <w:shd w:val="clear" w:color="auto" w:fill="E6E6E6"/>
          <w:rPrChange w:id="601" w:author="Thomas Caspari" w:date="2017-10-12T13:52:00Z">
            <w:rPr>
              <w:color w:val="2B579A"/>
              <w:shd w:val="clear" w:color="auto" w:fill="E6E6E6"/>
            </w:rPr>
          </w:rPrChange>
        </w:rPr>
        <w:t>reductimorphic</w:t>
      </w:r>
      <w:proofErr w:type="spellEnd"/>
      <w:r w:rsidRPr="00AE129C">
        <w:rPr>
          <w:color w:val="2B579A"/>
          <w:u w:val="single"/>
          <w:shd w:val="clear" w:color="auto" w:fill="E6E6E6"/>
          <w:rPrChange w:id="602" w:author="Thomas Caspari" w:date="2017-10-12T13:52:00Z">
            <w:rPr>
              <w:color w:val="2B579A"/>
              <w:shd w:val="clear" w:color="auto" w:fill="E6E6E6"/>
            </w:rPr>
          </w:rPrChange>
        </w:rPr>
        <w:t xml:space="preserve"> horizon</w:t>
      </w:r>
      <w:r>
        <w:t xml:space="preserve"> within 15 cm of the base of the A horizon, or 30 cm of the mineral soil surface; </w:t>
      </w:r>
      <w:r>
        <w:rPr>
          <w:b/>
          <w:i/>
        </w:rPr>
        <w:t>or</w:t>
      </w:r>
    </w:p>
    <w:p w14:paraId="0BE9148B" w14:textId="77777777" w:rsidR="00174C4D" w:rsidRDefault="008F760C">
      <w:pPr>
        <w:numPr>
          <w:ilvl w:val="1"/>
          <w:numId w:val="45"/>
        </w:numPr>
        <w:spacing w:after="145"/>
        <w:ind w:right="58" w:hanging="567"/>
      </w:pPr>
      <w:r>
        <w:t>polyhedral peds 20 mm or less in size in most of the B horizon within 60 cm of the mineral soil surface.</w:t>
      </w:r>
    </w:p>
    <w:p w14:paraId="0BE9148C" w14:textId="4A3FA7A6" w:rsidR="00174C4D" w:rsidRDefault="008F760C">
      <w:pPr>
        <w:spacing w:after="476" w:line="265" w:lineRule="auto"/>
        <w:ind w:left="10" w:right="57" w:hanging="10"/>
        <w:jc w:val="right"/>
      </w:pPr>
      <w:r>
        <w:rPr>
          <w:b/>
        </w:rPr>
        <w:lastRenderedPageBreak/>
        <w:t>G</w:t>
      </w:r>
      <w:r w:rsidR="00250F1A">
        <w:rPr>
          <w:b/>
        </w:rPr>
        <w:t>ranular Soils</w:t>
      </w:r>
      <w:r>
        <w:t xml:space="preserve"> (p.</w:t>
      </w:r>
      <w:del w:id="603" w:author="Thomas Caspari" w:date="2017-10-12T13:52:00Z">
        <w:r w:rsidDel="00AE129C">
          <w:delText>69</w:delText>
        </w:r>
      </w:del>
      <w:ins w:id="604" w:author="Thomas Caspari" w:date="2017-10-12T13:52:00Z">
        <w:r w:rsidR="00AE129C">
          <w:t>71</w:t>
        </w:r>
      </w:ins>
      <w:r>
        <w:t>)</w:t>
      </w:r>
    </w:p>
    <w:p w14:paraId="0BE9148D" w14:textId="63711BAB" w:rsidR="00174C4D" w:rsidRDefault="008F760C">
      <w:pPr>
        <w:spacing w:after="147"/>
        <w:ind w:left="554" w:right="58" w:hanging="567"/>
      </w:pPr>
      <w:r w:rsidRPr="2E89835B">
        <w:rPr>
          <w:b/>
          <w:bCs/>
        </w:rPr>
        <w:t>P</w:t>
      </w:r>
      <w:r>
        <w:t xml:space="preserve">. </w:t>
      </w:r>
      <w:r>
        <w:tab/>
        <w:t xml:space="preserve">Other soils that have textures of loamy </w:t>
      </w:r>
      <w:r w:rsidR="00B63258">
        <w:t xml:space="preserve">fine </w:t>
      </w:r>
      <w:r>
        <w:t xml:space="preserve">sand or finer in some part from the base of the A horizon to 60 cm from the mineral soil surface, and have </w:t>
      </w:r>
      <w:r w:rsidR="00216DFA" w:rsidRPr="2E89835B">
        <w:rPr>
          <w:b/>
          <w:bCs/>
          <w:sz w:val="18"/>
          <w:szCs w:val="18"/>
        </w:rPr>
        <w:t>EITHER</w:t>
      </w:r>
    </w:p>
    <w:p w14:paraId="0BE9148E" w14:textId="77777777" w:rsidR="00216DFA" w:rsidRDefault="008F760C">
      <w:pPr>
        <w:ind w:left="1133" w:right="58" w:hanging="567"/>
        <w:rPr>
          <w:b/>
          <w:sz w:val="18"/>
        </w:rPr>
      </w:pPr>
      <w:r>
        <w:t xml:space="preserve">1. a </w:t>
      </w:r>
      <w:proofErr w:type="spellStart"/>
      <w:r w:rsidRPr="00AE129C">
        <w:rPr>
          <w:color w:val="2B579A"/>
          <w:u w:val="single"/>
          <w:shd w:val="clear" w:color="auto" w:fill="E6E6E6"/>
          <w:rPrChange w:id="605" w:author="Thomas Caspari" w:date="2017-10-12T13:52:00Z">
            <w:rPr>
              <w:color w:val="2B579A"/>
              <w:shd w:val="clear" w:color="auto" w:fill="E6E6E6"/>
            </w:rPr>
          </w:rPrChange>
        </w:rPr>
        <w:t>reductimorphic</w:t>
      </w:r>
      <w:proofErr w:type="spellEnd"/>
      <w:r w:rsidRPr="00AE129C">
        <w:rPr>
          <w:color w:val="2B579A"/>
          <w:u w:val="single"/>
          <w:shd w:val="clear" w:color="auto" w:fill="E6E6E6"/>
          <w:rPrChange w:id="606" w:author="Thomas Caspari" w:date="2017-10-12T13:52:00Z">
            <w:rPr>
              <w:color w:val="2B579A"/>
              <w:shd w:val="clear" w:color="auto" w:fill="E6E6E6"/>
            </w:rPr>
          </w:rPrChange>
        </w:rPr>
        <w:t xml:space="preserve"> horizon</w:t>
      </w:r>
      <w:r>
        <w:t xml:space="preserve"> or E horizon, that overlies a </w:t>
      </w:r>
      <w:r w:rsidRPr="00AE129C">
        <w:rPr>
          <w:color w:val="2B579A"/>
          <w:u w:val="single"/>
          <w:shd w:val="clear" w:color="auto" w:fill="E6E6E6"/>
          <w:rPrChange w:id="607" w:author="Thomas Caspari" w:date="2017-10-12T13:52:00Z">
            <w:rPr>
              <w:color w:val="2B579A"/>
              <w:shd w:val="clear" w:color="auto" w:fill="E6E6E6"/>
            </w:rPr>
          </w:rPrChange>
        </w:rPr>
        <w:t>fragipan</w:t>
      </w:r>
      <w:r>
        <w:t xml:space="preserve">, </w:t>
      </w:r>
      <w:proofErr w:type="spellStart"/>
      <w:r w:rsidRPr="00AE129C">
        <w:rPr>
          <w:color w:val="2B579A"/>
          <w:u w:val="single"/>
          <w:shd w:val="clear" w:color="auto" w:fill="E6E6E6"/>
          <w:rPrChange w:id="608" w:author="Thomas Caspari" w:date="2017-10-12T13:52:00Z">
            <w:rPr>
              <w:color w:val="2B579A"/>
              <w:shd w:val="clear" w:color="auto" w:fill="E6E6E6"/>
            </w:rPr>
          </w:rPrChange>
        </w:rPr>
        <w:t>duripan</w:t>
      </w:r>
      <w:proofErr w:type="spellEnd"/>
      <w:r>
        <w:t xml:space="preserve"> or </w:t>
      </w:r>
      <w:r w:rsidRPr="00AE129C">
        <w:rPr>
          <w:color w:val="2B579A"/>
          <w:u w:val="single"/>
          <w:shd w:val="clear" w:color="auto" w:fill="E6E6E6"/>
          <w:rPrChange w:id="609" w:author="Thomas Caspari" w:date="2017-10-12T13:52:00Z">
            <w:rPr>
              <w:color w:val="2B579A"/>
              <w:shd w:val="clear" w:color="auto" w:fill="E6E6E6"/>
            </w:rPr>
          </w:rPrChange>
        </w:rPr>
        <w:t>argillic horizon</w:t>
      </w:r>
      <w:r>
        <w:t xml:space="preserve">; </w:t>
      </w:r>
      <w:r w:rsidR="009476D2">
        <w:rPr>
          <w:b/>
          <w:sz w:val="18"/>
        </w:rPr>
        <w:t>OR</w:t>
      </w:r>
    </w:p>
    <w:p w14:paraId="0BE91490" w14:textId="77777777" w:rsidR="00174C4D" w:rsidRDefault="00C505BD" w:rsidP="00C505BD">
      <w:pPr>
        <w:spacing w:after="120" w:line="252" w:lineRule="auto"/>
        <w:ind w:left="1134" w:hanging="576"/>
      </w:pPr>
      <w:r>
        <w:t>2.</w:t>
      </w:r>
      <w:r>
        <w:tab/>
      </w:r>
      <w:r w:rsidR="008F760C" w:rsidRPr="00C505BD">
        <w:rPr>
          <w:b/>
          <w:i/>
        </w:rPr>
        <w:t>both</w:t>
      </w:r>
    </w:p>
    <w:p w14:paraId="0BE91491" w14:textId="77777777" w:rsidR="00174C4D" w:rsidRDefault="008F760C">
      <w:pPr>
        <w:spacing w:after="28"/>
        <w:ind w:left="1700" w:right="58" w:hanging="566"/>
      </w:pPr>
      <w:r>
        <w:t>(a)</w:t>
      </w:r>
      <w:r>
        <w:tab/>
        <w:t>between</w:t>
      </w:r>
      <w:r w:rsidR="009476D2">
        <w:t xml:space="preserve"> </w:t>
      </w:r>
      <w:r>
        <w:t>the</w:t>
      </w:r>
      <w:r w:rsidR="009476D2">
        <w:t xml:space="preserve"> </w:t>
      </w:r>
      <w:r>
        <w:t>base</w:t>
      </w:r>
      <w:r w:rsidR="009476D2">
        <w:t xml:space="preserve"> </w:t>
      </w:r>
      <w:r>
        <w:t>of</w:t>
      </w:r>
      <w:r w:rsidR="009476D2">
        <w:t xml:space="preserve"> </w:t>
      </w:r>
      <w:r>
        <w:t>the</w:t>
      </w:r>
      <w:r w:rsidR="009476D2">
        <w:t xml:space="preserve"> </w:t>
      </w:r>
      <w:r>
        <w:t>A</w:t>
      </w:r>
      <w:r w:rsidR="009476D2">
        <w:t xml:space="preserve"> </w:t>
      </w:r>
      <w:r>
        <w:t>horizon</w:t>
      </w:r>
      <w:r w:rsidR="009476D2">
        <w:t xml:space="preserve"> </w:t>
      </w:r>
      <w:r>
        <w:t>to</w:t>
      </w:r>
      <w:r w:rsidR="009476D2">
        <w:t xml:space="preserve"> </w:t>
      </w:r>
      <w:r>
        <w:t>60</w:t>
      </w:r>
      <w:r w:rsidR="009476D2">
        <w:t xml:space="preserve"> </w:t>
      </w:r>
      <w:r>
        <w:t>cm</w:t>
      </w:r>
      <w:r w:rsidR="009476D2">
        <w:t xml:space="preserve"> </w:t>
      </w:r>
      <w:r>
        <w:t>from</w:t>
      </w:r>
      <w:r w:rsidR="009476D2">
        <w:t xml:space="preserve"> </w:t>
      </w:r>
      <w:r>
        <w:t>the</w:t>
      </w:r>
      <w:r w:rsidR="009476D2">
        <w:t xml:space="preserve"> </w:t>
      </w:r>
      <w:r>
        <w:t>mineral</w:t>
      </w:r>
      <w:r w:rsidR="009476D2">
        <w:t xml:space="preserve"> </w:t>
      </w:r>
      <w:r>
        <w:t>soil</w:t>
      </w:r>
      <w:r w:rsidR="009476D2">
        <w:t xml:space="preserve"> </w:t>
      </w:r>
      <w:r>
        <w:t>surface</w:t>
      </w:r>
      <w:r w:rsidR="009476D2">
        <w:t xml:space="preserve"> </w:t>
      </w:r>
      <w:r>
        <w:t>the</w:t>
      </w:r>
      <w:r w:rsidR="009476D2">
        <w:t xml:space="preserve"> </w:t>
      </w:r>
      <w:r>
        <w:t>matrix</w:t>
      </w:r>
      <w:r w:rsidR="009476D2">
        <w:t xml:space="preserve"> </w:t>
      </w:r>
      <w:r>
        <w:t>throughout</w:t>
      </w:r>
      <w:r w:rsidR="009476D2">
        <w:t xml:space="preserve"> </w:t>
      </w:r>
      <w:r>
        <w:t>i</w:t>
      </w:r>
      <w:r w:rsidR="009476D2">
        <w:t xml:space="preserve">s </w:t>
      </w:r>
      <w:r>
        <w:rPr>
          <w:i/>
        </w:rPr>
        <w:t>either</w:t>
      </w:r>
    </w:p>
    <w:p w14:paraId="0BE91492" w14:textId="77777777" w:rsidR="00174C4D" w:rsidRDefault="008F760C" w:rsidP="009476D2">
      <w:pPr>
        <w:numPr>
          <w:ilvl w:val="0"/>
          <w:numId w:val="46"/>
        </w:numPr>
        <w:spacing w:after="28"/>
        <w:ind w:left="1701" w:right="58" w:hanging="1"/>
      </w:pPr>
      <w:r>
        <w:t>hue</w:t>
      </w:r>
      <w:r w:rsidR="009476D2">
        <w:t xml:space="preserve"> </w:t>
      </w:r>
      <w:r>
        <w:t>10YR</w:t>
      </w:r>
      <w:r w:rsidR="009476D2">
        <w:t xml:space="preserve"> </w:t>
      </w:r>
      <w:r>
        <w:t>or</w:t>
      </w:r>
      <w:r w:rsidR="009476D2">
        <w:t xml:space="preserve"> </w:t>
      </w:r>
      <w:r>
        <w:t>yellower</w:t>
      </w:r>
      <w:r w:rsidR="009476D2">
        <w:t xml:space="preserve"> </w:t>
      </w:r>
      <w:r>
        <w:t>with</w:t>
      </w:r>
      <w:r w:rsidR="009476D2">
        <w:t xml:space="preserve"> </w:t>
      </w:r>
      <w:r>
        <w:t>chroma</w:t>
      </w:r>
      <w:r w:rsidR="009476D2">
        <w:t xml:space="preserve"> </w:t>
      </w:r>
      <w:r>
        <w:t>3</w:t>
      </w:r>
      <w:r w:rsidR="009476D2">
        <w:t xml:space="preserve"> </w:t>
      </w:r>
      <w:r>
        <w:t>or</w:t>
      </w:r>
      <w:r w:rsidR="009476D2">
        <w:t xml:space="preserve"> </w:t>
      </w:r>
      <w:r>
        <w:t>less</w:t>
      </w:r>
      <w:r w:rsidR="009476D2">
        <w:t xml:space="preserve"> </w:t>
      </w:r>
      <w:r>
        <w:t>and</w:t>
      </w:r>
      <w:r>
        <w:tab/>
        <w:t>value</w:t>
      </w:r>
      <w:r w:rsidR="009476D2">
        <w:t xml:space="preserve"> </w:t>
      </w:r>
      <w:r>
        <w:t>4</w:t>
      </w:r>
      <w:r w:rsidR="009476D2">
        <w:t xml:space="preserve"> </w:t>
      </w:r>
      <w:r>
        <w:t>or</w:t>
      </w:r>
      <w:r w:rsidR="009476D2">
        <w:t xml:space="preserve"> </w:t>
      </w:r>
      <w:r>
        <w:t>more</w:t>
      </w:r>
      <w:r w:rsidR="009476D2">
        <w:t xml:space="preserve"> </w:t>
      </w:r>
      <w:r>
        <w:t>(all</w:t>
      </w:r>
      <w:r w:rsidR="009476D2">
        <w:t xml:space="preserve"> </w:t>
      </w:r>
      <w:r>
        <w:t>colours</w:t>
      </w:r>
      <w:r w:rsidR="009476D2">
        <w:t xml:space="preserve"> </w:t>
      </w:r>
      <w:r>
        <w:t>moist),</w:t>
      </w:r>
      <w:r w:rsidR="009476D2">
        <w:t xml:space="preserve"> </w:t>
      </w:r>
      <w:r>
        <w:rPr>
          <w:i/>
        </w:rPr>
        <w:t>or</w:t>
      </w:r>
    </w:p>
    <w:p w14:paraId="0BE91493" w14:textId="18C8843E" w:rsidR="00174C4D" w:rsidRDefault="008F760C" w:rsidP="00BD6C62">
      <w:pPr>
        <w:numPr>
          <w:ilvl w:val="0"/>
          <w:numId w:val="46"/>
        </w:numPr>
        <w:spacing w:after="0"/>
        <w:ind w:left="1701" w:right="58" w:hanging="1"/>
      </w:pPr>
      <w:r>
        <w:t>hue</w:t>
      </w:r>
      <w:r w:rsidR="00BD6C62">
        <w:t xml:space="preserve"> </w:t>
      </w:r>
      <w:r>
        <w:t>10YR</w:t>
      </w:r>
      <w:r w:rsidR="00BD6C62">
        <w:t xml:space="preserve"> </w:t>
      </w:r>
      <w:r>
        <w:t>or</w:t>
      </w:r>
      <w:r w:rsidR="00BD6C62">
        <w:t xml:space="preserve"> </w:t>
      </w:r>
      <w:r>
        <w:t>yellower</w:t>
      </w:r>
      <w:r w:rsidR="00BD6C62">
        <w:t xml:space="preserve"> </w:t>
      </w:r>
      <w:r>
        <w:t>with</w:t>
      </w:r>
      <w:r w:rsidR="00BD6C62">
        <w:t xml:space="preserve"> </w:t>
      </w:r>
      <w:r>
        <w:t>chroma</w:t>
      </w:r>
      <w:r w:rsidR="00BD6C62">
        <w:t xml:space="preserve"> </w:t>
      </w:r>
      <w:r>
        <w:t>4</w:t>
      </w:r>
      <w:r w:rsidR="00BD6C62">
        <w:t xml:space="preserve"> </w:t>
      </w:r>
      <w:r>
        <w:t>or</w:t>
      </w:r>
      <w:r w:rsidR="00BD6C62">
        <w:t xml:space="preserve"> </w:t>
      </w:r>
      <w:r>
        <w:t>5</w:t>
      </w:r>
      <w:r w:rsidR="00BD6C62">
        <w:t xml:space="preserve"> </w:t>
      </w:r>
      <w:r>
        <w:t>or</w:t>
      </w:r>
      <w:r w:rsidR="00BD6C62">
        <w:t xml:space="preserve"> </w:t>
      </w:r>
      <w:r>
        <w:t>chroma</w:t>
      </w:r>
      <w:r w:rsidR="00BD6C62">
        <w:t xml:space="preserve"> </w:t>
      </w:r>
      <w:r>
        <w:t>3</w:t>
      </w:r>
      <w:r w:rsidR="00BD6C62">
        <w:t xml:space="preserve"> </w:t>
      </w:r>
      <w:r>
        <w:t>with</w:t>
      </w:r>
      <w:r>
        <w:tab/>
        <w:t>value</w:t>
      </w:r>
      <w:r w:rsidR="00BD6C62">
        <w:t xml:space="preserve"> </w:t>
      </w:r>
      <w:r>
        <w:t>3,</w:t>
      </w:r>
      <w:r w:rsidR="00BD6C62">
        <w:t xml:space="preserve"> </w:t>
      </w:r>
      <w:r>
        <w:t>or</w:t>
      </w:r>
      <w:r w:rsidR="00BD6C62">
        <w:t xml:space="preserve"> </w:t>
      </w:r>
      <w:r>
        <w:t>hue</w:t>
      </w:r>
      <w:r w:rsidR="00BD6C62">
        <w:t xml:space="preserve"> </w:t>
      </w:r>
      <w:r>
        <w:t>2.5Y</w:t>
      </w:r>
      <w:r w:rsidR="00BD6C62">
        <w:t xml:space="preserve"> </w:t>
      </w:r>
      <w:r>
        <w:t>or</w:t>
      </w:r>
      <w:r w:rsidR="00BD6C62">
        <w:t xml:space="preserve"> </w:t>
      </w:r>
      <w:r>
        <w:t>yellower</w:t>
      </w:r>
      <w:r w:rsidR="00BD6C62">
        <w:t xml:space="preserve"> </w:t>
      </w:r>
      <w:r>
        <w:t>with</w:t>
      </w:r>
      <w:r w:rsidR="00BD6C62">
        <w:t xml:space="preserve"> </w:t>
      </w:r>
      <w:r>
        <w:t>chroma</w:t>
      </w:r>
      <w:r w:rsidR="00BD6C62">
        <w:t xml:space="preserve"> </w:t>
      </w:r>
      <w:r>
        <w:t>6</w:t>
      </w:r>
      <w:r w:rsidR="00BD6C62">
        <w:t xml:space="preserve"> </w:t>
      </w:r>
      <w:r>
        <w:t>or</w:t>
      </w:r>
      <w:r>
        <w:tab/>
        <w:t>more</w:t>
      </w:r>
      <w:r w:rsidR="00BD6C62">
        <w:t xml:space="preserve"> </w:t>
      </w:r>
      <w:r>
        <w:t>(all</w:t>
      </w:r>
      <w:r w:rsidR="00BD6C62">
        <w:t xml:space="preserve"> </w:t>
      </w:r>
      <w:r>
        <w:t>colours</w:t>
      </w:r>
      <w:r w:rsidR="00BD6C62">
        <w:t xml:space="preserve"> </w:t>
      </w:r>
      <w:r>
        <w:t>moist,</w:t>
      </w:r>
      <w:r w:rsidR="00BD6C62">
        <w:t xml:space="preserve"> </w:t>
      </w:r>
      <w:r>
        <w:t>see</w:t>
      </w:r>
      <w:r w:rsidR="00BD6C62">
        <w:t xml:space="preserve"> </w:t>
      </w:r>
      <w:r>
        <w:t>Figure</w:t>
      </w:r>
      <w:r w:rsidR="00BD6C62">
        <w:t xml:space="preserve"> </w:t>
      </w:r>
      <w:r>
        <w:t>2);</w:t>
      </w:r>
      <w:r w:rsidRPr="2F5329E2">
        <w:rPr>
          <w:b/>
          <w:bCs/>
        </w:rPr>
        <w:t xml:space="preserve"> </w:t>
      </w:r>
      <w:r>
        <w:t>and</w:t>
      </w:r>
      <w:r w:rsidRPr="2F5329E2">
        <w:rPr>
          <w:b/>
          <w:bCs/>
        </w:rPr>
        <w:t xml:space="preserve"> </w:t>
      </w:r>
      <w:r>
        <w:t>P</w:t>
      </w:r>
      <w:r w:rsidR="00BD6C62">
        <w:t xml:space="preserve"> </w:t>
      </w:r>
      <w:r>
        <w:t>retention</w:t>
      </w:r>
      <w:r w:rsidR="00BD6C62">
        <w:t xml:space="preserve"> </w:t>
      </w:r>
      <w:r>
        <w:t>is</w:t>
      </w:r>
      <w:r>
        <w:tab/>
        <w:t>less</w:t>
      </w:r>
      <w:r w:rsidR="00BD6C62">
        <w:t xml:space="preserve"> </w:t>
      </w:r>
      <w:r>
        <w:t>than</w:t>
      </w:r>
      <w:r w:rsidR="00BD6C62">
        <w:t xml:space="preserve"> </w:t>
      </w:r>
      <w:r>
        <w:t>30%</w:t>
      </w:r>
      <w:r w:rsidR="00BD6C62">
        <w:t xml:space="preserve"> </w:t>
      </w:r>
      <w:r>
        <w:t>in</w:t>
      </w:r>
      <w:r w:rsidR="00BD6C62">
        <w:t xml:space="preserve"> </w:t>
      </w:r>
      <w:r>
        <w:t>the</w:t>
      </w:r>
      <w:r w:rsidR="00BD6C62">
        <w:t xml:space="preserve"> </w:t>
      </w:r>
      <w:r>
        <w:t>uppermost</w:t>
      </w:r>
      <w:r w:rsidR="00BD6C62">
        <w:t xml:space="preserve"> </w:t>
      </w:r>
      <w:proofErr w:type="spellStart"/>
      <w:r>
        <w:t>subhorizon</w:t>
      </w:r>
      <w:proofErr w:type="spellEnd"/>
      <w:r w:rsidR="00BD6C62">
        <w:t xml:space="preserve"> </w:t>
      </w:r>
      <w:r>
        <w:t>(10</w:t>
      </w:r>
      <w:r w:rsidR="00BD6C62">
        <w:t xml:space="preserve"> </w:t>
      </w:r>
      <w:r>
        <w:t>cm</w:t>
      </w:r>
      <w:r w:rsidR="00BD6C62">
        <w:t xml:space="preserve"> </w:t>
      </w:r>
      <w:r>
        <w:t>or</w:t>
      </w:r>
      <w:r>
        <w:tab/>
        <w:t>more</w:t>
      </w:r>
      <w:r w:rsidR="00BD6C62">
        <w:t xml:space="preserve"> </w:t>
      </w:r>
      <w:r>
        <w:t>thick)</w:t>
      </w:r>
      <w:r w:rsidR="00BD6C62">
        <w:t xml:space="preserve"> </w:t>
      </w:r>
      <w:r>
        <w:t>of</w:t>
      </w:r>
      <w:r w:rsidR="00BD6C62">
        <w:t xml:space="preserve"> </w:t>
      </w:r>
      <w:r>
        <w:t>the</w:t>
      </w:r>
      <w:r w:rsidR="00BD6C62">
        <w:t xml:space="preserve"> </w:t>
      </w:r>
      <w:r>
        <w:t>B</w:t>
      </w:r>
      <w:ins w:id="610" w:author="Andre Eger" w:date="2023-08-21T04:35:00Z">
        <w:r w:rsidR="5082D356">
          <w:t xml:space="preserve"> or BC</w:t>
        </w:r>
      </w:ins>
      <w:r w:rsidR="00BD6C62">
        <w:t xml:space="preserve"> </w:t>
      </w:r>
      <w:r>
        <w:t>horizon.</w:t>
      </w:r>
    </w:p>
    <w:p w14:paraId="0BE91494" w14:textId="77777777" w:rsidR="00174C4D" w:rsidRPr="00C505BD" w:rsidRDefault="008F760C" w:rsidP="00C505BD">
      <w:pPr>
        <w:spacing w:after="120" w:line="252" w:lineRule="auto"/>
        <w:ind w:hanging="11"/>
        <w:rPr>
          <w:b/>
        </w:rPr>
      </w:pPr>
      <w:r>
        <w:rPr>
          <w:rFonts w:ascii="Calibri" w:eastAsia="Calibri" w:hAnsi="Calibri" w:cs="Calibri"/>
          <w:b/>
          <w:color w:val="000000"/>
          <w:sz w:val="22"/>
        </w:rPr>
        <w:tab/>
      </w:r>
      <w:r w:rsidR="00C505BD">
        <w:rPr>
          <w:b/>
        </w:rPr>
        <w:tab/>
        <w:t xml:space="preserve">  </w:t>
      </w:r>
      <w:r w:rsidR="00C505BD">
        <w:rPr>
          <w:b/>
          <w:i/>
        </w:rPr>
        <w:t>and</w:t>
      </w:r>
    </w:p>
    <w:p w14:paraId="0BE91495" w14:textId="3F151C4A" w:rsidR="00174C4D" w:rsidRDefault="008F760C" w:rsidP="00216DFA">
      <w:pPr>
        <w:spacing w:after="30"/>
        <w:ind w:left="1701" w:right="58" w:hanging="567"/>
      </w:pPr>
      <w:r>
        <w:t>(b)</w:t>
      </w:r>
      <w:r>
        <w:tab/>
        <w:t>a</w:t>
      </w:r>
      <w:r w:rsidR="00216DFA">
        <w:t xml:space="preserve"> </w:t>
      </w:r>
      <w:r>
        <w:t>B</w:t>
      </w:r>
      <w:ins w:id="611" w:author="Andre Eger" w:date="2023-08-21T04:34:00Z">
        <w:r w:rsidR="64E76617">
          <w:t xml:space="preserve"> or BC</w:t>
        </w:r>
      </w:ins>
      <w:r w:rsidR="00216DFA">
        <w:t xml:space="preserve"> </w:t>
      </w:r>
      <w:r>
        <w:t>horizon</w:t>
      </w:r>
      <w:r w:rsidR="00216DFA">
        <w:t xml:space="preserve"> </w:t>
      </w:r>
      <w:r>
        <w:t>that</w:t>
      </w:r>
      <w:r w:rsidR="00216DFA">
        <w:t xml:space="preserve"> </w:t>
      </w:r>
      <w:r>
        <w:t>is</w:t>
      </w:r>
      <w:r w:rsidR="00216DFA">
        <w:t xml:space="preserve"> </w:t>
      </w:r>
      <w:r>
        <w:t>10</w:t>
      </w:r>
      <w:r w:rsidR="00216DFA">
        <w:t xml:space="preserve"> </w:t>
      </w:r>
      <w:r>
        <w:t>cm</w:t>
      </w:r>
      <w:r>
        <w:tab/>
      </w:r>
      <w:r w:rsidR="00216DFA">
        <w:t xml:space="preserve"> o</w:t>
      </w:r>
      <w:r>
        <w:t>r</w:t>
      </w:r>
      <w:r w:rsidR="00216DFA">
        <w:t xml:space="preserve"> </w:t>
      </w:r>
      <w:r>
        <w:t>more</w:t>
      </w:r>
      <w:r w:rsidR="00216DFA">
        <w:t xml:space="preserve"> </w:t>
      </w:r>
      <w:r>
        <w:t>thick,</w:t>
      </w:r>
      <w:r w:rsidR="00216DFA">
        <w:t xml:space="preserve"> </w:t>
      </w:r>
      <w:r>
        <w:t>and</w:t>
      </w:r>
      <w:r w:rsidR="00216DFA">
        <w:t xml:space="preserve"> </w:t>
      </w:r>
      <w:r>
        <w:t>has</w:t>
      </w:r>
      <w:r w:rsidR="00216DFA">
        <w:t xml:space="preserve"> </w:t>
      </w:r>
      <w:r w:rsidRPr="2F5329E2">
        <w:rPr>
          <w:i/>
          <w:iCs/>
        </w:rPr>
        <w:t>either</w:t>
      </w:r>
    </w:p>
    <w:p w14:paraId="0BE91496" w14:textId="77777777" w:rsidR="00174C4D" w:rsidRDefault="008F760C">
      <w:pPr>
        <w:numPr>
          <w:ilvl w:val="0"/>
          <w:numId w:val="47"/>
        </w:numPr>
        <w:spacing w:after="25"/>
        <w:ind w:right="58" w:hanging="567"/>
      </w:pPr>
      <w:r>
        <w:t>a</w:t>
      </w:r>
      <w:r w:rsidR="00216DFA">
        <w:t xml:space="preserve"> </w:t>
      </w:r>
      <w:r w:rsidRPr="00AE129C">
        <w:rPr>
          <w:color w:val="2B579A"/>
          <w:u w:val="single"/>
          <w:shd w:val="clear" w:color="auto" w:fill="E6E6E6"/>
          <w:rPrChange w:id="612" w:author="Thomas Caspari" w:date="2017-10-12T13:53:00Z">
            <w:rPr>
              <w:color w:val="2B579A"/>
              <w:shd w:val="clear" w:color="auto" w:fill="E6E6E6"/>
            </w:rPr>
          </w:rPrChange>
        </w:rPr>
        <w:t>fragipan</w:t>
      </w:r>
      <w:r>
        <w:t>,</w:t>
      </w:r>
      <w:r w:rsidR="00216DFA">
        <w:t xml:space="preserve"> </w:t>
      </w:r>
      <w:proofErr w:type="spellStart"/>
      <w:r w:rsidRPr="00AE129C">
        <w:rPr>
          <w:color w:val="2B579A"/>
          <w:u w:val="single"/>
          <w:shd w:val="clear" w:color="auto" w:fill="E6E6E6"/>
          <w:rPrChange w:id="613" w:author="Thomas Caspari" w:date="2017-10-12T13:53:00Z">
            <w:rPr>
              <w:color w:val="2B579A"/>
              <w:shd w:val="clear" w:color="auto" w:fill="E6E6E6"/>
            </w:rPr>
          </w:rPrChange>
        </w:rPr>
        <w:t>duripan</w:t>
      </w:r>
      <w:proofErr w:type="spellEnd"/>
      <w:r w:rsidR="00216DFA">
        <w:t xml:space="preserve"> </w:t>
      </w:r>
      <w:r>
        <w:t>or</w:t>
      </w:r>
      <w:r w:rsidR="00216DFA">
        <w:t xml:space="preserve"> </w:t>
      </w:r>
      <w:r w:rsidRPr="00AE129C">
        <w:rPr>
          <w:color w:val="2B579A"/>
          <w:u w:val="single"/>
          <w:shd w:val="clear" w:color="auto" w:fill="E6E6E6"/>
          <w:rPrChange w:id="614" w:author="Thomas Caspari" w:date="2017-10-12T13:53:00Z">
            <w:rPr>
              <w:color w:val="2B579A"/>
              <w:shd w:val="clear" w:color="auto" w:fill="E6E6E6"/>
            </w:rPr>
          </w:rPrChange>
        </w:rPr>
        <w:t>brittle</w:t>
      </w:r>
      <w:r w:rsidR="00216DFA" w:rsidRPr="00AE129C">
        <w:rPr>
          <w:color w:val="2B579A"/>
          <w:u w:val="single"/>
          <w:shd w:val="clear" w:color="auto" w:fill="E6E6E6"/>
          <w:rPrChange w:id="615" w:author="Thomas Caspari" w:date="2017-10-12T13:53:00Z">
            <w:rPr>
              <w:color w:val="2B579A"/>
              <w:shd w:val="clear" w:color="auto" w:fill="E6E6E6"/>
            </w:rPr>
          </w:rPrChange>
        </w:rPr>
        <w:t>-</w:t>
      </w:r>
      <w:r w:rsidRPr="00AE129C">
        <w:rPr>
          <w:color w:val="2B579A"/>
          <w:u w:val="single"/>
          <w:shd w:val="clear" w:color="auto" w:fill="E6E6E6"/>
          <w:rPrChange w:id="616" w:author="Thomas Caspari" w:date="2017-10-12T13:53:00Z">
            <w:rPr>
              <w:color w:val="2B579A"/>
              <w:shd w:val="clear" w:color="auto" w:fill="E6E6E6"/>
            </w:rPr>
          </w:rPrChange>
        </w:rPr>
        <w:t>B</w:t>
      </w:r>
      <w:r w:rsidR="00216DFA" w:rsidRPr="00AE129C">
        <w:rPr>
          <w:color w:val="2B579A"/>
          <w:u w:val="single"/>
          <w:shd w:val="clear" w:color="auto" w:fill="E6E6E6"/>
          <w:rPrChange w:id="617" w:author="Thomas Caspari" w:date="2017-10-12T13:53:00Z">
            <w:rPr>
              <w:color w:val="2B579A"/>
              <w:shd w:val="clear" w:color="auto" w:fill="E6E6E6"/>
            </w:rPr>
          </w:rPrChange>
        </w:rPr>
        <w:t xml:space="preserve"> </w:t>
      </w:r>
      <w:r w:rsidRPr="00AE129C">
        <w:rPr>
          <w:color w:val="2B579A"/>
          <w:u w:val="single"/>
          <w:shd w:val="clear" w:color="auto" w:fill="E6E6E6"/>
          <w:rPrChange w:id="618" w:author="Thomas Caspari" w:date="2017-10-12T13:53:00Z">
            <w:rPr>
              <w:color w:val="2B579A"/>
              <w:shd w:val="clear" w:color="auto" w:fill="E6E6E6"/>
            </w:rPr>
          </w:rPrChange>
        </w:rPr>
        <w:t>horizon</w:t>
      </w:r>
      <w:r>
        <w:t>,</w:t>
      </w:r>
      <w:r w:rsidR="00216DFA">
        <w:t xml:space="preserve"> </w:t>
      </w:r>
      <w:r>
        <w:rPr>
          <w:i/>
        </w:rPr>
        <w:t>or</w:t>
      </w:r>
    </w:p>
    <w:p w14:paraId="0BE91497" w14:textId="77777777" w:rsidR="00174C4D" w:rsidRDefault="008F760C">
      <w:pPr>
        <w:numPr>
          <w:ilvl w:val="0"/>
          <w:numId w:val="47"/>
        </w:numPr>
        <w:spacing w:after="28"/>
        <w:ind w:right="58" w:hanging="567"/>
      </w:pPr>
      <w:r>
        <w:t>a</w:t>
      </w:r>
      <w:r w:rsidR="00216DFA">
        <w:t xml:space="preserve"> </w:t>
      </w:r>
      <w:r w:rsidRPr="00AE129C">
        <w:rPr>
          <w:color w:val="2B579A"/>
          <w:u w:val="single"/>
          <w:shd w:val="clear" w:color="auto" w:fill="E6E6E6"/>
          <w:rPrChange w:id="619" w:author="Thomas Caspari" w:date="2017-10-12T13:53:00Z">
            <w:rPr>
              <w:color w:val="2B579A"/>
              <w:shd w:val="clear" w:color="auto" w:fill="E6E6E6"/>
            </w:rPr>
          </w:rPrChange>
        </w:rPr>
        <w:t>weathered</w:t>
      </w:r>
      <w:r w:rsidR="00216DFA" w:rsidRPr="00AE129C">
        <w:rPr>
          <w:color w:val="2B579A"/>
          <w:u w:val="single"/>
          <w:shd w:val="clear" w:color="auto" w:fill="E6E6E6"/>
          <w:rPrChange w:id="620" w:author="Thomas Caspari" w:date="2017-10-12T13:53:00Z">
            <w:rPr>
              <w:color w:val="2B579A"/>
              <w:shd w:val="clear" w:color="auto" w:fill="E6E6E6"/>
            </w:rPr>
          </w:rPrChange>
        </w:rPr>
        <w:t>-</w:t>
      </w:r>
      <w:r w:rsidRPr="00AE129C">
        <w:rPr>
          <w:color w:val="2B579A"/>
          <w:u w:val="single"/>
          <w:shd w:val="clear" w:color="auto" w:fill="E6E6E6"/>
          <w:rPrChange w:id="621" w:author="Thomas Caspari" w:date="2017-10-12T13:53:00Z">
            <w:rPr>
              <w:color w:val="2B579A"/>
              <w:shd w:val="clear" w:color="auto" w:fill="E6E6E6"/>
            </w:rPr>
          </w:rPrChange>
        </w:rPr>
        <w:t>B</w:t>
      </w:r>
      <w:r w:rsidR="00216DFA" w:rsidRPr="00AE129C">
        <w:rPr>
          <w:color w:val="2B579A"/>
          <w:u w:val="single"/>
          <w:shd w:val="clear" w:color="auto" w:fill="E6E6E6"/>
          <w:rPrChange w:id="622" w:author="Thomas Caspari" w:date="2017-10-12T13:53:00Z">
            <w:rPr>
              <w:color w:val="2B579A"/>
              <w:shd w:val="clear" w:color="auto" w:fill="E6E6E6"/>
            </w:rPr>
          </w:rPrChange>
        </w:rPr>
        <w:t xml:space="preserve"> </w:t>
      </w:r>
      <w:r w:rsidRPr="00AE129C">
        <w:rPr>
          <w:color w:val="2B579A"/>
          <w:u w:val="single"/>
          <w:shd w:val="clear" w:color="auto" w:fill="E6E6E6"/>
          <w:rPrChange w:id="623" w:author="Thomas Caspari" w:date="2017-10-12T13:53:00Z">
            <w:rPr>
              <w:color w:val="2B579A"/>
              <w:shd w:val="clear" w:color="auto" w:fill="E6E6E6"/>
            </w:rPr>
          </w:rPrChange>
        </w:rPr>
        <w:t>horizon</w:t>
      </w:r>
      <w:r w:rsidR="00216DFA">
        <w:t xml:space="preserve"> </w:t>
      </w:r>
      <w:r>
        <w:t>that</w:t>
      </w:r>
      <w:r w:rsidR="00216DFA">
        <w:t xml:space="preserve"> </w:t>
      </w:r>
      <w:r>
        <w:t>has</w:t>
      </w:r>
      <w:r w:rsidR="00216DFA">
        <w:t xml:space="preserve"> </w:t>
      </w:r>
      <w:r>
        <w:t>in</w:t>
      </w:r>
      <w:r w:rsidR="00216DFA">
        <w:t xml:space="preserve"> </w:t>
      </w:r>
      <w:r>
        <w:t>part</w:t>
      </w:r>
      <w:r w:rsidR="00216DFA">
        <w:t xml:space="preserve"> </w:t>
      </w:r>
      <w:r>
        <w:t>a</w:t>
      </w:r>
      <w:r w:rsidR="00216DFA">
        <w:t xml:space="preserve"> </w:t>
      </w:r>
      <w:r>
        <w:t>moderately</w:t>
      </w:r>
      <w:r w:rsidR="00216DFA">
        <w:t xml:space="preserve"> </w:t>
      </w:r>
      <w:r>
        <w:t>or</w:t>
      </w:r>
      <w:r w:rsidR="00216DFA">
        <w:t xml:space="preserve"> </w:t>
      </w:r>
      <w:r>
        <w:t>strongly</w:t>
      </w:r>
      <w:r w:rsidR="00216DFA">
        <w:t xml:space="preserve"> </w:t>
      </w:r>
      <w:r>
        <w:t>pedal</w:t>
      </w:r>
      <w:r w:rsidR="00216DFA">
        <w:t xml:space="preserve"> </w:t>
      </w:r>
      <w:proofErr w:type="spellStart"/>
      <w:r>
        <w:t>subhorizon</w:t>
      </w:r>
      <w:proofErr w:type="spellEnd"/>
      <w:r w:rsidR="00216DFA">
        <w:t xml:space="preserve"> </w:t>
      </w:r>
      <w:r>
        <w:t>with</w:t>
      </w:r>
      <w:r w:rsidR="00216DFA">
        <w:t xml:space="preserve"> </w:t>
      </w:r>
      <w:r>
        <w:t>blocky,</w:t>
      </w:r>
      <w:r w:rsidR="00216DFA">
        <w:t xml:space="preserve"> </w:t>
      </w:r>
      <w:r>
        <w:t>polyhedral</w:t>
      </w:r>
      <w:r w:rsidR="00216DFA">
        <w:t xml:space="preserve"> </w:t>
      </w:r>
      <w:r>
        <w:t>or</w:t>
      </w:r>
      <w:r w:rsidR="00216DFA">
        <w:t xml:space="preserve"> </w:t>
      </w:r>
      <w:r>
        <w:t>prismatic</w:t>
      </w:r>
      <w:r w:rsidR="00216DFA">
        <w:t xml:space="preserve"> </w:t>
      </w:r>
      <w:r>
        <w:t>peds</w:t>
      </w:r>
      <w:r w:rsidR="00216DFA">
        <w:t xml:space="preserve"> </w:t>
      </w:r>
      <w:r>
        <w:t>and</w:t>
      </w:r>
      <w:r w:rsidR="00216DFA">
        <w:t xml:space="preserve"> </w:t>
      </w:r>
      <w:r>
        <w:t>slightl</w:t>
      </w:r>
      <w:r w:rsidR="00216DFA">
        <w:t xml:space="preserve">y </w:t>
      </w:r>
      <w:r>
        <w:t>firm</w:t>
      </w:r>
      <w:r w:rsidR="00216DFA">
        <w:t xml:space="preserve"> </w:t>
      </w:r>
      <w:r>
        <w:t>or</w:t>
      </w:r>
      <w:r w:rsidR="00216DFA">
        <w:t xml:space="preserve"> </w:t>
      </w:r>
      <w:r>
        <w:t>greater</w:t>
      </w:r>
      <w:r w:rsidR="00216DFA">
        <w:t xml:space="preserve"> </w:t>
      </w:r>
      <w:r>
        <w:t>soil</w:t>
      </w:r>
      <w:r w:rsidR="00216DFA">
        <w:t xml:space="preserve"> </w:t>
      </w:r>
      <w:r>
        <w:t>or</w:t>
      </w:r>
      <w:r w:rsidR="00216DFA">
        <w:t xml:space="preserve"> </w:t>
      </w:r>
      <w:r>
        <w:t>ped</w:t>
      </w:r>
      <w:r w:rsidR="00216DFA">
        <w:t xml:space="preserve"> </w:t>
      </w:r>
      <w:r>
        <w:t>strength,</w:t>
      </w:r>
      <w:r w:rsidR="00216DFA">
        <w:t xml:space="preserve"> </w:t>
      </w:r>
      <w:r>
        <w:rPr>
          <w:i/>
        </w:rPr>
        <w:t>or</w:t>
      </w:r>
    </w:p>
    <w:p w14:paraId="0BE91498" w14:textId="77777777" w:rsidR="00174C4D" w:rsidRDefault="008F760C">
      <w:pPr>
        <w:numPr>
          <w:ilvl w:val="0"/>
          <w:numId w:val="47"/>
        </w:numPr>
        <w:spacing w:after="28"/>
        <w:ind w:right="58" w:hanging="567"/>
      </w:pPr>
      <w:r w:rsidRPr="00AE129C">
        <w:rPr>
          <w:color w:val="2B579A"/>
          <w:u w:val="single"/>
          <w:shd w:val="clear" w:color="auto" w:fill="E6E6E6"/>
          <w:rPrChange w:id="624" w:author="Thomas Caspari" w:date="2017-10-12T13:56:00Z">
            <w:rPr>
              <w:color w:val="2B579A"/>
              <w:shd w:val="clear" w:color="auto" w:fill="E6E6E6"/>
            </w:rPr>
          </w:rPrChange>
        </w:rPr>
        <w:t>argillic</w:t>
      </w:r>
      <w:r w:rsidR="00216DFA" w:rsidRPr="00AE129C">
        <w:rPr>
          <w:color w:val="2B579A"/>
          <w:u w:val="single"/>
          <w:shd w:val="clear" w:color="auto" w:fill="E6E6E6"/>
          <w:rPrChange w:id="625" w:author="Thomas Caspari" w:date="2017-10-12T13:56:00Z">
            <w:rPr>
              <w:color w:val="2B579A"/>
              <w:shd w:val="clear" w:color="auto" w:fill="E6E6E6"/>
            </w:rPr>
          </w:rPrChange>
        </w:rPr>
        <w:t xml:space="preserve"> </w:t>
      </w:r>
      <w:r w:rsidRPr="00AE129C">
        <w:rPr>
          <w:color w:val="2B579A"/>
          <w:u w:val="single"/>
          <w:shd w:val="clear" w:color="auto" w:fill="E6E6E6"/>
          <w:rPrChange w:id="626" w:author="Thomas Caspari" w:date="2017-10-12T13:56:00Z">
            <w:rPr>
              <w:color w:val="2B579A"/>
              <w:shd w:val="clear" w:color="auto" w:fill="E6E6E6"/>
            </w:rPr>
          </w:rPrChange>
        </w:rPr>
        <w:t>horizon</w:t>
      </w:r>
      <w:r>
        <w:t>,</w:t>
      </w:r>
      <w:r w:rsidR="00216DFA">
        <w:t xml:space="preserve"> </w:t>
      </w:r>
      <w:r w:rsidRPr="00AE129C">
        <w:rPr>
          <w:color w:val="2B579A"/>
          <w:u w:val="single"/>
          <w:shd w:val="clear" w:color="auto" w:fill="E6E6E6"/>
          <w:rPrChange w:id="627" w:author="Thomas Caspari" w:date="2017-10-12T13:56:00Z">
            <w:rPr>
              <w:color w:val="2B579A"/>
              <w:shd w:val="clear" w:color="auto" w:fill="E6E6E6"/>
            </w:rPr>
          </w:rPrChange>
        </w:rPr>
        <w:t>calcareous</w:t>
      </w:r>
      <w:r w:rsidR="00216DFA" w:rsidRPr="00AE129C">
        <w:rPr>
          <w:color w:val="2B579A"/>
          <w:u w:val="single"/>
          <w:shd w:val="clear" w:color="auto" w:fill="E6E6E6"/>
          <w:rPrChange w:id="628" w:author="Thomas Caspari" w:date="2017-10-12T13:56:00Z">
            <w:rPr>
              <w:color w:val="2B579A"/>
              <w:shd w:val="clear" w:color="auto" w:fill="E6E6E6"/>
            </w:rPr>
          </w:rPrChange>
        </w:rPr>
        <w:t xml:space="preserve"> </w:t>
      </w:r>
      <w:r w:rsidRPr="00AE129C">
        <w:rPr>
          <w:color w:val="2B579A"/>
          <w:u w:val="single"/>
          <w:shd w:val="clear" w:color="auto" w:fill="E6E6E6"/>
          <w:rPrChange w:id="629" w:author="Thomas Caspari" w:date="2017-10-12T13:56:00Z">
            <w:rPr>
              <w:color w:val="2B579A"/>
              <w:shd w:val="clear" w:color="auto" w:fill="E6E6E6"/>
            </w:rPr>
          </w:rPrChange>
        </w:rPr>
        <w:t>horizon</w:t>
      </w:r>
      <w:r>
        <w:t>,</w:t>
      </w:r>
      <w:r w:rsidR="00216DFA">
        <w:t xml:space="preserve"> </w:t>
      </w:r>
      <w:r>
        <w:t>or</w:t>
      </w:r>
      <w:r w:rsidR="00216DFA">
        <w:t xml:space="preserve"> </w:t>
      </w:r>
      <w:r>
        <w:t>a</w:t>
      </w:r>
      <w:r w:rsidR="00216DFA">
        <w:t xml:space="preserve"> </w:t>
      </w:r>
      <w:r w:rsidRPr="00AE129C">
        <w:rPr>
          <w:color w:val="2B579A"/>
          <w:u w:val="single"/>
          <w:shd w:val="clear" w:color="auto" w:fill="E6E6E6"/>
          <w:rPrChange w:id="630" w:author="Thomas Caspari" w:date="2017-10-12T13:56:00Z">
            <w:rPr>
              <w:color w:val="2B579A"/>
              <w:shd w:val="clear" w:color="auto" w:fill="E6E6E6"/>
            </w:rPr>
          </w:rPrChange>
        </w:rPr>
        <w:t>cutanic</w:t>
      </w:r>
      <w:r w:rsidR="00216DFA" w:rsidRPr="00AE129C">
        <w:rPr>
          <w:color w:val="2B579A"/>
          <w:u w:val="single"/>
          <w:shd w:val="clear" w:color="auto" w:fill="E6E6E6"/>
          <w:rPrChange w:id="631" w:author="Thomas Caspari" w:date="2017-10-12T13:56:00Z">
            <w:rPr>
              <w:color w:val="2B579A"/>
              <w:shd w:val="clear" w:color="auto" w:fill="E6E6E6"/>
            </w:rPr>
          </w:rPrChange>
        </w:rPr>
        <w:t xml:space="preserve"> </w:t>
      </w:r>
      <w:r w:rsidRPr="00AE129C">
        <w:rPr>
          <w:color w:val="2B579A"/>
          <w:u w:val="single"/>
          <w:shd w:val="clear" w:color="auto" w:fill="E6E6E6"/>
          <w:rPrChange w:id="632" w:author="Thomas Caspari" w:date="2017-10-12T13:56:00Z">
            <w:rPr>
              <w:color w:val="2B579A"/>
              <w:shd w:val="clear" w:color="auto" w:fill="E6E6E6"/>
            </w:rPr>
          </w:rPrChange>
        </w:rPr>
        <w:t>horizon</w:t>
      </w:r>
      <w:r w:rsidR="00216DFA">
        <w:t xml:space="preserve"> </w:t>
      </w:r>
      <w:r>
        <w:t>that</w:t>
      </w:r>
      <w:r w:rsidR="00216DFA">
        <w:t xml:space="preserve"> </w:t>
      </w:r>
      <w:r>
        <w:t>has</w:t>
      </w:r>
      <w:r w:rsidR="00216DFA">
        <w:t xml:space="preserve"> </w:t>
      </w:r>
      <w:r w:rsidRPr="00AE129C">
        <w:rPr>
          <w:color w:val="2B579A"/>
          <w:u w:val="single"/>
          <w:shd w:val="clear" w:color="auto" w:fill="E6E6E6"/>
          <w:rPrChange w:id="633" w:author="Thomas Caspari" w:date="2017-10-12T13:56:00Z">
            <w:rPr>
              <w:color w:val="2B579A"/>
              <w:shd w:val="clear" w:color="auto" w:fill="E6E6E6"/>
            </w:rPr>
          </w:rPrChange>
        </w:rPr>
        <w:t>sodic</w:t>
      </w:r>
      <w:r w:rsidR="00216DFA" w:rsidRPr="00AE129C">
        <w:rPr>
          <w:color w:val="2B579A"/>
          <w:u w:val="single"/>
          <w:shd w:val="clear" w:color="auto" w:fill="E6E6E6"/>
          <w:rPrChange w:id="634" w:author="Thomas Caspari" w:date="2017-10-12T13:56:00Z">
            <w:rPr>
              <w:color w:val="2B579A"/>
              <w:shd w:val="clear" w:color="auto" w:fill="E6E6E6"/>
            </w:rPr>
          </w:rPrChange>
        </w:rPr>
        <w:t xml:space="preserve"> </w:t>
      </w:r>
      <w:r w:rsidRPr="00AE129C">
        <w:rPr>
          <w:color w:val="2B579A"/>
          <w:u w:val="single"/>
          <w:shd w:val="clear" w:color="auto" w:fill="E6E6E6"/>
          <w:rPrChange w:id="635" w:author="Thomas Caspari" w:date="2017-10-12T13:56:00Z">
            <w:rPr>
              <w:color w:val="2B579A"/>
              <w:shd w:val="clear" w:color="auto" w:fill="E6E6E6"/>
            </w:rPr>
          </w:rPrChange>
        </w:rPr>
        <w:t>features</w:t>
      </w:r>
      <w:r w:rsidR="00216DFA">
        <w:t xml:space="preserve"> </w:t>
      </w:r>
      <w:r>
        <w:t>either</w:t>
      </w:r>
      <w:r w:rsidR="00216DFA">
        <w:t xml:space="preserve"> </w:t>
      </w:r>
      <w:r>
        <w:t>within</w:t>
      </w:r>
      <w:r w:rsidR="00216DFA">
        <w:t xml:space="preserve"> </w:t>
      </w:r>
      <w:r>
        <w:t>or</w:t>
      </w:r>
      <w:r w:rsidR="00216DFA">
        <w:t xml:space="preserve"> </w:t>
      </w:r>
      <w:r>
        <w:t>immediately</w:t>
      </w:r>
      <w:r w:rsidR="00216DFA">
        <w:t xml:space="preserve"> </w:t>
      </w:r>
      <w:r>
        <w:t>beneath</w:t>
      </w:r>
      <w:r w:rsidR="00216DFA">
        <w:t xml:space="preserve"> </w:t>
      </w:r>
      <w:r>
        <w:t>it,</w:t>
      </w:r>
      <w:r w:rsidR="00216DFA">
        <w:t xml:space="preserve"> </w:t>
      </w:r>
      <w:r>
        <w:rPr>
          <w:i/>
        </w:rPr>
        <w:t>or</w:t>
      </w:r>
    </w:p>
    <w:p w14:paraId="0BE91499" w14:textId="073F1143" w:rsidR="00174C4D" w:rsidRDefault="008F760C">
      <w:pPr>
        <w:numPr>
          <w:ilvl w:val="0"/>
          <w:numId w:val="47"/>
        </w:numPr>
        <w:spacing w:after="145"/>
        <w:ind w:right="58" w:hanging="567"/>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5712" behindDoc="0" locked="0" layoutInCell="1" allowOverlap="1" wp14:anchorId="0BE92209" wp14:editId="27A6F7EC">
                <wp:simplePos x="0" y="0"/>
                <wp:positionH relativeFrom="page">
                  <wp:posOffset>7718704</wp:posOffset>
                </wp:positionH>
                <wp:positionV relativeFrom="page">
                  <wp:posOffset>1166711</wp:posOffset>
                </wp:positionV>
                <wp:extent cx="211506" cy="2879992"/>
                <wp:effectExtent l="0" t="0" r="0" b="0"/>
                <wp:wrapSquare wrapText="bothSides"/>
                <wp:docPr id="102798" name="Group 102798"/>
                <wp:cNvGraphicFramePr/>
                <a:graphic xmlns:a="http://schemas.openxmlformats.org/drawingml/2006/main">
                  <a:graphicData uri="http://schemas.microsoft.com/office/word/2010/wordprocessingGroup">
                    <wpg:wgp>
                      <wpg:cNvGrpSpPr/>
                      <wpg:grpSpPr>
                        <a:xfrm>
                          <a:off x="0" y="0"/>
                          <a:ext cx="211506" cy="2879992"/>
                          <a:chOff x="0" y="0"/>
                          <a:chExt cx="211506" cy="2879992"/>
                        </a:xfrm>
                      </wpg:grpSpPr>
                      <wps:wsp>
                        <wps:cNvPr id="146294" name="Shape 146294"/>
                        <wps:cNvSpPr/>
                        <wps:spPr>
                          <a:xfrm>
                            <a:off x="0" y="0"/>
                            <a:ext cx="211506" cy="2879992"/>
                          </a:xfrm>
                          <a:custGeom>
                            <a:avLst/>
                            <a:gdLst/>
                            <a:ahLst/>
                            <a:cxnLst/>
                            <a:rect l="0" t="0" r="0" b="0"/>
                            <a:pathLst>
                              <a:path w="211506" h="2879992">
                                <a:moveTo>
                                  <a:pt x="0" y="0"/>
                                </a:moveTo>
                                <a:lnTo>
                                  <a:pt x="211506" y="0"/>
                                </a:lnTo>
                                <a:lnTo>
                                  <a:pt x="211506" y="2879992"/>
                                </a:lnTo>
                                <a:lnTo>
                                  <a:pt x="0" y="287999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7D3FA583" id="Group 102798" o:spid="_x0000_s1026" style="position:absolute;margin-left:607.75pt;margin-top:91.85pt;width:16.65pt;height:226.75pt;z-index:251635712;mso-position-horizontal-relative:page;mso-position-vertical-relative:page" coordsize="2115,28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">
                <v:shape id="Shape 146294" o:spid="_x0000_s1027" style="position:absolute;width:2115;height:28799;visibility:visible;mso-wrap-style:square;v-text-anchor:top" coordsize="211506,287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" path="m,l211506,r,2879992l,2879992,,e" fillcolor="#181717" stroked="f" strokeweight="0">
                  <v:stroke miterlimit="83231f" joinstyle="miter"/>
                  <v:path arrowok="t" textboxrect="0,0,211506,2879992"/>
                </v:shape>
                <w10:wrap type="square" anchorx="page" anchory="page"/>
              </v:group>
            </w:pict>
          </mc:Fallback>
        </mc:AlternateContent>
      </w:r>
      <w:ins w:id="636" w:author="Andre Eger" w:date="2024-06-05T03:18:00Z">
        <w:r w:rsidR="64317A4F">
          <w:t xml:space="preserve">an </w:t>
        </w:r>
      </w:ins>
      <w:r>
        <w:t>eluvial</w:t>
      </w:r>
      <w:ins w:id="637" w:author="Andre Eger" w:date="2024-06-05T03:18:00Z">
        <w:r w:rsidR="26CBA67F">
          <w:t xml:space="preserve"> horizon</w:t>
        </w:r>
      </w:ins>
      <w:del w:id="638" w:author="Andre Eger" w:date="2024-06-05T03:18:00Z">
        <w:r w:rsidDel="00216DFA">
          <w:delText xml:space="preserve"> </w:delText>
        </w:r>
        <w:r w:rsidDel="008F760C">
          <w:delText>features</w:delText>
        </w:r>
        <w:r w:rsidDel="00216DFA">
          <w:delText xml:space="preserve"> </w:delText>
        </w:r>
        <w:r w:rsidDel="008F760C">
          <w:delText>including</w:delText>
        </w:r>
      </w:del>
      <w:r>
        <w:tab/>
      </w:r>
      <w:del w:id="639" w:author="Andre Eger" w:date="2024-06-05T03:18:00Z">
        <w:r w:rsidDel="008F760C">
          <w:delText>an</w:delText>
        </w:r>
        <w:r w:rsidDel="00216DFA">
          <w:delText xml:space="preserve"> </w:delText>
        </w:r>
        <w:r w:rsidDel="008F760C">
          <w:delText>E</w:delText>
        </w:r>
        <w:r w:rsidDel="00216DFA">
          <w:delText xml:space="preserve"> </w:delText>
        </w:r>
        <w:r w:rsidDel="008F760C">
          <w:delText>horizon</w:delText>
        </w:r>
      </w:del>
      <w:r>
        <w:t>,</w:t>
      </w:r>
      <w:r w:rsidR="00216DFA">
        <w:t xml:space="preserve"> </w:t>
      </w:r>
      <w:proofErr w:type="spellStart"/>
      <w:r>
        <w:t>skeletans</w:t>
      </w:r>
      <w:proofErr w:type="spellEnd"/>
      <w:r w:rsidR="00216DFA">
        <w:t xml:space="preserve"> </w:t>
      </w:r>
      <w:r>
        <w:t>on</w:t>
      </w:r>
      <w:r w:rsidR="00216DFA">
        <w:t xml:space="preserve"> </w:t>
      </w:r>
      <w:r>
        <w:t>B</w:t>
      </w:r>
      <w:r w:rsidR="00216DFA">
        <w:t xml:space="preserve"> </w:t>
      </w:r>
      <w:r>
        <w:t>horizon</w:t>
      </w:r>
      <w:r w:rsidR="00216DFA">
        <w:t xml:space="preserve"> </w:t>
      </w:r>
      <w:r>
        <w:t>peds,</w:t>
      </w:r>
      <w:r w:rsidR="00216DFA">
        <w:t xml:space="preserve"> </w:t>
      </w:r>
      <w:r>
        <w:t>or</w:t>
      </w:r>
      <w:r w:rsidR="00216DFA">
        <w:t xml:space="preserve"> </w:t>
      </w:r>
      <w:proofErr w:type="spellStart"/>
      <w:r>
        <w:t>skeletans</w:t>
      </w:r>
      <w:proofErr w:type="spellEnd"/>
      <w:r w:rsidR="00216DFA">
        <w:t xml:space="preserve"> </w:t>
      </w:r>
      <w:r>
        <w:t>as</w:t>
      </w:r>
      <w:r w:rsidR="00216DFA">
        <w:t xml:space="preserve"> </w:t>
      </w:r>
      <w:r>
        <w:t>apparent</w:t>
      </w:r>
      <w:r w:rsidR="00216DFA">
        <w:t xml:space="preserve"> </w:t>
      </w:r>
      <w:r>
        <w:t>segregations</w:t>
      </w:r>
      <w:r w:rsidR="00216DFA">
        <w:t xml:space="preserve"> </w:t>
      </w:r>
      <w:r>
        <w:t>of</w:t>
      </w:r>
      <w:r w:rsidR="00216DFA">
        <w:t xml:space="preserve"> </w:t>
      </w:r>
      <w:r>
        <w:t>relatively</w:t>
      </w:r>
      <w:r w:rsidR="00216DFA">
        <w:t xml:space="preserve"> </w:t>
      </w:r>
      <w:r>
        <w:t>higher</w:t>
      </w:r>
      <w:r w:rsidR="00216DFA">
        <w:t xml:space="preserve"> </w:t>
      </w:r>
      <w:r>
        <w:t>colour</w:t>
      </w:r>
      <w:r w:rsidR="00216DFA">
        <w:t xml:space="preserve"> </w:t>
      </w:r>
      <w:r>
        <w:t>value</w:t>
      </w:r>
      <w:r w:rsidR="00216DFA">
        <w:t xml:space="preserve"> </w:t>
      </w:r>
      <w:r>
        <w:t>in</w:t>
      </w:r>
      <w:r w:rsidR="00216DFA">
        <w:t xml:space="preserve"> </w:t>
      </w:r>
      <w:r>
        <w:t>B</w:t>
      </w:r>
      <w:r w:rsidR="00216DFA">
        <w:t xml:space="preserve"> </w:t>
      </w:r>
      <w:r>
        <w:t>or</w:t>
      </w:r>
      <w:r w:rsidR="00216DFA">
        <w:t xml:space="preserve"> </w:t>
      </w:r>
      <w:r>
        <w:t>BC</w:t>
      </w:r>
      <w:r w:rsidR="00216DFA">
        <w:t xml:space="preserve"> </w:t>
      </w:r>
      <w:r>
        <w:t>horizons</w:t>
      </w:r>
      <w:r w:rsidR="00216DFA">
        <w:t xml:space="preserve"> </w:t>
      </w:r>
      <w:r>
        <w:t>(“two</w:t>
      </w:r>
      <w:r w:rsidR="00216DFA">
        <w:t>-</w:t>
      </w:r>
      <w:r>
        <w:t>tone”).</w:t>
      </w:r>
    </w:p>
    <w:p w14:paraId="0BE9149A" w14:textId="2FBF01F7" w:rsidR="00174C4D" w:rsidRDefault="008F760C">
      <w:pPr>
        <w:spacing w:after="0" w:line="265" w:lineRule="auto"/>
        <w:ind w:left="10" w:right="57" w:hanging="10"/>
        <w:jc w:val="right"/>
      </w:pPr>
      <w:r>
        <w:rPr>
          <w:b/>
        </w:rPr>
        <w:t>P</w:t>
      </w:r>
      <w:r w:rsidR="00250F1A">
        <w:rPr>
          <w:b/>
        </w:rPr>
        <w:t>allic Soils</w:t>
      </w:r>
      <w:r>
        <w:rPr>
          <w:b/>
        </w:rPr>
        <w:t xml:space="preserve"> </w:t>
      </w:r>
      <w:r>
        <w:t>(p.</w:t>
      </w:r>
      <w:del w:id="640" w:author="Thomas Caspari" w:date="2017-10-12T13:53:00Z">
        <w:r w:rsidDel="00AE129C">
          <w:delText>89</w:delText>
        </w:r>
      </w:del>
      <w:ins w:id="641" w:author="Thomas Caspari" w:date="2017-10-12T13:53:00Z">
        <w:r w:rsidR="00AE129C">
          <w:t>91</w:t>
        </w:r>
      </w:ins>
      <w:r>
        <w:t>)</w:t>
      </w:r>
    </w:p>
    <w:p w14:paraId="0BE9149B" w14:textId="77777777" w:rsidR="00174C4D" w:rsidRDefault="008F760C" w:rsidP="00216DFA">
      <w:pPr>
        <w:tabs>
          <w:tab w:val="center" w:pos="687"/>
          <w:tab w:val="center" w:pos="2630"/>
        </w:tabs>
        <w:spacing w:after="118"/>
        <w:ind w:left="567" w:hanging="580"/>
        <w:jc w:val="left"/>
      </w:pPr>
      <w:r>
        <w:rPr>
          <w:b/>
        </w:rPr>
        <w:t>B</w:t>
      </w:r>
      <w:r>
        <w:t>.</w:t>
      </w:r>
      <w:r w:rsidR="00216DFA">
        <w:tab/>
      </w:r>
      <w:r>
        <w:t>Other</w:t>
      </w:r>
      <w:r w:rsidR="00216DFA">
        <w:t xml:space="preserve"> </w:t>
      </w:r>
      <w:r>
        <w:t>soils</w:t>
      </w:r>
      <w:r w:rsidR="00216DFA">
        <w:t xml:space="preserve"> </w:t>
      </w:r>
      <w:r>
        <w:t>that</w:t>
      </w:r>
      <w:r w:rsidR="00216DFA">
        <w:t xml:space="preserve"> </w:t>
      </w:r>
      <w:r>
        <w:t>have</w:t>
      </w:r>
      <w:r w:rsidR="00216DFA">
        <w:t xml:space="preserve"> </w:t>
      </w:r>
      <w:r w:rsidR="00216DFA">
        <w:rPr>
          <w:b/>
          <w:sz w:val="18"/>
        </w:rPr>
        <w:t>BOTH</w:t>
      </w:r>
    </w:p>
    <w:p w14:paraId="0BE9149C" w14:textId="77777777" w:rsidR="00174C4D" w:rsidRDefault="008F760C">
      <w:pPr>
        <w:numPr>
          <w:ilvl w:val="0"/>
          <w:numId w:val="48"/>
        </w:numPr>
        <w:spacing w:after="130"/>
        <w:ind w:right="58" w:hanging="567"/>
      </w:pPr>
      <w:r>
        <w:t>a</w:t>
      </w:r>
      <w:r>
        <w:tab/>
      </w:r>
      <w:r w:rsidRPr="00AE129C">
        <w:rPr>
          <w:color w:val="2B579A"/>
          <w:u w:val="single"/>
          <w:shd w:val="clear" w:color="auto" w:fill="E6E6E6"/>
          <w:rPrChange w:id="642" w:author="Thomas Caspari" w:date="2017-10-12T13:57:00Z">
            <w:rPr>
              <w:color w:val="2B579A"/>
              <w:shd w:val="clear" w:color="auto" w:fill="E6E6E6"/>
            </w:rPr>
          </w:rPrChange>
        </w:rPr>
        <w:t>weathered</w:t>
      </w:r>
      <w:r w:rsidR="00216DFA" w:rsidRPr="00AE129C">
        <w:rPr>
          <w:color w:val="2B579A"/>
          <w:u w:val="single"/>
          <w:shd w:val="clear" w:color="auto" w:fill="E6E6E6"/>
          <w:rPrChange w:id="643" w:author="Thomas Caspari" w:date="2017-10-12T13:57:00Z">
            <w:rPr>
              <w:color w:val="2B579A"/>
              <w:shd w:val="clear" w:color="auto" w:fill="E6E6E6"/>
            </w:rPr>
          </w:rPrChange>
        </w:rPr>
        <w:t>-</w:t>
      </w:r>
      <w:r w:rsidRPr="00AE129C">
        <w:rPr>
          <w:color w:val="2B579A"/>
          <w:u w:val="single"/>
          <w:shd w:val="clear" w:color="auto" w:fill="E6E6E6"/>
          <w:rPrChange w:id="644" w:author="Thomas Caspari" w:date="2017-10-12T13:57:00Z">
            <w:rPr>
              <w:color w:val="2B579A"/>
              <w:shd w:val="clear" w:color="auto" w:fill="E6E6E6"/>
            </w:rPr>
          </w:rPrChange>
        </w:rPr>
        <w:t>B</w:t>
      </w:r>
      <w:r>
        <w:t>,</w:t>
      </w:r>
      <w:r>
        <w:tab/>
      </w:r>
      <w:r w:rsidR="00216DFA">
        <w:t xml:space="preserve"> </w:t>
      </w:r>
      <w:r w:rsidRPr="00AE129C">
        <w:rPr>
          <w:color w:val="2B579A"/>
          <w:u w:val="single"/>
          <w:shd w:val="clear" w:color="auto" w:fill="E6E6E6"/>
          <w:rPrChange w:id="645" w:author="Thomas Caspari" w:date="2017-10-12T13:57:00Z">
            <w:rPr>
              <w:color w:val="2B579A"/>
              <w:shd w:val="clear" w:color="auto" w:fill="E6E6E6"/>
            </w:rPr>
          </w:rPrChange>
        </w:rPr>
        <w:t>argillic</w:t>
      </w:r>
      <w:r w:rsidR="00216DFA">
        <w:t xml:space="preserve"> </w:t>
      </w:r>
      <w:r>
        <w:t>or</w:t>
      </w:r>
      <w:r w:rsidR="00216DFA">
        <w:t xml:space="preserve"> </w:t>
      </w:r>
      <w:r w:rsidRPr="00AE129C">
        <w:rPr>
          <w:color w:val="2B579A"/>
          <w:u w:val="single"/>
          <w:shd w:val="clear" w:color="auto" w:fill="E6E6E6"/>
          <w:rPrChange w:id="646" w:author="Thomas Caspari" w:date="2017-10-12T13:57:00Z">
            <w:rPr>
              <w:color w:val="2B579A"/>
              <w:shd w:val="clear" w:color="auto" w:fill="E6E6E6"/>
            </w:rPr>
          </w:rPrChange>
        </w:rPr>
        <w:t>cutanic</w:t>
      </w:r>
      <w:r w:rsidR="00216DFA" w:rsidRPr="00AE129C">
        <w:rPr>
          <w:color w:val="2B579A"/>
          <w:u w:val="single"/>
          <w:shd w:val="clear" w:color="auto" w:fill="E6E6E6"/>
          <w:rPrChange w:id="647" w:author="Thomas Caspari" w:date="2017-10-12T13:57:00Z">
            <w:rPr>
              <w:color w:val="2B579A"/>
              <w:shd w:val="clear" w:color="auto" w:fill="E6E6E6"/>
            </w:rPr>
          </w:rPrChange>
        </w:rPr>
        <w:t xml:space="preserve"> </w:t>
      </w:r>
      <w:r w:rsidRPr="00AE129C">
        <w:rPr>
          <w:color w:val="2B579A"/>
          <w:u w:val="single"/>
          <w:shd w:val="clear" w:color="auto" w:fill="E6E6E6"/>
          <w:rPrChange w:id="648" w:author="Thomas Caspari" w:date="2017-10-12T13:57:00Z">
            <w:rPr>
              <w:color w:val="2B579A"/>
              <w:shd w:val="clear" w:color="auto" w:fill="E6E6E6"/>
            </w:rPr>
          </w:rPrChange>
        </w:rPr>
        <w:t>horizon</w:t>
      </w:r>
      <w:r w:rsidR="00216DFA">
        <w:t xml:space="preserve"> </w:t>
      </w:r>
      <w:r>
        <w:t>10</w:t>
      </w:r>
      <w:r w:rsidR="00216DFA">
        <w:t xml:space="preserve"> </w:t>
      </w:r>
      <w:r>
        <w:t>cm</w:t>
      </w:r>
      <w:r w:rsidR="00216DFA">
        <w:t xml:space="preserve"> </w:t>
      </w:r>
      <w:r>
        <w:t>or</w:t>
      </w:r>
      <w:r w:rsidR="00216DFA">
        <w:t xml:space="preserve"> </w:t>
      </w:r>
      <w:r>
        <w:t>more</w:t>
      </w:r>
      <w:r w:rsidR="00216DFA">
        <w:t xml:space="preserve"> </w:t>
      </w:r>
      <w:r>
        <w:t>thick</w:t>
      </w:r>
      <w:r w:rsidR="00216DFA">
        <w:t xml:space="preserve"> </w:t>
      </w:r>
      <w:r>
        <w:t>with</w:t>
      </w:r>
      <w:r w:rsidR="00216DFA">
        <w:t xml:space="preserve"> </w:t>
      </w:r>
      <w:r>
        <w:t>a</w:t>
      </w:r>
      <w:r w:rsidR="00216DFA">
        <w:t xml:space="preserve"> </w:t>
      </w:r>
      <w:r>
        <w:t>lower</w:t>
      </w:r>
      <w:r w:rsidR="00216DFA">
        <w:t xml:space="preserve"> </w:t>
      </w:r>
      <w:r>
        <w:t>boundary</w:t>
      </w:r>
      <w:r w:rsidR="00216DFA">
        <w:t xml:space="preserve"> </w:t>
      </w:r>
      <w:r>
        <w:t>at</w:t>
      </w:r>
      <w:r w:rsidR="00216DFA">
        <w:t xml:space="preserve"> </w:t>
      </w:r>
      <w:r>
        <w:t>30</w:t>
      </w:r>
      <w:r w:rsidR="00216DFA">
        <w:t xml:space="preserve"> </w:t>
      </w:r>
      <w:r>
        <w:t>cm</w:t>
      </w:r>
      <w:r w:rsidR="00216DFA">
        <w:t xml:space="preserve"> </w:t>
      </w:r>
      <w:r>
        <w:t>or</w:t>
      </w:r>
      <w:r w:rsidR="00216DFA">
        <w:t xml:space="preserve"> </w:t>
      </w:r>
      <w:r>
        <w:t>mor</w:t>
      </w:r>
      <w:r w:rsidR="00216DFA">
        <w:t xml:space="preserve">e </w:t>
      </w:r>
      <w:r>
        <w:t>from</w:t>
      </w:r>
      <w:r w:rsidR="00216DFA">
        <w:t xml:space="preserve"> </w:t>
      </w:r>
      <w:r>
        <w:t>the</w:t>
      </w:r>
      <w:r w:rsidR="00216DFA">
        <w:t xml:space="preserve"> </w:t>
      </w:r>
      <w:r>
        <w:t>mineral</w:t>
      </w:r>
      <w:r w:rsidR="00216DFA">
        <w:t xml:space="preserve"> </w:t>
      </w:r>
      <w:r>
        <w:t>soil</w:t>
      </w:r>
      <w:r w:rsidR="00216DFA">
        <w:t xml:space="preserve"> </w:t>
      </w:r>
      <w:r>
        <w:t>surface,</w:t>
      </w:r>
      <w:r w:rsidR="00216DFA">
        <w:t xml:space="preserve"> </w:t>
      </w:r>
      <w:r w:rsidR="00216DFA">
        <w:rPr>
          <w:b/>
          <w:sz w:val="18"/>
        </w:rPr>
        <w:t>AND</w:t>
      </w:r>
    </w:p>
    <w:p w14:paraId="0BE9149D" w14:textId="77777777" w:rsidR="00174C4D" w:rsidRDefault="008F760C">
      <w:pPr>
        <w:numPr>
          <w:ilvl w:val="0"/>
          <w:numId w:val="48"/>
        </w:numPr>
        <w:spacing w:after="25"/>
        <w:ind w:right="58" w:hanging="567"/>
      </w:pPr>
      <w:r>
        <w:t>in</w:t>
      </w:r>
      <w:r w:rsidR="00216DFA">
        <w:t xml:space="preserve"> </w:t>
      </w:r>
      <w:r>
        <w:t>the</w:t>
      </w:r>
      <w:r w:rsidR="00216DFA">
        <w:t xml:space="preserve"> </w:t>
      </w:r>
      <w:r>
        <w:t>B</w:t>
      </w:r>
      <w:r w:rsidR="00216DFA">
        <w:t xml:space="preserve"> </w:t>
      </w:r>
      <w:r>
        <w:t>horizon,</w:t>
      </w:r>
      <w:r w:rsidR="00216DFA">
        <w:t xml:space="preserve"> </w:t>
      </w:r>
      <w:r>
        <w:t>a</w:t>
      </w:r>
      <w:r w:rsidR="00216DFA">
        <w:t xml:space="preserve"> </w:t>
      </w:r>
      <w:proofErr w:type="spellStart"/>
      <w:r>
        <w:t>subhorizon</w:t>
      </w:r>
      <w:proofErr w:type="spellEnd"/>
      <w:r>
        <w:tab/>
      </w:r>
      <w:r w:rsidR="00216DFA">
        <w:t xml:space="preserve"> t</w:t>
      </w:r>
      <w:r>
        <w:t>hat</w:t>
      </w:r>
      <w:r w:rsidR="00216DFA">
        <w:t xml:space="preserve"> </w:t>
      </w:r>
      <w:r>
        <w:t>has</w:t>
      </w:r>
      <w:r w:rsidR="00216DFA">
        <w:t xml:space="preserve"> </w:t>
      </w:r>
      <w:r>
        <w:t>in</w:t>
      </w:r>
      <w:r w:rsidR="00216DFA">
        <w:t xml:space="preserve"> </w:t>
      </w:r>
      <w:r>
        <w:t>the</w:t>
      </w:r>
      <w:r w:rsidR="00216DFA">
        <w:t xml:space="preserve"> </w:t>
      </w:r>
      <w:r>
        <w:t>matrix</w:t>
      </w:r>
      <w:r w:rsidR="00216DFA">
        <w:t xml:space="preserve"> </w:t>
      </w:r>
      <w:r>
        <w:rPr>
          <w:b/>
          <w:i/>
        </w:rPr>
        <w:t>either</w:t>
      </w:r>
    </w:p>
    <w:p w14:paraId="0BE9149E" w14:textId="77777777" w:rsidR="00174C4D" w:rsidRDefault="008F760C">
      <w:pPr>
        <w:numPr>
          <w:ilvl w:val="1"/>
          <w:numId w:val="48"/>
        </w:numPr>
        <w:spacing w:after="28"/>
        <w:ind w:right="58" w:hanging="567"/>
      </w:pPr>
      <w:r>
        <w:t>hue</w:t>
      </w:r>
      <w:r w:rsidR="00216DFA">
        <w:t xml:space="preserve"> </w:t>
      </w:r>
      <w:r>
        <w:t>7.5YR</w:t>
      </w:r>
      <w:r w:rsidR="00216DFA">
        <w:t xml:space="preserve"> </w:t>
      </w:r>
      <w:r>
        <w:t>or</w:t>
      </w:r>
      <w:r w:rsidR="00216DFA">
        <w:t xml:space="preserve"> </w:t>
      </w:r>
      <w:r>
        <w:t>redder,</w:t>
      </w:r>
      <w:r w:rsidR="00216DFA">
        <w:t xml:space="preserve"> </w:t>
      </w:r>
      <w:r>
        <w:t>or</w:t>
      </w:r>
      <w:r w:rsidR="00216DFA">
        <w:t xml:space="preserve"> </w:t>
      </w:r>
      <w:r>
        <w:t>hue</w:t>
      </w:r>
      <w:r w:rsidR="00216DFA">
        <w:t xml:space="preserve"> </w:t>
      </w:r>
      <w:r>
        <w:t>10YR</w:t>
      </w:r>
      <w:r w:rsidR="00216DFA">
        <w:t xml:space="preserve"> </w:t>
      </w:r>
      <w:r>
        <w:t>and</w:t>
      </w:r>
      <w:r w:rsidR="00216DFA">
        <w:t xml:space="preserve"> </w:t>
      </w:r>
      <w:r>
        <w:t>chroma</w:t>
      </w:r>
      <w:r w:rsidR="00216DFA">
        <w:t xml:space="preserve"> </w:t>
      </w:r>
      <w:r>
        <w:t>6</w:t>
      </w:r>
      <w:r w:rsidR="00216DFA">
        <w:t xml:space="preserve"> </w:t>
      </w:r>
      <w:r>
        <w:t>or</w:t>
      </w:r>
      <w:r w:rsidR="00216DFA">
        <w:t xml:space="preserve"> </w:t>
      </w:r>
      <w:r>
        <w:t>more;</w:t>
      </w:r>
      <w:r w:rsidR="00216DFA">
        <w:t xml:space="preserve"> </w:t>
      </w:r>
      <w:r>
        <w:rPr>
          <w:b/>
          <w:i/>
        </w:rPr>
        <w:t>or</w:t>
      </w:r>
    </w:p>
    <w:p w14:paraId="0BE9149F" w14:textId="77777777" w:rsidR="00174C4D" w:rsidRDefault="008F760C">
      <w:pPr>
        <w:numPr>
          <w:ilvl w:val="1"/>
          <w:numId w:val="48"/>
        </w:numPr>
        <w:spacing w:after="28"/>
        <w:ind w:right="58" w:hanging="567"/>
      </w:pPr>
      <w:r>
        <w:t>hue</w:t>
      </w:r>
      <w:r w:rsidR="00216DFA">
        <w:t xml:space="preserve"> </w:t>
      </w:r>
      <w:r>
        <w:t>10YR</w:t>
      </w:r>
      <w:r w:rsidR="00216DFA">
        <w:t xml:space="preserve"> </w:t>
      </w:r>
      <w:r>
        <w:t>or</w:t>
      </w:r>
      <w:r w:rsidR="00216DFA">
        <w:t xml:space="preserve"> </w:t>
      </w:r>
      <w:r>
        <w:t>yellower</w:t>
      </w:r>
      <w:r w:rsidR="00216DFA">
        <w:t xml:space="preserve"> </w:t>
      </w:r>
      <w:r>
        <w:t>with</w:t>
      </w:r>
      <w:r w:rsidR="00216DFA">
        <w:t xml:space="preserve"> </w:t>
      </w:r>
      <w:r>
        <w:t>chroma</w:t>
      </w:r>
      <w:r w:rsidR="00216DFA">
        <w:t xml:space="preserve"> </w:t>
      </w:r>
      <w:r>
        <w:t>4</w:t>
      </w:r>
      <w:r w:rsidR="00216DFA">
        <w:t xml:space="preserve"> </w:t>
      </w:r>
      <w:r>
        <w:t>or</w:t>
      </w:r>
      <w:r w:rsidR="00216DFA">
        <w:t xml:space="preserve"> </w:t>
      </w:r>
      <w:r>
        <w:t>5</w:t>
      </w:r>
      <w:r w:rsidR="00216DFA">
        <w:t xml:space="preserve"> </w:t>
      </w:r>
      <w:r>
        <w:t>or</w:t>
      </w:r>
      <w:r w:rsidR="00216DFA">
        <w:t xml:space="preserve"> </w:t>
      </w:r>
      <w:r>
        <w:t>chroma</w:t>
      </w:r>
      <w:r w:rsidR="00216DFA">
        <w:t xml:space="preserve"> </w:t>
      </w:r>
      <w:r>
        <w:t>3</w:t>
      </w:r>
      <w:r w:rsidR="00216DFA">
        <w:t xml:space="preserve"> </w:t>
      </w:r>
      <w:r>
        <w:t>with</w:t>
      </w:r>
      <w:r w:rsidR="00216DFA">
        <w:t xml:space="preserve"> </w:t>
      </w:r>
      <w:r>
        <w:t>valu</w:t>
      </w:r>
      <w:r w:rsidR="00216DFA">
        <w:t xml:space="preserve">e </w:t>
      </w:r>
      <w:r>
        <w:t>3,</w:t>
      </w:r>
      <w:r w:rsidR="00216DFA">
        <w:t xml:space="preserve"> </w:t>
      </w:r>
      <w:r>
        <w:t>or</w:t>
      </w:r>
      <w:r w:rsidR="00216DFA">
        <w:t xml:space="preserve"> </w:t>
      </w:r>
      <w:r>
        <w:t>hue</w:t>
      </w:r>
      <w:r w:rsidR="00216DFA">
        <w:t xml:space="preserve"> </w:t>
      </w:r>
      <w:r>
        <w:t>2.5Y</w:t>
      </w:r>
      <w:r w:rsidR="00216DFA">
        <w:t xml:space="preserve"> </w:t>
      </w:r>
      <w:r>
        <w:t>or</w:t>
      </w:r>
      <w:r w:rsidR="00216DFA">
        <w:t xml:space="preserve"> </w:t>
      </w:r>
      <w:r>
        <w:t>yellower</w:t>
      </w:r>
      <w:r w:rsidR="00216DFA">
        <w:t xml:space="preserve"> </w:t>
      </w:r>
      <w:r>
        <w:t>with</w:t>
      </w:r>
      <w:r w:rsidR="00216DFA">
        <w:t xml:space="preserve"> </w:t>
      </w:r>
      <w:r>
        <w:t>chroma</w:t>
      </w:r>
      <w:r w:rsidR="00216DFA">
        <w:t xml:space="preserve"> </w:t>
      </w:r>
      <w:r>
        <w:t>6</w:t>
      </w:r>
      <w:r w:rsidR="00216DFA">
        <w:t xml:space="preserve"> </w:t>
      </w:r>
      <w:r>
        <w:t>or</w:t>
      </w:r>
      <w:r w:rsidR="00216DFA">
        <w:t xml:space="preserve"> </w:t>
      </w:r>
      <w:r>
        <w:t>more</w:t>
      </w:r>
      <w:r w:rsidR="00216DFA">
        <w:t xml:space="preserve"> </w:t>
      </w:r>
      <w:r>
        <w:t>(all</w:t>
      </w:r>
      <w:r w:rsidR="00216DFA">
        <w:t xml:space="preserve"> </w:t>
      </w:r>
      <w:r>
        <w:t>colours</w:t>
      </w:r>
      <w:r w:rsidR="00216DFA">
        <w:t xml:space="preserve"> </w:t>
      </w:r>
      <w:r>
        <w:t>moist</w:t>
      </w:r>
      <w:r w:rsidR="00216DFA">
        <w:t xml:space="preserve">, </w:t>
      </w:r>
      <w:r>
        <w:t>see</w:t>
      </w:r>
      <w:r w:rsidR="00216DFA">
        <w:t xml:space="preserve"> </w:t>
      </w:r>
      <w:r>
        <w:t>Figure</w:t>
      </w:r>
      <w:r w:rsidR="00216DFA">
        <w:t xml:space="preserve"> </w:t>
      </w:r>
      <w:r>
        <w:t>2);</w:t>
      </w:r>
      <w:r w:rsidR="00216DFA">
        <w:t xml:space="preserve"> </w:t>
      </w:r>
      <w:r>
        <w:t>and</w:t>
      </w:r>
      <w:r w:rsidR="00216DFA">
        <w:t xml:space="preserve"> </w:t>
      </w:r>
      <w:r>
        <w:t>P</w:t>
      </w:r>
      <w:r w:rsidR="00216DFA">
        <w:t xml:space="preserve"> </w:t>
      </w:r>
      <w:r>
        <w:t>retention</w:t>
      </w:r>
      <w:r w:rsidR="00216DFA">
        <w:t xml:space="preserve"> </w:t>
      </w:r>
      <w:r>
        <w:t>is</w:t>
      </w:r>
      <w:r w:rsidR="00216DFA">
        <w:t xml:space="preserve"> </w:t>
      </w:r>
      <w:r>
        <w:t>30%</w:t>
      </w:r>
      <w:r w:rsidR="00216DFA">
        <w:t xml:space="preserve"> </w:t>
      </w:r>
      <w:r>
        <w:t>or</w:t>
      </w:r>
      <w:r w:rsidR="00216DFA">
        <w:t xml:space="preserve"> </w:t>
      </w:r>
      <w:r>
        <w:t>more,</w:t>
      </w:r>
      <w:r w:rsidR="00216DFA">
        <w:t xml:space="preserve"> </w:t>
      </w:r>
      <w:r>
        <w:t>or</w:t>
      </w:r>
      <w:r w:rsidR="00216DFA">
        <w:t xml:space="preserve"> </w:t>
      </w:r>
      <w:r>
        <w:t>the</w:t>
      </w:r>
      <w:r w:rsidR="00216DFA">
        <w:t xml:space="preserve"> </w:t>
      </w:r>
      <w:r w:rsidRPr="00AE129C">
        <w:rPr>
          <w:color w:val="2B579A"/>
          <w:u w:val="single"/>
          <w:shd w:val="clear" w:color="auto" w:fill="E6E6E6"/>
          <w:rPrChange w:id="649" w:author="Thomas Caspari" w:date="2017-10-12T13:57:00Z">
            <w:rPr>
              <w:color w:val="2B579A"/>
              <w:shd w:val="clear" w:color="auto" w:fill="E6E6E6"/>
            </w:rPr>
          </w:rPrChange>
        </w:rPr>
        <w:t>reactive</w:t>
      </w:r>
      <w:r w:rsidR="000341B4" w:rsidRPr="00AE129C">
        <w:rPr>
          <w:color w:val="2B579A"/>
          <w:u w:val="single"/>
          <w:shd w:val="clear" w:color="auto" w:fill="E6E6E6"/>
          <w:rPrChange w:id="650" w:author="Thomas Caspari" w:date="2017-10-12T13:57:00Z">
            <w:rPr>
              <w:color w:val="2B579A"/>
              <w:shd w:val="clear" w:color="auto" w:fill="E6E6E6"/>
            </w:rPr>
          </w:rPrChange>
        </w:rPr>
        <w:t>-</w:t>
      </w:r>
      <w:r w:rsidRPr="00AE129C">
        <w:rPr>
          <w:color w:val="2B579A"/>
          <w:u w:val="single"/>
          <w:shd w:val="clear" w:color="auto" w:fill="E6E6E6"/>
          <w:rPrChange w:id="651" w:author="Thomas Caspari" w:date="2017-10-12T13:57:00Z">
            <w:rPr>
              <w:color w:val="2B579A"/>
              <w:shd w:val="clear" w:color="auto" w:fill="E6E6E6"/>
            </w:rPr>
          </w:rPrChange>
        </w:rPr>
        <w:t>aluminium</w:t>
      </w:r>
      <w:r w:rsidR="000341B4" w:rsidRPr="00AE129C">
        <w:rPr>
          <w:color w:val="2B579A"/>
          <w:u w:val="single"/>
          <w:shd w:val="clear" w:color="auto" w:fill="E6E6E6"/>
          <w:rPrChange w:id="652" w:author="Thomas Caspari" w:date="2017-10-12T13:57:00Z">
            <w:rPr>
              <w:color w:val="2B579A"/>
              <w:shd w:val="clear" w:color="auto" w:fill="E6E6E6"/>
            </w:rPr>
          </w:rPrChange>
        </w:rPr>
        <w:t xml:space="preserve"> </w:t>
      </w:r>
      <w:r w:rsidRPr="00AE129C">
        <w:rPr>
          <w:color w:val="2B579A"/>
          <w:u w:val="single"/>
          <w:shd w:val="clear" w:color="auto" w:fill="E6E6E6"/>
          <w:rPrChange w:id="653" w:author="Thomas Caspari" w:date="2017-10-12T13:57:00Z">
            <w:rPr>
              <w:color w:val="2B579A"/>
              <w:shd w:val="clear" w:color="auto" w:fill="E6E6E6"/>
            </w:rPr>
          </w:rPrChange>
        </w:rPr>
        <w:t>test</w:t>
      </w:r>
      <w:r w:rsidR="000341B4">
        <w:t xml:space="preserve"> </w:t>
      </w:r>
      <w:r>
        <w:t>is</w:t>
      </w:r>
      <w:r w:rsidR="000341B4">
        <w:t xml:space="preserve"> </w:t>
      </w:r>
      <w:r>
        <w:t>at</w:t>
      </w:r>
      <w:r w:rsidR="000341B4">
        <w:t xml:space="preserve"> </w:t>
      </w:r>
      <w:r>
        <w:t>least</w:t>
      </w:r>
      <w:r w:rsidR="000341B4">
        <w:t xml:space="preserve"> </w:t>
      </w:r>
      <w:r>
        <w:t>moderate,</w:t>
      </w:r>
      <w:r w:rsidR="000341B4">
        <w:t xml:space="preserve"> </w:t>
      </w:r>
      <w:r>
        <w:t>in</w:t>
      </w:r>
      <w:r w:rsidR="000341B4">
        <w:t xml:space="preserve"> </w:t>
      </w:r>
      <w:r>
        <w:t>the</w:t>
      </w:r>
      <w:r w:rsidR="000341B4">
        <w:t xml:space="preserve"> </w:t>
      </w:r>
      <w:r>
        <w:lastRenderedPageBreak/>
        <w:t>uppermost</w:t>
      </w:r>
      <w:r w:rsidR="000341B4">
        <w:t xml:space="preserve"> </w:t>
      </w:r>
      <w:proofErr w:type="spellStart"/>
      <w:r>
        <w:t>subhorizon</w:t>
      </w:r>
      <w:proofErr w:type="spellEnd"/>
      <w:r w:rsidR="000341B4">
        <w:t xml:space="preserve"> </w:t>
      </w:r>
      <w:r>
        <w:t>(10</w:t>
      </w:r>
      <w:r w:rsidR="000341B4">
        <w:t xml:space="preserve"> </w:t>
      </w:r>
      <w:r>
        <w:t>cm</w:t>
      </w:r>
      <w:r w:rsidR="000341B4">
        <w:t xml:space="preserve"> </w:t>
      </w:r>
      <w:r>
        <w:t>or</w:t>
      </w:r>
      <w:r w:rsidR="000341B4">
        <w:t xml:space="preserve"> </w:t>
      </w:r>
      <w:r>
        <w:t>more</w:t>
      </w:r>
      <w:r w:rsidR="000341B4">
        <w:t xml:space="preserve"> </w:t>
      </w:r>
      <w:r>
        <w:t>thick)</w:t>
      </w:r>
      <w:r w:rsidR="000341B4">
        <w:t xml:space="preserve"> </w:t>
      </w:r>
      <w:r>
        <w:t>of</w:t>
      </w:r>
      <w:r w:rsidR="000341B4">
        <w:t xml:space="preserve"> </w:t>
      </w:r>
      <w:r>
        <w:t>the</w:t>
      </w:r>
      <w:r w:rsidR="000341B4">
        <w:t xml:space="preserve"> </w:t>
      </w:r>
      <w:r>
        <w:t>B</w:t>
      </w:r>
      <w:r w:rsidR="000341B4">
        <w:t xml:space="preserve"> </w:t>
      </w:r>
      <w:r>
        <w:t>horizon,</w:t>
      </w:r>
      <w:r w:rsidR="000341B4">
        <w:t xml:space="preserve"> </w:t>
      </w:r>
      <w:r>
        <w:rPr>
          <w:b/>
          <w:i/>
        </w:rPr>
        <w:t>or</w:t>
      </w:r>
    </w:p>
    <w:p w14:paraId="0BE914A0" w14:textId="77777777" w:rsidR="00174C4D" w:rsidRDefault="008F760C">
      <w:pPr>
        <w:numPr>
          <w:ilvl w:val="1"/>
          <w:numId w:val="48"/>
        </w:numPr>
        <w:spacing w:after="0"/>
        <w:ind w:right="58" w:hanging="567"/>
      </w:pPr>
      <w:r>
        <w:t>the</w:t>
      </w:r>
      <w:r w:rsidR="000341B4">
        <w:t xml:space="preserve"> </w:t>
      </w:r>
      <w:r>
        <w:t>texture</w:t>
      </w:r>
      <w:r w:rsidR="000341B4">
        <w:t xml:space="preserve"> </w:t>
      </w:r>
      <w:r>
        <w:t>is</w:t>
      </w:r>
      <w:r w:rsidR="000341B4">
        <w:t xml:space="preserve"> </w:t>
      </w:r>
      <w:r>
        <w:t>sand</w:t>
      </w:r>
      <w:r w:rsidR="000341B4">
        <w:t xml:space="preserve"> </w:t>
      </w:r>
      <w:r>
        <w:t>or</w:t>
      </w:r>
      <w:r w:rsidR="000341B4">
        <w:t xml:space="preserve"> </w:t>
      </w:r>
      <w:r>
        <w:t>loamy</w:t>
      </w:r>
      <w:r w:rsidR="000341B4">
        <w:t xml:space="preserve"> </w:t>
      </w:r>
      <w:r>
        <w:t>sand</w:t>
      </w:r>
      <w:r w:rsidR="000341B4">
        <w:t xml:space="preserve"> </w:t>
      </w:r>
      <w:r>
        <w:t>in</w:t>
      </w:r>
      <w:r w:rsidR="000341B4">
        <w:t xml:space="preserve"> </w:t>
      </w:r>
      <w:r>
        <w:t>the</w:t>
      </w:r>
      <w:r w:rsidR="000341B4">
        <w:t xml:space="preserve"> </w:t>
      </w:r>
      <w:r>
        <w:t>B</w:t>
      </w:r>
      <w:r w:rsidR="000341B4">
        <w:t xml:space="preserve"> </w:t>
      </w:r>
      <w:r>
        <w:t>horizon</w:t>
      </w:r>
      <w:r w:rsidR="000341B4">
        <w:t xml:space="preserve"> </w:t>
      </w:r>
      <w:r>
        <w:t>to</w:t>
      </w:r>
      <w:r w:rsidR="000341B4">
        <w:t xml:space="preserve"> </w:t>
      </w:r>
      <w:r>
        <w:t>its</w:t>
      </w:r>
      <w:r w:rsidR="000341B4">
        <w:t xml:space="preserve"> </w:t>
      </w:r>
      <w:r>
        <w:t>base,</w:t>
      </w:r>
      <w:r w:rsidR="000341B4">
        <w:t xml:space="preserve"> </w:t>
      </w:r>
      <w:r>
        <w:t>or</w:t>
      </w:r>
      <w:r w:rsidR="000341B4">
        <w:t xml:space="preserve"> </w:t>
      </w:r>
      <w:r>
        <w:t>to</w:t>
      </w:r>
      <w:r w:rsidR="000341B4">
        <w:t xml:space="preserve"> </w:t>
      </w:r>
      <w:r>
        <w:t>60</w:t>
      </w:r>
      <w:r w:rsidR="000341B4">
        <w:t xml:space="preserve"> </w:t>
      </w:r>
      <w:r>
        <w:t>cm</w:t>
      </w:r>
      <w:r w:rsidR="000341B4">
        <w:t xml:space="preserve"> </w:t>
      </w:r>
      <w:r>
        <w:t>from</w:t>
      </w:r>
      <w:r w:rsidR="000341B4">
        <w:t xml:space="preserve"> </w:t>
      </w:r>
      <w:r>
        <w:t>the</w:t>
      </w:r>
      <w:r w:rsidR="000341B4">
        <w:t xml:space="preserve"> </w:t>
      </w:r>
      <w:r>
        <w:t>mineral</w:t>
      </w:r>
      <w:r w:rsidR="000341B4">
        <w:t xml:space="preserve"> </w:t>
      </w:r>
      <w:r>
        <w:t>soil</w:t>
      </w:r>
      <w:r w:rsidR="000341B4">
        <w:t xml:space="preserve"> </w:t>
      </w:r>
      <w:r>
        <w:t>surface,</w:t>
      </w:r>
      <w:r w:rsidR="000341B4">
        <w:t xml:space="preserve"> </w:t>
      </w:r>
      <w:proofErr w:type="spellStart"/>
      <w:r>
        <w:t>which</w:t>
      </w:r>
      <w:r w:rsidR="000341B4">
        <w:t xml:space="preserve"> </w:t>
      </w:r>
      <w:r>
        <w:t>ever</w:t>
      </w:r>
      <w:proofErr w:type="spellEnd"/>
      <w:r w:rsidR="000341B4">
        <w:t xml:space="preserve"> </w:t>
      </w:r>
      <w:r>
        <w:t>is</w:t>
      </w:r>
      <w:r w:rsidR="000341B4">
        <w:t xml:space="preserve"> </w:t>
      </w:r>
      <w:r>
        <w:t>less.</w:t>
      </w:r>
    </w:p>
    <w:p w14:paraId="0BE914A1" w14:textId="57361EDC" w:rsidR="000341B4" w:rsidRDefault="008F760C">
      <w:pPr>
        <w:spacing w:after="0" w:line="265" w:lineRule="auto"/>
        <w:ind w:left="10" w:right="57" w:hanging="10"/>
        <w:jc w:val="right"/>
      </w:pPr>
      <w:r>
        <w:rPr>
          <w:b/>
        </w:rPr>
        <w:t>B</w:t>
      </w:r>
      <w:r w:rsidR="00250F1A">
        <w:rPr>
          <w:b/>
        </w:rPr>
        <w:t>rown Soils</w:t>
      </w:r>
      <w:r>
        <w:rPr>
          <w:b/>
        </w:rPr>
        <w:t xml:space="preserve"> </w:t>
      </w:r>
      <w:r>
        <w:t>(p.51)</w:t>
      </w:r>
    </w:p>
    <w:p w14:paraId="0BE914A3" w14:textId="77777777" w:rsidR="00174C4D" w:rsidRDefault="00174C4D" w:rsidP="000341B4">
      <w:pPr>
        <w:spacing w:after="0" w:line="265" w:lineRule="auto"/>
        <w:ind w:left="567" w:right="57" w:hanging="567"/>
        <w:jc w:val="right"/>
      </w:pPr>
    </w:p>
    <w:p w14:paraId="544735DF" w14:textId="5A06F426" w:rsidR="006558CB" w:rsidRDefault="008F760C" w:rsidP="000341B4">
      <w:pPr>
        <w:spacing w:after="127"/>
        <w:ind w:left="567" w:right="58" w:hanging="567"/>
        <w:rPr>
          <w:ins w:id="654" w:author="Andre Eger" w:date="2024-10-11T14:38:00Z" w16du:dateUtc="2024-10-11T01:38:00Z"/>
        </w:rPr>
      </w:pPr>
      <w:r w:rsidRPr="1C38199A">
        <w:rPr>
          <w:b/>
          <w:bCs/>
        </w:rPr>
        <w:t>A</w:t>
      </w:r>
      <w:r>
        <w:t xml:space="preserve">. </w:t>
      </w:r>
      <w:r>
        <w:tab/>
      </w:r>
      <w:del w:id="655" w:author="Andre Eger" w:date="2024-08-19T03:17:00Z">
        <w:r w:rsidDel="008F760C">
          <w:delText>Other soils that have been formed by the direct action of people by either truncation, drastic mixing or by deposition of material 30 cm or more thick.</w:delText>
        </w:r>
      </w:del>
      <w:ins w:id="656" w:author="Andre Eger" w:date="2024-08-19T03:17:00Z">
        <w:r w:rsidR="7AB8AB09">
          <w:t xml:space="preserve"> </w:t>
        </w:r>
      </w:ins>
      <w:ins w:id="657" w:author="Andre Eger" w:date="2024-10-11T14:40:00Z" w16du:dateUtc="2024-10-11T01:40:00Z">
        <w:r w:rsidR="006558CB">
          <w:t>Other s</w:t>
        </w:r>
      </w:ins>
      <w:ins w:id="658" w:author="Andre Eger" w:date="2024-08-19T03:17:00Z">
        <w:r w:rsidR="7AB8AB09">
          <w:t xml:space="preserve">oils that </w:t>
        </w:r>
      </w:ins>
      <w:ins w:id="659" w:author="Andre Eger" w:date="2024-10-11T14:39:00Z" w16du:dateUtc="2024-10-11T01:39:00Z">
        <w:r w:rsidR="006558CB">
          <w:t>either</w:t>
        </w:r>
      </w:ins>
    </w:p>
    <w:p w14:paraId="0BE914A4" w14:textId="68F2C04A" w:rsidR="00174C4D" w:rsidRDefault="006558CB" w:rsidP="006558CB">
      <w:pPr>
        <w:pStyle w:val="ListParagraph"/>
        <w:numPr>
          <w:ilvl w:val="0"/>
          <w:numId w:val="159"/>
        </w:numPr>
        <w:spacing w:after="127"/>
        <w:ind w:left="1134" w:right="58" w:hanging="567"/>
        <w:rPr>
          <w:ins w:id="660" w:author="Andre Eger" w:date="2024-10-11T14:40:00Z" w16du:dateUtc="2024-10-11T01:40:00Z"/>
        </w:rPr>
      </w:pPr>
      <w:ins w:id="661" w:author="Andre Eger" w:date="2024-10-11T14:39:00Z">
        <w:r>
          <w:t xml:space="preserve">consist of </w:t>
        </w:r>
      </w:ins>
      <w:ins w:id="662" w:author="Andre Eger" w:date="2024-08-19T03:17:00Z">
        <w:r w:rsidR="7AB8AB09">
          <w:t xml:space="preserve">Anthropic material </w:t>
        </w:r>
      </w:ins>
      <w:del w:id="663" w:author="Balin Robertson" w:date="2024-10-13T20:49:00Z">
        <w:r w:rsidR="7AB8AB09">
          <w:delText>of at least a</w:delText>
        </w:r>
      </w:del>
      <w:ins w:id="664" w:author="Balin Robertson" w:date="2024-10-13T20:49:00Z">
        <w:r w:rsidR="41EB739E">
          <w:t>with</w:t>
        </w:r>
      </w:ins>
      <w:ins w:id="665" w:author="Andre Eger" w:date="2024-08-19T03:17:00Z">
        <w:r w:rsidR="7AB8AB09">
          <w:t xml:space="preserve"> combined thickness of </w:t>
        </w:r>
      </w:ins>
      <w:ins w:id="666" w:author="Balin Robertson" w:date="2024-10-13T20:49:00Z">
        <w:r w:rsidR="1C4725E4">
          <w:t>&gt;</w:t>
        </w:r>
      </w:ins>
      <w:ins w:id="667" w:author="Andre Eger" w:date="2024-08-19T03:17:00Z">
        <w:r w:rsidR="7AB8AB09">
          <w:t>30 cm</w:t>
        </w:r>
      </w:ins>
      <w:ins w:id="668" w:author="Balin Robertson" w:date="2024-10-13T20:49:00Z">
        <w:r w:rsidR="71E3F40A">
          <w:t xml:space="preserve"> </w:t>
        </w:r>
      </w:ins>
      <w:ins w:id="669" w:author="Andre Eger" w:date="2024-08-19T03:17:00Z">
        <w:r w:rsidR="7AB8AB09">
          <w:t xml:space="preserve">within 90 cm of the soil surface, or constituting the entire soil thickness above a lithic or </w:t>
        </w:r>
        <w:proofErr w:type="spellStart"/>
        <w:r w:rsidR="7AB8AB09">
          <w:t>paralithic</w:t>
        </w:r>
        <w:proofErr w:type="spellEnd"/>
        <w:r w:rsidR="7AB8AB09">
          <w:t xml:space="preserve"> </w:t>
        </w:r>
        <w:proofErr w:type="gramStart"/>
        <w:r w:rsidR="7AB8AB09">
          <w:t>contact</w:t>
        </w:r>
      </w:ins>
      <w:ins w:id="670" w:author="Andre Eger" w:date="2024-10-11T14:40:00Z">
        <w:r>
          <w:t>;</w:t>
        </w:r>
        <w:proofErr w:type="gramEnd"/>
        <w:r>
          <w:t xml:space="preserve"> OR</w:t>
        </w:r>
      </w:ins>
    </w:p>
    <w:p w14:paraId="12454DAF" w14:textId="6D1FE5B5" w:rsidR="006558CB" w:rsidRDefault="00E00032">
      <w:pPr>
        <w:pStyle w:val="ListParagraph"/>
        <w:numPr>
          <w:ilvl w:val="0"/>
          <w:numId w:val="159"/>
        </w:numPr>
        <w:spacing w:after="127"/>
        <w:ind w:left="1134" w:right="58" w:hanging="567"/>
        <w:rPr>
          <w:ins w:id="671" w:author="Andre Eger" w:date="2024-10-11T14:39:00Z" w16du:dateUtc="2024-10-11T01:39:00Z"/>
        </w:rPr>
        <w:pPrChange w:id="672" w:author="Andre Eger" w:date="2024-10-11T14:40:00Z" w16du:dateUtc="2024-10-11T01:40:00Z">
          <w:pPr>
            <w:spacing w:after="127"/>
            <w:ind w:left="1134" w:right="58" w:hanging="567"/>
          </w:pPr>
        </w:pPrChange>
      </w:pPr>
      <w:ins w:id="673" w:author="Andre Eger" w:date="2024-10-11T14:44:00Z" w16du:dateUtc="2024-10-11T01:44:00Z">
        <w:r>
          <w:t xml:space="preserve">are </w:t>
        </w:r>
      </w:ins>
      <w:ins w:id="674" w:author="Andre Eger" w:date="2024-10-11T14:43:00Z" w16du:dateUtc="2024-10-11T01:43:00Z">
        <w:r>
          <w:t xml:space="preserve">interpreted </w:t>
        </w:r>
      </w:ins>
      <w:ins w:id="675" w:author="Andre Eger" w:date="2024-10-11T14:44:00Z" w16du:dateUtc="2024-10-11T01:44:00Z">
        <w:r>
          <w:t>to have</w:t>
        </w:r>
      </w:ins>
      <w:ins w:id="676" w:author="Andre Eger" w:date="2024-10-11T14:40:00Z" w16du:dateUtc="2024-10-11T01:40:00Z">
        <w:r>
          <w:t xml:space="preserve"> </w:t>
        </w:r>
      </w:ins>
      <w:ins w:id="677" w:author="Andre Eger" w:date="2024-10-11T14:44:00Z" w16du:dateUtc="2024-10-11T01:44:00Z">
        <w:r>
          <w:t>been affected by</w:t>
        </w:r>
      </w:ins>
      <w:ins w:id="678" w:author="Andre Eger" w:date="2024-10-11T14:51:00Z" w16du:dateUtc="2024-10-11T01:51:00Z">
        <w:r w:rsidR="00280912">
          <w:t xml:space="preserve"> </w:t>
        </w:r>
        <w:del w:id="679" w:author="Andre Eger" w:date="2024-10-14T09:56:00Z" w16du:dateUtc="2024-10-13T20:56:00Z">
          <w:r w:rsidR="00280912" w:rsidDel="004962BD">
            <w:delText>complete</w:delText>
          </w:r>
        </w:del>
      </w:ins>
      <w:ins w:id="680" w:author="Andre Eger" w:date="2024-10-11T14:44:00Z" w16du:dateUtc="2024-10-11T01:44:00Z">
        <w:del w:id="681" w:author="Andre Eger" w:date="2024-10-14T09:56:00Z" w16du:dateUtc="2024-10-13T20:56:00Z">
          <w:r w:rsidDel="004962BD">
            <w:delText xml:space="preserve"> </w:delText>
          </w:r>
        </w:del>
        <w:r>
          <w:t>truncation</w:t>
        </w:r>
      </w:ins>
      <w:ins w:id="682" w:author="Andre Eger" w:date="2024-10-11T14:40:00Z" w16du:dateUtc="2024-10-11T01:40:00Z">
        <w:r w:rsidR="00AF0173">
          <w:t xml:space="preserve"> </w:t>
        </w:r>
      </w:ins>
      <w:ins w:id="683" w:author="Andre Eger" w:date="2024-10-14T11:11:00Z" w16du:dateUtc="2024-10-13T22:11:00Z">
        <w:r w:rsidR="00AF0173">
          <w:t xml:space="preserve">(i.e., </w:t>
        </w:r>
      </w:ins>
      <w:ins w:id="684" w:author="Andre Eger" w:date="2024-10-14T11:12:00Z" w16du:dateUtc="2024-10-13T22:12:00Z">
        <w:r w:rsidR="00AF0173">
          <w:t xml:space="preserve">excavation </w:t>
        </w:r>
      </w:ins>
      <w:ins w:id="685" w:author="Andre Eger" w:date="2024-10-14T11:11:00Z" w16du:dateUtc="2024-10-13T22:11:00Z">
        <w:r w:rsidR="00AF0173">
          <w:t>of solum</w:t>
        </w:r>
      </w:ins>
      <w:ins w:id="686" w:author="Andre Eger" w:date="2024-10-14T11:12:00Z" w16du:dateUtc="2024-10-13T22:12:00Z">
        <w:r w:rsidR="00AF0173">
          <w:t xml:space="preserve"> material</w:t>
        </w:r>
      </w:ins>
      <w:ins w:id="687" w:author="Andre Eger" w:date="2024-10-14T11:11:00Z" w16du:dateUtc="2024-10-13T22:11:00Z">
        <w:r w:rsidR="00AF0173">
          <w:t>) by the action of people</w:t>
        </w:r>
      </w:ins>
      <w:ins w:id="688" w:author="Andre Eger" w:date="2024-10-14T11:10:00Z" w16du:dateUtc="2024-10-13T22:10:00Z">
        <w:r w:rsidR="00AF0173">
          <w:t>.</w:t>
        </w:r>
        <w:r w:rsidR="00AF0173" w:rsidRPr="00AF0173">
          <w:t xml:space="preserve"> This truncation</w:t>
        </w:r>
      </w:ins>
      <w:ins w:id="689" w:author="Andre Eger" w:date="2024-10-11T14:41:00Z" w16du:dateUtc="2024-10-11T01:41:00Z">
        <w:r w:rsidR="00AF0173" w:rsidRPr="00AF0173">
          <w:t xml:space="preserve"> reached</w:t>
        </w:r>
      </w:ins>
      <w:ins w:id="690" w:author="Andre Eger" w:date="2024-10-11T14:48:00Z" w16du:dateUtc="2024-10-11T01:48:00Z">
        <w:r w:rsidR="00AF0173" w:rsidRPr="00AF0173">
          <w:t xml:space="preserve"> at least as</w:t>
        </w:r>
      </w:ins>
      <w:ins w:id="691" w:author="Andre Eger" w:date="2024-10-11T14:41:00Z" w16du:dateUtc="2024-10-11T01:41:00Z">
        <w:r w:rsidR="00AF0173" w:rsidRPr="00AF0173">
          <w:t xml:space="preserve"> deep </w:t>
        </w:r>
      </w:ins>
      <w:ins w:id="692" w:author="Andre Eger" w:date="2024-10-11T14:48:00Z" w16du:dateUtc="2024-10-11T01:48:00Z">
        <w:r w:rsidR="00AF0173" w:rsidRPr="00AF0173">
          <w:t>as</w:t>
        </w:r>
      </w:ins>
      <w:ins w:id="693" w:author="Andre Eger" w:date="2024-10-11T14:40:00Z" w16du:dateUtc="2024-10-11T01:40:00Z">
        <w:r w:rsidR="00AF0173" w:rsidRPr="00AF0173">
          <w:t xml:space="preserve"> the </w:t>
        </w:r>
      </w:ins>
      <w:ins w:id="694" w:author="Andre Eger" w:date="2024-10-14T11:10:00Z" w16du:dateUtc="2024-10-13T22:10:00Z">
        <w:r w:rsidR="00AF0173" w:rsidRPr="00AF0173">
          <w:t>natural</w:t>
        </w:r>
      </w:ins>
      <w:ins w:id="695" w:author="Andre Eger" w:date="2024-10-11T15:23:00Z" w16du:dateUtc="2024-10-11T02:23:00Z">
        <w:r w:rsidR="00AF0173" w:rsidRPr="00AF0173">
          <w:t xml:space="preserve"> in-situ</w:t>
        </w:r>
      </w:ins>
      <w:ins w:id="696" w:author="Andre Eger" w:date="2024-10-11T14:40:00Z" w16du:dateUtc="2024-10-11T01:40:00Z">
        <w:r w:rsidR="00AF0173" w:rsidRPr="00AF0173">
          <w:t xml:space="preserve"> A</w:t>
        </w:r>
      </w:ins>
      <w:ins w:id="697" w:author="Andre Eger" w:date="2024-10-11T14:41:00Z" w16du:dateUtc="2024-10-11T01:41:00Z">
        <w:r w:rsidR="00AF0173" w:rsidRPr="00AF0173">
          <w:t xml:space="preserve"> </w:t>
        </w:r>
      </w:ins>
      <w:ins w:id="698" w:author="Andre Eger" w:date="2024-10-14T11:10:00Z" w16du:dateUtc="2024-10-13T22:10:00Z">
        <w:r w:rsidR="00AF0173" w:rsidRPr="00AF0173">
          <w:t xml:space="preserve">or AB </w:t>
        </w:r>
      </w:ins>
      <w:ins w:id="699" w:author="Andre Eger" w:date="2024-10-11T14:41:00Z" w16du:dateUtc="2024-10-11T01:41:00Z">
        <w:r w:rsidR="00AF0173" w:rsidRPr="00AF0173">
          <w:t>horizon</w:t>
        </w:r>
      </w:ins>
      <w:ins w:id="700" w:author="Andre Eger" w:date="2024-10-14T11:10:00Z" w16du:dateUtc="2024-10-13T22:10:00Z">
        <w:r w:rsidR="00AF0173" w:rsidRPr="00AF0173">
          <w:t xml:space="preserve"> (i.e., to the upper boundary of the B horizon or deeper).</w:t>
        </w:r>
      </w:ins>
    </w:p>
    <w:p w14:paraId="57A36E55" w14:textId="77777777" w:rsidR="006558CB" w:rsidRDefault="006558CB">
      <w:pPr>
        <w:spacing w:after="127"/>
        <w:ind w:left="1134" w:right="58" w:hanging="567"/>
        <w:pPrChange w:id="701" w:author="Andre Eger" w:date="2024-10-11T14:39:00Z" w16du:dateUtc="2024-10-11T01:39:00Z">
          <w:pPr>
            <w:spacing w:after="127"/>
            <w:ind w:left="567" w:right="58" w:hanging="567"/>
          </w:pPr>
        </w:pPrChange>
      </w:pPr>
    </w:p>
    <w:p w14:paraId="0BE914A5" w14:textId="46338A4D" w:rsidR="00174C4D" w:rsidRDefault="008F760C">
      <w:pPr>
        <w:spacing w:after="358" w:line="265" w:lineRule="auto"/>
        <w:ind w:left="10" w:right="57" w:hanging="10"/>
        <w:jc w:val="right"/>
      </w:pPr>
      <w:commentRangeStart w:id="702"/>
      <w:r>
        <w:rPr>
          <w:b/>
        </w:rPr>
        <w:t>A</w:t>
      </w:r>
      <w:r w:rsidR="00250F1A">
        <w:rPr>
          <w:b/>
        </w:rPr>
        <w:t>nthropic Soils</w:t>
      </w:r>
      <w:commentRangeEnd w:id="702"/>
      <w:r w:rsidR="00CE554D">
        <w:rPr>
          <w:rStyle w:val="CommentReference"/>
        </w:rPr>
        <w:commentReference w:id="702"/>
      </w:r>
      <w:r>
        <w:t xml:space="preserve"> (p.47)</w:t>
      </w:r>
    </w:p>
    <w:p w14:paraId="0BE914A6" w14:textId="77777777" w:rsidR="00174C4D" w:rsidRDefault="008F760C" w:rsidP="000341B4">
      <w:pPr>
        <w:tabs>
          <w:tab w:val="center" w:pos="693"/>
          <w:tab w:val="center" w:pos="2321"/>
        </w:tabs>
        <w:spacing w:after="127"/>
        <w:ind w:left="567" w:hanging="567"/>
        <w:jc w:val="left"/>
      </w:pPr>
      <w:r>
        <w:rPr>
          <w:b/>
        </w:rPr>
        <w:t>R</w:t>
      </w:r>
      <w:r>
        <w:t xml:space="preserve">. </w:t>
      </w:r>
      <w:r>
        <w:tab/>
        <w:t xml:space="preserve">Other soils that </w:t>
      </w:r>
      <w:r w:rsidR="000341B4">
        <w:rPr>
          <w:b/>
          <w:sz w:val="18"/>
        </w:rPr>
        <w:t>BOTH</w:t>
      </w:r>
    </w:p>
    <w:p w14:paraId="0BE914A7" w14:textId="4AA077D1" w:rsidR="00174C4D" w:rsidRDefault="008F760C" w:rsidP="403E5FA0">
      <w:pPr>
        <w:numPr>
          <w:ilvl w:val="1"/>
          <w:numId w:val="49"/>
        </w:numPr>
        <w:spacing w:after="128"/>
        <w:ind w:left="1134" w:right="58" w:hanging="567"/>
        <w:rPr>
          <w:b/>
          <w:bCs/>
          <w:sz w:val="18"/>
          <w:szCs w:val="18"/>
        </w:rPr>
      </w:pPr>
      <w:r>
        <w:t>h</w:t>
      </w:r>
      <w:commentRangeStart w:id="703"/>
      <w:r>
        <w:t>ave a distinct topsoil at the surface or buried with its upper surface within 60 cm of the mineral soil surface</w:t>
      </w:r>
      <w:r w:rsidR="00875E80">
        <w:t>, or at least moderate structural development within 15 cm of the mineral surface</w:t>
      </w:r>
      <w:r>
        <w:t xml:space="preserve">, or a weathered-B horizon; </w:t>
      </w:r>
      <w:r w:rsidR="000341B4" w:rsidRPr="403E5FA0">
        <w:rPr>
          <w:b/>
          <w:bCs/>
          <w:sz w:val="18"/>
          <w:szCs w:val="18"/>
        </w:rPr>
        <w:t>AND</w:t>
      </w:r>
      <w:commentRangeEnd w:id="703"/>
      <w:r>
        <w:rPr>
          <w:rStyle w:val="CommentReference"/>
        </w:rPr>
        <w:commentReference w:id="703"/>
      </w:r>
    </w:p>
    <w:p w14:paraId="0BE914A8" w14:textId="77777777" w:rsidR="00174C4D" w:rsidRDefault="008F760C" w:rsidP="000341B4">
      <w:pPr>
        <w:numPr>
          <w:ilvl w:val="1"/>
          <w:numId w:val="49"/>
        </w:numPr>
        <w:spacing w:after="145"/>
        <w:ind w:left="1134" w:right="58" w:hanging="567"/>
      </w:pPr>
      <w:r>
        <w:t>do not have any horizon with a moderately fluid or very fluid fluidity class within 30 cm of the mineral soil surface.</w:t>
      </w:r>
    </w:p>
    <w:p w14:paraId="0BE914A9" w14:textId="2EB500AE" w:rsidR="00174C4D" w:rsidRDefault="008F760C">
      <w:pPr>
        <w:spacing w:after="344" w:line="265" w:lineRule="auto"/>
        <w:ind w:left="10" w:right="57" w:hanging="10"/>
        <w:jc w:val="right"/>
      </w:pPr>
      <w:r>
        <w:rPr>
          <w:b/>
        </w:rPr>
        <w:t>R</w:t>
      </w:r>
      <w:r w:rsidR="00250F1A">
        <w:rPr>
          <w:b/>
        </w:rPr>
        <w:t xml:space="preserve">ecent Soils </w:t>
      </w:r>
      <w:r>
        <w:t>(p.</w:t>
      </w:r>
      <w:del w:id="704" w:author="Thomas Caspari" w:date="2017-10-12T13:59:00Z">
        <w:r w:rsidDel="005F5A92">
          <w:delText>111</w:delText>
        </w:r>
      </w:del>
      <w:ins w:id="705" w:author="Thomas Caspari" w:date="2017-10-12T13:59:00Z">
        <w:r w:rsidR="005F5A92">
          <w:t>114</w:t>
        </w:r>
      </w:ins>
      <w:r>
        <w:t>)</w:t>
      </w:r>
    </w:p>
    <w:p w14:paraId="0BE914AA" w14:textId="77777777" w:rsidR="00174C4D" w:rsidRDefault="008F760C" w:rsidP="00C57D66">
      <w:pPr>
        <w:spacing w:after="103"/>
        <w:ind w:left="567" w:right="58" w:hanging="565"/>
      </w:pPr>
      <w:r>
        <w:rPr>
          <w:b/>
        </w:rPr>
        <w:t>W</w:t>
      </w:r>
      <w:r>
        <w:t xml:space="preserve">. </w:t>
      </w:r>
      <w:r w:rsidR="00C57D66">
        <w:tab/>
      </w:r>
      <w:r>
        <w:t>Other soils.</w:t>
      </w:r>
    </w:p>
    <w:p w14:paraId="0BE914AB" w14:textId="5D9D3F0F" w:rsidR="00174C4D" w:rsidRDefault="008F760C">
      <w:pPr>
        <w:spacing w:after="0" w:line="265" w:lineRule="auto"/>
        <w:ind w:left="10" w:right="57" w:hanging="10"/>
        <w:jc w:val="right"/>
      </w:pPr>
      <w:r>
        <w:rPr>
          <w:b/>
        </w:rPr>
        <w:t>R</w:t>
      </w:r>
      <w:r w:rsidR="00250F1A">
        <w:rPr>
          <w:b/>
        </w:rPr>
        <w:t>aw Soils</w:t>
      </w:r>
      <w:r>
        <w:t xml:space="preserve"> (p.</w:t>
      </w:r>
      <w:del w:id="706" w:author="Thomas Caspari" w:date="2017-10-12T14:00:00Z">
        <w:r w:rsidDel="005F5A92">
          <w:delText>106</w:delText>
        </w:r>
      </w:del>
      <w:ins w:id="707" w:author="Thomas Caspari" w:date="2017-10-12T14:00:00Z">
        <w:r w:rsidR="005F5A92">
          <w:t>109</w:t>
        </w:r>
      </w:ins>
      <w:r>
        <w:t>)</w:t>
      </w:r>
    </w:p>
    <w:p w14:paraId="0BE914AC" w14:textId="77777777" w:rsidR="00174C4D" w:rsidRDefault="008F760C">
      <w:pPr>
        <w:spacing w:after="107" w:line="259" w:lineRule="auto"/>
        <w:ind w:left="29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0B" wp14:editId="0BE9220C">
                <wp:extent cx="5053735" cy="1774825"/>
                <wp:effectExtent l="0" t="0" r="0" b="0"/>
                <wp:docPr id="102852" name="Group 102852"/>
                <wp:cNvGraphicFramePr/>
                <a:graphic xmlns:a="http://schemas.openxmlformats.org/drawingml/2006/main">
                  <a:graphicData uri="http://schemas.microsoft.com/office/word/2010/wordprocessingGroup">
                    <wpg:wgp>
                      <wpg:cNvGrpSpPr/>
                      <wpg:grpSpPr>
                        <a:xfrm>
                          <a:off x="0" y="0"/>
                          <a:ext cx="5053735" cy="1774825"/>
                          <a:chOff x="0" y="0"/>
                          <a:chExt cx="5053735" cy="1774825"/>
                        </a:xfrm>
                      </wpg:grpSpPr>
                      <wps:wsp>
                        <wps:cNvPr id="4781" name="Rectangle 4781"/>
                        <wps:cNvSpPr/>
                        <wps:spPr>
                          <a:xfrm rot="-5399999">
                            <a:off x="-186222" y="650111"/>
                            <a:ext cx="541356" cy="168911"/>
                          </a:xfrm>
                          <a:prstGeom prst="rect">
                            <a:avLst/>
                          </a:prstGeom>
                          <a:ln>
                            <a:noFill/>
                          </a:ln>
                        </wps:spPr>
                        <wps:txbx>
                          <w:txbxContent>
                            <w:p w14:paraId="0BE92782" w14:textId="77777777" w:rsidR="00216ADB" w:rsidRDefault="00216ADB">
                              <w:pPr>
                                <w:spacing w:after="160" w:line="259" w:lineRule="auto"/>
                                <w:ind w:left="0" w:firstLine="0"/>
                                <w:jc w:val="left"/>
                              </w:pPr>
                              <w:r>
                                <w:rPr>
                                  <w:rFonts w:ascii="Arial" w:eastAsia="Arial" w:hAnsi="Arial" w:cs="Arial"/>
                                  <w:sz w:val="20"/>
                                </w:rPr>
                                <w:t>VALUE</w:t>
                              </w:r>
                            </w:p>
                          </w:txbxContent>
                        </wps:txbx>
                        <wps:bodyPr horzOverflow="overflow" vert="horz" lIns="0" tIns="0" rIns="0" bIns="0" rtlCol="0">
                          <a:noAutofit/>
                        </wps:bodyPr>
                      </wps:wsp>
                      <wps:wsp>
                        <wps:cNvPr id="146298" name="Shape 146298"/>
                        <wps:cNvSpPr/>
                        <wps:spPr>
                          <a:xfrm>
                            <a:off x="374017" y="156842"/>
                            <a:ext cx="893445" cy="1289685"/>
                          </a:xfrm>
                          <a:custGeom>
                            <a:avLst/>
                            <a:gdLst/>
                            <a:ahLst/>
                            <a:cxnLst/>
                            <a:rect l="0" t="0" r="0" b="0"/>
                            <a:pathLst>
                              <a:path w="893445" h="1289685">
                                <a:moveTo>
                                  <a:pt x="0" y="0"/>
                                </a:moveTo>
                                <a:lnTo>
                                  <a:pt x="893445" y="0"/>
                                </a:lnTo>
                                <a:lnTo>
                                  <a:pt x="893445" y="1289685"/>
                                </a:lnTo>
                                <a:lnTo>
                                  <a:pt x="0" y="1289685"/>
                                </a:lnTo>
                                <a:lnTo>
                                  <a:pt x="0" y="0"/>
                                </a:lnTo>
                              </a:path>
                            </a:pathLst>
                          </a:custGeom>
                          <a:ln w="0" cap="flat">
                            <a:miter lim="100000"/>
                          </a:ln>
                        </wps:spPr>
                        <wps:style>
                          <a:lnRef idx="0">
                            <a:srgbClr val="000000">
                              <a:alpha val="0"/>
                            </a:srgbClr>
                          </a:lnRef>
                          <a:fillRef idx="1">
                            <a:srgbClr val="E9E8E7"/>
                          </a:fillRef>
                          <a:effectRef idx="0">
                            <a:scrgbClr r="0" g="0" b="0"/>
                          </a:effectRef>
                          <a:fontRef idx="none"/>
                        </wps:style>
                        <wps:bodyPr/>
                      </wps:wsp>
                      <wps:wsp>
                        <wps:cNvPr id="4783" name="Shape 4783"/>
                        <wps:cNvSpPr/>
                        <wps:spPr>
                          <a:xfrm>
                            <a:off x="374017" y="156842"/>
                            <a:ext cx="893445" cy="1289685"/>
                          </a:xfrm>
                          <a:custGeom>
                            <a:avLst/>
                            <a:gdLst/>
                            <a:ahLst/>
                            <a:cxnLst/>
                            <a:rect l="0" t="0" r="0" b="0"/>
                            <a:pathLst>
                              <a:path w="893445" h="1289685">
                                <a:moveTo>
                                  <a:pt x="0" y="1289685"/>
                                </a:moveTo>
                                <a:lnTo>
                                  <a:pt x="893445" y="1289685"/>
                                </a:lnTo>
                                <a:lnTo>
                                  <a:pt x="893445"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84" name="Shape 4784"/>
                        <wps:cNvSpPr/>
                        <wps:spPr>
                          <a:xfrm>
                            <a:off x="374017" y="1236977"/>
                            <a:ext cx="65405" cy="5715"/>
                          </a:xfrm>
                          <a:custGeom>
                            <a:avLst/>
                            <a:gdLst/>
                            <a:ahLst/>
                            <a:cxnLst/>
                            <a:rect l="0" t="0" r="0" b="0"/>
                            <a:pathLst>
                              <a:path w="65405" h="5715">
                                <a:moveTo>
                                  <a:pt x="0" y="5715"/>
                                </a:moveTo>
                                <a:lnTo>
                                  <a:pt x="65405" y="5715"/>
                                </a:lnTo>
                                <a:lnTo>
                                  <a:pt x="65405"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85" name="Shape 4785"/>
                        <wps:cNvSpPr/>
                        <wps:spPr>
                          <a:xfrm>
                            <a:off x="370842" y="1021083"/>
                            <a:ext cx="71755" cy="0"/>
                          </a:xfrm>
                          <a:custGeom>
                            <a:avLst/>
                            <a:gdLst/>
                            <a:ahLst/>
                            <a:cxnLst/>
                            <a:rect l="0" t="0" r="0" b="0"/>
                            <a:pathLst>
                              <a:path w="71755">
                                <a:moveTo>
                                  <a:pt x="0" y="0"/>
                                </a:moveTo>
                                <a:lnTo>
                                  <a:pt x="7175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86" name="Shape 4786"/>
                        <wps:cNvSpPr/>
                        <wps:spPr>
                          <a:xfrm>
                            <a:off x="370842" y="804548"/>
                            <a:ext cx="71755" cy="0"/>
                          </a:xfrm>
                          <a:custGeom>
                            <a:avLst/>
                            <a:gdLst/>
                            <a:ahLst/>
                            <a:cxnLst/>
                            <a:rect l="0" t="0" r="0" b="0"/>
                            <a:pathLst>
                              <a:path w="71755">
                                <a:moveTo>
                                  <a:pt x="0" y="0"/>
                                </a:moveTo>
                                <a:lnTo>
                                  <a:pt x="7175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87" name="Shape 4787"/>
                        <wps:cNvSpPr/>
                        <wps:spPr>
                          <a:xfrm>
                            <a:off x="370842" y="588648"/>
                            <a:ext cx="71755" cy="0"/>
                          </a:xfrm>
                          <a:custGeom>
                            <a:avLst/>
                            <a:gdLst/>
                            <a:ahLst/>
                            <a:cxnLst/>
                            <a:rect l="0" t="0" r="0" b="0"/>
                            <a:pathLst>
                              <a:path w="71755">
                                <a:moveTo>
                                  <a:pt x="0" y="0"/>
                                </a:moveTo>
                                <a:lnTo>
                                  <a:pt x="7175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88" name="Shape 4788"/>
                        <wps:cNvSpPr/>
                        <wps:spPr>
                          <a:xfrm>
                            <a:off x="370842" y="372748"/>
                            <a:ext cx="71755" cy="0"/>
                          </a:xfrm>
                          <a:custGeom>
                            <a:avLst/>
                            <a:gdLst/>
                            <a:ahLst/>
                            <a:cxnLst/>
                            <a:rect l="0" t="0" r="0" b="0"/>
                            <a:pathLst>
                              <a:path w="71755">
                                <a:moveTo>
                                  <a:pt x="0" y="0"/>
                                </a:moveTo>
                                <a:lnTo>
                                  <a:pt x="7175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89" name="Shape 4789"/>
                        <wps:cNvSpPr/>
                        <wps:spPr>
                          <a:xfrm>
                            <a:off x="600713"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0" name="Shape 4790"/>
                        <wps:cNvSpPr/>
                        <wps:spPr>
                          <a:xfrm>
                            <a:off x="822328"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1" name="Shape 4791"/>
                        <wps:cNvSpPr/>
                        <wps:spPr>
                          <a:xfrm>
                            <a:off x="1049022"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2" name="Shape 4792"/>
                        <wps:cNvSpPr/>
                        <wps:spPr>
                          <a:xfrm>
                            <a:off x="1633858" y="156842"/>
                            <a:ext cx="901065" cy="1289685"/>
                          </a:xfrm>
                          <a:custGeom>
                            <a:avLst/>
                            <a:gdLst/>
                            <a:ahLst/>
                            <a:cxnLst/>
                            <a:rect l="0" t="0" r="0" b="0"/>
                            <a:pathLst>
                              <a:path w="901065" h="1289685">
                                <a:moveTo>
                                  <a:pt x="0" y="1289685"/>
                                </a:moveTo>
                                <a:lnTo>
                                  <a:pt x="901065" y="1289685"/>
                                </a:lnTo>
                                <a:lnTo>
                                  <a:pt x="901065"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3" name="Shape 4793"/>
                        <wps:cNvSpPr/>
                        <wps:spPr>
                          <a:xfrm>
                            <a:off x="2893698" y="156842"/>
                            <a:ext cx="894080" cy="1289685"/>
                          </a:xfrm>
                          <a:custGeom>
                            <a:avLst/>
                            <a:gdLst/>
                            <a:ahLst/>
                            <a:cxnLst/>
                            <a:rect l="0" t="0" r="0" b="0"/>
                            <a:pathLst>
                              <a:path w="894080" h="1289685">
                                <a:moveTo>
                                  <a:pt x="0" y="1289685"/>
                                </a:moveTo>
                                <a:lnTo>
                                  <a:pt x="894080" y="1289685"/>
                                </a:lnTo>
                                <a:lnTo>
                                  <a:pt x="89408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4" name="Shape 4794"/>
                        <wps:cNvSpPr/>
                        <wps:spPr>
                          <a:xfrm>
                            <a:off x="4154173" y="156842"/>
                            <a:ext cx="893445" cy="1289685"/>
                          </a:xfrm>
                          <a:custGeom>
                            <a:avLst/>
                            <a:gdLst/>
                            <a:ahLst/>
                            <a:cxnLst/>
                            <a:rect l="0" t="0" r="0" b="0"/>
                            <a:pathLst>
                              <a:path w="893445" h="1289685">
                                <a:moveTo>
                                  <a:pt x="0" y="1289685"/>
                                </a:moveTo>
                                <a:lnTo>
                                  <a:pt x="893445" y="1289685"/>
                                </a:lnTo>
                                <a:lnTo>
                                  <a:pt x="893445"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5" name="Shape 4795"/>
                        <wps:cNvSpPr/>
                        <wps:spPr>
                          <a:xfrm>
                            <a:off x="1856108"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6" name="Shape 4796"/>
                        <wps:cNvSpPr/>
                        <wps:spPr>
                          <a:xfrm>
                            <a:off x="2077722"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7" name="Shape 4797"/>
                        <wps:cNvSpPr/>
                        <wps:spPr>
                          <a:xfrm>
                            <a:off x="2304418"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8" name="Shape 4798"/>
                        <wps:cNvSpPr/>
                        <wps:spPr>
                          <a:xfrm>
                            <a:off x="3115948"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99" name="Shape 4799"/>
                        <wps:cNvSpPr/>
                        <wps:spPr>
                          <a:xfrm>
                            <a:off x="3337563"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00" name="Shape 4800"/>
                        <wps:cNvSpPr/>
                        <wps:spPr>
                          <a:xfrm>
                            <a:off x="3564258"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01" name="Shape 4801"/>
                        <wps:cNvSpPr/>
                        <wps:spPr>
                          <a:xfrm>
                            <a:off x="4379598"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02" name="Shape 4802"/>
                        <wps:cNvSpPr/>
                        <wps:spPr>
                          <a:xfrm>
                            <a:off x="4601213"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03" name="Shape 4803"/>
                        <wps:cNvSpPr/>
                        <wps:spPr>
                          <a:xfrm>
                            <a:off x="4827908" y="1377953"/>
                            <a:ext cx="0" cy="71755"/>
                          </a:xfrm>
                          <a:custGeom>
                            <a:avLst/>
                            <a:gdLst/>
                            <a:ahLst/>
                            <a:cxnLst/>
                            <a:rect l="0" t="0" r="0" b="0"/>
                            <a:pathLst>
                              <a:path h="71755">
                                <a:moveTo>
                                  <a:pt x="0" y="71755"/>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46299" name="Shape 146299"/>
                        <wps:cNvSpPr/>
                        <wps:spPr>
                          <a:xfrm>
                            <a:off x="2305688" y="156842"/>
                            <a:ext cx="229235" cy="1289685"/>
                          </a:xfrm>
                          <a:custGeom>
                            <a:avLst/>
                            <a:gdLst/>
                            <a:ahLst/>
                            <a:cxnLst/>
                            <a:rect l="0" t="0" r="0" b="0"/>
                            <a:pathLst>
                              <a:path w="229235" h="1289685">
                                <a:moveTo>
                                  <a:pt x="0" y="0"/>
                                </a:moveTo>
                                <a:lnTo>
                                  <a:pt x="229235" y="0"/>
                                </a:lnTo>
                                <a:lnTo>
                                  <a:pt x="229235" y="1289685"/>
                                </a:lnTo>
                                <a:lnTo>
                                  <a:pt x="0" y="1289685"/>
                                </a:lnTo>
                                <a:lnTo>
                                  <a:pt x="0" y="0"/>
                                </a:lnTo>
                              </a:path>
                            </a:pathLst>
                          </a:custGeom>
                          <a:ln w="0" cap="flat">
                            <a:miter lim="100000"/>
                          </a:ln>
                        </wps:spPr>
                        <wps:style>
                          <a:lnRef idx="0">
                            <a:srgbClr val="000000">
                              <a:alpha val="0"/>
                            </a:srgbClr>
                          </a:lnRef>
                          <a:fillRef idx="1">
                            <a:srgbClr val="E9E8E7"/>
                          </a:fillRef>
                          <a:effectRef idx="0">
                            <a:scrgbClr r="0" g="0" b="0"/>
                          </a:effectRef>
                          <a:fontRef idx="none"/>
                        </wps:style>
                        <wps:bodyPr/>
                      </wps:wsp>
                      <wps:wsp>
                        <wps:cNvPr id="4805" name="Shape 4805"/>
                        <wps:cNvSpPr/>
                        <wps:spPr>
                          <a:xfrm>
                            <a:off x="2305688" y="156842"/>
                            <a:ext cx="229235" cy="1289685"/>
                          </a:xfrm>
                          <a:custGeom>
                            <a:avLst/>
                            <a:gdLst/>
                            <a:ahLst/>
                            <a:cxnLst/>
                            <a:rect l="0" t="0" r="0" b="0"/>
                            <a:pathLst>
                              <a:path w="229235" h="1289685">
                                <a:moveTo>
                                  <a:pt x="0" y="1289685"/>
                                </a:moveTo>
                                <a:lnTo>
                                  <a:pt x="229235" y="1289685"/>
                                </a:lnTo>
                                <a:lnTo>
                                  <a:pt x="229235"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46300" name="Shape 146300"/>
                        <wps:cNvSpPr/>
                        <wps:spPr>
                          <a:xfrm>
                            <a:off x="1633858" y="156842"/>
                            <a:ext cx="217170" cy="1073785"/>
                          </a:xfrm>
                          <a:custGeom>
                            <a:avLst/>
                            <a:gdLst/>
                            <a:ahLst/>
                            <a:cxnLst/>
                            <a:rect l="0" t="0" r="0" b="0"/>
                            <a:pathLst>
                              <a:path w="217170" h="1073785">
                                <a:moveTo>
                                  <a:pt x="0" y="0"/>
                                </a:moveTo>
                                <a:lnTo>
                                  <a:pt x="217170" y="0"/>
                                </a:lnTo>
                                <a:lnTo>
                                  <a:pt x="217170" y="1073785"/>
                                </a:lnTo>
                                <a:lnTo>
                                  <a:pt x="0" y="1073785"/>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807" name="Shape 4807"/>
                        <wps:cNvSpPr/>
                        <wps:spPr>
                          <a:xfrm>
                            <a:off x="1633858" y="156842"/>
                            <a:ext cx="217170" cy="1073785"/>
                          </a:xfrm>
                          <a:custGeom>
                            <a:avLst/>
                            <a:gdLst/>
                            <a:ahLst/>
                            <a:cxnLst/>
                            <a:rect l="0" t="0" r="0" b="0"/>
                            <a:pathLst>
                              <a:path w="217170" h="1073785">
                                <a:moveTo>
                                  <a:pt x="0" y="1073785"/>
                                </a:moveTo>
                                <a:lnTo>
                                  <a:pt x="217170" y="1073785"/>
                                </a:lnTo>
                                <a:lnTo>
                                  <a:pt x="21717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46301" name="Shape 146301"/>
                        <wps:cNvSpPr/>
                        <wps:spPr>
                          <a:xfrm>
                            <a:off x="2893698" y="156842"/>
                            <a:ext cx="217170" cy="1073785"/>
                          </a:xfrm>
                          <a:custGeom>
                            <a:avLst/>
                            <a:gdLst/>
                            <a:ahLst/>
                            <a:cxnLst/>
                            <a:rect l="0" t="0" r="0" b="0"/>
                            <a:pathLst>
                              <a:path w="217170" h="1073785">
                                <a:moveTo>
                                  <a:pt x="0" y="0"/>
                                </a:moveTo>
                                <a:lnTo>
                                  <a:pt x="217170" y="0"/>
                                </a:lnTo>
                                <a:lnTo>
                                  <a:pt x="217170" y="1073785"/>
                                </a:lnTo>
                                <a:lnTo>
                                  <a:pt x="0" y="1073785"/>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809" name="Shape 4809"/>
                        <wps:cNvSpPr/>
                        <wps:spPr>
                          <a:xfrm>
                            <a:off x="2893698" y="156842"/>
                            <a:ext cx="217170" cy="1073785"/>
                          </a:xfrm>
                          <a:custGeom>
                            <a:avLst/>
                            <a:gdLst/>
                            <a:ahLst/>
                            <a:cxnLst/>
                            <a:rect l="0" t="0" r="0" b="0"/>
                            <a:pathLst>
                              <a:path w="217170" h="1073785">
                                <a:moveTo>
                                  <a:pt x="0" y="1073785"/>
                                </a:moveTo>
                                <a:lnTo>
                                  <a:pt x="217170" y="1073785"/>
                                </a:lnTo>
                                <a:lnTo>
                                  <a:pt x="21717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46302" name="Shape 146302"/>
                        <wps:cNvSpPr/>
                        <wps:spPr>
                          <a:xfrm>
                            <a:off x="4154173" y="156842"/>
                            <a:ext cx="217170" cy="1073785"/>
                          </a:xfrm>
                          <a:custGeom>
                            <a:avLst/>
                            <a:gdLst/>
                            <a:ahLst/>
                            <a:cxnLst/>
                            <a:rect l="0" t="0" r="0" b="0"/>
                            <a:pathLst>
                              <a:path w="217170" h="1073785">
                                <a:moveTo>
                                  <a:pt x="0" y="0"/>
                                </a:moveTo>
                                <a:lnTo>
                                  <a:pt x="217170" y="0"/>
                                </a:lnTo>
                                <a:lnTo>
                                  <a:pt x="217170" y="1073785"/>
                                </a:lnTo>
                                <a:lnTo>
                                  <a:pt x="0" y="1073785"/>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811" name="Shape 4811"/>
                        <wps:cNvSpPr/>
                        <wps:spPr>
                          <a:xfrm>
                            <a:off x="4154173" y="156842"/>
                            <a:ext cx="217170" cy="1073785"/>
                          </a:xfrm>
                          <a:custGeom>
                            <a:avLst/>
                            <a:gdLst/>
                            <a:ahLst/>
                            <a:cxnLst/>
                            <a:rect l="0" t="0" r="0" b="0"/>
                            <a:pathLst>
                              <a:path w="217170" h="1073785">
                                <a:moveTo>
                                  <a:pt x="0" y="1073785"/>
                                </a:moveTo>
                                <a:lnTo>
                                  <a:pt x="217170" y="1073785"/>
                                </a:lnTo>
                                <a:lnTo>
                                  <a:pt x="217170"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12" name="Rectangle 4812"/>
                        <wps:cNvSpPr/>
                        <wps:spPr>
                          <a:xfrm>
                            <a:off x="455937" y="1483869"/>
                            <a:ext cx="75131" cy="135128"/>
                          </a:xfrm>
                          <a:prstGeom prst="rect">
                            <a:avLst/>
                          </a:prstGeom>
                          <a:ln>
                            <a:noFill/>
                          </a:ln>
                        </wps:spPr>
                        <wps:txbx>
                          <w:txbxContent>
                            <w:p w14:paraId="0BE92783" w14:textId="77777777" w:rsidR="00216ADB" w:rsidRDefault="00216ADB">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4813" name="Rectangle 4813"/>
                        <wps:cNvSpPr/>
                        <wps:spPr>
                          <a:xfrm>
                            <a:off x="1714152" y="1483869"/>
                            <a:ext cx="75131" cy="135128"/>
                          </a:xfrm>
                          <a:prstGeom prst="rect">
                            <a:avLst/>
                          </a:prstGeom>
                          <a:ln>
                            <a:noFill/>
                          </a:ln>
                        </wps:spPr>
                        <wps:txbx>
                          <w:txbxContent>
                            <w:p w14:paraId="0BE92784" w14:textId="77777777" w:rsidR="00216ADB" w:rsidRDefault="00216ADB">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4814" name="Rectangle 4814"/>
                        <wps:cNvSpPr/>
                        <wps:spPr>
                          <a:xfrm>
                            <a:off x="2973992" y="1483869"/>
                            <a:ext cx="75131" cy="135128"/>
                          </a:xfrm>
                          <a:prstGeom prst="rect">
                            <a:avLst/>
                          </a:prstGeom>
                          <a:ln>
                            <a:noFill/>
                          </a:ln>
                        </wps:spPr>
                        <wps:txbx>
                          <w:txbxContent>
                            <w:p w14:paraId="0BE92785" w14:textId="77777777" w:rsidR="00216ADB" w:rsidRDefault="00216ADB">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4815" name="Rectangle 4815"/>
                        <wps:cNvSpPr/>
                        <wps:spPr>
                          <a:xfrm>
                            <a:off x="4236068" y="1483869"/>
                            <a:ext cx="75131" cy="135128"/>
                          </a:xfrm>
                          <a:prstGeom prst="rect">
                            <a:avLst/>
                          </a:prstGeom>
                          <a:ln>
                            <a:noFill/>
                          </a:ln>
                        </wps:spPr>
                        <wps:txbx>
                          <w:txbxContent>
                            <w:p w14:paraId="0BE92786" w14:textId="77777777" w:rsidR="00216ADB" w:rsidRDefault="00216ADB">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4816" name="Rectangle 4816"/>
                        <wps:cNvSpPr/>
                        <wps:spPr>
                          <a:xfrm>
                            <a:off x="680067" y="1483869"/>
                            <a:ext cx="75131" cy="135128"/>
                          </a:xfrm>
                          <a:prstGeom prst="rect">
                            <a:avLst/>
                          </a:prstGeom>
                          <a:ln>
                            <a:noFill/>
                          </a:ln>
                        </wps:spPr>
                        <wps:txbx>
                          <w:txbxContent>
                            <w:p w14:paraId="0BE92787" w14:textId="77777777" w:rsidR="00216ADB" w:rsidRDefault="00216ADB">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4817" name="Rectangle 4817"/>
                        <wps:cNvSpPr/>
                        <wps:spPr>
                          <a:xfrm>
                            <a:off x="1939298" y="1483869"/>
                            <a:ext cx="75131" cy="135128"/>
                          </a:xfrm>
                          <a:prstGeom prst="rect">
                            <a:avLst/>
                          </a:prstGeom>
                          <a:ln>
                            <a:noFill/>
                          </a:ln>
                        </wps:spPr>
                        <wps:txbx>
                          <w:txbxContent>
                            <w:p w14:paraId="0BE92788" w14:textId="77777777" w:rsidR="00216ADB" w:rsidRDefault="00216ADB">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4818" name="Rectangle 4818"/>
                        <wps:cNvSpPr/>
                        <wps:spPr>
                          <a:xfrm>
                            <a:off x="3197208" y="1483869"/>
                            <a:ext cx="75131" cy="135128"/>
                          </a:xfrm>
                          <a:prstGeom prst="rect">
                            <a:avLst/>
                          </a:prstGeom>
                          <a:ln>
                            <a:noFill/>
                          </a:ln>
                        </wps:spPr>
                        <wps:txbx>
                          <w:txbxContent>
                            <w:p w14:paraId="0BE92789" w14:textId="77777777" w:rsidR="00216ADB" w:rsidRDefault="00216ADB">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4819" name="Rectangle 4819"/>
                        <wps:cNvSpPr/>
                        <wps:spPr>
                          <a:xfrm>
                            <a:off x="4459283" y="1483869"/>
                            <a:ext cx="75131" cy="135128"/>
                          </a:xfrm>
                          <a:prstGeom prst="rect">
                            <a:avLst/>
                          </a:prstGeom>
                          <a:ln>
                            <a:noFill/>
                          </a:ln>
                        </wps:spPr>
                        <wps:txbx>
                          <w:txbxContent>
                            <w:p w14:paraId="0BE9278A" w14:textId="77777777" w:rsidR="00216ADB" w:rsidRDefault="00216ADB">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4820" name="Rectangle 4820"/>
                        <wps:cNvSpPr/>
                        <wps:spPr>
                          <a:xfrm>
                            <a:off x="4685038" y="1483869"/>
                            <a:ext cx="75131" cy="135128"/>
                          </a:xfrm>
                          <a:prstGeom prst="rect">
                            <a:avLst/>
                          </a:prstGeom>
                          <a:ln>
                            <a:noFill/>
                          </a:ln>
                        </wps:spPr>
                        <wps:txbx>
                          <w:txbxContent>
                            <w:p w14:paraId="0BE9278B" w14:textId="77777777" w:rsidR="00216ADB" w:rsidRDefault="00216ADB">
                              <w:pPr>
                                <w:spacing w:after="160" w:line="259" w:lineRule="auto"/>
                                <w:ind w:left="0" w:firstLine="0"/>
                                <w:jc w:val="left"/>
                              </w:pPr>
                              <w:r>
                                <w:rPr>
                                  <w:rFonts w:ascii="Arial" w:eastAsia="Arial" w:hAnsi="Arial" w:cs="Arial"/>
                                  <w:sz w:val="16"/>
                                </w:rPr>
                                <w:t>5</w:t>
                              </w:r>
                            </w:p>
                          </w:txbxContent>
                        </wps:txbx>
                        <wps:bodyPr horzOverflow="overflow" vert="horz" lIns="0" tIns="0" rIns="0" bIns="0" rtlCol="0">
                          <a:noAutofit/>
                        </wps:bodyPr>
                      </wps:wsp>
                      <wps:wsp>
                        <wps:cNvPr id="4821" name="Rectangle 4821"/>
                        <wps:cNvSpPr/>
                        <wps:spPr>
                          <a:xfrm>
                            <a:off x="3423877" y="1483869"/>
                            <a:ext cx="75131" cy="135128"/>
                          </a:xfrm>
                          <a:prstGeom prst="rect">
                            <a:avLst/>
                          </a:prstGeom>
                          <a:ln>
                            <a:noFill/>
                          </a:ln>
                        </wps:spPr>
                        <wps:txbx>
                          <w:txbxContent>
                            <w:p w14:paraId="0BE9278C" w14:textId="77777777" w:rsidR="00216ADB" w:rsidRDefault="00216ADB">
                              <w:pPr>
                                <w:spacing w:after="160" w:line="259" w:lineRule="auto"/>
                                <w:ind w:left="0" w:firstLine="0"/>
                                <w:jc w:val="left"/>
                              </w:pPr>
                              <w:r>
                                <w:rPr>
                                  <w:rFonts w:ascii="Arial" w:eastAsia="Arial" w:hAnsi="Arial" w:cs="Arial"/>
                                  <w:sz w:val="16"/>
                                </w:rPr>
                                <w:t>5</w:t>
                              </w:r>
                            </w:p>
                          </w:txbxContent>
                        </wps:txbx>
                        <wps:bodyPr horzOverflow="overflow" vert="horz" lIns="0" tIns="0" rIns="0" bIns="0" rtlCol="0">
                          <a:noAutofit/>
                        </wps:bodyPr>
                      </wps:wsp>
                      <wps:wsp>
                        <wps:cNvPr id="4822" name="Rectangle 4822"/>
                        <wps:cNvSpPr/>
                        <wps:spPr>
                          <a:xfrm>
                            <a:off x="2163428" y="1483869"/>
                            <a:ext cx="75131" cy="135128"/>
                          </a:xfrm>
                          <a:prstGeom prst="rect">
                            <a:avLst/>
                          </a:prstGeom>
                          <a:ln>
                            <a:noFill/>
                          </a:ln>
                        </wps:spPr>
                        <wps:txbx>
                          <w:txbxContent>
                            <w:p w14:paraId="0BE9278D" w14:textId="77777777" w:rsidR="00216ADB" w:rsidRDefault="00216ADB">
                              <w:pPr>
                                <w:spacing w:after="160" w:line="259" w:lineRule="auto"/>
                                <w:ind w:left="0" w:firstLine="0"/>
                                <w:jc w:val="left"/>
                              </w:pPr>
                              <w:r>
                                <w:rPr>
                                  <w:rFonts w:ascii="Arial" w:eastAsia="Arial" w:hAnsi="Arial" w:cs="Arial"/>
                                  <w:sz w:val="16"/>
                                </w:rPr>
                                <w:t>5</w:t>
                              </w:r>
                            </w:p>
                          </w:txbxContent>
                        </wps:txbx>
                        <wps:bodyPr horzOverflow="overflow" vert="horz" lIns="0" tIns="0" rIns="0" bIns="0" rtlCol="0">
                          <a:noAutofit/>
                        </wps:bodyPr>
                      </wps:wsp>
                      <wps:wsp>
                        <wps:cNvPr id="4823" name="Rectangle 4823"/>
                        <wps:cNvSpPr/>
                        <wps:spPr>
                          <a:xfrm>
                            <a:off x="904197" y="1483869"/>
                            <a:ext cx="75131" cy="135128"/>
                          </a:xfrm>
                          <a:prstGeom prst="rect">
                            <a:avLst/>
                          </a:prstGeom>
                          <a:ln>
                            <a:noFill/>
                          </a:ln>
                        </wps:spPr>
                        <wps:txbx>
                          <w:txbxContent>
                            <w:p w14:paraId="0BE9278E" w14:textId="77777777" w:rsidR="00216ADB" w:rsidRDefault="00216ADB">
                              <w:pPr>
                                <w:spacing w:after="160" w:line="259" w:lineRule="auto"/>
                                <w:ind w:left="0" w:firstLine="0"/>
                                <w:jc w:val="left"/>
                              </w:pPr>
                              <w:r>
                                <w:rPr>
                                  <w:rFonts w:ascii="Arial" w:eastAsia="Arial" w:hAnsi="Arial" w:cs="Arial"/>
                                  <w:sz w:val="16"/>
                                </w:rPr>
                                <w:t>5</w:t>
                              </w:r>
                            </w:p>
                          </w:txbxContent>
                        </wps:txbx>
                        <wps:bodyPr horzOverflow="overflow" vert="horz" lIns="0" tIns="0" rIns="0" bIns="0" rtlCol="0">
                          <a:noAutofit/>
                        </wps:bodyPr>
                      </wps:wsp>
                      <wps:wsp>
                        <wps:cNvPr id="4824" name="Rectangle 4824"/>
                        <wps:cNvSpPr/>
                        <wps:spPr>
                          <a:xfrm>
                            <a:off x="4916686" y="1483869"/>
                            <a:ext cx="75131" cy="135128"/>
                          </a:xfrm>
                          <a:prstGeom prst="rect">
                            <a:avLst/>
                          </a:prstGeom>
                          <a:ln>
                            <a:noFill/>
                          </a:ln>
                        </wps:spPr>
                        <wps:txbx>
                          <w:txbxContent>
                            <w:p w14:paraId="0BE9278F" w14:textId="77777777" w:rsidR="00216ADB" w:rsidRDefault="00216ADB">
                              <w:pPr>
                                <w:spacing w:after="160" w:line="259" w:lineRule="auto"/>
                                <w:ind w:left="0" w:firstLine="0"/>
                                <w:jc w:val="left"/>
                              </w:pPr>
                              <w:r>
                                <w:rPr>
                                  <w:rFonts w:ascii="Arial" w:eastAsia="Arial" w:hAnsi="Arial" w:cs="Arial"/>
                                  <w:sz w:val="16"/>
                                </w:rPr>
                                <w:t>6</w:t>
                              </w:r>
                            </w:p>
                          </w:txbxContent>
                        </wps:txbx>
                        <wps:bodyPr horzOverflow="overflow" vert="horz" lIns="0" tIns="0" rIns="0" bIns="0" rtlCol="0">
                          <a:noAutofit/>
                        </wps:bodyPr>
                      </wps:wsp>
                      <wps:wsp>
                        <wps:cNvPr id="4825" name="Rectangle 4825"/>
                        <wps:cNvSpPr/>
                        <wps:spPr>
                          <a:xfrm>
                            <a:off x="4973256" y="1486738"/>
                            <a:ext cx="43250" cy="78780"/>
                          </a:xfrm>
                          <a:prstGeom prst="rect">
                            <a:avLst/>
                          </a:prstGeom>
                          <a:ln>
                            <a:noFill/>
                          </a:ln>
                        </wps:spPr>
                        <wps:txbx>
                          <w:txbxContent>
                            <w:p w14:paraId="0BE92790"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wps:txbx>
                        <wps:bodyPr horzOverflow="overflow" vert="horz" lIns="0" tIns="0" rIns="0" bIns="0" rtlCol="0">
                          <a:noAutofit/>
                        </wps:bodyPr>
                      </wps:wsp>
                      <wps:wsp>
                        <wps:cNvPr id="4826" name="Rectangle 4826"/>
                        <wps:cNvSpPr/>
                        <wps:spPr>
                          <a:xfrm>
                            <a:off x="3654053" y="1483869"/>
                            <a:ext cx="75131" cy="135128"/>
                          </a:xfrm>
                          <a:prstGeom prst="rect">
                            <a:avLst/>
                          </a:prstGeom>
                          <a:ln>
                            <a:noFill/>
                          </a:ln>
                        </wps:spPr>
                        <wps:txbx>
                          <w:txbxContent>
                            <w:p w14:paraId="0BE92791" w14:textId="77777777" w:rsidR="00216ADB" w:rsidRDefault="00216ADB">
                              <w:pPr>
                                <w:spacing w:after="160" w:line="259" w:lineRule="auto"/>
                                <w:ind w:left="0" w:firstLine="0"/>
                                <w:jc w:val="left"/>
                              </w:pPr>
                              <w:r>
                                <w:rPr>
                                  <w:rFonts w:ascii="Arial" w:eastAsia="Arial" w:hAnsi="Arial" w:cs="Arial"/>
                                  <w:sz w:val="16"/>
                                </w:rPr>
                                <w:t>6</w:t>
                              </w:r>
                            </w:p>
                          </w:txbxContent>
                        </wps:txbx>
                        <wps:bodyPr horzOverflow="overflow" vert="horz" lIns="0" tIns="0" rIns="0" bIns="0" rtlCol="0">
                          <a:noAutofit/>
                        </wps:bodyPr>
                      </wps:wsp>
                      <wps:wsp>
                        <wps:cNvPr id="4827" name="Rectangle 4827"/>
                        <wps:cNvSpPr/>
                        <wps:spPr>
                          <a:xfrm>
                            <a:off x="3710559" y="1486738"/>
                            <a:ext cx="43250" cy="78780"/>
                          </a:xfrm>
                          <a:prstGeom prst="rect">
                            <a:avLst/>
                          </a:prstGeom>
                          <a:ln>
                            <a:noFill/>
                          </a:ln>
                        </wps:spPr>
                        <wps:txbx>
                          <w:txbxContent>
                            <w:p w14:paraId="0BE92792"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wps:txbx>
                        <wps:bodyPr horzOverflow="overflow" vert="horz" lIns="0" tIns="0" rIns="0" bIns="0" rtlCol="0">
                          <a:noAutofit/>
                        </wps:bodyPr>
                      </wps:wsp>
                      <wps:wsp>
                        <wps:cNvPr id="4828" name="Rectangle 4828"/>
                        <wps:cNvSpPr/>
                        <wps:spPr>
                          <a:xfrm>
                            <a:off x="2405961" y="1483869"/>
                            <a:ext cx="75131" cy="135128"/>
                          </a:xfrm>
                          <a:prstGeom prst="rect">
                            <a:avLst/>
                          </a:prstGeom>
                          <a:ln>
                            <a:noFill/>
                          </a:ln>
                        </wps:spPr>
                        <wps:txbx>
                          <w:txbxContent>
                            <w:p w14:paraId="0BE92793" w14:textId="77777777" w:rsidR="00216ADB" w:rsidRDefault="00216ADB">
                              <w:pPr>
                                <w:spacing w:after="160" w:line="259" w:lineRule="auto"/>
                                <w:ind w:left="0" w:firstLine="0"/>
                                <w:jc w:val="left"/>
                              </w:pPr>
                              <w:r>
                                <w:rPr>
                                  <w:rFonts w:ascii="Arial" w:eastAsia="Arial" w:hAnsi="Arial" w:cs="Arial"/>
                                  <w:sz w:val="16"/>
                                </w:rPr>
                                <w:t>6</w:t>
                              </w:r>
                            </w:p>
                          </w:txbxContent>
                        </wps:txbx>
                        <wps:bodyPr horzOverflow="overflow" vert="horz" lIns="0" tIns="0" rIns="0" bIns="0" rtlCol="0">
                          <a:noAutofit/>
                        </wps:bodyPr>
                      </wps:wsp>
                      <wps:wsp>
                        <wps:cNvPr id="4829" name="Rectangle 4829"/>
                        <wps:cNvSpPr/>
                        <wps:spPr>
                          <a:xfrm>
                            <a:off x="2462465" y="1486738"/>
                            <a:ext cx="43250" cy="78780"/>
                          </a:xfrm>
                          <a:prstGeom prst="rect">
                            <a:avLst/>
                          </a:prstGeom>
                          <a:ln>
                            <a:noFill/>
                          </a:ln>
                        </wps:spPr>
                        <wps:txbx>
                          <w:txbxContent>
                            <w:p w14:paraId="0BE92794"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wps:txbx>
                        <wps:bodyPr horzOverflow="overflow" vert="horz" lIns="0" tIns="0" rIns="0" bIns="0" rtlCol="0">
                          <a:noAutofit/>
                        </wps:bodyPr>
                      </wps:wsp>
                      <wps:wsp>
                        <wps:cNvPr id="4830" name="Rectangle 4830"/>
                        <wps:cNvSpPr/>
                        <wps:spPr>
                          <a:xfrm>
                            <a:off x="1136913" y="1483869"/>
                            <a:ext cx="75131" cy="135128"/>
                          </a:xfrm>
                          <a:prstGeom prst="rect">
                            <a:avLst/>
                          </a:prstGeom>
                          <a:ln>
                            <a:noFill/>
                          </a:ln>
                        </wps:spPr>
                        <wps:txbx>
                          <w:txbxContent>
                            <w:p w14:paraId="0BE92795" w14:textId="77777777" w:rsidR="00216ADB" w:rsidRDefault="00216ADB">
                              <w:pPr>
                                <w:spacing w:after="160" w:line="259" w:lineRule="auto"/>
                                <w:ind w:left="0" w:firstLine="0"/>
                                <w:jc w:val="left"/>
                              </w:pPr>
                              <w:r>
                                <w:rPr>
                                  <w:rFonts w:ascii="Arial" w:eastAsia="Arial" w:hAnsi="Arial" w:cs="Arial"/>
                                  <w:sz w:val="16"/>
                                </w:rPr>
                                <w:t>6</w:t>
                              </w:r>
                            </w:p>
                          </w:txbxContent>
                        </wps:txbx>
                        <wps:bodyPr horzOverflow="overflow" vert="horz" lIns="0" tIns="0" rIns="0" bIns="0" rtlCol="0">
                          <a:noAutofit/>
                        </wps:bodyPr>
                      </wps:wsp>
                      <wps:wsp>
                        <wps:cNvPr id="4831" name="Rectangle 4831"/>
                        <wps:cNvSpPr/>
                        <wps:spPr>
                          <a:xfrm>
                            <a:off x="1193418" y="1486738"/>
                            <a:ext cx="43250" cy="78780"/>
                          </a:xfrm>
                          <a:prstGeom prst="rect">
                            <a:avLst/>
                          </a:prstGeom>
                          <a:ln>
                            <a:noFill/>
                          </a:ln>
                        </wps:spPr>
                        <wps:txbx>
                          <w:txbxContent>
                            <w:p w14:paraId="0BE92796"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wps:txbx>
                        <wps:bodyPr horzOverflow="overflow" vert="horz" lIns="0" tIns="0" rIns="0" bIns="0" rtlCol="0">
                          <a:noAutofit/>
                        </wps:bodyPr>
                      </wps:wsp>
                      <wps:wsp>
                        <wps:cNvPr id="4832" name="Rectangle 4832"/>
                        <wps:cNvSpPr/>
                        <wps:spPr>
                          <a:xfrm>
                            <a:off x="280048" y="222124"/>
                            <a:ext cx="75131" cy="135128"/>
                          </a:xfrm>
                          <a:prstGeom prst="rect">
                            <a:avLst/>
                          </a:prstGeom>
                          <a:ln>
                            <a:noFill/>
                          </a:ln>
                        </wps:spPr>
                        <wps:txbx>
                          <w:txbxContent>
                            <w:p w14:paraId="0BE92797" w14:textId="77777777" w:rsidR="00216ADB" w:rsidRDefault="00216ADB">
                              <w:pPr>
                                <w:spacing w:after="160" w:line="259" w:lineRule="auto"/>
                                <w:ind w:left="0" w:firstLine="0"/>
                                <w:jc w:val="left"/>
                              </w:pPr>
                              <w:r>
                                <w:rPr>
                                  <w:rFonts w:ascii="Arial" w:eastAsia="Arial" w:hAnsi="Arial" w:cs="Arial"/>
                                  <w:sz w:val="16"/>
                                </w:rPr>
                                <w:t>8</w:t>
                              </w:r>
                            </w:p>
                          </w:txbxContent>
                        </wps:txbx>
                        <wps:bodyPr horzOverflow="overflow" vert="horz" lIns="0" tIns="0" rIns="0" bIns="0" rtlCol="0">
                          <a:noAutofit/>
                        </wps:bodyPr>
                      </wps:wsp>
                      <wps:wsp>
                        <wps:cNvPr id="4833" name="Rectangle 4833"/>
                        <wps:cNvSpPr/>
                        <wps:spPr>
                          <a:xfrm>
                            <a:off x="280048" y="441885"/>
                            <a:ext cx="75131" cy="135128"/>
                          </a:xfrm>
                          <a:prstGeom prst="rect">
                            <a:avLst/>
                          </a:prstGeom>
                          <a:ln>
                            <a:noFill/>
                          </a:ln>
                        </wps:spPr>
                        <wps:txbx>
                          <w:txbxContent>
                            <w:p w14:paraId="0BE92798" w14:textId="77777777" w:rsidR="00216ADB" w:rsidRDefault="00216ADB">
                              <w:pPr>
                                <w:spacing w:after="160" w:line="259" w:lineRule="auto"/>
                                <w:ind w:left="0" w:firstLine="0"/>
                                <w:jc w:val="left"/>
                              </w:pPr>
                              <w:r>
                                <w:rPr>
                                  <w:rFonts w:ascii="Arial" w:eastAsia="Arial" w:hAnsi="Arial" w:cs="Arial"/>
                                  <w:sz w:val="16"/>
                                </w:rPr>
                                <w:t>7</w:t>
                              </w:r>
                            </w:p>
                          </w:txbxContent>
                        </wps:txbx>
                        <wps:bodyPr horzOverflow="overflow" vert="horz" lIns="0" tIns="0" rIns="0" bIns="0" rtlCol="0">
                          <a:noAutofit/>
                        </wps:bodyPr>
                      </wps:wsp>
                      <wps:wsp>
                        <wps:cNvPr id="4834" name="Rectangle 4834"/>
                        <wps:cNvSpPr/>
                        <wps:spPr>
                          <a:xfrm>
                            <a:off x="280048" y="659715"/>
                            <a:ext cx="75131" cy="135128"/>
                          </a:xfrm>
                          <a:prstGeom prst="rect">
                            <a:avLst/>
                          </a:prstGeom>
                          <a:ln>
                            <a:noFill/>
                          </a:ln>
                        </wps:spPr>
                        <wps:txbx>
                          <w:txbxContent>
                            <w:p w14:paraId="0BE92799" w14:textId="77777777" w:rsidR="00216ADB" w:rsidRDefault="00216ADB">
                              <w:pPr>
                                <w:spacing w:after="160" w:line="259" w:lineRule="auto"/>
                                <w:ind w:left="0" w:firstLine="0"/>
                                <w:jc w:val="left"/>
                              </w:pPr>
                              <w:r>
                                <w:rPr>
                                  <w:rFonts w:ascii="Arial" w:eastAsia="Arial" w:hAnsi="Arial" w:cs="Arial"/>
                                  <w:sz w:val="16"/>
                                </w:rPr>
                                <w:t>6</w:t>
                              </w:r>
                            </w:p>
                          </w:txbxContent>
                        </wps:txbx>
                        <wps:bodyPr horzOverflow="overflow" vert="horz" lIns="0" tIns="0" rIns="0" bIns="0" rtlCol="0">
                          <a:noAutofit/>
                        </wps:bodyPr>
                      </wps:wsp>
                      <wps:wsp>
                        <wps:cNvPr id="4835" name="Rectangle 4835"/>
                        <wps:cNvSpPr/>
                        <wps:spPr>
                          <a:xfrm>
                            <a:off x="280048" y="875615"/>
                            <a:ext cx="75131" cy="135128"/>
                          </a:xfrm>
                          <a:prstGeom prst="rect">
                            <a:avLst/>
                          </a:prstGeom>
                          <a:ln>
                            <a:noFill/>
                          </a:ln>
                        </wps:spPr>
                        <wps:txbx>
                          <w:txbxContent>
                            <w:p w14:paraId="0BE9279A" w14:textId="77777777" w:rsidR="00216ADB" w:rsidRDefault="00216ADB">
                              <w:pPr>
                                <w:spacing w:after="160" w:line="259" w:lineRule="auto"/>
                                <w:ind w:left="0" w:firstLine="0"/>
                                <w:jc w:val="left"/>
                              </w:pPr>
                              <w:r>
                                <w:rPr>
                                  <w:rFonts w:ascii="Arial" w:eastAsia="Arial" w:hAnsi="Arial" w:cs="Arial"/>
                                  <w:sz w:val="16"/>
                                </w:rPr>
                                <w:t>5</w:t>
                              </w:r>
                            </w:p>
                          </w:txbxContent>
                        </wps:txbx>
                        <wps:bodyPr horzOverflow="overflow" vert="horz" lIns="0" tIns="0" rIns="0" bIns="0" rtlCol="0">
                          <a:noAutofit/>
                        </wps:bodyPr>
                      </wps:wsp>
                      <wps:wsp>
                        <wps:cNvPr id="4836" name="Rectangle 4836"/>
                        <wps:cNvSpPr/>
                        <wps:spPr>
                          <a:xfrm>
                            <a:off x="280048" y="1091515"/>
                            <a:ext cx="75131" cy="135128"/>
                          </a:xfrm>
                          <a:prstGeom prst="rect">
                            <a:avLst/>
                          </a:prstGeom>
                          <a:ln>
                            <a:noFill/>
                          </a:ln>
                        </wps:spPr>
                        <wps:txbx>
                          <w:txbxContent>
                            <w:p w14:paraId="0BE9279B" w14:textId="77777777" w:rsidR="00216ADB" w:rsidRDefault="00216ADB">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4837" name="Rectangle 4837"/>
                        <wps:cNvSpPr/>
                        <wps:spPr>
                          <a:xfrm>
                            <a:off x="280048" y="1309346"/>
                            <a:ext cx="75131" cy="135128"/>
                          </a:xfrm>
                          <a:prstGeom prst="rect">
                            <a:avLst/>
                          </a:prstGeom>
                          <a:ln>
                            <a:noFill/>
                          </a:ln>
                        </wps:spPr>
                        <wps:txbx>
                          <w:txbxContent>
                            <w:p w14:paraId="0BE9279C" w14:textId="77777777" w:rsidR="00216ADB" w:rsidRDefault="00216ADB">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4838" name="Rectangle 4838"/>
                        <wps:cNvSpPr/>
                        <wps:spPr>
                          <a:xfrm>
                            <a:off x="2473349" y="1647825"/>
                            <a:ext cx="750636" cy="168910"/>
                          </a:xfrm>
                          <a:prstGeom prst="rect">
                            <a:avLst/>
                          </a:prstGeom>
                          <a:ln>
                            <a:noFill/>
                          </a:ln>
                        </wps:spPr>
                        <wps:txbx>
                          <w:txbxContent>
                            <w:p w14:paraId="0BE9279D" w14:textId="77777777" w:rsidR="00216ADB" w:rsidRDefault="00216ADB">
                              <w:pPr>
                                <w:spacing w:after="160" w:line="259" w:lineRule="auto"/>
                                <w:ind w:left="0" w:firstLine="0"/>
                                <w:jc w:val="left"/>
                              </w:pPr>
                              <w:r>
                                <w:rPr>
                                  <w:rFonts w:ascii="Arial" w:eastAsia="Arial" w:hAnsi="Arial" w:cs="Arial"/>
                                  <w:sz w:val="20"/>
                                </w:rPr>
                                <w:t>CHROMA</w:t>
                              </w:r>
                            </w:p>
                          </w:txbxContent>
                        </wps:txbx>
                        <wps:bodyPr horzOverflow="overflow" vert="horz" lIns="0" tIns="0" rIns="0" bIns="0" rtlCol="0">
                          <a:noAutofit/>
                        </wps:bodyPr>
                      </wps:wsp>
                      <wps:wsp>
                        <wps:cNvPr id="100767" name="Rectangle 100767"/>
                        <wps:cNvSpPr/>
                        <wps:spPr>
                          <a:xfrm>
                            <a:off x="917091" y="3810"/>
                            <a:ext cx="234785" cy="168910"/>
                          </a:xfrm>
                          <a:prstGeom prst="rect">
                            <a:avLst/>
                          </a:prstGeom>
                          <a:ln>
                            <a:noFill/>
                          </a:ln>
                        </wps:spPr>
                        <wps:txbx>
                          <w:txbxContent>
                            <w:p w14:paraId="0BE9279E" w14:textId="77777777" w:rsidR="00216ADB" w:rsidRDefault="00216ADB">
                              <w:pPr>
                                <w:spacing w:after="160" w:line="259" w:lineRule="auto"/>
                                <w:ind w:left="0" w:firstLine="0"/>
                                <w:jc w:val="left"/>
                              </w:pPr>
                              <w:r>
                                <w:rPr>
                                  <w:rFonts w:ascii="Arial" w:eastAsia="Arial" w:hAnsi="Arial" w:cs="Arial"/>
                                  <w:sz w:val="20"/>
                                </w:rPr>
                                <w:t>7.5</w:t>
                              </w:r>
                            </w:p>
                          </w:txbxContent>
                        </wps:txbx>
                        <wps:bodyPr horzOverflow="overflow" vert="horz" lIns="0" tIns="0" rIns="0" bIns="0" rtlCol="0">
                          <a:noAutofit/>
                        </wps:bodyPr>
                      </wps:wsp>
                      <wps:wsp>
                        <wps:cNvPr id="100768" name="Rectangle 100768"/>
                        <wps:cNvSpPr/>
                        <wps:spPr>
                          <a:xfrm>
                            <a:off x="1093621" y="3810"/>
                            <a:ext cx="234616" cy="168910"/>
                          </a:xfrm>
                          <a:prstGeom prst="rect">
                            <a:avLst/>
                          </a:prstGeom>
                          <a:ln>
                            <a:noFill/>
                          </a:ln>
                        </wps:spPr>
                        <wps:txbx>
                          <w:txbxContent>
                            <w:p w14:paraId="0BE9279F" w14:textId="77777777" w:rsidR="00216ADB" w:rsidRDefault="00216ADB">
                              <w:pPr>
                                <w:spacing w:after="160" w:line="259" w:lineRule="auto"/>
                                <w:ind w:left="0" w:firstLine="0"/>
                                <w:jc w:val="left"/>
                              </w:pPr>
                              <w:r>
                                <w:rPr>
                                  <w:rFonts w:ascii="Arial" w:eastAsia="Arial" w:hAnsi="Arial" w:cs="Arial"/>
                                  <w:sz w:val="20"/>
                                </w:rPr>
                                <w:t>YR</w:t>
                              </w:r>
                            </w:p>
                          </w:txbxContent>
                        </wps:txbx>
                        <wps:bodyPr horzOverflow="overflow" vert="horz" lIns="0" tIns="0" rIns="0" bIns="0" rtlCol="0">
                          <a:noAutofit/>
                        </wps:bodyPr>
                      </wps:wsp>
                      <wps:wsp>
                        <wps:cNvPr id="100770" name="Rectangle 100770"/>
                        <wps:cNvSpPr/>
                        <wps:spPr>
                          <a:xfrm>
                            <a:off x="2219222" y="3175"/>
                            <a:ext cx="187828" cy="168910"/>
                          </a:xfrm>
                          <a:prstGeom prst="rect">
                            <a:avLst/>
                          </a:prstGeom>
                          <a:ln>
                            <a:noFill/>
                          </a:ln>
                        </wps:spPr>
                        <wps:txbx>
                          <w:txbxContent>
                            <w:p w14:paraId="0BE927A0" w14:textId="77777777" w:rsidR="00216ADB" w:rsidRDefault="00216ADB">
                              <w:pPr>
                                <w:spacing w:after="160" w:line="259" w:lineRule="auto"/>
                                <w:ind w:left="0" w:firstLine="0"/>
                                <w:jc w:val="left"/>
                              </w:pPr>
                              <w:r>
                                <w:rPr>
                                  <w:rFonts w:ascii="Arial" w:eastAsia="Arial" w:hAnsi="Arial" w:cs="Arial"/>
                                  <w:sz w:val="20"/>
                                </w:rPr>
                                <w:t>10</w:t>
                              </w:r>
                            </w:p>
                          </w:txbxContent>
                        </wps:txbx>
                        <wps:bodyPr horzOverflow="overflow" vert="horz" lIns="0" tIns="0" rIns="0" bIns="0" rtlCol="0">
                          <a:noAutofit/>
                        </wps:bodyPr>
                      </wps:wsp>
                      <wps:wsp>
                        <wps:cNvPr id="100771" name="Rectangle 100771"/>
                        <wps:cNvSpPr/>
                        <wps:spPr>
                          <a:xfrm>
                            <a:off x="2360446" y="3175"/>
                            <a:ext cx="234616" cy="168910"/>
                          </a:xfrm>
                          <a:prstGeom prst="rect">
                            <a:avLst/>
                          </a:prstGeom>
                          <a:ln>
                            <a:noFill/>
                          </a:ln>
                        </wps:spPr>
                        <wps:txbx>
                          <w:txbxContent>
                            <w:p w14:paraId="0BE927A1" w14:textId="77777777" w:rsidR="00216ADB" w:rsidRDefault="00216ADB">
                              <w:pPr>
                                <w:spacing w:after="160" w:line="259" w:lineRule="auto"/>
                                <w:ind w:left="0" w:firstLine="0"/>
                                <w:jc w:val="left"/>
                              </w:pPr>
                              <w:r>
                                <w:rPr>
                                  <w:rFonts w:ascii="Arial" w:eastAsia="Arial" w:hAnsi="Arial" w:cs="Arial"/>
                                  <w:sz w:val="20"/>
                                </w:rPr>
                                <w:t>YR</w:t>
                              </w:r>
                            </w:p>
                          </w:txbxContent>
                        </wps:txbx>
                        <wps:bodyPr horzOverflow="overflow" vert="horz" lIns="0" tIns="0" rIns="0" bIns="0" rtlCol="0">
                          <a:noAutofit/>
                        </wps:bodyPr>
                      </wps:wsp>
                      <wps:wsp>
                        <wps:cNvPr id="100774" name="Rectangle 100774"/>
                        <wps:cNvSpPr/>
                        <wps:spPr>
                          <a:xfrm>
                            <a:off x="3708551" y="0"/>
                            <a:ext cx="112663" cy="168910"/>
                          </a:xfrm>
                          <a:prstGeom prst="rect">
                            <a:avLst/>
                          </a:prstGeom>
                          <a:ln>
                            <a:noFill/>
                          </a:ln>
                        </wps:spPr>
                        <wps:txbx>
                          <w:txbxContent>
                            <w:p w14:paraId="0BE927A2" w14:textId="77777777" w:rsidR="00216ADB" w:rsidRDefault="00216ADB">
                              <w:pPr>
                                <w:spacing w:after="160" w:line="259" w:lineRule="auto"/>
                                <w:ind w:left="0" w:firstLine="0"/>
                                <w:jc w:val="left"/>
                              </w:pPr>
                              <w:r>
                                <w:rPr>
                                  <w:rFonts w:ascii="Arial" w:eastAsia="Arial" w:hAnsi="Arial" w:cs="Arial"/>
                                  <w:sz w:val="20"/>
                                </w:rPr>
                                <w:t>Y</w:t>
                              </w:r>
                            </w:p>
                          </w:txbxContent>
                        </wps:txbx>
                        <wps:bodyPr horzOverflow="overflow" vert="horz" lIns="0" tIns="0" rIns="0" bIns="0" rtlCol="0">
                          <a:noAutofit/>
                        </wps:bodyPr>
                      </wps:wsp>
                      <wps:wsp>
                        <wps:cNvPr id="100773" name="Rectangle 100773"/>
                        <wps:cNvSpPr/>
                        <wps:spPr>
                          <a:xfrm>
                            <a:off x="3532021" y="0"/>
                            <a:ext cx="234785" cy="168910"/>
                          </a:xfrm>
                          <a:prstGeom prst="rect">
                            <a:avLst/>
                          </a:prstGeom>
                          <a:ln>
                            <a:noFill/>
                          </a:ln>
                        </wps:spPr>
                        <wps:txbx>
                          <w:txbxContent>
                            <w:p w14:paraId="0BE927A3" w14:textId="77777777" w:rsidR="00216ADB" w:rsidRDefault="00216ADB">
                              <w:pPr>
                                <w:spacing w:after="160" w:line="259" w:lineRule="auto"/>
                                <w:ind w:left="0" w:firstLine="0"/>
                                <w:jc w:val="left"/>
                              </w:pPr>
                              <w:r>
                                <w:rPr>
                                  <w:rFonts w:ascii="Arial" w:eastAsia="Arial" w:hAnsi="Arial" w:cs="Arial"/>
                                  <w:sz w:val="20"/>
                                </w:rPr>
                                <w:t>2.5</w:t>
                              </w:r>
                            </w:p>
                          </w:txbxContent>
                        </wps:txbx>
                        <wps:bodyPr horzOverflow="overflow" vert="horz" lIns="0" tIns="0" rIns="0" bIns="0" rtlCol="0">
                          <a:noAutofit/>
                        </wps:bodyPr>
                      </wps:wsp>
                      <wps:wsp>
                        <wps:cNvPr id="100775" name="Rectangle 100775"/>
                        <wps:cNvSpPr/>
                        <wps:spPr>
                          <a:xfrm>
                            <a:off x="4898414" y="3175"/>
                            <a:ext cx="93914" cy="168910"/>
                          </a:xfrm>
                          <a:prstGeom prst="rect">
                            <a:avLst/>
                          </a:prstGeom>
                          <a:ln>
                            <a:noFill/>
                          </a:ln>
                        </wps:spPr>
                        <wps:txbx>
                          <w:txbxContent>
                            <w:p w14:paraId="0BE927A4" w14:textId="77777777" w:rsidR="00216ADB" w:rsidRDefault="00216ADB">
                              <w:pPr>
                                <w:spacing w:after="160" w:line="259" w:lineRule="auto"/>
                                <w:ind w:left="0" w:firstLine="0"/>
                                <w:jc w:val="left"/>
                              </w:pPr>
                              <w:r>
                                <w:rPr>
                                  <w:rFonts w:ascii="Arial" w:eastAsia="Arial" w:hAnsi="Arial" w:cs="Arial"/>
                                  <w:sz w:val="20"/>
                                </w:rPr>
                                <w:t>5</w:t>
                              </w:r>
                            </w:p>
                          </w:txbxContent>
                        </wps:txbx>
                        <wps:bodyPr horzOverflow="overflow" vert="horz" lIns="0" tIns="0" rIns="0" bIns="0" rtlCol="0">
                          <a:noAutofit/>
                        </wps:bodyPr>
                      </wps:wsp>
                      <wps:wsp>
                        <wps:cNvPr id="100776" name="Rectangle 100776"/>
                        <wps:cNvSpPr/>
                        <wps:spPr>
                          <a:xfrm>
                            <a:off x="4969026" y="3175"/>
                            <a:ext cx="112663" cy="168910"/>
                          </a:xfrm>
                          <a:prstGeom prst="rect">
                            <a:avLst/>
                          </a:prstGeom>
                          <a:ln>
                            <a:noFill/>
                          </a:ln>
                        </wps:spPr>
                        <wps:txbx>
                          <w:txbxContent>
                            <w:p w14:paraId="0BE927A5" w14:textId="77777777" w:rsidR="00216ADB" w:rsidRDefault="00216ADB">
                              <w:pPr>
                                <w:spacing w:after="160" w:line="259" w:lineRule="auto"/>
                                <w:ind w:left="0" w:firstLine="0"/>
                                <w:jc w:val="left"/>
                              </w:pPr>
                              <w:r>
                                <w:rPr>
                                  <w:rFonts w:ascii="Arial" w:eastAsia="Arial" w:hAnsi="Arial" w:cs="Arial"/>
                                  <w:sz w:val="20"/>
                                </w:rPr>
                                <w:t>Y</w:t>
                              </w:r>
                            </w:p>
                          </w:txbxContent>
                        </wps:txbx>
                        <wps:bodyPr horzOverflow="overflow" vert="horz" lIns="0" tIns="0" rIns="0" bIns="0" rtlCol="0">
                          <a:noAutofit/>
                        </wps:bodyPr>
                      </wps:wsp>
                      <wps:wsp>
                        <wps:cNvPr id="4843" name="Rectangle 4843"/>
                        <wps:cNvSpPr/>
                        <wps:spPr>
                          <a:xfrm rot="-5399999">
                            <a:off x="2118929" y="636408"/>
                            <a:ext cx="656722" cy="168910"/>
                          </a:xfrm>
                          <a:prstGeom prst="rect">
                            <a:avLst/>
                          </a:prstGeom>
                          <a:ln>
                            <a:noFill/>
                          </a:ln>
                        </wps:spPr>
                        <wps:txbx>
                          <w:txbxContent>
                            <w:p w14:paraId="0BE927A6" w14:textId="77777777" w:rsidR="00216ADB" w:rsidRDefault="00216ADB">
                              <w:pPr>
                                <w:spacing w:after="160" w:line="259" w:lineRule="auto"/>
                                <w:ind w:left="0" w:firstLine="0"/>
                                <w:jc w:val="left"/>
                              </w:pPr>
                              <w:r>
                                <w:rPr>
                                  <w:rFonts w:ascii="Arial" w:eastAsia="Arial" w:hAnsi="Arial" w:cs="Arial"/>
                                  <w:b/>
                                  <w:sz w:val="20"/>
                                </w:rPr>
                                <w:t>BROWN</w:t>
                              </w:r>
                            </w:p>
                          </w:txbxContent>
                        </wps:txbx>
                        <wps:bodyPr horzOverflow="overflow" vert="horz" lIns="0" tIns="0" rIns="0" bIns="0" rtlCol="0">
                          <a:noAutofit/>
                        </wps:bodyPr>
                      </wps:wsp>
                      <wps:wsp>
                        <wps:cNvPr id="4844" name="Rectangle 4844"/>
                        <wps:cNvSpPr/>
                        <wps:spPr>
                          <a:xfrm rot="-5399999">
                            <a:off x="518729" y="636408"/>
                            <a:ext cx="656722" cy="168910"/>
                          </a:xfrm>
                          <a:prstGeom prst="rect">
                            <a:avLst/>
                          </a:prstGeom>
                          <a:ln>
                            <a:noFill/>
                          </a:ln>
                        </wps:spPr>
                        <wps:txbx>
                          <w:txbxContent>
                            <w:p w14:paraId="0BE927A7" w14:textId="77777777" w:rsidR="00216ADB" w:rsidRDefault="00216ADB">
                              <w:pPr>
                                <w:spacing w:after="160" w:line="259" w:lineRule="auto"/>
                                <w:ind w:left="0" w:firstLine="0"/>
                                <w:jc w:val="left"/>
                              </w:pPr>
                              <w:r>
                                <w:rPr>
                                  <w:rFonts w:ascii="Arial" w:eastAsia="Arial" w:hAnsi="Arial" w:cs="Arial"/>
                                  <w:b/>
                                  <w:sz w:val="20"/>
                                </w:rPr>
                                <w:t>BROWN</w:t>
                              </w:r>
                            </w:p>
                          </w:txbxContent>
                        </wps:txbx>
                        <wps:bodyPr horzOverflow="overflow" vert="horz" lIns="0" tIns="0" rIns="0" bIns="0" rtlCol="0">
                          <a:noAutofit/>
                        </wps:bodyPr>
                      </wps:wsp>
                      <wps:wsp>
                        <wps:cNvPr id="4845" name="Rectangle 4845"/>
                        <wps:cNvSpPr/>
                        <wps:spPr>
                          <a:xfrm rot="-5399999">
                            <a:off x="2722613" y="533845"/>
                            <a:ext cx="597435" cy="168910"/>
                          </a:xfrm>
                          <a:prstGeom prst="rect">
                            <a:avLst/>
                          </a:prstGeom>
                          <a:ln>
                            <a:noFill/>
                          </a:ln>
                        </wps:spPr>
                        <wps:txbx>
                          <w:txbxContent>
                            <w:p w14:paraId="0BE927A8" w14:textId="77777777" w:rsidR="00216ADB" w:rsidRDefault="00216ADB">
                              <w:pPr>
                                <w:spacing w:after="160" w:line="259" w:lineRule="auto"/>
                                <w:ind w:left="0" w:firstLine="0"/>
                                <w:jc w:val="left"/>
                              </w:pPr>
                              <w:r>
                                <w:rPr>
                                  <w:rFonts w:ascii="Arial" w:eastAsia="Arial" w:hAnsi="Arial" w:cs="Arial"/>
                                  <w:b/>
                                  <w:color w:val="FFFEFD"/>
                                  <w:sz w:val="20"/>
                                </w:rPr>
                                <w:t>PALLIC</w:t>
                              </w:r>
                            </w:p>
                          </w:txbxContent>
                        </wps:txbx>
                        <wps:bodyPr horzOverflow="overflow" vert="horz" lIns="0" tIns="0" rIns="0" bIns="0" rtlCol="0">
                          <a:noAutofit/>
                        </wps:bodyPr>
                      </wps:wsp>
                      <wps:wsp>
                        <wps:cNvPr id="4846" name="Rectangle 4846"/>
                        <wps:cNvSpPr/>
                        <wps:spPr>
                          <a:xfrm rot="-5399999">
                            <a:off x="1469123" y="534480"/>
                            <a:ext cx="597435" cy="168910"/>
                          </a:xfrm>
                          <a:prstGeom prst="rect">
                            <a:avLst/>
                          </a:prstGeom>
                          <a:ln>
                            <a:noFill/>
                          </a:ln>
                        </wps:spPr>
                        <wps:txbx>
                          <w:txbxContent>
                            <w:p w14:paraId="0BE927A9" w14:textId="77777777" w:rsidR="00216ADB" w:rsidRDefault="00216ADB">
                              <w:pPr>
                                <w:spacing w:after="160" w:line="259" w:lineRule="auto"/>
                                <w:ind w:left="0" w:firstLine="0"/>
                                <w:jc w:val="left"/>
                              </w:pPr>
                              <w:r>
                                <w:rPr>
                                  <w:rFonts w:ascii="Arial" w:eastAsia="Arial" w:hAnsi="Arial" w:cs="Arial"/>
                                  <w:b/>
                                  <w:color w:val="FFFEFD"/>
                                  <w:sz w:val="20"/>
                                </w:rPr>
                                <w:t>PALLIC</w:t>
                              </w:r>
                            </w:p>
                          </w:txbxContent>
                        </wps:txbx>
                        <wps:bodyPr horzOverflow="overflow" vert="horz" lIns="0" tIns="0" rIns="0" bIns="0" rtlCol="0">
                          <a:noAutofit/>
                        </wps:bodyPr>
                      </wps:wsp>
                      <wps:wsp>
                        <wps:cNvPr id="4847" name="Rectangle 4847"/>
                        <wps:cNvSpPr/>
                        <wps:spPr>
                          <a:xfrm rot="-5399999">
                            <a:off x="3988168" y="534480"/>
                            <a:ext cx="597435" cy="168910"/>
                          </a:xfrm>
                          <a:prstGeom prst="rect">
                            <a:avLst/>
                          </a:prstGeom>
                          <a:ln>
                            <a:noFill/>
                          </a:ln>
                        </wps:spPr>
                        <wps:txbx>
                          <w:txbxContent>
                            <w:p w14:paraId="0BE927AA" w14:textId="77777777" w:rsidR="00216ADB" w:rsidRDefault="00216ADB">
                              <w:pPr>
                                <w:spacing w:after="160" w:line="259" w:lineRule="auto"/>
                                <w:ind w:left="0" w:firstLine="0"/>
                                <w:jc w:val="left"/>
                              </w:pPr>
                              <w:r>
                                <w:rPr>
                                  <w:rFonts w:ascii="Arial" w:eastAsia="Arial" w:hAnsi="Arial" w:cs="Arial"/>
                                  <w:b/>
                                  <w:color w:val="FFFEFD"/>
                                  <w:sz w:val="20"/>
                                </w:rPr>
                                <w:t>PALLIC</w:t>
                              </w:r>
                            </w:p>
                          </w:txbxContent>
                        </wps:txbx>
                        <wps:bodyPr horzOverflow="overflow" vert="horz" lIns="0" tIns="0" rIns="0" bIns="0" rtlCol="0">
                          <a:noAutofit/>
                        </wps:bodyPr>
                      </wps:wsp>
                      <wps:wsp>
                        <wps:cNvPr id="4848" name="Rectangle 4848"/>
                        <wps:cNvSpPr/>
                        <wps:spPr>
                          <a:xfrm rot="-5399999">
                            <a:off x="2715608" y="535351"/>
                            <a:ext cx="1461072" cy="168910"/>
                          </a:xfrm>
                          <a:prstGeom prst="rect">
                            <a:avLst/>
                          </a:prstGeom>
                          <a:ln>
                            <a:noFill/>
                          </a:ln>
                        </wps:spPr>
                        <wps:txbx>
                          <w:txbxContent>
                            <w:p w14:paraId="0BE927AB" w14:textId="77777777" w:rsidR="00216ADB" w:rsidRDefault="00216ADB">
                              <w:pPr>
                                <w:spacing w:after="160" w:line="259" w:lineRule="auto"/>
                                <w:ind w:left="0" w:firstLine="0"/>
                                <w:jc w:val="left"/>
                              </w:pPr>
                              <w:r>
                                <w:rPr>
                                  <w:rFonts w:ascii="Arial" w:eastAsia="Arial" w:hAnsi="Arial" w:cs="Arial"/>
                                  <w:sz w:val="20"/>
                                </w:rPr>
                                <w:t>PALLIC or BROWN</w:t>
                              </w:r>
                            </w:p>
                          </w:txbxContent>
                        </wps:txbx>
                        <wps:bodyPr horzOverflow="overflow" vert="horz" lIns="0" tIns="0" rIns="0" bIns="0" rtlCol="0">
                          <a:noAutofit/>
                        </wps:bodyPr>
                      </wps:wsp>
                      <wps:wsp>
                        <wps:cNvPr id="4849" name="Rectangle 4849"/>
                        <wps:cNvSpPr/>
                        <wps:spPr>
                          <a:xfrm rot="-5399999">
                            <a:off x="1367504" y="528366"/>
                            <a:ext cx="1461072" cy="168910"/>
                          </a:xfrm>
                          <a:prstGeom prst="rect">
                            <a:avLst/>
                          </a:prstGeom>
                          <a:ln>
                            <a:noFill/>
                          </a:ln>
                        </wps:spPr>
                        <wps:txbx>
                          <w:txbxContent>
                            <w:p w14:paraId="0BE927AC" w14:textId="77777777" w:rsidR="00216ADB" w:rsidRDefault="00216ADB">
                              <w:pPr>
                                <w:spacing w:after="160" w:line="259" w:lineRule="auto"/>
                                <w:ind w:left="0" w:firstLine="0"/>
                                <w:jc w:val="left"/>
                              </w:pPr>
                              <w:r>
                                <w:rPr>
                                  <w:rFonts w:ascii="Arial" w:eastAsia="Arial" w:hAnsi="Arial" w:cs="Arial"/>
                                  <w:sz w:val="20"/>
                                </w:rPr>
                                <w:t>PALLIC or BROWN</w:t>
                              </w:r>
                            </w:p>
                          </w:txbxContent>
                        </wps:txbx>
                        <wps:bodyPr horzOverflow="overflow" vert="horz" lIns="0" tIns="0" rIns="0" bIns="0" rtlCol="0">
                          <a:noAutofit/>
                        </wps:bodyPr>
                      </wps:wsp>
                      <wps:wsp>
                        <wps:cNvPr id="4850" name="Rectangle 4850"/>
                        <wps:cNvSpPr/>
                        <wps:spPr>
                          <a:xfrm rot="-5399999">
                            <a:off x="3979894" y="533446"/>
                            <a:ext cx="1461072" cy="168910"/>
                          </a:xfrm>
                          <a:prstGeom prst="rect">
                            <a:avLst/>
                          </a:prstGeom>
                          <a:ln>
                            <a:noFill/>
                          </a:ln>
                        </wps:spPr>
                        <wps:txbx>
                          <w:txbxContent>
                            <w:p w14:paraId="0BE927AD" w14:textId="77777777" w:rsidR="00216ADB" w:rsidRDefault="00216ADB">
                              <w:pPr>
                                <w:spacing w:after="160" w:line="259" w:lineRule="auto"/>
                                <w:ind w:left="0" w:firstLine="0"/>
                                <w:jc w:val="left"/>
                              </w:pPr>
                              <w:r>
                                <w:rPr>
                                  <w:rFonts w:ascii="Arial" w:eastAsia="Arial" w:hAnsi="Arial" w:cs="Arial"/>
                                  <w:sz w:val="20"/>
                                </w:rPr>
                                <w:t>PALLIC or BROWN</w:t>
                              </w:r>
                            </w:p>
                          </w:txbxContent>
                        </wps:txbx>
                        <wps:bodyPr horzOverflow="overflow" vert="horz" lIns="0" tIns="0" rIns="0" bIns="0" rtlCol="0">
                          <a:noAutofit/>
                        </wps:bodyPr>
                      </wps:wsp>
                    </wpg:wgp>
                  </a:graphicData>
                </a:graphic>
              </wp:inline>
            </w:drawing>
          </mc:Choice>
          <mc:Fallback>
            <w:pict>
              <v:group w14:anchorId="0BE9220B" id="Group 102852" o:spid="_x0000_s1617" style="width:397.95pt;height:139.75pt;mso-position-horizontal-relative:char;mso-position-vertical-relative:line" coordsize="50537,17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">
                <v:rect id="Rectangle 4781" o:spid="_x0000_s1618" style="position:absolute;left:-1862;top:6500;width:5414;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" filled="f" stroked="f">
                  <v:textbox inset="0,0,0,0">
                    <w:txbxContent>
                      <w:p w14:paraId="0BE92782" w14:textId="77777777" w:rsidR="00216ADB" w:rsidRDefault="00216ADB">
                        <w:pPr>
                          <w:spacing w:after="160" w:line="259" w:lineRule="auto"/>
                          <w:ind w:left="0" w:firstLine="0"/>
                          <w:jc w:val="left"/>
                        </w:pPr>
                        <w:r>
                          <w:rPr>
                            <w:rFonts w:ascii="Arial" w:eastAsia="Arial" w:hAnsi="Arial" w:cs="Arial"/>
                            <w:sz w:val="20"/>
                          </w:rPr>
                          <w:t>VALUE</w:t>
                        </w:r>
                      </w:p>
                    </w:txbxContent>
                  </v:textbox>
                </v:rect>
                <v:shape id="Shape 146298" o:spid="_x0000_s1619" style="position:absolute;left:3740;top:1568;width:8934;height:12897;visibility:visible;mso-wrap-style:square;v-text-anchor:top" coordsize="89344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" path="m,l893445,r,1289685l,1289685,,e" fillcolor="#e9e8e7" stroked="f" strokeweight="0">
                  <v:stroke miterlimit="1" joinstyle="miter"/>
                  <v:path arrowok="t" textboxrect="0,0,893445,1289685"/>
                </v:shape>
                <v:shape id="Shape 4783" o:spid="_x0000_s1620" style="position:absolute;left:3740;top:1568;width:8934;height:12897;visibility:visible;mso-wrap-style:square;v-text-anchor:top" coordsize="89344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" path="m,1289685r893445,l893445,,,,,1289685xe" filled="f" strokecolor="#181717" strokeweight=".5pt">
                  <v:stroke miterlimit="1" joinstyle="miter"/>
                  <v:path arrowok="t" textboxrect="0,0,893445,1289685"/>
                </v:shape>
                <v:shape id="Shape 4784" o:spid="_x0000_s1621" style="position:absolute;left:3740;top:12369;width:654;height:57;visibility:visible;mso-wrap-style:square;v-text-anchor:top" coordsize="6540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" path="m,5715r65405,l65405,,,,,5715xe" filled="f" strokecolor="#181717" strokeweight=".5pt">
                  <v:stroke miterlimit="1" joinstyle="miter"/>
                  <v:path arrowok="t" textboxrect="0,0,65405,5715"/>
                </v:shape>
                <v:shape id="Shape 4785" o:spid="_x0000_s1622" style="position:absolute;left:3708;top:10210;width:717;height:0;visibility:visible;mso-wrap-style:square;v-text-anchor:top" coordsize="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" path="m,l71755,e" filled="f" strokecolor="#181717" strokeweight=".5pt">
                  <v:stroke miterlimit="1" joinstyle="miter"/>
                  <v:path arrowok="t" textboxrect="0,0,71755,0"/>
                </v:shape>
                <v:shape id="Shape 4786" o:spid="_x0000_s1623" style="position:absolute;left:3708;top:8045;width:717;height:0;visibility:visible;mso-wrap-style:square;v-text-anchor:top" coordsize="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" path="m,l71755,e" filled="f" strokecolor="#181717" strokeweight=".5pt">
                  <v:stroke miterlimit="1" joinstyle="miter"/>
                  <v:path arrowok="t" textboxrect="0,0,71755,0"/>
                </v:shape>
                <v:shape id="Shape 4787" o:spid="_x0000_s1624" style="position:absolute;left:3708;top:5886;width:717;height:0;visibility:visible;mso-wrap-style:square;v-text-anchor:top" coordsize="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" path="m,l71755,e" filled="f" strokecolor="#181717" strokeweight=".5pt">
                  <v:stroke miterlimit="1" joinstyle="miter"/>
                  <v:path arrowok="t" textboxrect="0,0,71755,0"/>
                </v:shape>
                <v:shape id="Shape 4788" o:spid="_x0000_s1625" style="position:absolute;left:3708;top:3727;width:717;height:0;visibility:visible;mso-wrap-style:square;v-text-anchor:top" coordsize="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" path="m,l71755,e" filled="f" strokecolor="#181717" strokeweight=".5pt">
                  <v:stroke miterlimit="1" joinstyle="miter"/>
                  <v:path arrowok="t" textboxrect="0,0,71755,0"/>
                </v:shape>
                <v:shape id="Shape 4789" o:spid="_x0000_s1626" style="position:absolute;left:6007;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" path="m,71755l,e" filled="f" strokecolor="#181717" strokeweight=".5pt">
                  <v:stroke miterlimit="1" joinstyle="miter"/>
                  <v:path arrowok="t" textboxrect="0,0,0,71755"/>
                </v:shape>
                <v:shape id="Shape 4790" o:spid="_x0000_s1627" style="position:absolute;left:8223;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" path="m,71755l,e" filled="f" strokecolor="#181717" strokeweight=".5pt">
                  <v:stroke miterlimit="1" joinstyle="miter"/>
                  <v:path arrowok="t" textboxrect="0,0,0,71755"/>
                </v:shape>
                <v:shape id="Shape 4791" o:spid="_x0000_s1628" style="position:absolute;left:10490;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" path="m,71755l,e" filled="f" strokecolor="#181717" strokeweight=".5pt">
                  <v:stroke miterlimit="1" joinstyle="miter"/>
                  <v:path arrowok="t" textboxrect="0,0,0,71755"/>
                </v:shape>
                <v:shape id="Shape 4792" o:spid="_x0000_s1629" style="position:absolute;left:16338;top:1568;width:9011;height:12897;visibility:visible;mso-wrap-style:square;v-text-anchor:top" coordsize="90106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" path="m,1289685r901065,l901065,,,,,1289685xe" filled="f" strokecolor="#181717" strokeweight=".5pt">
                  <v:stroke miterlimit="1" joinstyle="miter"/>
                  <v:path arrowok="t" textboxrect="0,0,901065,1289685"/>
                </v:shape>
                <v:shape id="Shape 4793" o:spid="_x0000_s1630" style="position:absolute;left:28936;top:1568;width:8941;height:12897;visibility:visible;mso-wrap-style:square;v-text-anchor:top" coordsize="894080,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" path="m,1289685r894080,l894080,,,,,1289685xe" filled="f" strokecolor="#181717" strokeweight=".5pt">
                  <v:stroke miterlimit="1" joinstyle="miter"/>
                  <v:path arrowok="t" textboxrect="0,0,894080,1289685"/>
                </v:shape>
                <v:shape id="Shape 4794" o:spid="_x0000_s1631" style="position:absolute;left:41541;top:1568;width:8935;height:12897;visibility:visible;mso-wrap-style:square;v-text-anchor:top" coordsize="89344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" path="m,1289685r893445,l893445,,,,,1289685xe" filled="f" strokecolor="#181717" strokeweight=".5pt">
                  <v:stroke miterlimit="1" joinstyle="miter"/>
                  <v:path arrowok="t" textboxrect="0,0,893445,1289685"/>
                </v:shape>
                <v:shape id="Shape 4795" o:spid="_x0000_s1632" style="position:absolute;left:18561;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" path="m,71755l,e" filled="f" strokecolor="#181717" strokeweight=".5pt">
                  <v:stroke miterlimit="1" joinstyle="miter"/>
                  <v:path arrowok="t" textboxrect="0,0,0,71755"/>
                </v:shape>
                <v:shape id="Shape 4796" o:spid="_x0000_s1633" style="position:absolute;left:20777;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" path="m,71755l,e" filled="f" strokecolor="#181717" strokeweight=".5pt">
                  <v:stroke miterlimit="1" joinstyle="miter"/>
                  <v:path arrowok="t" textboxrect="0,0,0,71755"/>
                </v:shape>
                <v:shape id="Shape 4797" o:spid="_x0000_s1634" style="position:absolute;left:23044;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" path="m,71755l,e" filled="f" strokecolor="#181717" strokeweight=".5pt">
                  <v:stroke miterlimit="1" joinstyle="miter"/>
                  <v:path arrowok="t" textboxrect="0,0,0,71755"/>
                </v:shape>
                <v:shape id="Shape 4798" o:spid="_x0000_s1635" style="position:absolute;left:31159;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" path="m,71755l,e" filled="f" strokecolor="#181717" strokeweight=".5pt">
                  <v:stroke miterlimit="1" joinstyle="miter"/>
                  <v:path arrowok="t" textboxrect="0,0,0,71755"/>
                </v:shape>
                <v:shape id="Shape 4799" o:spid="_x0000_s1636" style="position:absolute;left:33375;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" path="m,71755l,e" filled="f" strokecolor="#181717" strokeweight=".5pt">
                  <v:stroke miterlimit="1" joinstyle="miter"/>
                  <v:path arrowok="t" textboxrect="0,0,0,71755"/>
                </v:shape>
                <v:shape id="Shape 4800" o:spid="_x0000_s1637" style="position:absolute;left:35642;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" path="m,71755l,e" filled="f" strokecolor="#181717" strokeweight=".5pt">
                  <v:stroke miterlimit="1" joinstyle="miter"/>
                  <v:path arrowok="t" textboxrect="0,0,0,71755"/>
                </v:shape>
                <v:shape id="Shape 4801" o:spid="_x0000_s1638" style="position:absolute;left:43795;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" path="m,71755l,e" filled="f" strokecolor="#181717" strokeweight=".5pt">
                  <v:stroke miterlimit="1" joinstyle="miter"/>
                  <v:path arrowok="t" textboxrect="0,0,0,71755"/>
                </v:shape>
                <v:shape id="Shape 4802" o:spid="_x0000_s1639" style="position:absolute;left:46012;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" path="m,71755l,e" filled="f" strokecolor="#181717" strokeweight=".5pt">
                  <v:stroke miterlimit="1" joinstyle="miter"/>
                  <v:path arrowok="t" textboxrect="0,0,0,71755"/>
                </v:shape>
                <v:shape id="Shape 4803" o:spid="_x0000_s1640" style="position:absolute;left:48279;top:13779;width:0;height:718;visibility:visible;mso-wrap-style:square;v-text-anchor:top" coordsize="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" path="m,71755l,e" filled="f" strokecolor="#181717" strokeweight=".5pt">
                  <v:stroke miterlimit="1" joinstyle="miter"/>
                  <v:path arrowok="t" textboxrect="0,0,0,71755"/>
                </v:shape>
                <v:shape id="Shape 146299" o:spid="_x0000_s1641" style="position:absolute;left:23056;top:1568;width:2293;height:12897;visibility:visible;mso-wrap-style:square;v-text-anchor:top" coordsize="22923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" path="m,l229235,r,1289685l,1289685,,e" fillcolor="#e9e8e7" stroked="f" strokeweight="0">
                  <v:stroke miterlimit="1" joinstyle="miter"/>
                  <v:path arrowok="t" textboxrect="0,0,229235,1289685"/>
                </v:shape>
                <v:shape id="Shape 4805" o:spid="_x0000_s1642" style="position:absolute;left:23056;top:1568;width:2293;height:12897;visibility:visible;mso-wrap-style:square;v-text-anchor:top" coordsize="22923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" path="m,1289685r229235,l229235,,,,,1289685xe" filled="f" strokecolor="#181717" strokeweight=".5pt">
                  <v:stroke miterlimit="1" joinstyle="miter"/>
                  <v:path arrowok="t" textboxrect="0,0,229235,1289685"/>
                </v:shape>
                <v:shape id="Shape 146300" o:spid="_x0000_s1643" style="position:absolute;left:16338;top:1568;width:2172;height:10738;visibility:visible;mso-wrap-style:square;v-text-anchor:top" coordsize="21717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" path="m,l217170,r,1073785l,1073785,,e" fillcolor="#181717" stroked="f" strokeweight="0">
                  <v:stroke miterlimit="1" joinstyle="miter"/>
                  <v:path arrowok="t" textboxrect="0,0,217170,1073785"/>
                </v:shape>
                <v:shape id="Shape 4807" o:spid="_x0000_s1644" style="position:absolute;left:16338;top:1568;width:2172;height:10738;visibility:visible;mso-wrap-style:square;v-text-anchor:top" coordsize="21717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" path="m,1073785r217170,l217170,,,,,1073785xe" filled="f" strokecolor="#181717" strokeweight=".5pt">
                  <v:stroke miterlimit="1" joinstyle="miter"/>
                  <v:path arrowok="t" textboxrect="0,0,217170,1073785"/>
                </v:shape>
                <v:shape id="Shape 146301" o:spid="_x0000_s1645" style="position:absolute;left:28936;top:1568;width:2172;height:10738;visibility:visible;mso-wrap-style:square;v-text-anchor:top" coordsize="21717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" path="m,l217170,r,1073785l,1073785,,e" fillcolor="#181717" stroked="f" strokeweight="0">
                  <v:stroke miterlimit="1" joinstyle="miter"/>
                  <v:path arrowok="t" textboxrect="0,0,217170,1073785"/>
                </v:shape>
                <v:shape id="Shape 4809" o:spid="_x0000_s1646" style="position:absolute;left:28936;top:1568;width:2172;height:10738;visibility:visible;mso-wrap-style:square;v-text-anchor:top" coordsize="21717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" path="m,1073785r217170,l217170,,,,,1073785xe" filled="f" strokecolor="#181717" strokeweight=".5pt">
                  <v:stroke miterlimit="1" joinstyle="miter"/>
                  <v:path arrowok="t" textboxrect="0,0,217170,1073785"/>
                </v:shape>
                <v:shape id="Shape 146302" o:spid="_x0000_s1647" style="position:absolute;left:41541;top:1568;width:2172;height:10738;visibility:visible;mso-wrap-style:square;v-text-anchor:top" coordsize="21717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" path="m,l217170,r,1073785l,1073785,,e" fillcolor="#181717" stroked="f" strokeweight="0">
                  <v:stroke miterlimit="1" joinstyle="miter"/>
                  <v:path arrowok="t" textboxrect="0,0,217170,1073785"/>
                </v:shape>
                <v:shape id="Shape 4811" o:spid="_x0000_s1648" style="position:absolute;left:41541;top:1568;width:2172;height:10738;visibility:visible;mso-wrap-style:square;v-text-anchor:top" coordsize="21717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" path="m,1073785r217170,l217170,,,,,1073785xe" filled="f" strokecolor="#181717" strokeweight=".5pt">
                  <v:stroke miterlimit="1" joinstyle="miter"/>
                  <v:path arrowok="t" textboxrect="0,0,217170,1073785"/>
                </v:shape>
                <v:rect id="Rectangle 4812" o:spid="_x0000_s1649" style="position:absolute;left:4559;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14:paraId="0BE92783" w14:textId="77777777" w:rsidR="00216ADB" w:rsidRDefault="00216ADB">
                        <w:pPr>
                          <w:spacing w:after="160" w:line="259" w:lineRule="auto"/>
                          <w:ind w:left="0" w:firstLine="0"/>
                          <w:jc w:val="left"/>
                        </w:pPr>
                        <w:r>
                          <w:rPr>
                            <w:rFonts w:ascii="Arial" w:eastAsia="Arial" w:hAnsi="Arial" w:cs="Arial"/>
                            <w:sz w:val="16"/>
                          </w:rPr>
                          <w:t>3</w:t>
                        </w:r>
                      </w:p>
                    </w:txbxContent>
                  </v:textbox>
                </v:rect>
                <v:rect id="Rectangle 4813" o:spid="_x0000_s1650" style="position:absolute;left:17141;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14:paraId="0BE92784" w14:textId="77777777" w:rsidR="00216ADB" w:rsidRDefault="00216ADB">
                        <w:pPr>
                          <w:spacing w:after="160" w:line="259" w:lineRule="auto"/>
                          <w:ind w:left="0" w:firstLine="0"/>
                          <w:jc w:val="left"/>
                        </w:pPr>
                        <w:r>
                          <w:rPr>
                            <w:rFonts w:ascii="Arial" w:eastAsia="Arial" w:hAnsi="Arial" w:cs="Arial"/>
                            <w:sz w:val="16"/>
                          </w:rPr>
                          <w:t>3</w:t>
                        </w:r>
                      </w:p>
                    </w:txbxContent>
                  </v:textbox>
                </v:rect>
                <v:rect id="Rectangle 4814" o:spid="_x0000_s1651" style="position:absolute;left:29739;top:14838;width:75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0BE92785" w14:textId="77777777" w:rsidR="00216ADB" w:rsidRDefault="00216ADB">
                        <w:pPr>
                          <w:spacing w:after="160" w:line="259" w:lineRule="auto"/>
                          <w:ind w:left="0" w:firstLine="0"/>
                          <w:jc w:val="left"/>
                        </w:pPr>
                        <w:r>
                          <w:rPr>
                            <w:rFonts w:ascii="Arial" w:eastAsia="Arial" w:hAnsi="Arial" w:cs="Arial"/>
                            <w:sz w:val="16"/>
                          </w:rPr>
                          <w:t>3</w:t>
                        </w:r>
                      </w:p>
                    </w:txbxContent>
                  </v:textbox>
                </v:rect>
                <v:rect id="Rectangle 4815" o:spid="_x0000_s1652" style="position:absolute;left:42360;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14:paraId="0BE92786" w14:textId="77777777" w:rsidR="00216ADB" w:rsidRDefault="00216ADB">
                        <w:pPr>
                          <w:spacing w:after="160" w:line="259" w:lineRule="auto"/>
                          <w:ind w:left="0" w:firstLine="0"/>
                          <w:jc w:val="left"/>
                        </w:pPr>
                        <w:r>
                          <w:rPr>
                            <w:rFonts w:ascii="Arial" w:eastAsia="Arial" w:hAnsi="Arial" w:cs="Arial"/>
                            <w:sz w:val="16"/>
                          </w:rPr>
                          <w:t>3</w:t>
                        </w:r>
                      </w:p>
                    </w:txbxContent>
                  </v:textbox>
                </v:rect>
                <v:rect id="Rectangle 4816" o:spid="_x0000_s1653" style="position:absolute;left:6800;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7xQAAAN0AAAAPAAAAZHJzL2Rvd25yZXYueG1sRI9Pi8Iw&#10;FMTvgt8hPMGbpo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xd9+7xQAAAN0AAAAP&#10;AAAAAAAAAAAAAAAAAAcCAABkcnMvZG93bnJldi54bWxQSwUGAAAAAAMAAwC3AAAA+QIAAAAA&#10;" filled="f" stroked="f">
                  <v:textbox inset="0,0,0,0">
                    <w:txbxContent>
                      <w:p w14:paraId="0BE92787" w14:textId="77777777" w:rsidR="00216ADB" w:rsidRDefault="00216ADB">
                        <w:pPr>
                          <w:spacing w:after="160" w:line="259" w:lineRule="auto"/>
                          <w:ind w:left="0" w:firstLine="0"/>
                          <w:jc w:val="left"/>
                        </w:pPr>
                        <w:r>
                          <w:rPr>
                            <w:rFonts w:ascii="Arial" w:eastAsia="Arial" w:hAnsi="Arial" w:cs="Arial"/>
                            <w:sz w:val="16"/>
                          </w:rPr>
                          <w:t>4</w:t>
                        </w:r>
                      </w:p>
                    </w:txbxContent>
                  </v:textbox>
                </v:rect>
                <v:rect id="Rectangle 4817" o:spid="_x0000_s1654" style="position:absolute;left:19392;top:14838;width:75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ogxgAAAN0AAAAPAAAAZHJzL2Rvd25yZXYueG1sRI9Pa8JA&#10;FMTvQr/D8gredGOR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Hjt6IMYAAADdAAAA&#10;DwAAAAAAAAAAAAAAAAAHAgAAZHJzL2Rvd25yZXYueG1sUEsFBgAAAAADAAMAtwAAAPoCAAAAAA==&#10;" filled="f" stroked="f">
                  <v:textbox inset="0,0,0,0">
                    <w:txbxContent>
                      <w:p w14:paraId="0BE92788" w14:textId="77777777" w:rsidR="00216ADB" w:rsidRDefault="00216ADB">
                        <w:pPr>
                          <w:spacing w:after="160" w:line="259" w:lineRule="auto"/>
                          <w:ind w:left="0" w:firstLine="0"/>
                          <w:jc w:val="left"/>
                        </w:pPr>
                        <w:r>
                          <w:rPr>
                            <w:rFonts w:ascii="Arial" w:eastAsia="Arial" w:hAnsi="Arial" w:cs="Arial"/>
                            <w:sz w:val="16"/>
                          </w:rPr>
                          <w:t>4</w:t>
                        </w:r>
                      </w:p>
                    </w:txbxContent>
                  </v:textbox>
                </v:rect>
                <v:rect id="Rectangle 4818" o:spid="_x0000_s1655" style="position:absolute;left:31972;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5SwwAAAN0AAAAPAAAAZHJzL2Rvd25yZXYueG1sRE/LisIw&#10;FN0P+A/hDrgbU0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b6TuUsMAAADdAAAADwAA&#10;AAAAAAAAAAAAAAAHAgAAZHJzL2Rvd25yZXYueG1sUEsFBgAAAAADAAMAtwAAAPcCAAAAAA==&#10;" filled="f" stroked="f">
                  <v:textbox inset="0,0,0,0">
                    <w:txbxContent>
                      <w:p w14:paraId="0BE92789" w14:textId="77777777" w:rsidR="00216ADB" w:rsidRDefault="00216ADB">
                        <w:pPr>
                          <w:spacing w:after="160" w:line="259" w:lineRule="auto"/>
                          <w:ind w:left="0" w:firstLine="0"/>
                          <w:jc w:val="left"/>
                        </w:pPr>
                        <w:r>
                          <w:rPr>
                            <w:rFonts w:ascii="Arial" w:eastAsia="Arial" w:hAnsi="Arial" w:cs="Arial"/>
                            <w:sz w:val="16"/>
                          </w:rPr>
                          <w:t>4</w:t>
                        </w:r>
                      </w:p>
                    </w:txbxContent>
                  </v:textbox>
                </v:rect>
                <v:rect id="Rectangle 4819" o:spid="_x0000_s1656" style="position:absolute;left:44592;top:14838;width:75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vJxQAAAN0AAAAPAAAAZHJzL2Rvd25yZXYueG1sRI9Ba8JA&#10;FITvQv/D8gredGMR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6EvJxQAAAN0AAAAP&#10;AAAAAAAAAAAAAAAAAAcCAABkcnMvZG93bnJldi54bWxQSwUGAAAAAAMAAwC3AAAA+QIAAAAA&#10;" filled="f" stroked="f">
                  <v:textbox inset="0,0,0,0">
                    <w:txbxContent>
                      <w:p w14:paraId="0BE9278A" w14:textId="77777777" w:rsidR="00216ADB" w:rsidRDefault="00216ADB">
                        <w:pPr>
                          <w:spacing w:after="160" w:line="259" w:lineRule="auto"/>
                          <w:ind w:left="0" w:firstLine="0"/>
                          <w:jc w:val="left"/>
                        </w:pPr>
                        <w:r>
                          <w:rPr>
                            <w:rFonts w:ascii="Arial" w:eastAsia="Arial" w:hAnsi="Arial" w:cs="Arial"/>
                            <w:sz w:val="16"/>
                          </w:rPr>
                          <w:t>4</w:t>
                        </w:r>
                      </w:p>
                    </w:txbxContent>
                  </v:textbox>
                </v:rect>
                <v:rect id="Rectangle 4820" o:spid="_x0000_s1657" style="position:absolute;left:46850;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jpwgAAAN0AAAAPAAAAZHJzL2Rvd25yZXYueG1sRE9Ni8Iw&#10;EL0L/ocwwt40VUR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vijpwgAAAN0AAAAPAAAA&#10;AAAAAAAAAAAAAAcCAABkcnMvZG93bnJldi54bWxQSwUGAAAAAAMAAwC3AAAA9gIAAAAA&#10;" filled="f" stroked="f">
                  <v:textbox inset="0,0,0,0">
                    <w:txbxContent>
                      <w:p w14:paraId="0BE9278B" w14:textId="77777777" w:rsidR="00216ADB" w:rsidRDefault="00216ADB">
                        <w:pPr>
                          <w:spacing w:after="160" w:line="259" w:lineRule="auto"/>
                          <w:ind w:left="0" w:firstLine="0"/>
                          <w:jc w:val="left"/>
                        </w:pPr>
                        <w:r>
                          <w:rPr>
                            <w:rFonts w:ascii="Arial" w:eastAsia="Arial" w:hAnsi="Arial" w:cs="Arial"/>
                            <w:sz w:val="16"/>
                          </w:rPr>
                          <w:t>5</w:t>
                        </w:r>
                      </w:p>
                    </w:txbxContent>
                  </v:textbox>
                </v:rect>
                <v:rect id="Rectangle 4821" o:spid="_x0000_s1658" style="position:absolute;left:34238;top:14838;width:75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1yxwAAAN0AAAAPAAAAZHJzL2Rvd25yZXYueG1sRI9Ba8JA&#10;FITvBf/D8oTe6kYp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DDyjXLHAAAA3QAA&#10;AA8AAAAAAAAAAAAAAAAABwIAAGRycy9kb3ducmV2LnhtbFBLBQYAAAAAAwADALcAAAD7AgAAAAA=&#10;" filled="f" stroked="f">
                  <v:textbox inset="0,0,0,0">
                    <w:txbxContent>
                      <w:p w14:paraId="0BE9278C" w14:textId="77777777" w:rsidR="00216ADB" w:rsidRDefault="00216ADB">
                        <w:pPr>
                          <w:spacing w:after="160" w:line="259" w:lineRule="auto"/>
                          <w:ind w:left="0" w:firstLine="0"/>
                          <w:jc w:val="left"/>
                        </w:pPr>
                        <w:r>
                          <w:rPr>
                            <w:rFonts w:ascii="Arial" w:eastAsia="Arial" w:hAnsi="Arial" w:cs="Arial"/>
                            <w:sz w:val="16"/>
                          </w:rPr>
                          <w:t>5</w:t>
                        </w:r>
                      </w:p>
                    </w:txbxContent>
                  </v:textbox>
                </v:rect>
                <v:rect id="Rectangle 4822" o:spid="_x0000_s1659" style="position:absolute;left:21634;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MFxgAAAN0AAAAPAAAAZHJzL2Rvd25yZXYueG1sRI9Ba8JA&#10;FITvBf/D8oTe6sZQ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wCATBcYAAADdAAAA&#10;DwAAAAAAAAAAAAAAAAAHAgAAZHJzL2Rvd25yZXYueG1sUEsFBgAAAAADAAMAtwAAAPoCAAAAAA==&#10;" filled="f" stroked="f">
                  <v:textbox inset="0,0,0,0">
                    <w:txbxContent>
                      <w:p w14:paraId="0BE9278D" w14:textId="77777777" w:rsidR="00216ADB" w:rsidRDefault="00216ADB">
                        <w:pPr>
                          <w:spacing w:after="160" w:line="259" w:lineRule="auto"/>
                          <w:ind w:left="0" w:firstLine="0"/>
                          <w:jc w:val="left"/>
                        </w:pPr>
                        <w:r>
                          <w:rPr>
                            <w:rFonts w:ascii="Arial" w:eastAsia="Arial" w:hAnsi="Arial" w:cs="Arial"/>
                            <w:sz w:val="16"/>
                          </w:rPr>
                          <w:t>5</w:t>
                        </w:r>
                      </w:p>
                    </w:txbxContent>
                  </v:textbox>
                </v:rect>
                <v:rect id="Rectangle 4823" o:spid="_x0000_s1660" style="position:absolute;left:9041;top:14838;width:75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ae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2y2nsYAAADdAAAA&#10;DwAAAAAAAAAAAAAAAAAHAgAAZHJzL2Rvd25yZXYueG1sUEsFBgAAAAADAAMAtwAAAPoCAAAAAA==&#10;" filled="f" stroked="f">
                  <v:textbox inset="0,0,0,0">
                    <w:txbxContent>
                      <w:p w14:paraId="0BE9278E" w14:textId="77777777" w:rsidR="00216ADB" w:rsidRDefault="00216ADB">
                        <w:pPr>
                          <w:spacing w:after="160" w:line="259" w:lineRule="auto"/>
                          <w:ind w:left="0" w:firstLine="0"/>
                          <w:jc w:val="left"/>
                        </w:pPr>
                        <w:r>
                          <w:rPr>
                            <w:rFonts w:ascii="Arial" w:eastAsia="Arial" w:hAnsi="Arial" w:cs="Arial"/>
                            <w:sz w:val="16"/>
                          </w:rPr>
                          <w:t>5</w:t>
                        </w:r>
                      </w:p>
                    </w:txbxContent>
                  </v:textbox>
                </v:rect>
                <v:rect id="Rectangle 4824" o:spid="_x0000_s1661" style="position:absolute;left:49166;top:14838;width:75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7qxQAAAN0AAAAPAAAAZHJzL2Rvd25yZXYueG1sRI9Bi8Iw&#10;FITvgv8hPGFvmiqy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AghS7qxQAAAN0AAAAP&#10;AAAAAAAAAAAAAAAAAAcCAABkcnMvZG93bnJldi54bWxQSwUGAAAAAAMAAwC3AAAA+QIAAAAA&#10;" filled="f" stroked="f">
                  <v:textbox inset="0,0,0,0">
                    <w:txbxContent>
                      <w:p w14:paraId="0BE9278F" w14:textId="77777777" w:rsidR="00216ADB" w:rsidRDefault="00216ADB">
                        <w:pPr>
                          <w:spacing w:after="160" w:line="259" w:lineRule="auto"/>
                          <w:ind w:left="0" w:firstLine="0"/>
                          <w:jc w:val="left"/>
                        </w:pPr>
                        <w:r>
                          <w:rPr>
                            <w:rFonts w:ascii="Arial" w:eastAsia="Arial" w:hAnsi="Arial" w:cs="Arial"/>
                            <w:sz w:val="16"/>
                          </w:rPr>
                          <w:t>6</w:t>
                        </w:r>
                      </w:p>
                    </w:txbxContent>
                  </v:textbox>
                </v:rect>
                <v:rect id="Rectangle 4825" o:spid="_x0000_s1662" style="position:absolute;left:49732;top:14867;width:433;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14:paraId="0BE92790"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v:textbox>
                </v:rect>
                <v:rect id="Rectangle 4826" o:spid="_x0000_s1663" style="position:absolute;left:36540;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14:paraId="0BE92791" w14:textId="77777777" w:rsidR="00216ADB" w:rsidRDefault="00216ADB">
                        <w:pPr>
                          <w:spacing w:after="160" w:line="259" w:lineRule="auto"/>
                          <w:ind w:left="0" w:firstLine="0"/>
                          <w:jc w:val="left"/>
                        </w:pPr>
                        <w:r>
                          <w:rPr>
                            <w:rFonts w:ascii="Arial" w:eastAsia="Arial" w:hAnsi="Arial" w:cs="Arial"/>
                            <w:sz w:val="16"/>
                          </w:rPr>
                          <w:t>6</w:t>
                        </w:r>
                      </w:p>
                    </w:txbxContent>
                  </v:textbox>
                </v:rect>
                <v:rect id="Rectangle 4827" o:spid="_x0000_s1664" style="position:absolute;left:37105;top:14867;width:433;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Cd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0FewncYAAADdAAAA&#10;DwAAAAAAAAAAAAAAAAAHAgAAZHJzL2Rvd25yZXYueG1sUEsFBgAAAAADAAMAtwAAAPoCAAAAAA==&#10;" filled="f" stroked="f">
                  <v:textbox inset="0,0,0,0">
                    <w:txbxContent>
                      <w:p w14:paraId="0BE92792"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v:textbox>
                </v:rect>
                <v:rect id="Rectangle 4828" o:spid="_x0000_s1665" style="position:absolute;left:24059;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TvwgAAAN0AAAAPAAAAZHJzL2Rvd25yZXYueG1sRE9Ni8Iw&#10;EL0L/ocwwt40VUR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hyCTvwgAAAN0AAAAPAAAA&#10;AAAAAAAAAAAAAAcCAABkcnMvZG93bnJldi54bWxQSwUGAAAAAAMAAwC3AAAA9gIAAAAA&#10;" filled="f" stroked="f">
                  <v:textbox inset="0,0,0,0">
                    <w:txbxContent>
                      <w:p w14:paraId="0BE92793" w14:textId="77777777" w:rsidR="00216ADB" w:rsidRDefault="00216ADB">
                        <w:pPr>
                          <w:spacing w:after="160" w:line="259" w:lineRule="auto"/>
                          <w:ind w:left="0" w:firstLine="0"/>
                          <w:jc w:val="left"/>
                        </w:pPr>
                        <w:r>
                          <w:rPr>
                            <w:rFonts w:ascii="Arial" w:eastAsia="Arial" w:hAnsi="Arial" w:cs="Arial"/>
                            <w:sz w:val="16"/>
                          </w:rPr>
                          <w:t>6</w:t>
                        </w:r>
                      </w:p>
                    </w:txbxContent>
                  </v:textbox>
                </v:rect>
                <v:rect id="Rectangle 4829" o:spid="_x0000_s1666" style="position:absolute;left:24624;top:14867;width:433;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F0xgAAAN0AAAAPAAAAZHJzL2Rvd25yZXYueG1sRI9Pa8JA&#10;FMTvgt9heUJvulGk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zoSBdMYAAADdAAAA&#10;DwAAAAAAAAAAAAAAAAAHAgAAZHJzL2Rvd25yZXYueG1sUEsFBgAAAAADAAMAtwAAAPoCAAAAAA==&#10;" filled="f" stroked="f">
                  <v:textbox inset="0,0,0,0">
                    <w:txbxContent>
                      <w:p w14:paraId="0BE92794"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v:textbox>
                </v:rect>
                <v:rect id="Rectangle 4830" o:spid="_x0000_s1667" style="position:absolute;left:11369;top:14838;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" filled="f" stroked="f">
                  <v:textbox inset="0,0,0,0">
                    <w:txbxContent>
                      <w:p w14:paraId="0BE92795" w14:textId="77777777" w:rsidR="00216ADB" w:rsidRDefault="00216ADB">
                        <w:pPr>
                          <w:spacing w:after="160" w:line="259" w:lineRule="auto"/>
                          <w:ind w:left="0" w:firstLine="0"/>
                          <w:jc w:val="left"/>
                        </w:pPr>
                        <w:r>
                          <w:rPr>
                            <w:rFonts w:ascii="Arial" w:eastAsia="Arial" w:hAnsi="Arial" w:cs="Arial"/>
                            <w:sz w:val="16"/>
                          </w:rPr>
                          <w:t>6</w:t>
                        </w:r>
                      </w:p>
                    </w:txbxContent>
                  </v:textbox>
                </v:rect>
                <v:rect id="Rectangle 4831" o:spid="_x0000_s1668" style="position:absolute;left:11934;top:14867;width:432;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v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tSsbr8YAAADdAAAA&#10;DwAAAAAAAAAAAAAAAAAHAgAAZHJzL2Rvd25yZXYueG1sUEsFBgAAAAADAAMAtwAAAPoCAAAAAA==&#10;" filled="f" stroked="f">
                  <v:textbox inset="0,0,0,0">
                    <w:txbxContent>
                      <w:p w14:paraId="0BE92796" w14:textId="77777777" w:rsidR="00216ADB" w:rsidRDefault="00216ADB">
                        <w:pPr>
                          <w:spacing w:after="160" w:line="259" w:lineRule="auto"/>
                          <w:ind w:left="0" w:firstLine="0"/>
                          <w:jc w:val="left"/>
                        </w:pPr>
                        <w:r>
                          <w:rPr>
                            <w:rFonts w:ascii="Segoe UI Symbol" w:eastAsia="Segoe UI Symbol" w:hAnsi="Segoe UI Symbol" w:cs="Segoe UI Symbol"/>
                            <w:sz w:val="9"/>
                          </w:rPr>
                          <w:t>+</w:t>
                        </w:r>
                      </w:p>
                    </w:txbxContent>
                  </v:textbox>
                </v:rect>
                <v:rect id="Rectangle 4832" o:spid="_x0000_s1669" style="position:absolute;left:2800;top:2221;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fmF2MYAAADdAAAA&#10;DwAAAAAAAAAAAAAAAAAHAgAAZHJzL2Rvd25yZXYueG1sUEsFBgAAAAADAAMAtwAAAPoCAAAAAA==&#10;" filled="f" stroked="f">
                  <v:textbox inset="0,0,0,0">
                    <w:txbxContent>
                      <w:p w14:paraId="0BE92797" w14:textId="77777777" w:rsidR="00216ADB" w:rsidRDefault="00216ADB">
                        <w:pPr>
                          <w:spacing w:after="160" w:line="259" w:lineRule="auto"/>
                          <w:ind w:left="0" w:firstLine="0"/>
                          <w:jc w:val="left"/>
                        </w:pPr>
                        <w:r>
                          <w:rPr>
                            <w:rFonts w:ascii="Arial" w:eastAsia="Arial" w:hAnsi="Arial" w:cs="Arial"/>
                            <w:sz w:val="16"/>
                          </w:rPr>
                          <w:t>8</w:t>
                        </w:r>
                      </w:p>
                    </w:txbxContent>
                  </v:textbox>
                </v:rect>
                <v:rect id="Rectangle 4833" o:spid="_x0000_s1670" style="position:absolute;left:2800;top:4418;width:751;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BDxgAAAN0AAAAPAAAAZHJzL2Rvd25yZXYueG1sRI9Li8JA&#10;EITvwv6HoYW96cR1k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KrUgQ8YAAADdAAAA&#10;DwAAAAAAAAAAAAAAAAAHAgAAZHJzL2Rvd25yZXYueG1sUEsFBgAAAAADAAMAtwAAAPoCAAAAAA==&#10;" filled="f" stroked="f">
                  <v:textbox inset="0,0,0,0">
                    <w:txbxContent>
                      <w:p w14:paraId="0BE92798" w14:textId="77777777" w:rsidR="00216ADB" w:rsidRDefault="00216ADB">
                        <w:pPr>
                          <w:spacing w:after="160" w:line="259" w:lineRule="auto"/>
                          <w:ind w:left="0" w:firstLine="0"/>
                          <w:jc w:val="left"/>
                        </w:pPr>
                        <w:r>
                          <w:rPr>
                            <w:rFonts w:ascii="Arial" w:eastAsia="Arial" w:hAnsi="Arial" w:cs="Arial"/>
                            <w:sz w:val="16"/>
                          </w:rPr>
                          <w:t>7</w:t>
                        </w:r>
                      </w:p>
                    </w:txbxContent>
                  </v:textbox>
                </v:rect>
                <v:rect id="Rectangle 4834" o:spid="_x0000_s1671" style="position:absolute;left:2800;top:6597;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g3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KVcuDfHAAAA3QAA&#10;AA8AAAAAAAAAAAAAAAAABwIAAGRycy9kb3ducmV2LnhtbFBLBQYAAAAAAwADALcAAAD7AgAAAAA=&#10;" filled="f" stroked="f">
                  <v:textbox inset="0,0,0,0">
                    <w:txbxContent>
                      <w:p w14:paraId="0BE92799" w14:textId="77777777" w:rsidR="00216ADB" w:rsidRDefault="00216ADB">
                        <w:pPr>
                          <w:spacing w:after="160" w:line="259" w:lineRule="auto"/>
                          <w:ind w:left="0" w:firstLine="0"/>
                          <w:jc w:val="left"/>
                        </w:pPr>
                        <w:r>
                          <w:rPr>
                            <w:rFonts w:ascii="Arial" w:eastAsia="Arial" w:hAnsi="Arial" w:cs="Arial"/>
                            <w:sz w:val="16"/>
                          </w:rPr>
                          <w:t>6</w:t>
                        </w:r>
                      </w:p>
                    </w:txbxContent>
                  </v:textbox>
                </v:rect>
                <v:rect id="Rectangle 4835" o:spid="_x0000_s1672" style="position:absolute;left:2800;top:8756;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" filled="f" stroked="f">
                  <v:textbox inset="0,0,0,0">
                    <w:txbxContent>
                      <w:p w14:paraId="0BE9279A" w14:textId="77777777" w:rsidR="00216ADB" w:rsidRDefault="00216ADB">
                        <w:pPr>
                          <w:spacing w:after="160" w:line="259" w:lineRule="auto"/>
                          <w:ind w:left="0" w:firstLine="0"/>
                          <w:jc w:val="left"/>
                        </w:pPr>
                        <w:r>
                          <w:rPr>
                            <w:rFonts w:ascii="Arial" w:eastAsia="Arial" w:hAnsi="Arial" w:cs="Arial"/>
                            <w:sz w:val="16"/>
                          </w:rPr>
                          <w:t>5</w:t>
                        </w:r>
                      </w:p>
                    </w:txbxContent>
                  </v:textbox>
                </v:rect>
                <v:rect id="Rectangle 4836" o:spid="_x0000_s1673" style="position:absolute;left:2800;top:10915;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" filled="f" stroked="f">
                  <v:textbox inset="0,0,0,0">
                    <w:txbxContent>
                      <w:p w14:paraId="0BE9279B" w14:textId="77777777" w:rsidR="00216ADB" w:rsidRDefault="00216ADB">
                        <w:pPr>
                          <w:spacing w:after="160" w:line="259" w:lineRule="auto"/>
                          <w:ind w:left="0" w:firstLine="0"/>
                          <w:jc w:val="left"/>
                        </w:pPr>
                        <w:r>
                          <w:rPr>
                            <w:rFonts w:ascii="Arial" w:eastAsia="Arial" w:hAnsi="Arial" w:cs="Arial"/>
                            <w:sz w:val="16"/>
                          </w:rPr>
                          <w:t>4</w:t>
                        </w:r>
                      </w:p>
                    </w:txbxContent>
                  </v:textbox>
                </v:rect>
                <v:rect id="Rectangle 4837" o:spid="_x0000_s1674" style="position:absolute;left:2800;top:13093;width:75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AxwAAAN0AAAAPAAAAZHJzL2Rvd25yZXYueG1sRI9Pa8JA&#10;FMTvBb/D8gRvdaOW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FWOJkDHAAAA3QAA&#10;AA8AAAAAAAAAAAAAAAAABwIAAGRycy9kb3ducmV2LnhtbFBLBQYAAAAAAwADALcAAAD7AgAAAAA=&#10;" filled="f" stroked="f">
                  <v:textbox inset="0,0,0,0">
                    <w:txbxContent>
                      <w:p w14:paraId="0BE9279C" w14:textId="77777777" w:rsidR="00216ADB" w:rsidRDefault="00216ADB">
                        <w:pPr>
                          <w:spacing w:after="160" w:line="259" w:lineRule="auto"/>
                          <w:ind w:left="0" w:firstLine="0"/>
                          <w:jc w:val="left"/>
                        </w:pPr>
                        <w:r>
                          <w:rPr>
                            <w:rFonts w:ascii="Arial" w:eastAsia="Arial" w:hAnsi="Arial" w:cs="Arial"/>
                            <w:sz w:val="16"/>
                          </w:rPr>
                          <w:t>3</w:t>
                        </w:r>
                      </w:p>
                    </w:txbxContent>
                  </v:textbox>
                </v:rect>
                <v:rect id="Rectangle 4838" o:spid="_x0000_s1675" style="position:absolute;left:24733;top:16478;width:750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" filled="f" stroked="f">
                  <v:textbox inset="0,0,0,0">
                    <w:txbxContent>
                      <w:p w14:paraId="0BE9279D" w14:textId="77777777" w:rsidR="00216ADB" w:rsidRDefault="00216ADB">
                        <w:pPr>
                          <w:spacing w:after="160" w:line="259" w:lineRule="auto"/>
                          <w:ind w:left="0" w:firstLine="0"/>
                          <w:jc w:val="left"/>
                        </w:pPr>
                        <w:r>
                          <w:rPr>
                            <w:rFonts w:ascii="Arial" w:eastAsia="Arial" w:hAnsi="Arial" w:cs="Arial"/>
                            <w:sz w:val="20"/>
                          </w:rPr>
                          <w:t>CHROMA</w:t>
                        </w:r>
                      </w:p>
                    </w:txbxContent>
                  </v:textbox>
                </v:rect>
                <v:rect id="Rectangle 100767" o:spid="_x0000_s1676" style="position:absolute;left:9170;top:38;width:234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" filled="f" stroked="f">
                  <v:textbox inset="0,0,0,0">
                    <w:txbxContent>
                      <w:p w14:paraId="0BE9279E" w14:textId="77777777" w:rsidR="00216ADB" w:rsidRDefault="00216ADB">
                        <w:pPr>
                          <w:spacing w:after="160" w:line="259" w:lineRule="auto"/>
                          <w:ind w:left="0" w:firstLine="0"/>
                          <w:jc w:val="left"/>
                        </w:pPr>
                        <w:r>
                          <w:rPr>
                            <w:rFonts w:ascii="Arial" w:eastAsia="Arial" w:hAnsi="Arial" w:cs="Arial"/>
                            <w:sz w:val="20"/>
                          </w:rPr>
                          <w:t>7.5</w:t>
                        </w:r>
                      </w:p>
                    </w:txbxContent>
                  </v:textbox>
                </v:rect>
                <v:rect id="Rectangle 100768" o:spid="_x0000_s1677" style="position:absolute;left:10936;top:38;width:234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" filled="f" stroked="f">
                  <v:textbox inset="0,0,0,0">
                    <w:txbxContent>
                      <w:p w14:paraId="0BE9279F" w14:textId="77777777" w:rsidR="00216ADB" w:rsidRDefault="00216ADB">
                        <w:pPr>
                          <w:spacing w:after="160" w:line="259" w:lineRule="auto"/>
                          <w:ind w:left="0" w:firstLine="0"/>
                          <w:jc w:val="left"/>
                        </w:pPr>
                        <w:r>
                          <w:rPr>
                            <w:rFonts w:ascii="Arial" w:eastAsia="Arial" w:hAnsi="Arial" w:cs="Arial"/>
                            <w:sz w:val="20"/>
                          </w:rPr>
                          <w:t>YR</w:t>
                        </w:r>
                      </w:p>
                    </w:txbxContent>
                  </v:textbox>
                </v:rect>
                <v:rect id="Rectangle 100770" o:spid="_x0000_s1678" style="position:absolute;left:22192;top:31;width:187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" filled="f" stroked="f">
                  <v:textbox inset="0,0,0,0">
                    <w:txbxContent>
                      <w:p w14:paraId="0BE927A0" w14:textId="77777777" w:rsidR="00216ADB" w:rsidRDefault="00216ADB">
                        <w:pPr>
                          <w:spacing w:after="160" w:line="259" w:lineRule="auto"/>
                          <w:ind w:left="0" w:firstLine="0"/>
                          <w:jc w:val="left"/>
                        </w:pPr>
                        <w:r>
                          <w:rPr>
                            <w:rFonts w:ascii="Arial" w:eastAsia="Arial" w:hAnsi="Arial" w:cs="Arial"/>
                            <w:sz w:val="20"/>
                          </w:rPr>
                          <w:t>10</w:t>
                        </w:r>
                      </w:p>
                    </w:txbxContent>
                  </v:textbox>
                </v:rect>
                <v:rect id="Rectangle 100771" o:spid="_x0000_s1679" style="position:absolute;left:23604;top:31;width:234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" filled="f" stroked="f">
                  <v:textbox inset="0,0,0,0">
                    <w:txbxContent>
                      <w:p w14:paraId="0BE927A1" w14:textId="77777777" w:rsidR="00216ADB" w:rsidRDefault="00216ADB">
                        <w:pPr>
                          <w:spacing w:after="160" w:line="259" w:lineRule="auto"/>
                          <w:ind w:left="0" w:firstLine="0"/>
                          <w:jc w:val="left"/>
                        </w:pPr>
                        <w:r>
                          <w:rPr>
                            <w:rFonts w:ascii="Arial" w:eastAsia="Arial" w:hAnsi="Arial" w:cs="Arial"/>
                            <w:sz w:val="20"/>
                          </w:rPr>
                          <w:t>YR</w:t>
                        </w:r>
                      </w:p>
                    </w:txbxContent>
                  </v:textbox>
                </v:rect>
                <v:rect id="Rectangle 100774" o:spid="_x0000_s1680" style="position:absolute;left:37085;width:112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" filled="f" stroked="f">
                  <v:textbox inset="0,0,0,0">
                    <w:txbxContent>
                      <w:p w14:paraId="0BE927A2" w14:textId="77777777" w:rsidR="00216ADB" w:rsidRDefault="00216ADB">
                        <w:pPr>
                          <w:spacing w:after="160" w:line="259" w:lineRule="auto"/>
                          <w:ind w:left="0" w:firstLine="0"/>
                          <w:jc w:val="left"/>
                        </w:pPr>
                        <w:r>
                          <w:rPr>
                            <w:rFonts w:ascii="Arial" w:eastAsia="Arial" w:hAnsi="Arial" w:cs="Arial"/>
                            <w:sz w:val="20"/>
                          </w:rPr>
                          <w:t>Y</w:t>
                        </w:r>
                      </w:p>
                    </w:txbxContent>
                  </v:textbox>
                </v:rect>
                <v:rect id="Rectangle 100773" o:spid="_x0000_s1681" style="position:absolute;left:35320;width:234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" filled="f" stroked="f">
                  <v:textbox inset="0,0,0,0">
                    <w:txbxContent>
                      <w:p w14:paraId="0BE927A3" w14:textId="77777777" w:rsidR="00216ADB" w:rsidRDefault="00216ADB">
                        <w:pPr>
                          <w:spacing w:after="160" w:line="259" w:lineRule="auto"/>
                          <w:ind w:left="0" w:firstLine="0"/>
                          <w:jc w:val="left"/>
                        </w:pPr>
                        <w:r>
                          <w:rPr>
                            <w:rFonts w:ascii="Arial" w:eastAsia="Arial" w:hAnsi="Arial" w:cs="Arial"/>
                            <w:sz w:val="20"/>
                          </w:rPr>
                          <w:t>2.5</w:t>
                        </w:r>
                      </w:p>
                    </w:txbxContent>
                  </v:textbox>
                </v:rect>
                <v:rect id="Rectangle 100775" o:spid="_x0000_s1682" style="position:absolute;left:48984;top:31;width:93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" filled="f" stroked="f">
                  <v:textbox inset="0,0,0,0">
                    <w:txbxContent>
                      <w:p w14:paraId="0BE927A4" w14:textId="77777777" w:rsidR="00216ADB" w:rsidRDefault="00216ADB">
                        <w:pPr>
                          <w:spacing w:after="160" w:line="259" w:lineRule="auto"/>
                          <w:ind w:left="0" w:firstLine="0"/>
                          <w:jc w:val="left"/>
                        </w:pPr>
                        <w:r>
                          <w:rPr>
                            <w:rFonts w:ascii="Arial" w:eastAsia="Arial" w:hAnsi="Arial" w:cs="Arial"/>
                            <w:sz w:val="20"/>
                          </w:rPr>
                          <w:t>5</w:t>
                        </w:r>
                      </w:p>
                    </w:txbxContent>
                  </v:textbox>
                </v:rect>
                <v:rect id="Rectangle 100776" o:spid="_x0000_s1683" style="position:absolute;left:49690;top:31;width:112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" filled="f" stroked="f">
                  <v:textbox inset="0,0,0,0">
                    <w:txbxContent>
                      <w:p w14:paraId="0BE927A5" w14:textId="77777777" w:rsidR="00216ADB" w:rsidRDefault="00216ADB">
                        <w:pPr>
                          <w:spacing w:after="160" w:line="259" w:lineRule="auto"/>
                          <w:ind w:left="0" w:firstLine="0"/>
                          <w:jc w:val="left"/>
                        </w:pPr>
                        <w:r>
                          <w:rPr>
                            <w:rFonts w:ascii="Arial" w:eastAsia="Arial" w:hAnsi="Arial" w:cs="Arial"/>
                            <w:sz w:val="20"/>
                          </w:rPr>
                          <w:t>Y</w:t>
                        </w:r>
                      </w:p>
                    </w:txbxContent>
                  </v:textbox>
                </v:rect>
                <v:rect id="Rectangle 4843" o:spid="_x0000_s1684" style="position:absolute;left:21189;top:6364;width:6567;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" filled="f" stroked="f">
                  <v:textbox inset="0,0,0,0">
                    <w:txbxContent>
                      <w:p w14:paraId="0BE927A6" w14:textId="77777777" w:rsidR="00216ADB" w:rsidRDefault="00216ADB">
                        <w:pPr>
                          <w:spacing w:after="160" w:line="259" w:lineRule="auto"/>
                          <w:ind w:left="0" w:firstLine="0"/>
                          <w:jc w:val="left"/>
                        </w:pPr>
                        <w:r>
                          <w:rPr>
                            <w:rFonts w:ascii="Arial" w:eastAsia="Arial" w:hAnsi="Arial" w:cs="Arial"/>
                            <w:b/>
                            <w:sz w:val="20"/>
                          </w:rPr>
                          <w:t>BROWN</w:t>
                        </w:r>
                      </w:p>
                    </w:txbxContent>
                  </v:textbox>
                </v:rect>
                <v:rect id="Rectangle 4844" o:spid="_x0000_s1685" style="position:absolute;left:5187;top:6364;width:6567;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" filled="f" stroked="f">
                  <v:textbox inset="0,0,0,0">
                    <w:txbxContent>
                      <w:p w14:paraId="0BE927A7" w14:textId="77777777" w:rsidR="00216ADB" w:rsidRDefault="00216ADB">
                        <w:pPr>
                          <w:spacing w:after="160" w:line="259" w:lineRule="auto"/>
                          <w:ind w:left="0" w:firstLine="0"/>
                          <w:jc w:val="left"/>
                        </w:pPr>
                        <w:r>
                          <w:rPr>
                            <w:rFonts w:ascii="Arial" w:eastAsia="Arial" w:hAnsi="Arial" w:cs="Arial"/>
                            <w:b/>
                            <w:sz w:val="20"/>
                          </w:rPr>
                          <w:t>BROWN</w:t>
                        </w:r>
                      </w:p>
                    </w:txbxContent>
                  </v:textbox>
                </v:rect>
                <v:rect id="Rectangle 4845" o:spid="_x0000_s1686" style="position:absolute;left:27225;top:5338;width:5975;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" filled="f" stroked="f">
                  <v:textbox inset="0,0,0,0">
                    <w:txbxContent>
                      <w:p w14:paraId="0BE927A8" w14:textId="77777777" w:rsidR="00216ADB" w:rsidRDefault="00216ADB">
                        <w:pPr>
                          <w:spacing w:after="160" w:line="259" w:lineRule="auto"/>
                          <w:ind w:left="0" w:firstLine="0"/>
                          <w:jc w:val="left"/>
                        </w:pPr>
                        <w:r>
                          <w:rPr>
                            <w:rFonts w:ascii="Arial" w:eastAsia="Arial" w:hAnsi="Arial" w:cs="Arial"/>
                            <w:b/>
                            <w:color w:val="FFFEFD"/>
                            <w:sz w:val="20"/>
                          </w:rPr>
                          <w:t>PALLIC</w:t>
                        </w:r>
                      </w:p>
                    </w:txbxContent>
                  </v:textbox>
                </v:rect>
                <v:rect id="Rectangle 4846" o:spid="_x0000_s1687" style="position:absolute;left:14691;top:5344;width:5974;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" filled="f" stroked="f">
                  <v:textbox inset="0,0,0,0">
                    <w:txbxContent>
                      <w:p w14:paraId="0BE927A9" w14:textId="77777777" w:rsidR="00216ADB" w:rsidRDefault="00216ADB">
                        <w:pPr>
                          <w:spacing w:after="160" w:line="259" w:lineRule="auto"/>
                          <w:ind w:left="0" w:firstLine="0"/>
                          <w:jc w:val="left"/>
                        </w:pPr>
                        <w:r>
                          <w:rPr>
                            <w:rFonts w:ascii="Arial" w:eastAsia="Arial" w:hAnsi="Arial" w:cs="Arial"/>
                            <w:b/>
                            <w:color w:val="FFFEFD"/>
                            <w:sz w:val="20"/>
                          </w:rPr>
                          <w:t>PALLIC</w:t>
                        </w:r>
                      </w:p>
                    </w:txbxContent>
                  </v:textbox>
                </v:rect>
                <v:rect id="Rectangle 4847" o:spid="_x0000_s1688" style="position:absolute;left:39882;top:5344;width:5974;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" filled="f" stroked="f">
                  <v:textbox inset="0,0,0,0">
                    <w:txbxContent>
                      <w:p w14:paraId="0BE927AA" w14:textId="77777777" w:rsidR="00216ADB" w:rsidRDefault="00216ADB">
                        <w:pPr>
                          <w:spacing w:after="160" w:line="259" w:lineRule="auto"/>
                          <w:ind w:left="0" w:firstLine="0"/>
                          <w:jc w:val="left"/>
                        </w:pPr>
                        <w:r>
                          <w:rPr>
                            <w:rFonts w:ascii="Arial" w:eastAsia="Arial" w:hAnsi="Arial" w:cs="Arial"/>
                            <w:b/>
                            <w:color w:val="FFFEFD"/>
                            <w:sz w:val="20"/>
                          </w:rPr>
                          <w:t>PALLIC</w:t>
                        </w:r>
                      </w:p>
                    </w:txbxContent>
                  </v:textbox>
                </v:rect>
                <v:rect id="Rectangle 4848" o:spid="_x0000_s1689" style="position:absolute;left:27156;top:5353;width:14610;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" filled="f" stroked="f">
                  <v:textbox inset="0,0,0,0">
                    <w:txbxContent>
                      <w:p w14:paraId="0BE927AB" w14:textId="77777777" w:rsidR="00216ADB" w:rsidRDefault="00216ADB">
                        <w:pPr>
                          <w:spacing w:after="160" w:line="259" w:lineRule="auto"/>
                          <w:ind w:left="0" w:firstLine="0"/>
                          <w:jc w:val="left"/>
                        </w:pPr>
                        <w:r>
                          <w:rPr>
                            <w:rFonts w:ascii="Arial" w:eastAsia="Arial" w:hAnsi="Arial" w:cs="Arial"/>
                            <w:sz w:val="20"/>
                          </w:rPr>
                          <w:t>PALLIC or BROWN</w:t>
                        </w:r>
                      </w:p>
                    </w:txbxContent>
                  </v:textbox>
                </v:rect>
                <v:rect id="Rectangle 4849" o:spid="_x0000_s1690" style="position:absolute;left:13675;top:5283;width:14610;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" filled="f" stroked="f">
                  <v:textbox inset="0,0,0,0">
                    <w:txbxContent>
                      <w:p w14:paraId="0BE927AC" w14:textId="77777777" w:rsidR="00216ADB" w:rsidRDefault="00216ADB">
                        <w:pPr>
                          <w:spacing w:after="160" w:line="259" w:lineRule="auto"/>
                          <w:ind w:left="0" w:firstLine="0"/>
                          <w:jc w:val="left"/>
                        </w:pPr>
                        <w:r>
                          <w:rPr>
                            <w:rFonts w:ascii="Arial" w:eastAsia="Arial" w:hAnsi="Arial" w:cs="Arial"/>
                            <w:sz w:val="20"/>
                          </w:rPr>
                          <w:t>PALLIC or BROWN</w:t>
                        </w:r>
                      </w:p>
                    </w:txbxContent>
                  </v:textbox>
                </v:rect>
                <v:rect id="Rectangle 4850" o:spid="_x0000_s1691" style="position:absolute;left:39799;top:5334;width:14610;height:16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" filled="f" stroked="f">
                  <v:textbox inset="0,0,0,0">
                    <w:txbxContent>
                      <w:p w14:paraId="0BE927AD" w14:textId="77777777" w:rsidR="00216ADB" w:rsidRDefault="00216ADB">
                        <w:pPr>
                          <w:spacing w:after="160" w:line="259" w:lineRule="auto"/>
                          <w:ind w:left="0" w:firstLine="0"/>
                          <w:jc w:val="left"/>
                        </w:pPr>
                        <w:r>
                          <w:rPr>
                            <w:rFonts w:ascii="Arial" w:eastAsia="Arial" w:hAnsi="Arial" w:cs="Arial"/>
                            <w:sz w:val="20"/>
                          </w:rPr>
                          <w:t>PALLIC or BROWN</w:t>
                        </w:r>
                      </w:p>
                    </w:txbxContent>
                  </v:textbox>
                </v:rect>
                <w10:anchorlock/>
              </v:group>
            </w:pict>
          </mc:Fallback>
        </mc:AlternateContent>
      </w:r>
    </w:p>
    <w:p w14:paraId="0BE914AD" w14:textId="77777777" w:rsidR="00174C4D" w:rsidRDefault="000341B4" w:rsidP="000341B4">
      <w:pPr>
        <w:spacing w:after="264" w:line="265" w:lineRule="auto"/>
        <w:jc w:val="left"/>
        <w:rPr>
          <w:rFonts w:ascii="Arial" w:eastAsia="Arial" w:hAnsi="Arial" w:cs="Arial"/>
          <w:sz w:val="17"/>
        </w:rPr>
      </w:pPr>
      <w:r>
        <w:rPr>
          <w:rFonts w:ascii="Arial" w:eastAsia="Arial" w:hAnsi="Arial" w:cs="Arial"/>
          <w:sz w:val="17"/>
        </w:rPr>
        <w:t>Providi</w:t>
      </w:r>
      <w:r w:rsidR="008F760C">
        <w:rPr>
          <w:rFonts w:ascii="Arial" w:eastAsia="Arial" w:hAnsi="Arial" w:cs="Arial"/>
          <w:sz w:val="17"/>
        </w:rPr>
        <w:t>ng other requirements are met:</w:t>
      </w:r>
    </w:p>
    <w:p w14:paraId="0BE914AE" w14:textId="77777777" w:rsidR="000341B4" w:rsidRDefault="000341B4" w:rsidP="000341B4">
      <w:pPr>
        <w:spacing w:after="264" w:line="265" w:lineRule="auto"/>
        <w:jc w:val="left"/>
      </w:pPr>
    </w:p>
    <w:tbl>
      <w:tblPr>
        <w:tblStyle w:val="TableGrid1"/>
        <w:tblpPr w:vertAnchor="text" w:tblpX="569" w:tblpY="-123"/>
        <w:tblOverlap w:val="never"/>
        <w:tblW w:w="7658" w:type="dxa"/>
        <w:tblInd w:w="0" w:type="dxa"/>
        <w:tblCellMar>
          <w:right w:w="115" w:type="dxa"/>
        </w:tblCellMar>
        <w:tblLook w:val="04A0" w:firstRow="1" w:lastRow="0" w:firstColumn="1" w:lastColumn="0" w:noHBand="0" w:noVBand="1"/>
      </w:tblPr>
      <w:tblGrid>
        <w:gridCol w:w="483"/>
        <w:gridCol w:w="483"/>
        <w:gridCol w:w="6692"/>
      </w:tblGrid>
      <w:tr w:rsidR="000341B4" w14:paraId="0BE914B2" w14:textId="77777777" w:rsidTr="00C57D66">
        <w:trPr>
          <w:trHeight w:val="483"/>
        </w:trPr>
        <w:tc>
          <w:tcPr>
            <w:tcW w:w="483" w:type="dxa"/>
            <w:tcBorders>
              <w:top w:val="single" w:sz="2" w:space="0" w:color="181717"/>
              <w:left w:val="single" w:sz="2" w:space="0" w:color="181717"/>
              <w:bottom w:val="single" w:sz="2" w:space="0" w:color="181717"/>
              <w:right w:val="single" w:sz="2" w:space="0" w:color="181717"/>
            </w:tcBorders>
            <w:shd w:val="clear" w:color="auto" w:fill="E9E8E7"/>
            <w:vAlign w:val="center"/>
          </w:tcPr>
          <w:p w14:paraId="0BE914AF" w14:textId="77777777" w:rsidR="000341B4" w:rsidRDefault="000341B4">
            <w:pPr>
              <w:spacing w:after="0" w:line="259" w:lineRule="auto"/>
              <w:ind w:left="-2" w:firstLine="0"/>
              <w:jc w:val="left"/>
            </w:pPr>
            <w:r>
              <w:rPr>
                <w:rFonts w:ascii="Arial" w:eastAsia="Arial" w:hAnsi="Arial" w:cs="Arial"/>
                <w:sz w:val="17"/>
              </w:rPr>
              <w:lastRenderedPageBreak/>
              <w:t xml:space="preserve"> </w:t>
            </w:r>
          </w:p>
        </w:tc>
        <w:tc>
          <w:tcPr>
            <w:tcW w:w="483" w:type="dxa"/>
            <w:tcBorders>
              <w:left w:val="single" w:sz="2" w:space="0" w:color="181717"/>
            </w:tcBorders>
            <w:shd w:val="clear" w:color="auto" w:fill="FFFFFF" w:themeFill="background1"/>
          </w:tcPr>
          <w:p w14:paraId="0BE914B0" w14:textId="77777777" w:rsidR="000341B4" w:rsidRDefault="000341B4" w:rsidP="00C57D66">
            <w:pPr>
              <w:spacing w:after="0" w:line="259" w:lineRule="auto"/>
              <w:ind w:left="-2" w:firstLine="0"/>
              <w:jc w:val="center"/>
              <w:rPr>
                <w:rFonts w:ascii="Arial" w:eastAsia="Arial" w:hAnsi="Arial" w:cs="Arial"/>
                <w:sz w:val="17"/>
              </w:rPr>
            </w:pPr>
            <w:r>
              <w:rPr>
                <w:rFonts w:ascii="Arial" w:eastAsia="Arial" w:hAnsi="Arial" w:cs="Arial"/>
                <w:sz w:val="17"/>
              </w:rPr>
              <w:br/>
              <w:t>=</w:t>
            </w:r>
          </w:p>
        </w:tc>
        <w:tc>
          <w:tcPr>
            <w:tcW w:w="6692" w:type="dxa"/>
            <w:shd w:val="clear" w:color="auto" w:fill="FFFFFF" w:themeFill="background1"/>
          </w:tcPr>
          <w:p w14:paraId="0BE914B1" w14:textId="77777777" w:rsidR="000341B4" w:rsidRDefault="000341B4" w:rsidP="000341B4">
            <w:pPr>
              <w:spacing w:after="0" w:line="259" w:lineRule="auto"/>
              <w:ind w:left="-2" w:firstLine="0"/>
              <w:jc w:val="left"/>
              <w:rPr>
                <w:rFonts w:ascii="Arial" w:eastAsia="Arial" w:hAnsi="Arial" w:cs="Arial"/>
                <w:sz w:val="17"/>
              </w:rPr>
            </w:pPr>
            <w:r>
              <w:rPr>
                <w:rFonts w:ascii="Arial" w:eastAsia="Arial" w:hAnsi="Arial" w:cs="Arial"/>
                <w:sz w:val="17"/>
              </w:rPr>
              <w:br/>
              <w:t>assignment directly to brown soils</w:t>
            </w:r>
          </w:p>
        </w:tc>
      </w:tr>
    </w:tbl>
    <w:p w14:paraId="0BE914B3" w14:textId="77777777" w:rsidR="00174C4D" w:rsidRDefault="008F760C">
      <w:pPr>
        <w:tabs>
          <w:tab w:val="center" w:pos="1134"/>
          <w:tab w:val="center" w:pos="1467"/>
          <w:tab w:val="center" w:pos="3478"/>
        </w:tabs>
        <w:spacing w:after="380" w:line="265" w:lineRule="auto"/>
        <w:ind w:left="0" w:firstLine="0"/>
        <w:jc w:val="left"/>
      </w:pPr>
      <w:r>
        <w:rPr>
          <w:rFonts w:ascii="Calibri" w:eastAsia="Calibri" w:hAnsi="Calibri" w:cs="Calibri"/>
          <w:color w:val="000000"/>
          <w:sz w:val="22"/>
        </w:rPr>
        <w:tab/>
      </w:r>
      <w:r>
        <w:rPr>
          <w:rFonts w:ascii="Arial" w:eastAsia="Arial" w:hAnsi="Arial" w:cs="Arial"/>
          <w:sz w:val="17"/>
        </w:rPr>
        <w:t xml:space="preserve"> </w:t>
      </w:r>
      <w:r>
        <w:rPr>
          <w:rFonts w:ascii="Arial" w:eastAsia="Arial" w:hAnsi="Arial" w:cs="Arial"/>
          <w:sz w:val="17"/>
        </w:rPr>
        <w:tab/>
      </w:r>
      <w:proofErr w:type="gramStart"/>
      <w:r>
        <w:rPr>
          <w:rFonts w:ascii="Arial" w:eastAsia="Arial" w:hAnsi="Arial" w:cs="Arial"/>
          <w:sz w:val="17"/>
        </w:rPr>
        <w:t xml:space="preserve">=  </w:t>
      </w:r>
      <w:r>
        <w:rPr>
          <w:rFonts w:ascii="Arial" w:eastAsia="Arial" w:hAnsi="Arial" w:cs="Arial"/>
          <w:sz w:val="17"/>
        </w:rPr>
        <w:tab/>
      </w:r>
      <w:proofErr w:type="gramEnd"/>
      <w:r>
        <w:rPr>
          <w:rFonts w:ascii="Arial" w:eastAsia="Arial" w:hAnsi="Arial" w:cs="Arial"/>
          <w:sz w:val="17"/>
        </w:rPr>
        <w:t>assignment directly to Brown Soils.</w:t>
      </w:r>
    </w:p>
    <w:tbl>
      <w:tblPr>
        <w:tblStyle w:val="TableGrid1"/>
        <w:tblpPr w:vertAnchor="text" w:tblpX="569" w:tblpY="-125"/>
        <w:tblOverlap w:val="never"/>
        <w:tblW w:w="7658" w:type="dxa"/>
        <w:tblInd w:w="0" w:type="dxa"/>
        <w:tblCellMar>
          <w:right w:w="115" w:type="dxa"/>
        </w:tblCellMar>
        <w:tblLook w:val="04A0" w:firstRow="1" w:lastRow="0" w:firstColumn="1" w:lastColumn="0" w:noHBand="0" w:noVBand="1"/>
      </w:tblPr>
      <w:tblGrid>
        <w:gridCol w:w="483"/>
        <w:gridCol w:w="483"/>
        <w:gridCol w:w="6692"/>
      </w:tblGrid>
      <w:tr w:rsidR="000341B4" w14:paraId="0BE914B7" w14:textId="77777777" w:rsidTr="00C57D66">
        <w:trPr>
          <w:trHeight w:val="483"/>
        </w:trPr>
        <w:tc>
          <w:tcPr>
            <w:tcW w:w="483" w:type="dxa"/>
            <w:tcBorders>
              <w:top w:val="single" w:sz="2" w:space="0" w:color="181717"/>
              <w:left w:val="single" w:sz="2" w:space="0" w:color="181717"/>
              <w:bottom w:val="single" w:sz="2" w:space="0" w:color="181717"/>
              <w:right w:val="single" w:sz="2" w:space="0" w:color="181717"/>
            </w:tcBorders>
            <w:shd w:val="clear" w:color="auto" w:fill="181717"/>
            <w:vAlign w:val="center"/>
          </w:tcPr>
          <w:p w14:paraId="0BE914B4" w14:textId="77777777" w:rsidR="000341B4" w:rsidRDefault="000341B4">
            <w:pPr>
              <w:spacing w:after="0" w:line="259" w:lineRule="auto"/>
              <w:ind w:left="-2" w:firstLine="0"/>
              <w:jc w:val="left"/>
            </w:pPr>
            <w:r>
              <w:rPr>
                <w:rFonts w:ascii="Arial" w:eastAsia="Arial" w:hAnsi="Arial" w:cs="Arial"/>
                <w:sz w:val="17"/>
              </w:rPr>
              <w:t xml:space="preserve"> </w:t>
            </w:r>
          </w:p>
        </w:tc>
        <w:tc>
          <w:tcPr>
            <w:tcW w:w="483" w:type="dxa"/>
            <w:tcBorders>
              <w:left w:val="single" w:sz="2" w:space="0" w:color="181717"/>
            </w:tcBorders>
            <w:shd w:val="clear" w:color="auto" w:fill="auto"/>
          </w:tcPr>
          <w:p w14:paraId="0BE914B5" w14:textId="77777777" w:rsidR="000341B4" w:rsidRDefault="000341B4" w:rsidP="00C57D66">
            <w:pPr>
              <w:spacing w:after="0" w:line="259" w:lineRule="auto"/>
              <w:ind w:left="-2" w:firstLine="0"/>
              <w:jc w:val="center"/>
              <w:rPr>
                <w:rFonts w:ascii="Arial" w:eastAsia="Arial" w:hAnsi="Arial" w:cs="Arial"/>
                <w:sz w:val="17"/>
              </w:rPr>
            </w:pPr>
            <w:r>
              <w:rPr>
                <w:rFonts w:ascii="Arial" w:eastAsia="Arial" w:hAnsi="Arial" w:cs="Arial"/>
                <w:sz w:val="17"/>
              </w:rPr>
              <w:br/>
              <w:t>=</w:t>
            </w:r>
          </w:p>
        </w:tc>
        <w:tc>
          <w:tcPr>
            <w:tcW w:w="6692" w:type="dxa"/>
            <w:shd w:val="clear" w:color="auto" w:fill="auto"/>
          </w:tcPr>
          <w:p w14:paraId="0BE914B6" w14:textId="77777777" w:rsidR="000341B4" w:rsidRDefault="000341B4">
            <w:pPr>
              <w:spacing w:after="0" w:line="259" w:lineRule="auto"/>
              <w:ind w:left="-2" w:firstLine="0"/>
              <w:jc w:val="left"/>
              <w:rPr>
                <w:rFonts w:ascii="Arial" w:eastAsia="Arial" w:hAnsi="Arial" w:cs="Arial"/>
                <w:sz w:val="17"/>
              </w:rPr>
            </w:pPr>
            <w:r>
              <w:rPr>
                <w:rFonts w:ascii="Arial" w:eastAsia="Arial" w:hAnsi="Arial" w:cs="Arial"/>
                <w:sz w:val="17"/>
              </w:rPr>
              <w:br/>
              <w:t>assignment directly to Pallic Soils</w:t>
            </w:r>
          </w:p>
        </w:tc>
      </w:tr>
    </w:tbl>
    <w:p w14:paraId="0BE914B8" w14:textId="77777777" w:rsidR="00174C4D" w:rsidRDefault="008F760C">
      <w:pPr>
        <w:tabs>
          <w:tab w:val="center" w:pos="1134"/>
          <w:tab w:val="center" w:pos="1467"/>
          <w:tab w:val="center" w:pos="3440"/>
        </w:tabs>
        <w:spacing w:after="380" w:line="265" w:lineRule="auto"/>
        <w:ind w:left="0" w:firstLine="0"/>
        <w:jc w:val="left"/>
      </w:pPr>
      <w:r>
        <w:rPr>
          <w:rFonts w:ascii="Calibri" w:eastAsia="Calibri" w:hAnsi="Calibri" w:cs="Calibri"/>
          <w:color w:val="000000"/>
          <w:sz w:val="22"/>
        </w:rPr>
        <w:tab/>
      </w:r>
      <w:r>
        <w:rPr>
          <w:rFonts w:ascii="Arial" w:eastAsia="Arial" w:hAnsi="Arial" w:cs="Arial"/>
          <w:sz w:val="17"/>
        </w:rPr>
        <w:t xml:space="preserve"> </w:t>
      </w:r>
      <w:r>
        <w:rPr>
          <w:rFonts w:ascii="Arial" w:eastAsia="Arial" w:hAnsi="Arial" w:cs="Arial"/>
          <w:sz w:val="17"/>
        </w:rPr>
        <w:tab/>
      </w:r>
      <w:proofErr w:type="gramStart"/>
      <w:r>
        <w:rPr>
          <w:rFonts w:ascii="Arial" w:eastAsia="Arial" w:hAnsi="Arial" w:cs="Arial"/>
          <w:sz w:val="17"/>
        </w:rPr>
        <w:t xml:space="preserve">=  </w:t>
      </w:r>
      <w:r>
        <w:rPr>
          <w:rFonts w:ascii="Arial" w:eastAsia="Arial" w:hAnsi="Arial" w:cs="Arial"/>
          <w:sz w:val="17"/>
        </w:rPr>
        <w:tab/>
      </w:r>
      <w:proofErr w:type="gramEnd"/>
      <w:r>
        <w:rPr>
          <w:rFonts w:ascii="Arial" w:eastAsia="Arial" w:hAnsi="Arial" w:cs="Arial"/>
          <w:sz w:val="17"/>
        </w:rPr>
        <w:t>assignment directly to Pallic Soils.</w:t>
      </w:r>
    </w:p>
    <w:tbl>
      <w:tblPr>
        <w:tblStyle w:val="TableGrid1"/>
        <w:tblpPr w:vertAnchor="text" w:tblpX="569" w:tblpY="-120"/>
        <w:tblOverlap w:val="never"/>
        <w:tblW w:w="7658" w:type="dxa"/>
        <w:tblInd w:w="0" w:type="dxa"/>
        <w:tblCellMar>
          <w:right w:w="115" w:type="dxa"/>
        </w:tblCellMar>
        <w:tblLook w:val="04A0" w:firstRow="1" w:lastRow="0" w:firstColumn="1" w:lastColumn="0" w:noHBand="0" w:noVBand="1"/>
      </w:tblPr>
      <w:tblGrid>
        <w:gridCol w:w="483"/>
        <w:gridCol w:w="483"/>
        <w:gridCol w:w="6692"/>
      </w:tblGrid>
      <w:tr w:rsidR="000341B4" w14:paraId="0BE914BC" w14:textId="77777777" w:rsidTr="00C57D66">
        <w:trPr>
          <w:trHeight w:val="483"/>
        </w:trPr>
        <w:tc>
          <w:tcPr>
            <w:tcW w:w="483" w:type="dxa"/>
            <w:tcBorders>
              <w:top w:val="single" w:sz="2" w:space="0" w:color="181717"/>
              <w:left w:val="single" w:sz="2" w:space="0" w:color="181717"/>
              <w:bottom w:val="single" w:sz="2" w:space="0" w:color="181717"/>
              <w:right w:val="single" w:sz="2" w:space="0" w:color="181717"/>
            </w:tcBorders>
            <w:vAlign w:val="center"/>
          </w:tcPr>
          <w:p w14:paraId="0BE914B9" w14:textId="77777777" w:rsidR="000341B4" w:rsidRDefault="000341B4">
            <w:pPr>
              <w:spacing w:after="0" w:line="259" w:lineRule="auto"/>
              <w:ind w:left="-2" w:firstLine="0"/>
              <w:jc w:val="left"/>
            </w:pPr>
            <w:r>
              <w:rPr>
                <w:rFonts w:ascii="Arial" w:eastAsia="Arial" w:hAnsi="Arial" w:cs="Arial"/>
                <w:sz w:val="17"/>
              </w:rPr>
              <w:t xml:space="preserve"> </w:t>
            </w:r>
          </w:p>
        </w:tc>
        <w:tc>
          <w:tcPr>
            <w:tcW w:w="483" w:type="dxa"/>
            <w:tcBorders>
              <w:left w:val="single" w:sz="2" w:space="0" w:color="181717"/>
            </w:tcBorders>
          </w:tcPr>
          <w:p w14:paraId="0BE914BA" w14:textId="77777777" w:rsidR="000341B4" w:rsidRDefault="000341B4" w:rsidP="00C57D66">
            <w:pPr>
              <w:spacing w:after="0" w:line="259" w:lineRule="auto"/>
              <w:ind w:left="-2" w:firstLine="0"/>
              <w:jc w:val="center"/>
              <w:rPr>
                <w:rFonts w:ascii="Arial" w:eastAsia="Arial" w:hAnsi="Arial" w:cs="Arial"/>
                <w:sz w:val="17"/>
              </w:rPr>
            </w:pPr>
            <w:r>
              <w:rPr>
                <w:rFonts w:ascii="Arial" w:eastAsia="Arial" w:hAnsi="Arial" w:cs="Arial"/>
                <w:sz w:val="17"/>
              </w:rPr>
              <w:br/>
              <w:t>=</w:t>
            </w:r>
          </w:p>
        </w:tc>
        <w:tc>
          <w:tcPr>
            <w:tcW w:w="6692" w:type="dxa"/>
          </w:tcPr>
          <w:p w14:paraId="0BE914BB" w14:textId="77777777" w:rsidR="000341B4" w:rsidRDefault="000341B4" w:rsidP="00C57D66">
            <w:pPr>
              <w:spacing w:after="0" w:line="259" w:lineRule="auto"/>
              <w:ind w:left="-2" w:firstLine="0"/>
              <w:jc w:val="left"/>
              <w:rPr>
                <w:rFonts w:ascii="Arial" w:eastAsia="Arial" w:hAnsi="Arial" w:cs="Arial"/>
                <w:sz w:val="17"/>
              </w:rPr>
            </w:pPr>
            <w:r>
              <w:rPr>
                <w:rFonts w:ascii="Arial" w:eastAsia="Arial" w:hAnsi="Arial" w:cs="Arial"/>
                <w:sz w:val="17"/>
              </w:rPr>
              <w:br/>
              <w:t xml:space="preserve">For the uppermost </w:t>
            </w:r>
            <w:proofErr w:type="spellStart"/>
            <w:r>
              <w:rPr>
                <w:rFonts w:ascii="Arial" w:eastAsia="Arial" w:hAnsi="Arial" w:cs="Arial"/>
                <w:sz w:val="17"/>
              </w:rPr>
              <w:t>subhorizon</w:t>
            </w:r>
            <w:proofErr w:type="spellEnd"/>
            <w:r>
              <w:rPr>
                <w:rFonts w:ascii="Arial" w:eastAsia="Arial" w:hAnsi="Arial" w:cs="Arial"/>
                <w:sz w:val="17"/>
              </w:rPr>
              <w:t xml:space="preserve"> (10 cm or more thick)</w:t>
            </w:r>
            <w:r w:rsidR="00C57D66">
              <w:rPr>
                <w:rFonts w:ascii="Arial" w:eastAsia="Arial" w:hAnsi="Arial" w:cs="Arial"/>
                <w:sz w:val="17"/>
              </w:rPr>
              <w:t xml:space="preserve"> of the B horizon:</w:t>
            </w:r>
          </w:p>
        </w:tc>
      </w:tr>
    </w:tbl>
    <w:p w14:paraId="0BE914BD" w14:textId="77777777" w:rsidR="00174C4D" w:rsidRDefault="008F760C">
      <w:pPr>
        <w:tabs>
          <w:tab w:val="center" w:pos="1134"/>
          <w:tab w:val="center" w:pos="1467"/>
          <w:tab w:val="center" w:pos="4763"/>
        </w:tabs>
        <w:spacing w:after="96" w:line="265" w:lineRule="auto"/>
        <w:ind w:left="0" w:firstLine="0"/>
        <w:jc w:val="left"/>
      </w:pPr>
      <w:r>
        <w:rPr>
          <w:rFonts w:ascii="Calibri" w:eastAsia="Calibri" w:hAnsi="Calibri" w:cs="Calibri"/>
          <w:color w:val="000000"/>
          <w:sz w:val="22"/>
        </w:rPr>
        <w:tab/>
      </w:r>
      <w:r>
        <w:rPr>
          <w:rFonts w:ascii="Arial" w:eastAsia="Arial" w:hAnsi="Arial" w:cs="Arial"/>
          <w:sz w:val="17"/>
        </w:rPr>
        <w:t xml:space="preserve"> </w:t>
      </w:r>
      <w:r>
        <w:rPr>
          <w:rFonts w:ascii="Arial" w:eastAsia="Arial" w:hAnsi="Arial" w:cs="Arial"/>
          <w:sz w:val="17"/>
        </w:rPr>
        <w:tab/>
      </w:r>
      <w:proofErr w:type="gramStart"/>
      <w:r>
        <w:rPr>
          <w:rFonts w:ascii="Arial" w:eastAsia="Arial" w:hAnsi="Arial" w:cs="Arial"/>
          <w:sz w:val="17"/>
        </w:rPr>
        <w:t xml:space="preserve">=  </w:t>
      </w:r>
      <w:r>
        <w:rPr>
          <w:rFonts w:ascii="Arial" w:eastAsia="Arial" w:hAnsi="Arial" w:cs="Arial"/>
          <w:sz w:val="17"/>
        </w:rPr>
        <w:tab/>
      </w:r>
      <w:proofErr w:type="gramEnd"/>
      <w:r>
        <w:rPr>
          <w:rFonts w:ascii="Arial" w:eastAsia="Arial" w:hAnsi="Arial" w:cs="Arial"/>
          <w:sz w:val="17"/>
        </w:rPr>
        <w:t xml:space="preserve">For the uppermost </w:t>
      </w:r>
      <w:proofErr w:type="spellStart"/>
      <w:r>
        <w:rPr>
          <w:rFonts w:ascii="Arial" w:eastAsia="Arial" w:hAnsi="Arial" w:cs="Arial"/>
          <w:sz w:val="17"/>
        </w:rPr>
        <w:t>subhorizon</w:t>
      </w:r>
      <w:proofErr w:type="spellEnd"/>
      <w:r>
        <w:rPr>
          <w:rFonts w:ascii="Arial" w:eastAsia="Arial" w:hAnsi="Arial" w:cs="Arial"/>
          <w:sz w:val="17"/>
        </w:rPr>
        <w:t xml:space="preserve"> (10 cm or more thick) of the B horizon:</w:t>
      </w:r>
    </w:p>
    <w:p w14:paraId="0BE914BE" w14:textId="77777777" w:rsidR="00C57D66" w:rsidRDefault="008F760C" w:rsidP="00C57D66">
      <w:pPr>
        <w:framePr w:w="6231" w:wrap="around" w:vAnchor="text" w:hAnchor="page" w:x="3629" w:y="114"/>
        <w:spacing w:after="0" w:line="259" w:lineRule="auto"/>
        <w:ind w:left="-2" w:firstLine="0"/>
        <w:suppressOverlap/>
        <w:rPr>
          <w:rFonts w:ascii="Arial" w:eastAsia="Arial" w:hAnsi="Arial" w:cs="Arial"/>
          <w:sz w:val="17"/>
        </w:rPr>
      </w:pPr>
      <w:r>
        <w:rPr>
          <w:rFonts w:ascii="Arial" w:eastAsia="Arial" w:hAnsi="Arial" w:cs="Arial"/>
          <w:sz w:val="17"/>
        </w:rPr>
        <w:tab/>
      </w:r>
      <w:r w:rsidR="00C57D66" w:rsidRPr="00C57D66">
        <w:rPr>
          <w:rFonts w:ascii="Arial" w:eastAsia="Arial" w:hAnsi="Arial" w:cs="Arial"/>
          <w:sz w:val="17"/>
        </w:rPr>
        <w:t>if P retention is 30% or more, or the reactive-aluminium test is at least</w:t>
      </w:r>
    </w:p>
    <w:p w14:paraId="0BE914BF" w14:textId="77777777" w:rsidR="00C57D66" w:rsidRDefault="00C57D66" w:rsidP="00C57D66">
      <w:pPr>
        <w:framePr w:w="6231" w:wrap="around" w:vAnchor="text" w:hAnchor="page" w:x="3629" w:y="114"/>
        <w:spacing w:after="0" w:line="259" w:lineRule="auto"/>
        <w:ind w:left="-2" w:firstLine="0"/>
        <w:suppressOverlap/>
        <w:rPr>
          <w:rFonts w:ascii="Arial" w:eastAsia="Arial" w:hAnsi="Arial" w:cs="Arial"/>
          <w:sz w:val="17"/>
        </w:rPr>
      </w:pPr>
      <w:r w:rsidRPr="00C57D66">
        <w:rPr>
          <w:rFonts w:ascii="Arial" w:eastAsia="Arial" w:hAnsi="Arial" w:cs="Arial"/>
          <w:sz w:val="17"/>
        </w:rPr>
        <w:tab/>
        <w:t>moderate, then assignment is to Brown Soils,</w:t>
      </w:r>
    </w:p>
    <w:p w14:paraId="0BE914C0" w14:textId="77777777" w:rsidR="00C57D66" w:rsidRPr="00C57D66" w:rsidRDefault="00C57D66" w:rsidP="00C57D66">
      <w:pPr>
        <w:framePr w:w="6231" w:wrap="around" w:vAnchor="text" w:hAnchor="page" w:x="3629" w:y="114"/>
        <w:spacing w:after="0" w:line="259" w:lineRule="auto"/>
        <w:ind w:left="-2" w:firstLine="0"/>
        <w:suppressOverlap/>
        <w:rPr>
          <w:rFonts w:ascii="Arial" w:eastAsia="Arial" w:hAnsi="Arial" w:cs="Arial"/>
          <w:sz w:val="17"/>
        </w:rPr>
      </w:pPr>
      <w:r>
        <w:rPr>
          <w:rFonts w:ascii="Arial" w:eastAsia="Arial" w:hAnsi="Arial" w:cs="Arial"/>
          <w:sz w:val="17"/>
        </w:rPr>
        <w:t>if P retention is less than 30% then assignment is to Pallic Soils.</w:t>
      </w:r>
    </w:p>
    <w:p w14:paraId="0BE914C1" w14:textId="77777777" w:rsidR="00174C4D" w:rsidRDefault="00174C4D" w:rsidP="00C57D66">
      <w:pPr>
        <w:spacing w:after="0" w:line="381" w:lineRule="auto"/>
        <w:ind w:left="0" w:firstLine="0"/>
        <w:jc w:val="left"/>
        <w:rPr>
          <w:rFonts w:ascii="Arial" w:eastAsia="Arial" w:hAnsi="Arial" w:cs="Arial"/>
          <w:sz w:val="17"/>
        </w:rPr>
      </w:pPr>
    </w:p>
    <w:p w14:paraId="0BE914C2" w14:textId="77777777" w:rsidR="00C57D66" w:rsidRDefault="00C57D66" w:rsidP="00C57D66">
      <w:pPr>
        <w:spacing w:after="0" w:line="381" w:lineRule="auto"/>
        <w:ind w:left="0" w:firstLine="0"/>
        <w:jc w:val="left"/>
        <w:rPr>
          <w:rFonts w:ascii="Arial" w:eastAsia="Arial" w:hAnsi="Arial" w:cs="Arial"/>
          <w:sz w:val="17"/>
        </w:rPr>
      </w:pPr>
    </w:p>
    <w:p w14:paraId="0BE914C3" w14:textId="77777777" w:rsidR="00C57D66" w:rsidRDefault="00C57D66" w:rsidP="00C57D66">
      <w:pPr>
        <w:spacing w:after="0" w:line="381" w:lineRule="auto"/>
        <w:ind w:left="0" w:firstLine="0"/>
        <w:jc w:val="left"/>
      </w:pPr>
    </w:p>
    <w:p w14:paraId="0BE914C4" w14:textId="77777777" w:rsidR="00174C4D" w:rsidRDefault="008F760C" w:rsidP="005F5A92">
      <w:pPr>
        <w:spacing w:after="141" w:line="249" w:lineRule="auto"/>
        <w:ind w:left="1276" w:hanging="1289"/>
      </w:pPr>
      <w:r>
        <w:rPr>
          <w:b/>
          <w:i/>
        </w:rPr>
        <w:t>Figure 2.</w:t>
      </w:r>
      <w:r>
        <w:rPr>
          <w:i/>
        </w:rPr>
        <w:t xml:space="preserve">  Colour criteria, and colours where P retention and the reactive</w:t>
      </w:r>
      <w:proofErr w:type="gramStart"/>
      <w:r>
        <w:rPr>
          <w:i/>
        </w:rPr>
        <w:t>-  aluminium</w:t>
      </w:r>
      <w:proofErr w:type="gramEnd"/>
      <w:r>
        <w:rPr>
          <w:i/>
        </w:rPr>
        <w:t xml:space="preserve"> test is used to differentiate Brown Soils from Pallic Soils and Recent Soils. See part 2(a) of the Pallic Soils, and part 2(a) and 2(b) of the Brown Soils in the key to orders.  </w:t>
      </w:r>
    </w:p>
    <w:p w14:paraId="0BE914C5" w14:textId="77777777" w:rsidR="00174C4D" w:rsidRDefault="00174C4D">
      <w:pPr>
        <w:sectPr w:rsidR="00174C4D">
          <w:headerReference w:type="even" r:id="rId46"/>
          <w:headerReference w:type="default" r:id="rId47"/>
          <w:footerReference w:type="even" r:id="rId48"/>
          <w:footerReference w:type="default" r:id="rId49"/>
          <w:headerReference w:type="first" r:id="rId50"/>
          <w:footerReference w:type="first" r:id="rId51"/>
          <w:pgSz w:w="12746" w:h="17678"/>
          <w:pgMar w:top="1682" w:right="2116" w:bottom="1077" w:left="2121" w:header="0" w:footer="720" w:gutter="0"/>
          <w:cols w:space="720"/>
        </w:sectPr>
      </w:pPr>
    </w:p>
    <w:p w14:paraId="0BE914C6" w14:textId="006E5BE7" w:rsidR="00174C4D" w:rsidRDefault="008F760C">
      <w:pPr>
        <w:pStyle w:val="Heading1"/>
        <w:spacing w:line="259" w:lineRule="auto"/>
        <w:ind w:left="-3"/>
      </w:pPr>
      <w:bookmarkStart w:id="708" w:name="_Toc182384772"/>
      <w:proofErr w:type="spellStart"/>
      <w:r>
        <w:lastRenderedPageBreak/>
        <w:t>A</w:t>
      </w:r>
      <w:r w:rsidR="0022101E">
        <w:t>llophanic</w:t>
      </w:r>
      <w:proofErr w:type="spellEnd"/>
      <w:r w:rsidR="0022101E">
        <w:t xml:space="preserve"> Soils</w:t>
      </w:r>
      <w:bookmarkEnd w:id="708"/>
    </w:p>
    <w:p w14:paraId="0BE914C7" w14:textId="77777777" w:rsidR="00174C4D" w:rsidRDefault="008F760C">
      <w:pPr>
        <w:spacing w:after="588"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0D" wp14:editId="0BE9220E">
                <wp:extent cx="5400040" cy="12700"/>
                <wp:effectExtent l="0" t="0" r="0" b="0"/>
                <wp:docPr id="102036" name="Group 102036"/>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4894" name="Shape 4894"/>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B8DCC59" id="Group 102036"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B1sFmBUgIAAK8FAAAOAAAAAAAAAAAAAAAAAC4CAABkcnMvZTJvRG9jLnhtbFBLAQItABQABgAI&#10;AAAAIQDhXyj32wAAAAMBAAAPAAAAAAAAAAAAAAAAAKwEAABkcnMvZG93bnJldi54bWxQSwUGAAAA&#10;AAQABADzAAAAtAUAAAAA&#10;">
                <v:shape id="Shape 489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" path="m,l5400040,e" filled="f" strokecolor="#181717" strokeweight="1pt">
                  <v:stroke miterlimit="83231f" joinstyle="miter"/>
                  <v:path arrowok="t" textboxrect="0,0,5400040,0"/>
                </v:shape>
                <w10:anchorlock/>
              </v:group>
            </w:pict>
          </mc:Fallback>
        </mc:AlternateContent>
      </w:r>
    </w:p>
    <w:p w14:paraId="0BE914C8" w14:textId="77777777" w:rsidR="00174C4D" w:rsidRPr="005D032C" w:rsidRDefault="008F760C">
      <w:pPr>
        <w:pStyle w:val="Heading3"/>
        <w:spacing w:after="281"/>
        <w:ind w:left="-4" w:hanging="9"/>
        <w:jc w:val="left"/>
        <w:rPr>
          <w:color w:val="auto"/>
        </w:rPr>
      </w:pPr>
      <w:r w:rsidRPr="005D032C">
        <w:rPr>
          <w:color w:val="auto"/>
        </w:rPr>
        <w:t>CONC</w:t>
      </w:r>
      <w:r w:rsidR="00F2045A" w:rsidRPr="005D032C">
        <w:rPr>
          <w:color w:val="auto"/>
        </w:rPr>
        <w:t>E</w:t>
      </w:r>
      <w:r w:rsidRPr="005D032C">
        <w:rPr>
          <w:color w:val="auto"/>
        </w:rPr>
        <w:t>P</w:t>
      </w:r>
      <w:r w:rsidR="00F2045A" w:rsidRPr="005D032C">
        <w:rPr>
          <w:color w:val="auto"/>
        </w:rPr>
        <w:t>T</w:t>
      </w:r>
      <w:r w:rsidRPr="005D032C">
        <w:rPr>
          <w:color w:val="auto"/>
        </w:rPr>
        <w:t xml:space="preserve"> O</w:t>
      </w:r>
      <w:r w:rsidR="00F2045A" w:rsidRPr="005D032C">
        <w:rPr>
          <w:color w:val="auto"/>
        </w:rPr>
        <w:t>F</w:t>
      </w:r>
      <w:r w:rsidRPr="005D032C">
        <w:rPr>
          <w:color w:val="auto"/>
        </w:rPr>
        <w:t xml:space="preserve"> </w:t>
      </w:r>
      <w:r w:rsidR="00F2045A" w:rsidRPr="005D032C">
        <w:rPr>
          <w:color w:val="auto"/>
        </w:rPr>
        <w:t>T</w:t>
      </w:r>
      <w:r w:rsidRPr="005D032C">
        <w:rPr>
          <w:color w:val="auto"/>
        </w:rPr>
        <w:t>H</w:t>
      </w:r>
      <w:r w:rsidR="00242F46" w:rsidRPr="005D032C">
        <w:rPr>
          <w:color w:val="auto"/>
        </w:rPr>
        <w:t>E</w:t>
      </w:r>
      <w:r w:rsidRPr="005D032C">
        <w:rPr>
          <w:color w:val="auto"/>
        </w:rPr>
        <w:t xml:space="preserve"> O</w:t>
      </w:r>
      <w:r w:rsidR="00242F46" w:rsidRPr="005D032C">
        <w:rPr>
          <w:color w:val="auto"/>
        </w:rPr>
        <w:t>RDER</w:t>
      </w:r>
    </w:p>
    <w:p w14:paraId="0BE914C9" w14:textId="77777777" w:rsidR="00174C4D" w:rsidRPr="005D032C" w:rsidRDefault="008F760C">
      <w:pPr>
        <w:spacing w:after="554" w:line="249" w:lineRule="auto"/>
        <w:ind w:left="-15" w:right="54" w:firstLine="0"/>
        <w:rPr>
          <w:color w:val="auto"/>
        </w:rPr>
      </w:pPr>
      <w:proofErr w:type="spellStart"/>
      <w:r w:rsidRPr="005D032C">
        <w:rPr>
          <w:color w:val="auto"/>
        </w:rPr>
        <w:t>Allophanic</w:t>
      </w:r>
      <w:proofErr w:type="spellEnd"/>
      <w:r w:rsidRPr="005D032C">
        <w:rPr>
          <w:color w:val="auto"/>
        </w:rPr>
        <w:t xml:space="preserve"> Soils have properties that are strongly influenced by minerals with short-range order, especially allophane, imogolite and ferrihydrite. They are characteristically weak in strength and sensitive, with very low bulk density. They occur mostly in volcanic parent materials, especially ash and basaltic scoria, but occur also in </w:t>
      </w:r>
      <w:proofErr w:type="spellStart"/>
      <w:r w:rsidRPr="005D032C">
        <w:rPr>
          <w:color w:val="auto"/>
        </w:rPr>
        <w:t>quartzo</w:t>
      </w:r>
      <w:proofErr w:type="spellEnd"/>
      <w:r w:rsidRPr="005D032C">
        <w:rPr>
          <w:color w:val="auto"/>
        </w:rPr>
        <w:t>-feldspathic and tuffaceous (greywacke) sandstone.</w:t>
      </w:r>
    </w:p>
    <w:p w14:paraId="0BE914CA" w14:textId="77777777" w:rsidR="00174C4D" w:rsidRPr="005D032C" w:rsidRDefault="00242F46">
      <w:pPr>
        <w:pStyle w:val="Heading3"/>
        <w:spacing w:after="281"/>
        <w:ind w:left="-4" w:hanging="9"/>
        <w:jc w:val="left"/>
        <w:rPr>
          <w:color w:val="auto"/>
        </w:rPr>
      </w:pPr>
      <w:r w:rsidRPr="005D032C">
        <w:rPr>
          <w:color w:val="auto"/>
        </w:rPr>
        <w:t>CORRELATION</w:t>
      </w:r>
    </w:p>
    <w:p w14:paraId="0BE914CB" w14:textId="3C585659" w:rsidR="00174C4D" w:rsidRPr="005D032C" w:rsidRDefault="008F760C" w:rsidP="56200885">
      <w:pPr>
        <w:spacing w:after="554" w:line="249" w:lineRule="auto"/>
        <w:ind w:left="-15" w:right="54" w:firstLine="0"/>
        <w:rPr>
          <w:color w:val="auto"/>
        </w:rPr>
      </w:pPr>
      <w:r w:rsidRPr="005D032C">
        <w:rPr>
          <w:color w:val="auto"/>
        </w:rPr>
        <w:t xml:space="preserve">The order comprises mainly yellow-brown loams but also includes weakly weathered red loams and brown loams and some upland and high country yellow-brown earths of the NZ Genetic Soil Classification. The soils correlate predominantly with the </w:t>
      </w:r>
      <w:proofErr w:type="spellStart"/>
      <w:ins w:id="709" w:author="Andre Eger" w:date="2024-07-29T14:05:00Z">
        <w:r w:rsidR="00BB6C2E" w:rsidRPr="005D032C">
          <w:rPr>
            <w:color w:val="auto"/>
          </w:rPr>
          <w:t>Andisols</w:t>
        </w:r>
        <w:proofErr w:type="spellEnd"/>
        <w:r w:rsidR="00BB6C2E" w:rsidRPr="005D032C">
          <w:rPr>
            <w:color w:val="auto"/>
          </w:rPr>
          <w:t xml:space="preserve"> </w:t>
        </w:r>
      </w:ins>
      <w:del w:id="710" w:author="Andre Eger" w:date="2024-07-29T14:04:00Z" w16du:dateUtc="2024-07-29T02:04:00Z">
        <w:r w:rsidRPr="005D032C" w:rsidDel="008F760C">
          <w:rPr>
            <w:color w:val="auto"/>
            <w:rPrChange w:id="711" w:author="Thomas Caspari" w:date="2017-10-12T14:02:00Z">
              <w:rPr>
                <w:i/>
                <w:iCs/>
                <w:color w:val="2B579A"/>
              </w:rPr>
            </w:rPrChange>
          </w:rPr>
          <w:delText>Aq</w:delText>
        </w:r>
      </w:del>
      <w:del w:id="712" w:author="Andre Eger" w:date="2024-07-29T14:05:00Z" w16du:dateUtc="2024-07-29T02:05:00Z">
        <w:r w:rsidRPr="005D032C" w:rsidDel="008F760C">
          <w:rPr>
            <w:color w:val="auto"/>
            <w:rPrChange w:id="713" w:author="Thomas Caspari" w:date="2017-10-12T14:02:00Z">
              <w:rPr>
                <w:i/>
                <w:iCs/>
                <w:color w:val="2B579A"/>
              </w:rPr>
            </w:rPrChange>
          </w:rPr>
          <w:delText>uands, Cryands and Udands</w:delText>
        </w:r>
      </w:del>
      <w:r w:rsidRPr="005D032C">
        <w:rPr>
          <w:color w:val="auto"/>
        </w:rPr>
        <w:t xml:space="preserve"> of Soil Taxonomy.</w:t>
      </w:r>
    </w:p>
    <w:p w14:paraId="0BE914CC" w14:textId="77777777" w:rsidR="00174C4D" w:rsidRPr="005D032C" w:rsidRDefault="008F760C">
      <w:pPr>
        <w:pStyle w:val="Heading3"/>
        <w:spacing w:after="281"/>
        <w:ind w:left="-4" w:hanging="9"/>
        <w:jc w:val="left"/>
        <w:rPr>
          <w:color w:val="auto"/>
        </w:rPr>
      </w:pPr>
      <w:r w:rsidRPr="005D032C">
        <w:rPr>
          <w:color w:val="auto"/>
        </w:rPr>
        <w:t>OCC</w:t>
      </w:r>
      <w:r w:rsidR="00242F46" w:rsidRPr="005D032C">
        <w:rPr>
          <w:color w:val="auto"/>
        </w:rPr>
        <w:t>URRENCE</w:t>
      </w:r>
    </w:p>
    <w:p w14:paraId="0BE914CD" w14:textId="77777777" w:rsidR="00174C4D" w:rsidRPr="005D032C" w:rsidRDefault="008F760C">
      <w:pPr>
        <w:spacing w:after="554" w:line="249" w:lineRule="auto"/>
        <w:ind w:left="-15" w:right="54" w:firstLine="0"/>
        <w:rPr>
          <w:color w:val="auto"/>
        </w:rPr>
      </w:pPr>
      <w:r w:rsidRPr="005D032C">
        <w:rPr>
          <w:rFonts w:ascii="Calibri" w:eastAsia="Calibri" w:hAnsi="Calibri" w:cs="Calibri"/>
          <w:noProof/>
          <w:color w:val="auto"/>
          <w:sz w:val="22"/>
        </w:rPr>
        <mc:AlternateContent>
          <mc:Choice Requires="wpg">
            <w:drawing>
              <wp:anchor distT="0" distB="0" distL="114300" distR="114300" simplePos="0" relativeHeight="251640832" behindDoc="0" locked="0" layoutInCell="1" allowOverlap="1" wp14:anchorId="0BE9220F" wp14:editId="605FF713">
                <wp:simplePos x="0" y="0"/>
                <wp:positionH relativeFrom="page">
                  <wp:posOffset>1346835</wp:posOffset>
                </wp:positionH>
                <wp:positionV relativeFrom="page">
                  <wp:posOffset>998364</wp:posOffset>
                </wp:positionV>
                <wp:extent cx="5400040" cy="12700"/>
                <wp:effectExtent l="0" t="0" r="0" b="0"/>
                <wp:wrapTopAndBottom/>
                <wp:docPr id="102035" name="Group 10203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4893" name="Shape 4893"/>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6A8385F2" id="Group 102035" o:spid="_x0000_s1026" style="position:absolute;margin-left:106.05pt;margin-top:78.6pt;width:425.2pt;height:1pt;z-index:251640832;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">
                <v:shape id="Shape 489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" path="m,l5400040,e" filled="f" strokecolor="#181717" strokeweight="1pt">
                  <v:stroke miterlimit="83231f" joinstyle="miter"/>
                  <v:path arrowok="t" textboxrect="0,0,5400040,0"/>
                </v:shape>
                <w10:wrap type="topAndBottom" anchorx="page" anchory="page"/>
              </v:group>
            </w:pict>
          </mc:Fallback>
        </mc:AlternateContent>
      </w:r>
      <w:proofErr w:type="spellStart"/>
      <w:r w:rsidRPr="005D032C">
        <w:rPr>
          <w:color w:val="auto"/>
        </w:rPr>
        <w:t>Allophanic</w:t>
      </w:r>
      <w:proofErr w:type="spellEnd"/>
      <w:r w:rsidRPr="005D032C">
        <w:rPr>
          <w:color w:val="auto"/>
        </w:rPr>
        <w:t xml:space="preserve"> Soils occur predominantly in North Island volcanic ash, and in the weathering products of other volcanic rocks. They also occur in the weathering products of greywacke and schist in the South Island high country.</w:t>
      </w:r>
    </w:p>
    <w:p w14:paraId="0BE914CE" w14:textId="77777777" w:rsidR="00174C4D" w:rsidRPr="005D032C" w:rsidRDefault="008F760C">
      <w:pPr>
        <w:pStyle w:val="Heading3"/>
        <w:spacing w:after="281"/>
        <w:ind w:left="-4" w:hanging="9"/>
        <w:jc w:val="left"/>
        <w:rPr>
          <w:color w:val="auto"/>
        </w:rPr>
      </w:pPr>
      <w:r w:rsidRPr="005D032C">
        <w:rPr>
          <w:color w:val="auto"/>
        </w:rPr>
        <w:t>ACC</w:t>
      </w:r>
      <w:r w:rsidR="00242F46" w:rsidRPr="005D032C">
        <w:rPr>
          <w:color w:val="auto"/>
        </w:rPr>
        <w:t>E</w:t>
      </w:r>
      <w:r w:rsidRPr="005D032C">
        <w:rPr>
          <w:color w:val="auto"/>
        </w:rPr>
        <w:t>SSO</w:t>
      </w:r>
      <w:r w:rsidR="00242F46" w:rsidRPr="005D032C">
        <w:rPr>
          <w:color w:val="auto"/>
        </w:rPr>
        <w:t>RY</w:t>
      </w:r>
      <w:r w:rsidRPr="005D032C">
        <w:rPr>
          <w:color w:val="auto"/>
        </w:rPr>
        <w:t xml:space="preserve"> </w:t>
      </w:r>
      <w:r w:rsidR="00242F46" w:rsidRPr="005D032C">
        <w:rPr>
          <w:color w:val="auto"/>
        </w:rPr>
        <w:t>PROPERTIES OF THE ORDER</w:t>
      </w:r>
    </w:p>
    <w:p w14:paraId="0BE914CF" w14:textId="77777777" w:rsidR="00174C4D" w:rsidRPr="005D032C" w:rsidRDefault="008F760C">
      <w:pPr>
        <w:numPr>
          <w:ilvl w:val="0"/>
          <w:numId w:val="50"/>
        </w:numPr>
        <w:spacing w:after="220" w:line="249" w:lineRule="auto"/>
        <w:ind w:right="54" w:hanging="567"/>
        <w:rPr>
          <w:color w:val="auto"/>
        </w:rPr>
      </w:pPr>
      <w:r w:rsidRPr="005D032C">
        <w:rPr>
          <w:color w:val="auto"/>
        </w:rPr>
        <w:t>Short-range-order minerals. The soil matrix as well as pore surfaces are dominated by the clay minerals allophane, imogolite and ferrihydrite, and/or aluminium-humus complexes. The soil materials have very high specific surface area. Measured clay contents generally range from 10 to 25% though particle-size measurement is difficult because of aggregation and the “true” or primary clay contents may often be considerably higher. P retention is high or very high.</w:t>
      </w:r>
    </w:p>
    <w:p w14:paraId="0BE914D0" w14:textId="5FDFA395" w:rsidR="00242F46" w:rsidRPr="005D032C" w:rsidRDefault="008F760C" w:rsidP="05A6FE62">
      <w:pPr>
        <w:numPr>
          <w:ilvl w:val="0"/>
          <w:numId w:val="50"/>
        </w:numPr>
        <w:spacing w:after="220" w:line="249" w:lineRule="auto"/>
        <w:ind w:right="54" w:hanging="567"/>
        <w:rPr>
          <w:color w:val="auto"/>
        </w:rPr>
      </w:pPr>
      <w:r w:rsidRPr="005D032C">
        <w:rPr>
          <w:color w:val="auto"/>
        </w:rPr>
        <w:t xml:space="preserve">Low bases. Sum of bases are low to very low and range from less than 1 to 10 </w:t>
      </w:r>
      <w:proofErr w:type="spellStart"/>
      <w:r w:rsidRPr="005D032C">
        <w:rPr>
          <w:color w:val="auto"/>
        </w:rPr>
        <w:t>cmol</w:t>
      </w:r>
      <w:ins w:id="714" w:author="Andre Eger" w:date="2023-08-16T04:16:00Z">
        <w:r w:rsidR="1826ECF0" w:rsidRPr="005D032C">
          <w:rPr>
            <w:color w:val="auto"/>
          </w:rPr>
          <w:t>c</w:t>
        </w:r>
      </w:ins>
      <w:proofErr w:type="spellEnd"/>
      <w:r w:rsidRPr="005D032C">
        <w:rPr>
          <w:color w:val="auto"/>
        </w:rPr>
        <w:t>/</w:t>
      </w:r>
      <w:del w:id="715" w:author="Andre Eger" w:date="2023-08-16T06:47:00Z">
        <w:r w:rsidRPr="005D032C" w:rsidDel="008F760C">
          <w:rPr>
            <w:color w:val="auto"/>
          </w:rPr>
          <w:delText xml:space="preserve">100 </w:delText>
        </w:r>
      </w:del>
      <w:ins w:id="716" w:author="Andre Eger" w:date="2023-08-16T06:47:00Z">
        <w:r w:rsidR="68B5D34B" w:rsidRPr="005D032C">
          <w:rPr>
            <w:color w:val="auto"/>
          </w:rPr>
          <w:t>k</w:t>
        </w:r>
      </w:ins>
      <w:r w:rsidRPr="005D032C">
        <w:rPr>
          <w:color w:val="auto"/>
        </w:rPr>
        <w:t>g, in subsoils and unfertilised topsoils.</w:t>
      </w:r>
    </w:p>
    <w:p w14:paraId="0BE914D1" w14:textId="77777777" w:rsidR="00174C4D" w:rsidRPr="005D032C" w:rsidRDefault="008F760C" w:rsidP="00242F46">
      <w:pPr>
        <w:numPr>
          <w:ilvl w:val="0"/>
          <w:numId w:val="50"/>
        </w:numPr>
        <w:spacing w:after="220" w:line="249" w:lineRule="auto"/>
        <w:ind w:right="54" w:hanging="567"/>
        <w:rPr>
          <w:color w:val="auto"/>
        </w:rPr>
      </w:pPr>
      <w:r w:rsidRPr="005D032C">
        <w:rPr>
          <w:color w:val="auto"/>
        </w:rPr>
        <w:t>Volcanic or greywacke parent materials. Predominantly in andesitic, rhyolitic or mixed tephra, they also occur in soil materials from sandstone (greywacke) of humid uplands and high country and basalt scoria or pumice.</w:t>
      </w:r>
    </w:p>
    <w:p w14:paraId="0BE914D2" w14:textId="3285B2DD" w:rsidR="00174C4D" w:rsidRPr="005D032C" w:rsidRDefault="008F760C" w:rsidP="7563AD0B">
      <w:pPr>
        <w:numPr>
          <w:ilvl w:val="0"/>
          <w:numId w:val="50"/>
        </w:numPr>
        <w:spacing w:after="220" w:line="249" w:lineRule="auto"/>
        <w:ind w:right="54" w:hanging="567"/>
        <w:rPr>
          <w:color w:val="auto"/>
        </w:rPr>
      </w:pPr>
      <w:r w:rsidRPr="005D032C">
        <w:rPr>
          <w:color w:val="auto"/>
        </w:rPr>
        <w:lastRenderedPageBreak/>
        <w:t>Rapid</w:t>
      </w:r>
      <w:ins w:id="717" w:author="Andre Eger" w:date="2024-07-19T04:51:00Z">
        <w:r w:rsidR="698122DB" w:rsidRPr="005D032C">
          <w:rPr>
            <w:color w:val="auto"/>
          </w:rPr>
          <w:t xml:space="preserve"> mineral</w:t>
        </w:r>
      </w:ins>
      <w:ins w:id="718" w:author="Andre Eger" w:date="2024-07-19T04:52:00Z">
        <w:r w:rsidR="698122DB" w:rsidRPr="005D032C">
          <w:rPr>
            <w:color w:val="auto"/>
          </w:rPr>
          <w:t xml:space="preserve"> weathering</w:t>
        </w:r>
      </w:ins>
      <w:del w:id="719" w:author="Andre Eger" w:date="2024-07-19T04:52:00Z">
        <w:r w:rsidRPr="005D032C" w:rsidDel="008F760C">
          <w:rPr>
            <w:color w:val="auto"/>
          </w:rPr>
          <w:delText>ly weatherable minerals</w:delText>
        </w:r>
      </w:del>
      <w:r w:rsidRPr="005D032C">
        <w:rPr>
          <w:color w:val="auto"/>
        </w:rPr>
        <w:t xml:space="preserve">. Volcanic glass and feldspar dominate the sand fractions of soils in igneous parent </w:t>
      </w:r>
      <w:proofErr w:type="gramStart"/>
      <w:r w:rsidRPr="005D032C">
        <w:rPr>
          <w:color w:val="auto"/>
        </w:rPr>
        <w:t>materials, and</w:t>
      </w:r>
      <w:proofErr w:type="gramEnd"/>
      <w:r w:rsidRPr="005D032C">
        <w:rPr>
          <w:color w:val="auto"/>
        </w:rPr>
        <w:t xml:space="preserve"> are the primary source of the short-range-order minerals. Feldspars are most likely the primary source in non-igneous parent materials. </w:t>
      </w:r>
      <w:proofErr w:type="gramStart"/>
      <w:r w:rsidRPr="005D032C">
        <w:rPr>
          <w:color w:val="auto"/>
        </w:rPr>
        <w:t>Typically</w:t>
      </w:r>
      <w:proofErr w:type="gramEnd"/>
      <w:r w:rsidRPr="005D032C">
        <w:rPr>
          <w:color w:val="auto"/>
        </w:rPr>
        <w:t xml:space="preserve"> they have an Amorphic mineralogy class.</w:t>
      </w:r>
    </w:p>
    <w:p w14:paraId="0BE914D3" w14:textId="77777777" w:rsidR="00174C4D" w:rsidRPr="005D032C" w:rsidRDefault="008F760C">
      <w:pPr>
        <w:numPr>
          <w:ilvl w:val="0"/>
          <w:numId w:val="50"/>
        </w:numPr>
        <w:spacing w:after="220" w:line="249" w:lineRule="auto"/>
        <w:ind w:right="54" w:hanging="567"/>
        <w:rPr>
          <w:color w:val="auto"/>
        </w:rPr>
      </w:pPr>
      <w:r w:rsidRPr="005D032C">
        <w:rPr>
          <w:color w:val="auto"/>
        </w:rPr>
        <w:t xml:space="preserve">Rapid permeability and </w:t>
      </w:r>
      <w:bookmarkStart w:id="720" w:name="_Int_oEdOQ0OO"/>
      <w:proofErr w:type="gramStart"/>
      <w:r w:rsidRPr="005D032C">
        <w:rPr>
          <w:color w:val="auto"/>
        </w:rPr>
        <w:t>high water</w:t>
      </w:r>
      <w:bookmarkEnd w:id="720"/>
      <w:proofErr w:type="gramEnd"/>
      <w:r w:rsidRPr="005D032C">
        <w:rPr>
          <w:color w:val="auto"/>
        </w:rPr>
        <w:t xml:space="preserve"> retention. The </w:t>
      </w:r>
      <w:proofErr w:type="spellStart"/>
      <w:r w:rsidRPr="005D032C">
        <w:rPr>
          <w:color w:val="auto"/>
        </w:rPr>
        <w:t>macroporosity</w:t>
      </w:r>
      <w:proofErr w:type="spellEnd"/>
      <w:r w:rsidRPr="005D032C">
        <w:rPr>
          <w:color w:val="auto"/>
        </w:rPr>
        <w:t xml:space="preserve"> is very high and rapid drainage occurs at low soil moisture tensions. Water contents at 1500 kPa soil moisture tension </w:t>
      </w:r>
      <w:proofErr w:type="gramStart"/>
      <w:r w:rsidRPr="005D032C">
        <w:rPr>
          <w:color w:val="auto"/>
        </w:rPr>
        <w:t>are</w:t>
      </w:r>
      <w:proofErr w:type="gramEnd"/>
      <w:r w:rsidRPr="005D032C">
        <w:rPr>
          <w:color w:val="auto"/>
        </w:rPr>
        <w:t xml:space="preserve"> very high.</w:t>
      </w:r>
    </w:p>
    <w:p w14:paraId="0BE914D4" w14:textId="77777777" w:rsidR="00174C4D" w:rsidRPr="005D032C" w:rsidRDefault="008F760C">
      <w:pPr>
        <w:numPr>
          <w:ilvl w:val="0"/>
          <w:numId w:val="50"/>
        </w:numPr>
        <w:spacing w:after="220" w:line="249" w:lineRule="auto"/>
        <w:ind w:right="54" w:hanging="567"/>
        <w:rPr>
          <w:color w:val="auto"/>
        </w:rPr>
      </w:pPr>
      <w:r w:rsidRPr="005D032C">
        <w:rPr>
          <w:color w:val="auto"/>
        </w:rPr>
        <w:t>Well drained. Although poorly, imperfectly and moderately well drained soils occur, well drained soils are predominant</w:t>
      </w:r>
    </w:p>
    <w:p w14:paraId="0BE914D5" w14:textId="77777777" w:rsidR="00174C4D" w:rsidRPr="005D032C" w:rsidRDefault="008F760C">
      <w:pPr>
        <w:numPr>
          <w:ilvl w:val="0"/>
          <w:numId w:val="50"/>
        </w:numPr>
        <w:spacing w:after="220" w:line="249" w:lineRule="auto"/>
        <w:ind w:right="54" w:hanging="567"/>
        <w:rPr>
          <w:color w:val="auto"/>
        </w:rPr>
      </w:pPr>
      <w:r w:rsidRPr="005D032C">
        <w:rPr>
          <w:color w:val="auto"/>
        </w:rPr>
        <w:t>Good rooting medium. Bulk density is very low and there is little resistance to root extension. In many soils the potential root depth is very deep.</w:t>
      </w:r>
    </w:p>
    <w:p w14:paraId="0BE914D6" w14:textId="77777777" w:rsidR="00174C4D" w:rsidRPr="005D032C" w:rsidRDefault="008F760C">
      <w:pPr>
        <w:numPr>
          <w:ilvl w:val="0"/>
          <w:numId w:val="50"/>
        </w:numPr>
        <w:spacing w:after="220" w:line="249" w:lineRule="auto"/>
        <w:ind w:right="54" w:hanging="567"/>
        <w:rPr>
          <w:color w:val="auto"/>
        </w:rPr>
      </w:pPr>
      <w:r w:rsidRPr="005D032C">
        <w:rPr>
          <w:color w:val="auto"/>
        </w:rPr>
        <w:t>Active soil fauna. Microbial biomass is generally high.</w:t>
      </w:r>
    </w:p>
    <w:p w14:paraId="0BE914D7" w14:textId="419E7153" w:rsidR="00174C4D" w:rsidRPr="005D032C" w:rsidRDefault="008F760C" w:rsidP="71EA2011">
      <w:pPr>
        <w:numPr>
          <w:ilvl w:val="0"/>
          <w:numId w:val="50"/>
        </w:numPr>
        <w:spacing w:after="220" w:line="249" w:lineRule="auto"/>
        <w:ind w:right="54" w:hanging="567"/>
        <w:rPr>
          <w:color w:val="auto"/>
        </w:rPr>
      </w:pPr>
      <w:r w:rsidRPr="005D032C">
        <w:rPr>
          <w:color w:val="auto"/>
        </w:rPr>
        <w:t xml:space="preserve">Stable topsoils. Soils resist </w:t>
      </w:r>
      <w:r w:rsidR="3E63BDB2" w:rsidRPr="005D032C">
        <w:rPr>
          <w:color w:val="auto"/>
        </w:rPr>
        <w:t xml:space="preserve">pugging </w:t>
      </w:r>
      <w:r w:rsidRPr="005D032C">
        <w:rPr>
          <w:color w:val="auto"/>
        </w:rPr>
        <w:t>under the impact of machinery or grazing animals in wet weather. The water content at field capacity is less than the plastic limit. Topsoil and subsoil horizons are friable, and organic/mineral complexes are stable. Carbon contents are medium to high. Exposed topsoil may be subject to wind erosion.</w:t>
      </w:r>
    </w:p>
    <w:p w14:paraId="0BE914D8" w14:textId="77777777" w:rsidR="00174C4D" w:rsidRPr="005D032C" w:rsidRDefault="008F760C">
      <w:pPr>
        <w:numPr>
          <w:ilvl w:val="0"/>
          <w:numId w:val="50"/>
        </w:numPr>
        <w:spacing w:after="220" w:line="249" w:lineRule="auto"/>
        <w:ind w:right="54" w:hanging="567"/>
        <w:rPr>
          <w:color w:val="auto"/>
        </w:rPr>
      </w:pPr>
      <w:r w:rsidRPr="005D032C">
        <w:rPr>
          <w:color w:val="auto"/>
        </w:rPr>
        <w:t>High shrinkage potential. Soil materials have high potential to shrink on drying. Rewetting may not achieve the original volume.</w:t>
      </w:r>
    </w:p>
    <w:p w14:paraId="0BE914D9" w14:textId="01E9BA81" w:rsidR="00174C4D" w:rsidRPr="005D032C" w:rsidRDefault="008F760C">
      <w:pPr>
        <w:numPr>
          <w:ilvl w:val="0"/>
          <w:numId w:val="50"/>
        </w:numPr>
        <w:spacing w:after="220" w:line="249" w:lineRule="auto"/>
        <w:ind w:right="54" w:hanging="567"/>
        <w:rPr>
          <w:color w:val="auto"/>
        </w:rPr>
      </w:pPr>
      <w:r w:rsidRPr="005D032C">
        <w:rPr>
          <w:color w:val="auto"/>
        </w:rPr>
        <w:t>Slight to insignificant erosion under pasture. Generally</w:t>
      </w:r>
      <w:r w:rsidR="001769E3" w:rsidRPr="005D032C">
        <w:rPr>
          <w:color w:val="auto"/>
        </w:rPr>
        <w:t>,</w:t>
      </w:r>
      <w:r w:rsidRPr="005D032C">
        <w:rPr>
          <w:color w:val="auto"/>
        </w:rPr>
        <w:t xml:space="preserve"> the erosion potential is low, except on steep slopes or exposed sites and under cultivation on rolling slopes.</w:t>
      </w:r>
    </w:p>
    <w:p w14:paraId="0BE914DA" w14:textId="77777777" w:rsidR="00174C4D" w:rsidRPr="005D032C" w:rsidRDefault="008F760C">
      <w:pPr>
        <w:numPr>
          <w:ilvl w:val="0"/>
          <w:numId w:val="50"/>
        </w:numPr>
        <w:spacing w:after="220" w:line="249" w:lineRule="auto"/>
        <w:ind w:right="54" w:hanging="567"/>
        <w:rPr>
          <w:color w:val="auto"/>
        </w:rPr>
      </w:pPr>
      <w:r w:rsidRPr="005D032C">
        <w:rPr>
          <w:color w:val="auto"/>
        </w:rPr>
        <w:t>Sensitive. A pronounced loss of strength occurs on disturbance.</w:t>
      </w:r>
    </w:p>
    <w:p w14:paraId="0BE914DB" w14:textId="77777777" w:rsidR="00174C4D" w:rsidRPr="005D032C" w:rsidRDefault="008F760C">
      <w:pPr>
        <w:numPr>
          <w:ilvl w:val="0"/>
          <w:numId w:val="50"/>
        </w:numPr>
        <w:spacing w:after="220" w:line="249" w:lineRule="auto"/>
        <w:ind w:right="54" w:hanging="567"/>
        <w:rPr>
          <w:color w:val="auto"/>
        </w:rPr>
      </w:pPr>
      <w:r w:rsidRPr="005D032C">
        <w:rPr>
          <w:color w:val="auto"/>
        </w:rPr>
        <w:t xml:space="preserve">Limited fertility. There are usually requirements for phosphorus, potassium and magnesium on dairy farms. There are no significant trace element deficiencies although cobalt is marginal in more strongly leached </w:t>
      </w:r>
      <w:proofErr w:type="spellStart"/>
      <w:r w:rsidRPr="005D032C">
        <w:rPr>
          <w:color w:val="auto"/>
        </w:rPr>
        <w:t>Allophanic</w:t>
      </w:r>
      <w:proofErr w:type="spellEnd"/>
      <w:r w:rsidRPr="005D032C">
        <w:rPr>
          <w:color w:val="auto"/>
        </w:rPr>
        <w:t xml:space="preserve"> Soils. Pasture may respond to lime where pH is less than 5.3. Sulphate reserves are held in B horizons. P retention and phosphate fixation are high in topsoils.</w:t>
      </w:r>
    </w:p>
    <w:p w14:paraId="0BE914DC" w14:textId="77777777" w:rsidR="00174C4D" w:rsidRPr="005D032C" w:rsidRDefault="008F760C">
      <w:pPr>
        <w:numPr>
          <w:ilvl w:val="0"/>
          <w:numId w:val="50"/>
        </w:numPr>
        <w:spacing w:after="220" w:line="249" w:lineRule="auto"/>
        <w:ind w:right="54" w:hanging="567"/>
      </w:pPr>
      <w:r w:rsidRPr="005D032C">
        <w:rPr>
          <w:color w:val="auto"/>
        </w:rPr>
        <w:t>Moist climate. Precipitation exceeds 1000 mm and soil moisture deficits are either absent or occur for only short periods.</w:t>
      </w:r>
    </w:p>
    <w:p w14:paraId="0BE914DD" w14:textId="77777777" w:rsidR="000602CE" w:rsidRDefault="000602CE" w:rsidP="000602CE">
      <w:pPr>
        <w:spacing w:after="220" w:line="249" w:lineRule="auto"/>
        <w:ind w:right="54"/>
        <w:rPr>
          <w:i/>
        </w:rPr>
      </w:pPr>
    </w:p>
    <w:p w14:paraId="0BE914DE" w14:textId="77777777" w:rsidR="000602CE" w:rsidRPr="00242F46" w:rsidRDefault="000602CE" w:rsidP="000602CE">
      <w:pPr>
        <w:spacing w:after="220" w:line="249" w:lineRule="auto"/>
        <w:ind w:right="54"/>
        <w:rPr>
          <w:i/>
        </w:rPr>
      </w:pPr>
    </w:p>
    <w:p w14:paraId="0BE914DF" w14:textId="77777777" w:rsidR="00174C4D" w:rsidRPr="005D032C" w:rsidRDefault="00242F46">
      <w:pPr>
        <w:pStyle w:val="Heading3"/>
        <w:spacing w:after="80"/>
        <w:ind w:left="-4" w:hanging="9"/>
        <w:jc w:val="left"/>
        <w:rPr>
          <w:color w:val="auto"/>
        </w:rPr>
      </w:pPr>
      <w:r w:rsidRPr="005D032C">
        <w:rPr>
          <w:color w:val="auto"/>
        </w:rPr>
        <w:lastRenderedPageBreak/>
        <w:t>SU</w:t>
      </w:r>
      <w:r w:rsidR="008F760C" w:rsidRPr="005D032C">
        <w:rPr>
          <w:color w:val="auto"/>
        </w:rPr>
        <w:t>MMA</w:t>
      </w:r>
      <w:r w:rsidRPr="005D032C">
        <w:rPr>
          <w:color w:val="auto"/>
        </w:rPr>
        <w:t>RY</w:t>
      </w:r>
      <w:r w:rsidR="008F760C" w:rsidRPr="005D032C">
        <w:rPr>
          <w:color w:val="auto"/>
        </w:rPr>
        <w:t xml:space="preserve"> O</w:t>
      </w:r>
      <w:r w:rsidRPr="005D032C">
        <w:rPr>
          <w:color w:val="auto"/>
        </w:rPr>
        <w:t>F</w:t>
      </w:r>
      <w:r w:rsidR="008F760C" w:rsidRPr="005D032C">
        <w:rPr>
          <w:color w:val="auto"/>
        </w:rPr>
        <w:t xml:space="preserve"> ALLOPHANIC SOILS </w:t>
      </w:r>
      <w:r w:rsidRPr="005D032C">
        <w:rPr>
          <w:color w:val="auto"/>
        </w:rPr>
        <w:t>HIERARCHY</w:t>
      </w:r>
    </w:p>
    <w:tbl>
      <w:tblPr>
        <w:tblStyle w:val="TableGrid1"/>
        <w:tblW w:w="8504" w:type="dxa"/>
        <w:tblInd w:w="0" w:type="dxa"/>
        <w:tblCellMar>
          <w:top w:w="7" w:type="dxa"/>
          <w:bottom w:w="7" w:type="dxa"/>
          <w:right w:w="115" w:type="dxa"/>
        </w:tblCellMar>
        <w:tblLook w:val="04A0" w:firstRow="1" w:lastRow="0" w:firstColumn="1" w:lastColumn="0" w:noHBand="0" w:noVBand="1"/>
      </w:tblPr>
      <w:tblGrid>
        <w:gridCol w:w="794"/>
        <w:gridCol w:w="2608"/>
        <w:gridCol w:w="2834"/>
        <w:gridCol w:w="2268"/>
      </w:tblGrid>
      <w:tr w:rsidR="005D032C" w:rsidRPr="005D032C" w14:paraId="0BE914E3" w14:textId="77777777">
        <w:trPr>
          <w:trHeight w:val="700"/>
        </w:trPr>
        <w:tc>
          <w:tcPr>
            <w:tcW w:w="3402" w:type="dxa"/>
            <w:gridSpan w:val="2"/>
            <w:tcBorders>
              <w:top w:val="single" w:sz="8" w:space="0" w:color="181717"/>
              <w:left w:val="nil"/>
              <w:bottom w:val="single" w:sz="8" w:space="0" w:color="181717"/>
              <w:right w:val="nil"/>
            </w:tcBorders>
            <w:vAlign w:val="center"/>
          </w:tcPr>
          <w:p w14:paraId="0BE914E0" w14:textId="77777777" w:rsidR="00174C4D" w:rsidRPr="005D032C" w:rsidRDefault="008F760C">
            <w:pPr>
              <w:spacing w:after="0" w:line="259" w:lineRule="auto"/>
              <w:ind w:left="0" w:firstLine="0"/>
              <w:jc w:val="left"/>
              <w:rPr>
                <w:color w:val="auto"/>
              </w:rPr>
            </w:pPr>
            <w:r w:rsidRPr="005D032C">
              <w:rPr>
                <w:color w:val="auto"/>
              </w:rPr>
              <w:t xml:space="preserve">Group </w:t>
            </w:r>
          </w:p>
        </w:tc>
        <w:tc>
          <w:tcPr>
            <w:tcW w:w="2834" w:type="dxa"/>
            <w:tcBorders>
              <w:top w:val="single" w:sz="8" w:space="0" w:color="181717"/>
              <w:left w:val="nil"/>
              <w:bottom w:val="single" w:sz="8" w:space="0" w:color="181717"/>
              <w:right w:val="nil"/>
            </w:tcBorders>
            <w:vAlign w:val="center"/>
          </w:tcPr>
          <w:p w14:paraId="0BE914E1" w14:textId="77777777" w:rsidR="00174C4D" w:rsidRPr="005D032C" w:rsidRDefault="008F760C">
            <w:pPr>
              <w:spacing w:after="0" w:line="259" w:lineRule="auto"/>
              <w:ind w:left="0" w:firstLine="0"/>
              <w:jc w:val="left"/>
              <w:rPr>
                <w:color w:val="auto"/>
              </w:rPr>
            </w:pPr>
            <w:r w:rsidRPr="005D032C">
              <w:rPr>
                <w:color w:val="auto"/>
              </w:rPr>
              <w:t xml:space="preserve">Subgroup </w:t>
            </w:r>
          </w:p>
        </w:tc>
        <w:tc>
          <w:tcPr>
            <w:tcW w:w="2268" w:type="dxa"/>
            <w:tcBorders>
              <w:top w:val="single" w:sz="8" w:space="0" w:color="181717"/>
              <w:left w:val="nil"/>
              <w:bottom w:val="single" w:sz="8" w:space="0" w:color="181717"/>
              <w:right w:val="nil"/>
            </w:tcBorders>
            <w:vAlign w:val="center"/>
          </w:tcPr>
          <w:p w14:paraId="0BE914E2" w14:textId="77777777" w:rsidR="00174C4D" w:rsidRPr="005D032C" w:rsidRDefault="008F760C">
            <w:pPr>
              <w:spacing w:after="0" w:line="259" w:lineRule="auto"/>
              <w:ind w:left="0" w:firstLine="0"/>
              <w:jc w:val="left"/>
              <w:rPr>
                <w:color w:val="auto"/>
              </w:rPr>
            </w:pPr>
            <w:r w:rsidRPr="005D032C">
              <w:rPr>
                <w:color w:val="auto"/>
              </w:rPr>
              <w:t>Example of series</w:t>
            </w:r>
          </w:p>
        </w:tc>
      </w:tr>
      <w:tr w:rsidR="005D032C" w:rsidRPr="005D032C" w14:paraId="0BE914E8" w14:textId="77777777">
        <w:trPr>
          <w:trHeight w:val="577"/>
        </w:trPr>
        <w:tc>
          <w:tcPr>
            <w:tcW w:w="794" w:type="dxa"/>
            <w:tcBorders>
              <w:top w:val="single" w:sz="8" w:space="0" w:color="181717"/>
              <w:left w:val="nil"/>
              <w:bottom w:val="nil"/>
              <w:right w:val="nil"/>
            </w:tcBorders>
            <w:vAlign w:val="bottom"/>
          </w:tcPr>
          <w:p w14:paraId="0BE914E4" w14:textId="77777777" w:rsidR="00174C4D" w:rsidRPr="005D032C" w:rsidRDefault="008F760C">
            <w:pPr>
              <w:spacing w:after="0" w:line="259" w:lineRule="auto"/>
              <w:ind w:left="0" w:firstLine="0"/>
              <w:jc w:val="left"/>
              <w:rPr>
                <w:color w:val="auto"/>
              </w:rPr>
            </w:pPr>
            <w:r w:rsidRPr="005D032C">
              <w:rPr>
                <w:b/>
                <w:color w:val="auto"/>
              </w:rPr>
              <w:t xml:space="preserve">LP  </w:t>
            </w:r>
          </w:p>
        </w:tc>
        <w:tc>
          <w:tcPr>
            <w:tcW w:w="2608" w:type="dxa"/>
            <w:tcBorders>
              <w:top w:val="single" w:sz="8" w:space="0" w:color="181717"/>
              <w:left w:val="nil"/>
              <w:bottom w:val="nil"/>
              <w:right w:val="nil"/>
            </w:tcBorders>
            <w:vAlign w:val="bottom"/>
          </w:tcPr>
          <w:p w14:paraId="0BE914E5" w14:textId="77777777" w:rsidR="00174C4D" w:rsidRPr="005D032C" w:rsidRDefault="008F760C">
            <w:pPr>
              <w:spacing w:after="0" w:line="259" w:lineRule="auto"/>
              <w:ind w:left="0" w:firstLine="0"/>
              <w:jc w:val="left"/>
              <w:rPr>
                <w:color w:val="auto"/>
              </w:rPr>
            </w:pPr>
            <w:r w:rsidRPr="005D032C">
              <w:rPr>
                <w:color w:val="auto"/>
              </w:rPr>
              <w:t>Perch-</w:t>
            </w:r>
            <w:proofErr w:type="spellStart"/>
            <w:r w:rsidRPr="005D032C">
              <w:rPr>
                <w:color w:val="auto"/>
              </w:rPr>
              <w:t>gley</w:t>
            </w:r>
            <w:proofErr w:type="spellEnd"/>
            <w:r w:rsidRPr="005D032C">
              <w:rPr>
                <w:color w:val="auto"/>
              </w:rPr>
              <w:t xml:space="preserve"> </w:t>
            </w:r>
          </w:p>
        </w:tc>
        <w:tc>
          <w:tcPr>
            <w:tcW w:w="2834" w:type="dxa"/>
            <w:tcBorders>
              <w:top w:val="single" w:sz="8" w:space="0" w:color="181717"/>
              <w:left w:val="nil"/>
              <w:bottom w:val="nil"/>
              <w:right w:val="nil"/>
            </w:tcBorders>
            <w:vAlign w:val="bottom"/>
          </w:tcPr>
          <w:p w14:paraId="0BE914E6" w14:textId="77777777" w:rsidR="00174C4D" w:rsidRPr="005D032C" w:rsidRDefault="008F760C">
            <w:pPr>
              <w:spacing w:after="0" w:line="259" w:lineRule="auto"/>
              <w:ind w:left="0" w:firstLine="0"/>
              <w:jc w:val="left"/>
              <w:rPr>
                <w:color w:val="auto"/>
              </w:rPr>
            </w:pPr>
            <w:r w:rsidRPr="005D032C">
              <w:rPr>
                <w:color w:val="auto"/>
              </w:rPr>
              <w:t xml:space="preserve">Ironstone </w:t>
            </w:r>
          </w:p>
        </w:tc>
        <w:tc>
          <w:tcPr>
            <w:tcW w:w="2268" w:type="dxa"/>
            <w:tcBorders>
              <w:top w:val="single" w:sz="8" w:space="0" w:color="181717"/>
              <w:left w:val="nil"/>
              <w:bottom w:val="nil"/>
              <w:right w:val="nil"/>
            </w:tcBorders>
            <w:vAlign w:val="bottom"/>
          </w:tcPr>
          <w:p w14:paraId="0BE914E7" w14:textId="77777777" w:rsidR="00174C4D" w:rsidRPr="005D032C" w:rsidRDefault="008F760C">
            <w:pPr>
              <w:spacing w:after="0" w:line="259" w:lineRule="auto"/>
              <w:ind w:left="0" w:firstLine="0"/>
              <w:jc w:val="left"/>
              <w:rPr>
                <w:color w:val="auto"/>
              </w:rPr>
            </w:pPr>
            <w:r w:rsidRPr="005D032C">
              <w:rPr>
                <w:color w:val="auto"/>
              </w:rPr>
              <w:t>-</w:t>
            </w:r>
          </w:p>
        </w:tc>
      </w:tr>
      <w:tr w:rsidR="005D032C" w:rsidRPr="005D032C" w14:paraId="0BE914ED" w14:textId="77777777">
        <w:trPr>
          <w:trHeight w:val="450"/>
        </w:trPr>
        <w:tc>
          <w:tcPr>
            <w:tcW w:w="794" w:type="dxa"/>
            <w:tcBorders>
              <w:top w:val="nil"/>
              <w:left w:val="nil"/>
              <w:bottom w:val="nil"/>
              <w:right w:val="nil"/>
            </w:tcBorders>
          </w:tcPr>
          <w:p w14:paraId="0BE914E9"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608" w:type="dxa"/>
            <w:tcBorders>
              <w:top w:val="nil"/>
              <w:left w:val="nil"/>
              <w:bottom w:val="nil"/>
              <w:right w:val="nil"/>
            </w:tcBorders>
          </w:tcPr>
          <w:p w14:paraId="0BE914EA"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834" w:type="dxa"/>
            <w:tcBorders>
              <w:top w:val="nil"/>
              <w:left w:val="nil"/>
              <w:bottom w:val="nil"/>
              <w:right w:val="nil"/>
            </w:tcBorders>
          </w:tcPr>
          <w:p w14:paraId="0BE914EB" w14:textId="77777777" w:rsidR="00174C4D" w:rsidRPr="005D032C" w:rsidRDefault="008F760C">
            <w:pPr>
              <w:spacing w:after="0" w:line="259" w:lineRule="auto"/>
              <w:ind w:left="0" w:firstLine="0"/>
              <w:jc w:val="left"/>
              <w:rPr>
                <w:color w:val="auto"/>
              </w:rPr>
            </w:pPr>
            <w:r w:rsidRPr="005D032C">
              <w:rPr>
                <w:color w:val="auto"/>
              </w:rPr>
              <w:t xml:space="preserve">Typic </w:t>
            </w:r>
          </w:p>
        </w:tc>
        <w:tc>
          <w:tcPr>
            <w:tcW w:w="2268" w:type="dxa"/>
            <w:tcBorders>
              <w:top w:val="nil"/>
              <w:left w:val="nil"/>
              <w:bottom w:val="nil"/>
              <w:right w:val="nil"/>
            </w:tcBorders>
          </w:tcPr>
          <w:p w14:paraId="0BE914EC" w14:textId="77777777" w:rsidR="00174C4D" w:rsidRPr="005D032C" w:rsidRDefault="008F760C">
            <w:pPr>
              <w:spacing w:after="0" w:line="259" w:lineRule="auto"/>
              <w:ind w:left="0" w:firstLine="0"/>
              <w:jc w:val="left"/>
              <w:rPr>
                <w:color w:val="auto"/>
              </w:rPr>
            </w:pPr>
            <w:proofErr w:type="spellStart"/>
            <w:r w:rsidRPr="005D032C">
              <w:rPr>
                <w:color w:val="auto"/>
              </w:rPr>
              <w:t>Awatuna</w:t>
            </w:r>
            <w:proofErr w:type="spellEnd"/>
          </w:p>
        </w:tc>
      </w:tr>
      <w:tr w:rsidR="005D032C" w:rsidRPr="005D032C" w14:paraId="0BE914F2" w14:textId="77777777">
        <w:trPr>
          <w:trHeight w:val="450"/>
        </w:trPr>
        <w:tc>
          <w:tcPr>
            <w:tcW w:w="794" w:type="dxa"/>
            <w:tcBorders>
              <w:top w:val="nil"/>
              <w:left w:val="nil"/>
              <w:bottom w:val="nil"/>
              <w:right w:val="nil"/>
            </w:tcBorders>
            <w:vAlign w:val="bottom"/>
          </w:tcPr>
          <w:p w14:paraId="0BE914EE" w14:textId="77777777" w:rsidR="00174C4D" w:rsidRPr="005D032C" w:rsidRDefault="008F760C">
            <w:pPr>
              <w:spacing w:after="0" w:line="259" w:lineRule="auto"/>
              <w:ind w:left="0" w:firstLine="0"/>
              <w:jc w:val="left"/>
              <w:rPr>
                <w:color w:val="auto"/>
              </w:rPr>
            </w:pPr>
            <w:r w:rsidRPr="005D032C">
              <w:rPr>
                <w:b/>
                <w:color w:val="auto"/>
              </w:rPr>
              <w:t xml:space="preserve">LG  </w:t>
            </w:r>
          </w:p>
        </w:tc>
        <w:tc>
          <w:tcPr>
            <w:tcW w:w="2608" w:type="dxa"/>
            <w:tcBorders>
              <w:top w:val="nil"/>
              <w:left w:val="nil"/>
              <w:bottom w:val="nil"/>
              <w:right w:val="nil"/>
            </w:tcBorders>
            <w:vAlign w:val="bottom"/>
          </w:tcPr>
          <w:p w14:paraId="0BE914EF" w14:textId="77777777" w:rsidR="00174C4D" w:rsidRPr="005D032C" w:rsidRDefault="008F760C">
            <w:pPr>
              <w:spacing w:after="0" w:line="259" w:lineRule="auto"/>
              <w:ind w:left="0" w:firstLine="0"/>
              <w:jc w:val="left"/>
              <w:rPr>
                <w:color w:val="auto"/>
              </w:rPr>
            </w:pPr>
            <w:proofErr w:type="spellStart"/>
            <w:r w:rsidRPr="005D032C">
              <w:rPr>
                <w:color w:val="auto"/>
              </w:rPr>
              <w:t>Gley</w:t>
            </w:r>
            <w:proofErr w:type="spellEnd"/>
            <w:r w:rsidRPr="005D032C">
              <w:rPr>
                <w:color w:val="auto"/>
              </w:rPr>
              <w:t xml:space="preserve"> </w:t>
            </w:r>
          </w:p>
        </w:tc>
        <w:tc>
          <w:tcPr>
            <w:tcW w:w="2834" w:type="dxa"/>
            <w:tcBorders>
              <w:top w:val="nil"/>
              <w:left w:val="nil"/>
              <w:bottom w:val="nil"/>
              <w:right w:val="nil"/>
            </w:tcBorders>
            <w:vAlign w:val="bottom"/>
          </w:tcPr>
          <w:p w14:paraId="0BE914F0" w14:textId="77777777" w:rsidR="00174C4D" w:rsidRPr="005D032C" w:rsidRDefault="008F760C">
            <w:pPr>
              <w:spacing w:after="0" w:line="259" w:lineRule="auto"/>
              <w:ind w:left="0" w:firstLine="0"/>
              <w:jc w:val="left"/>
              <w:rPr>
                <w:color w:val="auto"/>
              </w:rPr>
            </w:pPr>
            <w:r w:rsidRPr="005D032C">
              <w:rPr>
                <w:color w:val="auto"/>
              </w:rPr>
              <w:t xml:space="preserve">Peaty </w:t>
            </w:r>
          </w:p>
        </w:tc>
        <w:tc>
          <w:tcPr>
            <w:tcW w:w="2268" w:type="dxa"/>
            <w:tcBorders>
              <w:top w:val="nil"/>
              <w:left w:val="nil"/>
              <w:bottom w:val="nil"/>
              <w:right w:val="nil"/>
            </w:tcBorders>
            <w:vAlign w:val="bottom"/>
          </w:tcPr>
          <w:p w14:paraId="0BE914F1" w14:textId="77777777" w:rsidR="00174C4D" w:rsidRPr="005D032C" w:rsidRDefault="008F760C">
            <w:pPr>
              <w:spacing w:after="0" w:line="259" w:lineRule="auto"/>
              <w:ind w:left="0" w:firstLine="0"/>
              <w:jc w:val="left"/>
              <w:rPr>
                <w:color w:val="auto"/>
              </w:rPr>
            </w:pPr>
            <w:proofErr w:type="spellStart"/>
            <w:r w:rsidRPr="005D032C">
              <w:rPr>
                <w:color w:val="auto"/>
              </w:rPr>
              <w:t>Rahotu</w:t>
            </w:r>
            <w:proofErr w:type="spellEnd"/>
            <w:r w:rsidRPr="005D032C">
              <w:rPr>
                <w:color w:val="auto"/>
              </w:rPr>
              <w:t xml:space="preserve"> var.</w:t>
            </w:r>
          </w:p>
        </w:tc>
      </w:tr>
      <w:tr w:rsidR="005D032C" w:rsidRPr="005D032C" w14:paraId="0BE914F7" w14:textId="77777777">
        <w:trPr>
          <w:trHeight w:val="450"/>
        </w:trPr>
        <w:tc>
          <w:tcPr>
            <w:tcW w:w="794" w:type="dxa"/>
            <w:tcBorders>
              <w:top w:val="nil"/>
              <w:left w:val="nil"/>
              <w:bottom w:val="nil"/>
              <w:right w:val="nil"/>
            </w:tcBorders>
          </w:tcPr>
          <w:p w14:paraId="0BE914F3"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608" w:type="dxa"/>
            <w:tcBorders>
              <w:top w:val="nil"/>
              <w:left w:val="nil"/>
              <w:bottom w:val="nil"/>
              <w:right w:val="nil"/>
            </w:tcBorders>
          </w:tcPr>
          <w:p w14:paraId="0BE914F4"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834" w:type="dxa"/>
            <w:tcBorders>
              <w:top w:val="nil"/>
              <w:left w:val="nil"/>
              <w:bottom w:val="nil"/>
              <w:right w:val="nil"/>
            </w:tcBorders>
          </w:tcPr>
          <w:p w14:paraId="0BE914F5" w14:textId="77777777" w:rsidR="00174C4D" w:rsidRPr="005D032C" w:rsidRDefault="008F760C">
            <w:pPr>
              <w:spacing w:after="0" w:line="259" w:lineRule="auto"/>
              <w:ind w:left="0" w:firstLine="0"/>
              <w:jc w:val="left"/>
              <w:rPr>
                <w:color w:val="auto"/>
              </w:rPr>
            </w:pPr>
            <w:r w:rsidRPr="005D032C">
              <w:rPr>
                <w:color w:val="auto"/>
              </w:rPr>
              <w:t xml:space="preserve">Typic </w:t>
            </w:r>
          </w:p>
        </w:tc>
        <w:tc>
          <w:tcPr>
            <w:tcW w:w="2268" w:type="dxa"/>
            <w:tcBorders>
              <w:top w:val="nil"/>
              <w:left w:val="nil"/>
              <w:bottom w:val="nil"/>
              <w:right w:val="nil"/>
            </w:tcBorders>
          </w:tcPr>
          <w:p w14:paraId="0BE914F6" w14:textId="77777777" w:rsidR="00174C4D" w:rsidRPr="005D032C" w:rsidRDefault="008F760C">
            <w:pPr>
              <w:spacing w:after="0" w:line="259" w:lineRule="auto"/>
              <w:ind w:left="0" w:firstLine="0"/>
              <w:jc w:val="left"/>
              <w:rPr>
                <w:color w:val="auto"/>
              </w:rPr>
            </w:pPr>
            <w:r w:rsidRPr="005D032C">
              <w:rPr>
                <w:color w:val="auto"/>
              </w:rPr>
              <w:t>Glenn</w:t>
            </w:r>
          </w:p>
        </w:tc>
      </w:tr>
      <w:tr w:rsidR="005D032C" w:rsidRPr="005D032C" w14:paraId="0BE914FC" w14:textId="77777777">
        <w:trPr>
          <w:trHeight w:val="450"/>
        </w:trPr>
        <w:tc>
          <w:tcPr>
            <w:tcW w:w="794" w:type="dxa"/>
            <w:tcBorders>
              <w:top w:val="nil"/>
              <w:left w:val="nil"/>
              <w:bottom w:val="nil"/>
              <w:right w:val="nil"/>
            </w:tcBorders>
            <w:vAlign w:val="bottom"/>
          </w:tcPr>
          <w:p w14:paraId="0BE914F8" w14:textId="77777777" w:rsidR="00174C4D" w:rsidRPr="005D032C" w:rsidRDefault="008F760C">
            <w:pPr>
              <w:spacing w:after="0" w:line="259" w:lineRule="auto"/>
              <w:ind w:left="0" w:firstLine="0"/>
              <w:jc w:val="left"/>
              <w:rPr>
                <w:color w:val="auto"/>
              </w:rPr>
            </w:pPr>
            <w:r w:rsidRPr="005D032C">
              <w:rPr>
                <w:b/>
                <w:color w:val="auto"/>
              </w:rPr>
              <w:t xml:space="preserve">LI  </w:t>
            </w:r>
            <w:r w:rsidRPr="005D032C">
              <w:rPr>
                <w:color w:val="auto"/>
              </w:rPr>
              <w:t xml:space="preserve"> </w:t>
            </w:r>
          </w:p>
        </w:tc>
        <w:tc>
          <w:tcPr>
            <w:tcW w:w="2608" w:type="dxa"/>
            <w:tcBorders>
              <w:top w:val="nil"/>
              <w:left w:val="nil"/>
              <w:bottom w:val="nil"/>
              <w:right w:val="nil"/>
            </w:tcBorders>
            <w:vAlign w:val="bottom"/>
          </w:tcPr>
          <w:p w14:paraId="0BE914F9" w14:textId="77777777" w:rsidR="00174C4D" w:rsidRPr="005D032C" w:rsidRDefault="008F760C">
            <w:pPr>
              <w:spacing w:after="0" w:line="259" w:lineRule="auto"/>
              <w:ind w:left="0" w:firstLine="0"/>
              <w:jc w:val="left"/>
              <w:rPr>
                <w:color w:val="auto"/>
              </w:rPr>
            </w:pPr>
            <w:r w:rsidRPr="005D032C">
              <w:rPr>
                <w:color w:val="auto"/>
              </w:rPr>
              <w:t xml:space="preserve">Impeded </w:t>
            </w:r>
          </w:p>
        </w:tc>
        <w:tc>
          <w:tcPr>
            <w:tcW w:w="2834" w:type="dxa"/>
            <w:tcBorders>
              <w:top w:val="nil"/>
              <w:left w:val="nil"/>
              <w:bottom w:val="nil"/>
              <w:right w:val="nil"/>
            </w:tcBorders>
            <w:vAlign w:val="bottom"/>
          </w:tcPr>
          <w:p w14:paraId="0BE914FA" w14:textId="77777777" w:rsidR="00174C4D" w:rsidRPr="005D032C" w:rsidRDefault="008F760C">
            <w:pPr>
              <w:spacing w:after="0" w:line="259" w:lineRule="auto"/>
              <w:ind w:left="0" w:firstLine="0"/>
              <w:jc w:val="left"/>
              <w:rPr>
                <w:color w:val="auto"/>
              </w:rPr>
            </w:pPr>
            <w:proofErr w:type="gramStart"/>
            <w:r w:rsidRPr="005D032C">
              <w:rPr>
                <w:color w:val="auto"/>
              </w:rPr>
              <w:t>Mottled-ironstone</w:t>
            </w:r>
            <w:proofErr w:type="gramEnd"/>
            <w:r w:rsidRPr="005D032C">
              <w:rPr>
                <w:color w:val="auto"/>
              </w:rPr>
              <w:t xml:space="preserve"> </w:t>
            </w:r>
          </w:p>
        </w:tc>
        <w:tc>
          <w:tcPr>
            <w:tcW w:w="2268" w:type="dxa"/>
            <w:tcBorders>
              <w:top w:val="nil"/>
              <w:left w:val="nil"/>
              <w:bottom w:val="nil"/>
              <w:right w:val="nil"/>
            </w:tcBorders>
            <w:vAlign w:val="bottom"/>
          </w:tcPr>
          <w:p w14:paraId="0BE914FB" w14:textId="77777777" w:rsidR="00174C4D" w:rsidRPr="005D032C" w:rsidRDefault="008F760C">
            <w:pPr>
              <w:spacing w:after="0" w:line="259" w:lineRule="auto"/>
              <w:ind w:left="0" w:firstLine="0"/>
              <w:jc w:val="left"/>
              <w:rPr>
                <w:color w:val="auto"/>
              </w:rPr>
            </w:pPr>
            <w:r w:rsidRPr="005D032C">
              <w:rPr>
                <w:color w:val="auto"/>
              </w:rPr>
              <w:t xml:space="preserve">pt. </w:t>
            </w:r>
            <w:proofErr w:type="spellStart"/>
            <w:r w:rsidRPr="005D032C">
              <w:rPr>
                <w:color w:val="auto"/>
              </w:rPr>
              <w:t>Okato</w:t>
            </w:r>
            <w:proofErr w:type="spellEnd"/>
            <w:r w:rsidRPr="005D032C">
              <w:rPr>
                <w:color w:val="auto"/>
              </w:rPr>
              <w:t xml:space="preserve"> var.</w:t>
            </w:r>
          </w:p>
        </w:tc>
      </w:tr>
      <w:tr w:rsidR="005D032C" w:rsidRPr="005D032C" w14:paraId="0BE91501" w14:textId="77777777">
        <w:trPr>
          <w:trHeight w:val="300"/>
        </w:trPr>
        <w:tc>
          <w:tcPr>
            <w:tcW w:w="794" w:type="dxa"/>
            <w:tcBorders>
              <w:top w:val="nil"/>
              <w:left w:val="nil"/>
              <w:bottom w:val="nil"/>
              <w:right w:val="nil"/>
            </w:tcBorders>
          </w:tcPr>
          <w:p w14:paraId="0BE914FD"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608" w:type="dxa"/>
            <w:tcBorders>
              <w:top w:val="nil"/>
              <w:left w:val="nil"/>
              <w:bottom w:val="nil"/>
              <w:right w:val="nil"/>
            </w:tcBorders>
          </w:tcPr>
          <w:p w14:paraId="0BE914FE"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834" w:type="dxa"/>
            <w:tcBorders>
              <w:top w:val="nil"/>
              <w:left w:val="nil"/>
              <w:bottom w:val="nil"/>
              <w:right w:val="nil"/>
            </w:tcBorders>
          </w:tcPr>
          <w:p w14:paraId="0BE914FF" w14:textId="77777777" w:rsidR="00174C4D" w:rsidRPr="005D032C" w:rsidRDefault="008F760C">
            <w:pPr>
              <w:spacing w:after="0" w:line="259" w:lineRule="auto"/>
              <w:ind w:left="0" w:firstLine="0"/>
              <w:jc w:val="left"/>
              <w:rPr>
                <w:color w:val="auto"/>
              </w:rPr>
            </w:pPr>
            <w:r w:rsidRPr="005D032C">
              <w:rPr>
                <w:color w:val="auto"/>
              </w:rPr>
              <w:t xml:space="preserve">Mottled </w:t>
            </w:r>
          </w:p>
        </w:tc>
        <w:tc>
          <w:tcPr>
            <w:tcW w:w="2268" w:type="dxa"/>
            <w:tcBorders>
              <w:top w:val="nil"/>
              <w:left w:val="nil"/>
              <w:bottom w:val="nil"/>
              <w:right w:val="nil"/>
            </w:tcBorders>
          </w:tcPr>
          <w:p w14:paraId="0BE91500" w14:textId="77777777" w:rsidR="00174C4D" w:rsidRPr="005D032C" w:rsidRDefault="008F760C">
            <w:pPr>
              <w:spacing w:after="0" w:line="259" w:lineRule="auto"/>
              <w:ind w:left="0" w:firstLine="0"/>
              <w:jc w:val="left"/>
              <w:rPr>
                <w:color w:val="auto"/>
              </w:rPr>
            </w:pPr>
            <w:proofErr w:type="spellStart"/>
            <w:r w:rsidRPr="005D032C">
              <w:rPr>
                <w:color w:val="auto"/>
              </w:rPr>
              <w:t>Tipoka</w:t>
            </w:r>
            <w:proofErr w:type="spellEnd"/>
          </w:p>
        </w:tc>
      </w:tr>
      <w:tr w:rsidR="005D032C" w:rsidRPr="005D032C" w14:paraId="0BE91506" w14:textId="77777777">
        <w:trPr>
          <w:trHeight w:val="450"/>
        </w:trPr>
        <w:tc>
          <w:tcPr>
            <w:tcW w:w="794" w:type="dxa"/>
            <w:tcBorders>
              <w:top w:val="nil"/>
              <w:left w:val="nil"/>
              <w:bottom w:val="nil"/>
              <w:right w:val="nil"/>
            </w:tcBorders>
          </w:tcPr>
          <w:p w14:paraId="0BE91502"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608" w:type="dxa"/>
            <w:tcBorders>
              <w:top w:val="nil"/>
              <w:left w:val="nil"/>
              <w:bottom w:val="nil"/>
              <w:right w:val="nil"/>
            </w:tcBorders>
          </w:tcPr>
          <w:p w14:paraId="0BE91503"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834" w:type="dxa"/>
            <w:tcBorders>
              <w:top w:val="nil"/>
              <w:left w:val="nil"/>
              <w:bottom w:val="nil"/>
              <w:right w:val="nil"/>
            </w:tcBorders>
          </w:tcPr>
          <w:p w14:paraId="0BE91504" w14:textId="77777777" w:rsidR="00174C4D" w:rsidRPr="005D032C" w:rsidRDefault="008F760C">
            <w:pPr>
              <w:spacing w:after="0" w:line="259" w:lineRule="auto"/>
              <w:ind w:left="0" w:firstLine="0"/>
              <w:jc w:val="left"/>
              <w:rPr>
                <w:color w:val="auto"/>
              </w:rPr>
            </w:pPr>
            <w:r w:rsidRPr="005D032C">
              <w:rPr>
                <w:color w:val="auto"/>
              </w:rPr>
              <w:t xml:space="preserve">Typic </w:t>
            </w:r>
          </w:p>
        </w:tc>
        <w:tc>
          <w:tcPr>
            <w:tcW w:w="2268" w:type="dxa"/>
            <w:tcBorders>
              <w:top w:val="nil"/>
              <w:left w:val="nil"/>
              <w:bottom w:val="nil"/>
              <w:right w:val="nil"/>
            </w:tcBorders>
          </w:tcPr>
          <w:p w14:paraId="0BE91505" w14:textId="77777777" w:rsidR="00174C4D" w:rsidRPr="005D032C" w:rsidRDefault="008F760C">
            <w:pPr>
              <w:spacing w:after="0" w:line="259" w:lineRule="auto"/>
              <w:ind w:left="0" w:firstLine="0"/>
              <w:jc w:val="left"/>
              <w:rPr>
                <w:color w:val="auto"/>
              </w:rPr>
            </w:pPr>
            <w:proofErr w:type="spellStart"/>
            <w:r w:rsidRPr="005D032C">
              <w:rPr>
                <w:color w:val="auto"/>
              </w:rPr>
              <w:t>Bruntwood</w:t>
            </w:r>
            <w:proofErr w:type="spellEnd"/>
          </w:p>
        </w:tc>
      </w:tr>
      <w:tr w:rsidR="005D032C" w:rsidRPr="005D032C" w14:paraId="0BE9150B" w14:textId="77777777">
        <w:trPr>
          <w:trHeight w:val="450"/>
        </w:trPr>
        <w:tc>
          <w:tcPr>
            <w:tcW w:w="794" w:type="dxa"/>
            <w:tcBorders>
              <w:top w:val="nil"/>
              <w:left w:val="nil"/>
              <w:bottom w:val="nil"/>
              <w:right w:val="nil"/>
            </w:tcBorders>
            <w:vAlign w:val="bottom"/>
          </w:tcPr>
          <w:p w14:paraId="0BE91507" w14:textId="77777777" w:rsidR="00174C4D" w:rsidRPr="005D032C" w:rsidRDefault="008F760C">
            <w:pPr>
              <w:spacing w:after="0" w:line="259" w:lineRule="auto"/>
              <w:ind w:left="0" w:firstLine="0"/>
              <w:jc w:val="left"/>
              <w:rPr>
                <w:color w:val="auto"/>
              </w:rPr>
            </w:pPr>
            <w:r w:rsidRPr="005D032C">
              <w:rPr>
                <w:b/>
                <w:color w:val="auto"/>
              </w:rPr>
              <w:t xml:space="preserve">LO  </w:t>
            </w:r>
            <w:r w:rsidRPr="005D032C">
              <w:rPr>
                <w:color w:val="auto"/>
              </w:rPr>
              <w:t xml:space="preserve"> </w:t>
            </w:r>
          </w:p>
        </w:tc>
        <w:tc>
          <w:tcPr>
            <w:tcW w:w="2608" w:type="dxa"/>
            <w:tcBorders>
              <w:top w:val="nil"/>
              <w:left w:val="nil"/>
              <w:bottom w:val="nil"/>
              <w:right w:val="nil"/>
            </w:tcBorders>
            <w:vAlign w:val="bottom"/>
          </w:tcPr>
          <w:p w14:paraId="0BE91508" w14:textId="77777777" w:rsidR="00174C4D" w:rsidRPr="005D032C" w:rsidRDefault="008F760C">
            <w:pPr>
              <w:spacing w:after="0" w:line="259" w:lineRule="auto"/>
              <w:ind w:left="0" w:firstLine="0"/>
              <w:jc w:val="left"/>
              <w:rPr>
                <w:color w:val="auto"/>
              </w:rPr>
            </w:pPr>
            <w:r w:rsidRPr="005D032C">
              <w:rPr>
                <w:color w:val="auto"/>
              </w:rPr>
              <w:t xml:space="preserve">Orthic </w:t>
            </w:r>
          </w:p>
        </w:tc>
        <w:tc>
          <w:tcPr>
            <w:tcW w:w="2834" w:type="dxa"/>
            <w:tcBorders>
              <w:top w:val="nil"/>
              <w:left w:val="nil"/>
              <w:bottom w:val="nil"/>
              <w:right w:val="nil"/>
            </w:tcBorders>
            <w:vAlign w:val="bottom"/>
          </w:tcPr>
          <w:p w14:paraId="0BE91509" w14:textId="77777777" w:rsidR="00174C4D" w:rsidRPr="005D032C" w:rsidRDefault="008F760C">
            <w:pPr>
              <w:spacing w:after="0" w:line="259" w:lineRule="auto"/>
              <w:ind w:left="0" w:firstLine="0"/>
              <w:jc w:val="left"/>
              <w:rPr>
                <w:color w:val="auto"/>
              </w:rPr>
            </w:pPr>
            <w:r w:rsidRPr="005D032C">
              <w:rPr>
                <w:color w:val="auto"/>
              </w:rPr>
              <w:t xml:space="preserve">Mottled </w:t>
            </w:r>
          </w:p>
        </w:tc>
        <w:tc>
          <w:tcPr>
            <w:tcW w:w="2268" w:type="dxa"/>
            <w:tcBorders>
              <w:top w:val="nil"/>
              <w:left w:val="nil"/>
              <w:bottom w:val="nil"/>
              <w:right w:val="nil"/>
            </w:tcBorders>
            <w:vAlign w:val="bottom"/>
          </w:tcPr>
          <w:p w14:paraId="0BE9150A" w14:textId="77777777" w:rsidR="00174C4D" w:rsidRPr="005D032C" w:rsidRDefault="008F760C">
            <w:pPr>
              <w:spacing w:after="0" w:line="259" w:lineRule="auto"/>
              <w:ind w:left="0" w:firstLine="0"/>
              <w:jc w:val="left"/>
              <w:rPr>
                <w:color w:val="auto"/>
              </w:rPr>
            </w:pPr>
            <w:proofErr w:type="spellStart"/>
            <w:r w:rsidRPr="005D032C">
              <w:rPr>
                <w:color w:val="auto"/>
              </w:rPr>
              <w:t>Oeo</w:t>
            </w:r>
            <w:proofErr w:type="spellEnd"/>
          </w:p>
        </w:tc>
      </w:tr>
      <w:tr w:rsidR="005D032C" w:rsidRPr="005D032C" w14:paraId="0BE91510" w14:textId="77777777">
        <w:trPr>
          <w:trHeight w:val="300"/>
        </w:trPr>
        <w:tc>
          <w:tcPr>
            <w:tcW w:w="794" w:type="dxa"/>
            <w:tcBorders>
              <w:top w:val="nil"/>
              <w:left w:val="nil"/>
              <w:bottom w:val="nil"/>
              <w:right w:val="nil"/>
            </w:tcBorders>
          </w:tcPr>
          <w:p w14:paraId="0BE9150C"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608" w:type="dxa"/>
            <w:tcBorders>
              <w:top w:val="nil"/>
              <w:left w:val="nil"/>
              <w:bottom w:val="nil"/>
              <w:right w:val="nil"/>
            </w:tcBorders>
          </w:tcPr>
          <w:p w14:paraId="0BE9150D"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834" w:type="dxa"/>
            <w:tcBorders>
              <w:top w:val="nil"/>
              <w:left w:val="nil"/>
              <w:bottom w:val="nil"/>
              <w:right w:val="nil"/>
            </w:tcBorders>
          </w:tcPr>
          <w:p w14:paraId="0BE9150E" w14:textId="77777777" w:rsidR="00174C4D" w:rsidRPr="005D032C" w:rsidRDefault="008F760C">
            <w:pPr>
              <w:spacing w:after="0" w:line="259" w:lineRule="auto"/>
              <w:ind w:left="0" w:firstLine="0"/>
              <w:jc w:val="left"/>
              <w:rPr>
                <w:color w:val="auto"/>
              </w:rPr>
            </w:pPr>
            <w:r w:rsidRPr="005D032C">
              <w:rPr>
                <w:color w:val="auto"/>
              </w:rPr>
              <w:t xml:space="preserve">Vitric-acidic </w:t>
            </w:r>
          </w:p>
        </w:tc>
        <w:tc>
          <w:tcPr>
            <w:tcW w:w="2268" w:type="dxa"/>
            <w:tcBorders>
              <w:top w:val="nil"/>
              <w:left w:val="nil"/>
              <w:bottom w:val="nil"/>
              <w:right w:val="nil"/>
            </w:tcBorders>
          </w:tcPr>
          <w:p w14:paraId="0BE9150F" w14:textId="77777777" w:rsidR="00174C4D" w:rsidRPr="005D032C" w:rsidRDefault="008F760C">
            <w:pPr>
              <w:spacing w:after="0" w:line="259" w:lineRule="auto"/>
              <w:ind w:left="0" w:firstLine="0"/>
              <w:jc w:val="left"/>
              <w:rPr>
                <w:color w:val="auto"/>
              </w:rPr>
            </w:pPr>
            <w:r w:rsidRPr="005D032C">
              <w:rPr>
                <w:color w:val="auto"/>
              </w:rPr>
              <w:t>Rowan</w:t>
            </w:r>
          </w:p>
        </w:tc>
      </w:tr>
      <w:tr w:rsidR="005D032C" w:rsidRPr="005D032C" w14:paraId="0BE91515" w14:textId="77777777">
        <w:trPr>
          <w:trHeight w:val="300"/>
        </w:trPr>
        <w:tc>
          <w:tcPr>
            <w:tcW w:w="794" w:type="dxa"/>
            <w:tcBorders>
              <w:top w:val="nil"/>
              <w:left w:val="nil"/>
              <w:bottom w:val="nil"/>
              <w:right w:val="nil"/>
            </w:tcBorders>
          </w:tcPr>
          <w:p w14:paraId="0BE91511"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608" w:type="dxa"/>
            <w:tcBorders>
              <w:top w:val="nil"/>
              <w:left w:val="nil"/>
              <w:bottom w:val="nil"/>
              <w:right w:val="nil"/>
            </w:tcBorders>
          </w:tcPr>
          <w:p w14:paraId="0BE91512"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834" w:type="dxa"/>
            <w:tcBorders>
              <w:top w:val="nil"/>
              <w:left w:val="nil"/>
              <w:bottom w:val="nil"/>
              <w:right w:val="nil"/>
            </w:tcBorders>
          </w:tcPr>
          <w:p w14:paraId="0BE91513" w14:textId="77777777" w:rsidR="00174C4D" w:rsidRPr="005D032C" w:rsidRDefault="008F760C">
            <w:pPr>
              <w:spacing w:after="0" w:line="259" w:lineRule="auto"/>
              <w:ind w:left="0" w:firstLine="0"/>
              <w:jc w:val="left"/>
              <w:rPr>
                <w:color w:val="auto"/>
              </w:rPr>
            </w:pPr>
            <w:r w:rsidRPr="005D032C">
              <w:rPr>
                <w:color w:val="auto"/>
              </w:rPr>
              <w:t xml:space="preserve">Vitric </w:t>
            </w:r>
          </w:p>
        </w:tc>
        <w:tc>
          <w:tcPr>
            <w:tcW w:w="2268" w:type="dxa"/>
            <w:tcBorders>
              <w:top w:val="nil"/>
              <w:left w:val="nil"/>
              <w:bottom w:val="nil"/>
              <w:right w:val="nil"/>
            </w:tcBorders>
          </w:tcPr>
          <w:p w14:paraId="0BE91514" w14:textId="77777777" w:rsidR="00174C4D" w:rsidRPr="005D032C" w:rsidRDefault="008F760C">
            <w:pPr>
              <w:spacing w:after="0" w:line="259" w:lineRule="auto"/>
              <w:ind w:left="0" w:firstLine="0"/>
              <w:jc w:val="left"/>
              <w:rPr>
                <w:color w:val="auto"/>
              </w:rPr>
            </w:pPr>
            <w:proofErr w:type="spellStart"/>
            <w:r w:rsidRPr="005D032C">
              <w:rPr>
                <w:color w:val="auto"/>
              </w:rPr>
              <w:t>Lepperton</w:t>
            </w:r>
            <w:proofErr w:type="spellEnd"/>
          </w:p>
        </w:tc>
      </w:tr>
      <w:tr w:rsidR="005D032C" w:rsidRPr="005D032C" w14:paraId="0BE9151A" w14:textId="77777777">
        <w:trPr>
          <w:trHeight w:val="300"/>
        </w:trPr>
        <w:tc>
          <w:tcPr>
            <w:tcW w:w="794" w:type="dxa"/>
            <w:tcBorders>
              <w:top w:val="nil"/>
              <w:left w:val="nil"/>
              <w:bottom w:val="nil"/>
              <w:right w:val="nil"/>
            </w:tcBorders>
          </w:tcPr>
          <w:p w14:paraId="0BE91516"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608" w:type="dxa"/>
            <w:tcBorders>
              <w:top w:val="nil"/>
              <w:left w:val="nil"/>
              <w:bottom w:val="nil"/>
              <w:right w:val="nil"/>
            </w:tcBorders>
          </w:tcPr>
          <w:p w14:paraId="0BE91517" w14:textId="77777777" w:rsidR="00174C4D" w:rsidRPr="005D032C" w:rsidRDefault="008F760C">
            <w:pPr>
              <w:spacing w:after="0" w:line="259" w:lineRule="auto"/>
              <w:ind w:left="0" w:firstLine="0"/>
              <w:jc w:val="left"/>
              <w:rPr>
                <w:color w:val="auto"/>
              </w:rPr>
            </w:pPr>
            <w:r w:rsidRPr="005D032C">
              <w:rPr>
                <w:color w:val="auto"/>
              </w:rPr>
              <w:t xml:space="preserve"> </w:t>
            </w:r>
          </w:p>
        </w:tc>
        <w:tc>
          <w:tcPr>
            <w:tcW w:w="2834" w:type="dxa"/>
            <w:tcBorders>
              <w:top w:val="nil"/>
              <w:left w:val="nil"/>
              <w:bottom w:val="nil"/>
              <w:right w:val="nil"/>
            </w:tcBorders>
          </w:tcPr>
          <w:p w14:paraId="0BE91518" w14:textId="77777777" w:rsidR="00174C4D" w:rsidRPr="005D032C" w:rsidRDefault="008F760C">
            <w:pPr>
              <w:spacing w:after="0" w:line="259" w:lineRule="auto"/>
              <w:ind w:left="0" w:firstLine="0"/>
              <w:jc w:val="left"/>
              <w:rPr>
                <w:color w:val="auto"/>
              </w:rPr>
            </w:pPr>
            <w:r w:rsidRPr="005D032C">
              <w:rPr>
                <w:color w:val="auto"/>
              </w:rPr>
              <w:t xml:space="preserve">Acidic </w:t>
            </w:r>
          </w:p>
        </w:tc>
        <w:tc>
          <w:tcPr>
            <w:tcW w:w="2268" w:type="dxa"/>
            <w:tcBorders>
              <w:top w:val="nil"/>
              <w:left w:val="nil"/>
              <w:bottom w:val="nil"/>
              <w:right w:val="nil"/>
            </w:tcBorders>
          </w:tcPr>
          <w:p w14:paraId="0BE91519" w14:textId="77777777" w:rsidR="00174C4D" w:rsidRPr="005D032C" w:rsidRDefault="008F760C">
            <w:pPr>
              <w:spacing w:after="0" w:line="259" w:lineRule="auto"/>
              <w:ind w:left="0" w:firstLine="0"/>
              <w:jc w:val="left"/>
              <w:rPr>
                <w:color w:val="auto"/>
              </w:rPr>
            </w:pPr>
            <w:proofErr w:type="spellStart"/>
            <w:r w:rsidRPr="005D032C">
              <w:rPr>
                <w:color w:val="auto"/>
              </w:rPr>
              <w:t>Patua</w:t>
            </w:r>
            <w:proofErr w:type="spellEnd"/>
          </w:p>
        </w:tc>
      </w:tr>
      <w:tr w:rsidR="005D032C" w:rsidRPr="005D032C" w14:paraId="0BE9151C" w14:textId="77777777" w:rsidTr="000602CE">
        <w:trPr>
          <w:trHeight w:val="489"/>
        </w:trPr>
        <w:tc>
          <w:tcPr>
            <w:tcW w:w="8504" w:type="dxa"/>
            <w:gridSpan w:val="4"/>
            <w:tcBorders>
              <w:top w:val="nil"/>
              <w:left w:val="nil"/>
              <w:bottom w:val="single" w:sz="8" w:space="0" w:color="181717"/>
              <w:right w:val="nil"/>
            </w:tcBorders>
          </w:tcPr>
          <w:p w14:paraId="0BE9151B" w14:textId="77777777" w:rsidR="00174C4D" w:rsidRPr="005D032C" w:rsidRDefault="008F760C">
            <w:pPr>
              <w:tabs>
                <w:tab w:val="center" w:pos="794"/>
                <w:tab w:val="center" w:pos="3716"/>
                <w:tab w:val="center" w:pos="6541"/>
              </w:tabs>
              <w:spacing w:after="0" w:line="259" w:lineRule="auto"/>
              <w:ind w:left="0" w:firstLine="0"/>
              <w:jc w:val="left"/>
              <w:rPr>
                <w:color w:val="auto"/>
              </w:rPr>
            </w:pPr>
            <w:r w:rsidRPr="005D032C">
              <w:rPr>
                <w:color w:val="auto"/>
              </w:rPr>
              <w:t xml:space="preserve"> </w:t>
            </w:r>
            <w:r w:rsidRPr="005D032C">
              <w:rPr>
                <w:color w:val="auto"/>
              </w:rPr>
              <w:tab/>
              <w:t xml:space="preserve"> </w:t>
            </w:r>
            <w:r w:rsidRPr="005D032C">
              <w:rPr>
                <w:color w:val="auto"/>
              </w:rPr>
              <w:tab/>
              <w:t xml:space="preserve">Typic </w:t>
            </w:r>
            <w:r w:rsidRPr="005D032C">
              <w:rPr>
                <w:color w:val="auto"/>
              </w:rPr>
              <w:tab/>
            </w:r>
            <w:proofErr w:type="spellStart"/>
            <w:r w:rsidRPr="005D032C">
              <w:rPr>
                <w:color w:val="auto"/>
              </w:rPr>
              <w:t>Tirau</w:t>
            </w:r>
            <w:proofErr w:type="spellEnd"/>
          </w:p>
        </w:tc>
      </w:tr>
    </w:tbl>
    <w:p w14:paraId="7802FDAF" w14:textId="77777777" w:rsidR="005F5A92" w:rsidRDefault="005F5A92" w:rsidP="005D032C"/>
    <w:p w14:paraId="0BE9151D" w14:textId="77777777" w:rsidR="00174C4D" w:rsidRPr="005D032C" w:rsidRDefault="000602CE" w:rsidP="000602CE">
      <w:pPr>
        <w:pStyle w:val="Heading3"/>
        <w:spacing w:after="434"/>
        <w:ind w:left="0" w:firstLine="0"/>
        <w:jc w:val="left"/>
        <w:rPr>
          <w:color w:val="auto"/>
        </w:rPr>
      </w:pPr>
      <w:r w:rsidRPr="005D032C">
        <w:rPr>
          <w:color w:val="auto"/>
        </w:rPr>
        <w:t>KEY TO GROUPS OF</w:t>
      </w:r>
      <w:r w:rsidR="008F760C" w:rsidRPr="005D032C">
        <w:rPr>
          <w:color w:val="auto"/>
        </w:rPr>
        <w:t xml:space="preserve"> ALLOPHANIC SOILS</w:t>
      </w:r>
    </w:p>
    <w:p w14:paraId="0BE9151E" w14:textId="77777777" w:rsidR="00174C4D" w:rsidRPr="005D032C" w:rsidRDefault="008F760C">
      <w:pPr>
        <w:spacing w:after="141" w:line="249" w:lineRule="auto"/>
        <w:ind w:left="-5" w:right="55"/>
        <w:rPr>
          <w:color w:val="auto"/>
        </w:rPr>
      </w:pPr>
      <w:proofErr w:type="gramStart"/>
      <w:r w:rsidRPr="005D032C">
        <w:rPr>
          <w:b/>
          <w:color w:val="auto"/>
        </w:rPr>
        <w:t>LP</w:t>
      </w:r>
      <w:r w:rsidRPr="005D032C">
        <w:rPr>
          <w:color w:val="auto"/>
        </w:rPr>
        <w:t xml:space="preserve"> </w:t>
      </w:r>
      <w:r w:rsidR="000602CE" w:rsidRPr="005D032C">
        <w:rPr>
          <w:color w:val="auto"/>
        </w:rPr>
        <w:t xml:space="preserve"> </w:t>
      </w:r>
      <w:proofErr w:type="spellStart"/>
      <w:r w:rsidRPr="005D032C">
        <w:rPr>
          <w:color w:val="auto"/>
        </w:rPr>
        <w:t>Allophanic</w:t>
      </w:r>
      <w:proofErr w:type="spellEnd"/>
      <w:proofErr w:type="gramEnd"/>
      <w:r w:rsidRPr="005D032C">
        <w:rPr>
          <w:color w:val="auto"/>
        </w:rPr>
        <w:t xml:space="preserve"> Soils that have </w:t>
      </w:r>
      <w:r w:rsidRPr="005D032C">
        <w:rPr>
          <w:i/>
          <w:color w:val="auto"/>
        </w:rPr>
        <w:t>both</w:t>
      </w:r>
    </w:p>
    <w:p w14:paraId="0BE9151F" w14:textId="77777777" w:rsidR="00174C4D" w:rsidRPr="005D032C" w:rsidRDefault="008F760C" w:rsidP="000E0222">
      <w:pPr>
        <w:numPr>
          <w:ilvl w:val="0"/>
          <w:numId w:val="51"/>
        </w:numPr>
        <w:spacing w:after="60" w:line="250" w:lineRule="auto"/>
        <w:ind w:left="992" w:right="57" w:hanging="567"/>
        <w:rPr>
          <w:color w:val="auto"/>
        </w:rPr>
      </w:pPr>
      <w:r w:rsidRPr="005D032C">
        <w:rPr>
          <w:color w:val="auto"/>
          <w:u w:val="single"/>
        </w:rPr>
        <w:t>Perch-</w:t>
      </w:r>
      <w:proofErr w:type="spellStart"/>
      <w:r w:rsidRPr="005D032C">
        <w:rPr>
          <w:color w:val="auto"/>
          <w:u w:val="single"/>
        </w:rPr>
        <w:t>gley</w:t>
      </w:r>
      <w:proofErr w:type="spellEnd"/>
      <w:r w:rsidRPr="005D032C">
        <w:rPr>
          <w:color w:val="auto"/>
          <w:u w:val="single"/>
        </w:rPr>
        <w:t xml:space="preserve"> features</w:t>
      </w:r>
      <w:r w:rsidRPr="005D032C">
        <w:rPr>
          <w:color w:val="auto"/>
        </w:rPr>
        <w:t xml:space="preserve">, </w:t>
      </w:r>
      <w:r w:rsidRPr="005D032C">
        <w:rPr>
          <w:i/>
          <w:color w:val="auto"/>
        </w:rPr>
        <w:t>and</w:t>
      </w:r>
    </w:p>
    <w:p w14:paraId="0BE91520" w14:textId="77777777" w:rsidR="00174C4D" w:rsidRPr="005D032C" w:rsidRDefault="008F760C" w:rsidP="000602CE">
      <w:pPr>
        <w:numPr>
          <w:ilvl w:val="0"/>
          <w:numId w:val="51"/>
        </w:numPr>
        <w:spacing w:after="64" w:line="249" w:lineRule="auto"/>
        <w:ind w:left="993" w:right="54" w:hanging="567"/>
        <w:rPr>
          <w:color w:val="auto"/>
        </w:rPr>
      </w:pPr>
      <w:r w:rsidRPr="005D032C">
        <w:rPr>
          <w:color w:val="auto"/>
        </w:rPr>
        <w:t xml:space="preserve">Either a </w:t>
      </w:r>
      <w:r w:rsidRPr="005D032C">
        <w:rPr>
          <w:color w:val="auto"/>
          <w:u w:val="single"/>
        </w:rPr>
        <w:t>peaty topsoil</w:t>
      </w:r>
      <w:r w:rsidRPr="005D032C">
        <w:rPr>
          <w:color w:val="auto"/>
        </w:rPr>
        <w:t xml:space="preserve">, or within 15 cm of the base of the A horizon or 30 cm of the mineral soil surface, have </w:t>
      </w:r>
    </w:p>
    <w:p w14:paraId="0BE91521" w14:textId="77777777" w:rsidR="00174C4D" w:rsidRPr="005D032C" w:rsidRDefault="008F760C" w:rsidP="000602CE">
      <w:pPr>
        <w:numPr>
          <w:ilvl w:val="1"/>
          <w:numId w:val="51"/>
        </w:numPr>
        <w:spacing w:after="60" w:line="249" w:lineRule="auto"/>
        <w:ind w:left="1560" w:right="54" w:hanging="567"/>
        <w:rPr>
          <w:color w:val="auto"/>
        </w:rPr>
      </w:pPr>
      <w:r w:rsidRPr="005D032C">
        <w:rPr>
          <w:color w:val="auto"/>
        </w:rPr>
        <w:t xml:space="preserve">a </w:t>
      </w:r>
      <w:proofErr w:type="spellStart"/>
      <w:r w:rsidRPr="005D032C">
        <w:rPr>
          <w:color w:val="auto"/>
          <w:u w:val="single"/>
        </w:rPr>
        <w:t>reductimorphic</w:t>
      </w:r>
      <w:proofErr w:type="spellEnd"/>
      <w:r w:rsidRPr="005D032C">
        <w:rPr>
          <w:color w:val="auto"/>
          <w:u w:val="single"/>
        </w:rPr>
        <w:t xml:space="preserve"> horizon</w:t>
      </w:r>
      <w:r w:rsidRPr="005D032C">
        <w:rPr>
          <w:color w:val="auto"/>
        </w:rPr>
        <w:t xml:space="preserve">, or </w:t>
      </w:r>
    </w:p>
    <w:p w14:paraId="0BE91522" w14:textId="77777777" w:rsidR="00174C4D" w:rsidRPr="005D032C" w:rsidRDefault="008F760C" w:rsidP="000E0222">
      <w:pPr>
        <w:numPr>
          <w:ilvl w:val="1"/>
          <w:numId w:val="51"/>
        </w:numPr>
        <w:spacing w:after="100" w:line="250" w:lineRule="auto"/>
        <w:ind w:left="1559" w:right="57" w:hanging="567"/>
        <w:rPr>
          <w:color w:val="auto"/>
        </w:rPr>
      </w:pPr>
      <w:r w:rsidRPr="005D032C">
        <w:rPr>
          <w:color w:val="auto"/>
        </w:rPr>
        <w:t xml:space="preserve">a </w:t>
      </w:r>
      <w:r w:rsidRPr="005D032C">
        <w:rPr>
          <w:color w:val="auto"/>
          <w:u w:val="single"/>
        </w:rPr>
        <w:t>redox-mottled horizon</w:t>
      </w:r>
      <w:r w:rsidRPr="005D032C">
        <w:rPr>
          <w:color w:val="auto"/>
        </w:rPr>
        <w:t xml:space="preserve"> if the parent material is predominantly andesitic or basaltic.</w:t>
      </w:r>
    </w:p>
    <w:p w14:paraId="0BE91523" w14:textId="77777777" w:rsidR="00174C4D" w:rsidRPr="005D032C" w:rsidRDefault="008F760C">
      <w:pPr>
        <w:spacing w:after="423" w:line="265" w:lineRule="auto"/>
        <w:ind w:left="10" w:right="54" w:hanging="10"/>
        <w:jc w:val="right"/>
        <w:rPr>
          <w:color w:val="auto"/>
        </w:rPr>
      </w:pPr>
      <w:r w:rsidRPr="005D032C">
        <w:rPr>
          <w:b/>
          <w:color w:val="auto"/>
        </w:rPr>
        <w:t>P</w:t>
      </w:r>
      <w:r w:rsidR="000602CE" w:rsidRPr="005D032C">
        <w:rPr>
          <w:b/>
          <w:color w:val="auto"/>
        </w:rPr>
        <w:t>ER</w:t>
      </w:r>
      <w:r w:rsidRPr="005D032C">
        <w:rPr>
          <w:b/>
          <w:color w:val="auto"/>
        </w:rPr>
        <w:t>CH-GL</w:t>
      </w:r>
      <w:r w:rsidR="000602CE" w:rsidRPr="005D032C">
        <w:rPr>
          <w:b/>
          <w:color w:val="auto"/>
        </w:rPr>
        <w:t>EY</w:t>
      </w:r>
      <w:r w:rsidRPr="005D032C">
        <w:rPr>
          <w:b/>
          <w:color w:val="auto"/>
        </w:rPr>
        <w:t xml:space="preserve"> ALLOPHANIC SOILS</w:t>
      </w:r>
    </w:p>
    <w:p w14:paraId="0BE91524" w14:textId="77777777" w:rsidR="00174C4D" w:rsidRPr="005D032C" w:rsidRDefault="008F760C">
      <w:pPr>
        <w:spacing w:after="64" w:line="249" w:lineRule="auto"/>
        <w:ind w:left="562" w:right="54" w:hanging="577"/>
        <w:rPr>
          <w:color w:val="auto"/>
        </w:rPr>
      </w:pPr>
      <w:proofErr w:type="gramStart"/>
      <w:r w:rsidRPr="005D032C">
        <w:rPr>
          <w:b/>
          <w:color w:val="auto"/>
        </w:rPr>
        <w:t>LG</w:t>
      </w:r>
      <w:r w:rsidRPr="005D032C">
        <w:rPr>
          <w:color w:val="auto"/>
        </w:rPr>
        <w:t xml:space="preserve"> </w:t>
      </w:r>
      <w:r w:rsidR="000602CE" w:rsidRPr="005D032C">
        <w:rPr>
          <w:color w:val="auto"/>
        </w:rPr>
        <w:t xml:space="preserve"> </w:t>
      </w:r>
      <w:r w:rsidRPr="005D032C">
        <w:rPr>
          <w:color w:val="auto"/>
        </w:rPr>
        <w:t>Other</w:t>
      </w:r>
      <w:proofErr w:type="gramEnd"/>
      <w:r w:rsidRPr="005D032C">
        <w:rPr>
          <w:color w:val="auto"/>
        </w:rPr>
        <w:t xml:space="preserve"> </w:t>
      </w:r>
      <w:proofErr w:type="spellStart"/>
      <w:r w:rsidRPr="005D032C">
        <w:rPr>
          <w:color w:val="auto"/>
        </w:rPr>
        <w:t>Allophanic</w:t>
      </w:r>
      <w:proofErr w:type="spellEnd"/>
      <w:r w:rsidRPr="005D032C">
        <w:rPr>
          <w:color w:val="auto"/>
        </w:rPr>
        <w:t xml:space="preserve"> Soils that have a </w:t>
      </w:r>
      <w:r w:rsidRPr="005D032C">
        <w:rPr>
          <w:color w:val="auto"/>
          <w:u w:val="single"/>
        </w:rPr>
        <w:t>peaty topsoil</w:t>
      </w:r>
      <w:r w:rsidRPr="005D032C">
        <w:rPr>
          <w:color w:val="auto"/>
        </w:rPr>
        <w:t xml:space="preserve">, or within 15 cm of the base of the A horizon or 30 cm of the mineral soil surface, have </w:t>
      </w:r>
      <w:r w:rsidRPr="005D032C">
        <w:rPr>
          <w:i/>
          <w:color w:val="auto"/>
        </w:rPr>
        <w:t>either</w:t>
      </w:r>
      <w:r w:rsidRPr="005D032C">
        <w:rPr>
          <w:color w:val="auto"/>
        </w:rPr>
        <w:t xml:space="preserve"> </w:t>
      </w:r>
    </w:p>
    <w:p w14:paraId="0BE91525" w14:textId="77777777" w:rsidR="00174C4D" w:rsidRPr="005D032C" w:rsidRDefault="008F760C">
      <w:pPr>
        <w:numPr>
          <w:ilvl w:val="0"/>
          <w:numId w:val="52"/>
        </w:numPr>
        <w:spacing w:after="60" w:line="249" w:lineRule="auto"/>
        <w:ind w:right="54" w:hanging="567"/>
        <w:rPr>
          <w:color w:val="auto"/>
        </w:rPr>
      </w:pPr>
      <w:r w:rsidRPr="005D032C">
        <w:rPr>
          <w:color w:val="auto"/>
        </w:rPr>
        <w:t xml:space="preserve">a </w:t>
      </w:r>
      <w:proofErr w:type="spellStart"/>
      <w:r w:rsidRPr="005D032C">
        <w:rPr>
          <w:color w:val="auto"/>
          <w:u w:val="single"/>
        </w:rPr>
        <w:t>reductimorphic</w:t>
      </w:r>
      <w:proofErr w:type="spellEnd"/>
      <w:r w:rsidRPr="005D032C">
        <w:rPr>
          <w:color w:val="auto"/>
          <w:u w:val="single"/>
        </w:rPr>
        <w:t xml:space="preserve"> horizon</w:t>
      </w:r>
      <w:r w:rsidRPr="005D032C">
        <w:rPr>
          <w:color w:val="auto"/>
        </w:rPr>
        <w:t xml:space="preserve">, </w:t>
      </w:r>
      <w:r w:rsidRPr="005D032C">
        <w:rPr>
          <w:i/>
          <w:color w:val="auto"/>
        </w:rPr>
        <w:t>or</w:t>
      </w:r>
      <w:r w:rsidRPr="005D032C">
        <w:rPr>
          <w:color w:val="auto"/>
        </w:rPr>
        <w:t xml:space="preserve"> </w:t>
      </w:r>
    </w:p>
    <w:p w14:paraId="0BE91526" w14:textId="77777777" w:rsidR="00174C4D" w:rsidRPr="005D032C" w:rsidRDefault="008F760C" w:rsidP="000E0222">
      <w:pPr>
        <w:numPr>
          <w:ilvl w:val="0"/>
          <w:numId w:val="52"/>
        </w:numPr>
        <w:spacing w:after="100" w:line="250" w:lineRule="auto"/>
        <w:ind w:right="57" w:hanging="567"/>
        <w:rPr>
          <w:color w:val="auto"/>
        </w:rPr>
      </w:pPr>
      <w:r w:rsidRPr="005D032C">
        <w:rPr>
          <w:color w:val="auto"/>
        </w:rPr>
        <w:t xml:space="preserve">a </w:t>
      </w:r>
      <w:r w:rsidRPr="005D032C">
        <w:rPr>
          <w:color w:val="auto"/>
          <w:u w:val="single"/>
        </w:rPr>
        <w:t>redox mottled horizon</w:t>
      </w:r>
      <w:r w:rsidRPr="005D032C">
        <w:rPr>
          <w:color w:val="auto"/>
        </w:rPr>
        <w:t xml:space="preserve"> if the parent material is predominantly andesitic or basaltic.</w:t>
      </w:r>
    </w:p>
    <w:p w14:paraId="0BE91527" w14:textId="77777777" w:rsidR="000602CE" w:rsidRPr="005D032C" w:rsidRDefault="008F760C" w:rsidP="000602CE">
      <w:pPr>
        <w:spacing w:after="423" w:line="264" w:lineRule="auto"/>
        <w:ind w:right="57" w:hanging="11"/>
        <w:jc w:val="right"/>
        <w:rPr>
          <w:b/>
          <w:color w:val="auto"/>
        </w:rPr>
      </w:pPr>
      <w:r w:rsidRPr="005D032C">
        <w:rPr>
          <w:b/>
          <w:color w:val="auto"/>
        </w:rPr>
        <w:t>GL</w:t>
      </w:r>
      <w:r w:rsidR="000602CE" w:rsidRPr="005D032C">
        <w:rPr>
          <w:b/>
          <w:color w:val="auto"/>
        </w:rPr>
        <w:t>EY</w:t>
      </w:r>
      <w:r w:rsidRPr="005D032C">
        <w:rPr>
          <w:b/>
          <w:color w:val="auto"/>
        </w:rPr>
        <w:t xml:space="preserve"> ALLOPHANIC SOILS</w:t>
      </w:r>
    </w:p>
    <w:p w14:paraId="0BE91528" w14:textId="77777777" w:rsidR="00174C4D" w:rsidRPr="005D032C" w:rsidRDefault="008F760C" w:rsidP="000602CE">
      <w:pPr>
        <w:spacing w:after="100" w:line="264" w:lineRule="auto"/>
        <w:ind w:right="57" w:hanging="11"/>
        <w:jc w:val="center"/>
        <w:rPr>
          <w:color w:val="auto"/>
        </w:rPr>
      </w:pPr>
      <w:r w:rsidRPr="005D032C">
        <w:rPr>
          <w:b/>
          <w:color w:val="auto"/>
        </w:rPr>
        <w:t>LI</w:t>
      </w:r>
      <w:r w:rsidR="000602CE" w:rsidRPr="005D032C">
        <w:rPr>
          <w:b/>
          <w:color w:val="auto"/>
        </w:rPr>
        <w:t xml:space="preserve">  </w:t>
      </w:r>
      <w:r w:rsidRPr="005D032C">
        <w:rPr>
          <w:color w:val="auto"/>
        </w:rPr>
        <w:t xml:space="preserve"> Other </w:t>
      </w:r>
      <w:proofErr w:type="spellStart"/>
      <w:r w:rsidRPr="005D032C">
        <w:rPr>
          <w:color w:val="auto"/>
        </w:rPr>
        <w:t>Allophanic</w:t>
      </w:r>
      <w:proofErr w:type="spellEnd"/>
      <w:r w:rsidRPr="005D032C">
        <w:rPr>
          <w:color w:val="auto"/>
        </w:rPr>
        <w:t xml:space="preserve"> Soils that have a </w:t>
      </w:r>
      <w:r w:rsidRPr="005D032C">
        <w:rPr>
          <w:color w:val="auto"/>
          <w:u w:val="single"/>
        </w:rPr>
        <w:t>slowly permeable layer</w:t>
      </w:r>
      <w:r w:rsidRPr="005D032C">
        <w:rPr>
          <w:color w:val="auto"/>
        </w:rPr>
        <w:t>, or horizon that is at least weakly indurated, within 90 cm of the mineral soil surface.</w:t>
      </w:r>
    </w:p>
    <w:p w14:paraId="0BE91529" w14:textId="77777777" w:rsidR="000602CE" w:rsidRPr="005D032C" w:rsidRDefault="008F760C">
      <w:pPr>
        <w:spacing w:after="276" w:line="265" w:lineRule="auto"/>
        <w:ind w:left="10" w:right="54" w:hanging="10"/>
        <w:jc w:val="right"/>
        <w:rPr>
          <w:b/>
          <w:color w:val="auto"/>
        </w:rPr>
      </w:pPr>
      <w:r w:rsidRPr="005D032C">
        <w:rPr>
          <w:b/>
          <w:color w:val="auto"/>
        </w:rPr>
        <w:lastRenderedPageBreak/>
        <w:t>IMP</w:t>
      </w:r>
      <w:r w:rsidR="000602CE" w:rsidRPr="005D032C">
        <w:rPr>
          <w:b/>
          <w:color w:val="auto"/>
        </w:rPr>
        <w:t>EDED</w:t>
      </w:r>
      <w:r w:rsidRPr="005D032C">
        <w:rPr>
          <w:b/>
          <w:color w:val="auto"/>
        </w:rPr>
        <w:t xml:space="preserve"> ALLOPHANIC SOILS</w:t>
      </w:r>
    </w:p>
    <w:p w14:paraId="0BE9152B" w14:textId="77777777" w:rsidR="00174C4D" w:rsidRPr="005D032C" w:rsidRDefault="008F760C">
      <w:pPr>
        <w:spacing w:after="140" w:line="249" w:lineRule="auto"/>
        <w:ind w:left="-15" w:right="54" w:firstLine="0"/>
        <w:rPr>
          <w:color w:val="auto"/>
        </w:rPr>
      </w:pPr>
      <w:r w:rsidRPr="005D032C">
        <w:rPr>
          <w:b/>
          <w:color w:val="auto"/>
        </w:rPr>
        <w:t>LO</w:t>
      </w:r>
      <w:r w:rsidRPr="005D032C">
        <w:rPr>
          <w:color w:val="auto"/>
        </w:rPr>
        <w:t xml:space="preserve"> </w:t>
      </w:r>
      <w:r w:rsidR="000602CE" w:rsidRPr="005D032C">
        <w:rPr>
          <w:color w:val="auto"/>
        </w:rPr>
        <w:t xml:space="preserve">  </w:t>
      </w:r>
      <w:r w:rsidRPr="005D032C">
        <w:rPr>
          <w:color w:val="auto"/>
        </w:rPr>
        <w:t xml:space="preserve">Other </w:t>
      </w:r>
      <w:proofErr w:type="spellStart"/>
      <w:r w:rsidRPr="005D032C">
        <w:rPr>
          <w:color w:val="auto"/>
        </w:rPr>
        <w:t>Allophanic</w:t>
      </w:r>
      <w:proofErr w:type="spellEnd"/>
      <w:r w:rsidRPr="005D032C">
        <w:rPr>
          <w:color w:val="auto"/>
        </w:rPr>
        <w:t xml:space="preserve"> Soils.</w:t>
      </w:r>
    </w:p>
    <w:p w14:paraId="0BE9152C" w14:textId="77777777" w:rsidR="00174C4D" w:rsidRPr="005D032C" w:rsidRDefault="008F760C" w:rsidP="000602CE">
      <w:pPr>
        <w:spacing w:after="401" w:line="264" w:lineRule="auto"/>
        <w:ind w:right="57" w:hanging="11"/>
        <w:contextualSpacing/>
        <w:jc w:val="right"/>
        <w:rPr>
          <w:color w:val="auto"/>
        </w:rPr>
      </w:pPr>
      <w:r w:rsidRPr="005D032C">
        <w:rPr>
          <w:b/>
          <w:color w:val="auto"/>
        </w:rPr>
        <w:t>O</w:t>
      </w:r>
      <w:r w:rsidR="000602CE" w:rsidRPr="005D032C">
        <w:rPr>
          <w:b/>
          <w:color w:val="auto"/>
        </w:rPr>
        <w:t>RT</w:t>
      </w:r>
      <w:r w:rsidRPr="005D032C">
        <w:rPr>
          <w:b/>
          <w:color w:val="auto"/>
        </w:rPr>
        <w:t>HIC ALLOPHANIC SOILS</w:t>
      </w:r>
    </w:p>
    <w:p w14:paraId="0BE9152D" w14:textId="77777777" w:rsidR="00174C4D" w:rsidRPr="005D032C" w:rsidRDefault="008F760C">
      <w:pPr>
        <w:spacing w:after="187" w:line="259" w:lineRule="auto"/>
        <w:ind w:left="0" w:firstLine="0"/>
        <w:jc w:val="left"/>
        <w:rPr>
          <w:color w:val="auto"/>
        </w:rPr>
      </w:pPr>
      <w:r w:rsidRPr="005D032C">
        <w:rPr>
          <w:rFonts w:ascii="Calibri" w:eastAsia="Calibri" w:hAnsi="Calibri" w:cs="Calibri"/>
          <w:noProof/>
          <w:color w:val="auto"/>
          <w:sz w:val="22"/>
        </w:rPr>
        <mc:AlternateContent>
          <mc:Choice Requires="wpg">
            <w:drawing>
              <wp:inline distT="0" distB="0" distL="0" distR="0" wp14:anchorId="0BE92211" wp14:editId="0BE92212">
                <wp:extent cx="5400040" cy="6350"/>
                <wp:effectExtent l="0" t="0" r="0" b="0"/>
                <wp:docPr id="99181" name="Group 99181"/>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5344" name="Shape 5344"/>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1AD3D79" id="Group 99181"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">
                <v:shape id="Shape 534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" path="m,l5400040,e" filled="f" strokecolor="#181717" strokeweight=".5pt">
                  <v:stroke miterlimit="1" joinstyle="miter"/>
                  <v:path arrowok="t" textboxrect="0,0,5400040,0"/>
                </v:shape>
                <w10:anchorlock/>
              </v:group>
            </w:pict>
          </mc:Fallback>
        </mc:AlternateContent>
      </w:r>
    </w:p>
    <w:p w14:paraId="0BE9152E" w14:textId="77777777" w:rsidR="000602CE" w:rsidRPr="005D032C" w:rsidRDefault="000602CE" w:rsidP="00E30067">
      <w:pPr>
        <w:rPr>
          <w:color w:val="auto"/>
        </w:rPr>
      </w:pPr>
    </w:p>
    <w:p w14:paraId="0BE9152F" w14:textId="77777777" w:rsidR="00174C4D" w:rsidRPr="005D032C" w:rsidRDefault="008F760C">
      <w:pPr>
        <w:pStyle w:val="Heading3"/>
        <w:spacing w:after="586"/>
        <w:ind w:left="-4" w:hanging="9"/>
        <w:jc w:val="left"/>
        <w:rPr>
          <w:color w:val="auto"/>
        </w:rPr>
      </w:pPr>
      <w:r w:rsidRPr="005D032C">
        <w:rPr>
          <w:color w:val="auto"/>
        </w:rPr>
        <w:t>K</w:t>
      </w:r>
      <w:r w:rsidR="000602CE" w:rsidRPr="005D032C">
        <w:rPr>
          <w:color w:val="auto"/>
        </w:rPr>
        <w:t>EY</w:t>
      </w:r>
      <w:r w:rsidRPr="005D032C">
        <w:rPr>
          <w:color w:val="auto"/>
        </w:rPr>
        <w:t xml:space="preserve"> </w:t>
      </w:r>
      <w:r w:rsidR="000602CE" w:rsidRPr="005D032C">
        <w:rPr>
          <w:color w:val="auto"/>
        </w:rPr>
        <w:t>T</w:t>
      </w:r>
      <w:r w:rsidRPr="005D032C">
        <w:rPr>
          <w:color w:val="auto"/>
        </w:rPr>
        <w:t>O S</w:t>
      </w:r>
      <w:r w:rsidR="000602CE" w:rsidRPr="005D032C">
        <w:rPr>
          <w:color w:val="auto"/>
        </w:rPr>
        <w:t>U</w:t>
      </w:r>
      <w:r w:rsidRPr="005D032C">
        <w:rPr>
          <w:color w:val="auto"/>
        </w:rPr>
        <w:t>BG</w:t>
      </w:r>
      <w:r w:rsidR="000602CE" w:rsidRPr="005D032C">
        <w:rPr>
          <w:color w:val="auto"/>
        </w:rPr>
        <w:t>R</w:t>
      </w:r>
      <w:r w:rsidRPr="005D032C">
        <w:rPr>
          <w:color w:val="auto"/>
        </w:rPr>
        <w:t>O</w:t>
      </w:r>
      <w:r w:rsidR="000602CE" w:rsidRPr="005D032C">
        <w:rPr>
          <w:color w:val="auto"/>
        </w:rPr>
        <w:t>U</w:t>
      </w:r>
      <w:r w:rsidRPr="005D032C">
        <w:rPr>
          <w:color w:val="auto"/>
        </w:rPr>
        <w:t>PS O</w:t>
      </w:r>
      <w:r w:rsidR="000602CE" w:rsidRPr="005D032C">
        <w:rPr>
          <w:color w:val="auto"/>
        </w:rPr>
        <w:t>F</w:t>
      </w:r>
      <w:r w:rsidRPr="005D032C">
        <w:rPr>
          <w:color w:val="auto"/>
        </w:rPr>
        <w:t xml:space="preserve"> ALLOPHANIC SOILS</w:t>
      </w:r>
    </w:p>
    <w:p w14:paraId="0BE91530" w14:textId="77777777" w:rsidR="00174C4D" w:rsidRPr="005D032C" w:rsidRDefault="008F760C">
      <w:pPr>
        <w:spacing w:after="11" w:line="249" w:lineRule="auto"/>
        <w:ind w:left="-15" w:right="54" w:firstLine="0"/>
        <w:rPr>
          <w:color w:val="auto"/>
        </w:rPr>
      </w:pPr>
      <w:r w:rsidRPr="005D032C">
        <w:rPr>
          <w:b/>
          <w:color w:val="auto"/>
        </w:rPr>
        <w:t>LP</w:t>
      </w:r>
      <w:r w:rsidRPr="005D032C">
        <w:rPr>
          <w:color w:val="auto"/>
        </w:rPr>
        <w:t xml:space="preserve"> </w:t>
      </w:r>
      <w:r w:rsidR="000602CE" w:rsidRPr="005D032C">
        <w:rPr>
          <w:color w:val="auto"/>
        </w:rPr>
        <w:t xml:space="preserve">  </w:t>
      </w:r>
      <w:r w:rsidRPr="005D032C">
        <w:rPr>
          <w:color w:val="auto"/>
        </w:rPr>
        <w:t>PERCH-GLEY ALLOPHANIC SOILS</w:t>
      </w:r>
    </w:p>
    <w:p w14:paraId="0BE91531" w14:textId="77777777" w:rsidR="00174C4D" w:rsidRPr="005D032C" w:rsidRDefault="008F760C">
      <w:pPr>
        <w:spacing w:after="129" w:line="259" w:lineRule="auto"/>
        <w:ind w:left="0" w:firstLine="0"/>
        <w:jc w:val="left"/>
        <w:rPr>
          <w:color w:val="auto"/>
        </w:rPr>
      </w:pPr>
      <w:r w:rsidRPr="005D032C">
        <w:rPr>
          <w:color w:val="auto"/>
        </w:rPr>
        <w:t xml:space="preserve"> </w:t>
      </w:r>
    </w:p>
    <w:p w14:paraId="0BE91532" w14:textId="77777777" w:rsidR="00174C4D" w:rsidRPr="005D032C" w:rsidRDefault="008F760C">
      <w:pPr>
        <w:spacing w:after="296" w:line="249" w:lineRule="auto"/>
        <w:ind w:left="562" w:right="54" w:hanging="577"/>
        <w:rPr>
          <w:color w:val="auto"/>
        </w:rPr>
      </w:pPr>
      <w:r w:rsidRPr="005D032C">
        <w:rPr>
          <w:color w:val="auto"/>
        </w:rPr>
        <w:t xml:space="preserve"> </w:t>
      </w:r>
      <w:r w:rsidR="000602CE" w:rsidRPr="005D032C">
        <w:rPr>
          <w:color w:val="auto"/>
        </w:rPr>
        <w:tab/>
      </w:r>
      <w:r w:rsidRPr="005D032C">
        <w:rPr>
          <w:color w:val="auto"/>
        </w:rPr>
        <w:t>Perch-</w:t>
      </w:r>
      <w:proofErr w:type="spellStart"/>
      <w:r w:rsidRPr="005D032C">
        <w:rPr>
          <w:color w:val="auto"/>
        </w:rPr>
        <w:t>gley</w:t>
      </w:r>
      <w:proofErr w:type="spellEnd"/>
      <w:r w:rsidRPr="005D032C">
        <w:rPr>
          <w:color w:val="auto"/>
        </w:rPr>
        <w:t xml:space="preserve"> </w:t>
      </w:r>
      <w:proofErr w:type="spellStart"/>
      <w:r w:rsidRPr="005D032C">
        <w:rPr>
          <w:color w:val="auto"/>
        </w:rPr>
        <w:t>Allophanic</w:t>
      </w:r>
      <w:proofErr w:type="spellEnd"/>
      <w:r w:rsidRPr="005D032C">
        <w:rPr>
          <w:color w:val="auto"/>
        </w:rPr>
        <w:t xml:space="preserve"> Soils occur in sites that are periodically saturated (unless artificially drained). Wetness and associated reducing conditions are indicated by brownish or reddish mottles. The wetness is caused by the perching of water on a slowly permeable subsurface layer, although a groundwater-table may also be present.</w:t>
      </w:r>
    </w:p>
    <w:p w14:paraId="0BE91533" w14:textId="77777777" w:rsidR="00174C4D" w:rsidRPr="005D032C" w:rsidRDefault="008F760C">
      <w:pPr>
        <w:spacing w:after="46" w:line="249" w:lineRule="auto"/>
        <w:ind w:left="1417" w:right="54" w:hanging="851"/>
        <w:rPr>
          <w:color w:val="auto"/>
        </w:rPr>
      </w:pPr>
      <w:r w:rsidRPr="005D032C">
        <w:rPr>
          <w:b/>
          <w:color w:val="auto"/>
        </w:rPr>
        <w:t>LPI</w:t>
      </w:r>
      <w:r w:rsidRPr="005D032C">
        <w:rPr>
          <w:color w:val="auto"/>
        </w:rPr>
        <w:t xml:space="preserve"> </w:t>
      </w:r>
      <w:r w:rsidR="000602CE" w:rsidRPr="005D032C">
        <w:rPr>
          <w:color w:val="auto"/>
        </w:rPr>
        <w:tab/>
      </w:r>
      <w:r w:rsidRPr="005D032C">
        <w:rPr>
          <w:color w:val="auto"/>
        </w:rPr>
        <w:t>Perch-</w:t>
      </w:r>
      <w:proofErr w:type="spellStart"/>
      <w:r w:rsidRPr="005D032C">
        <w:rPr>
          <w:color w:val="auto"/>
        </w:rPr>
        <w:t>gley</w:t>
      </w:r>
      <w:proofErr w:type="spellEnd"/>
      <w:r w:rsidRPr="005D032C">
        <w:rPr>
          <w:color w:val="auto"/>
        </w:rPr>
        <w:t xml:space="preserve"> </w:t>
      </w:r>
      <w:proofErr w:type="spellStart"/>
      <w:r w:rsidRPr="005D032C">
        <w:rPr>
          <w:color w:val="auto"/>
        </w:rPr>
        <w:t>Allophanic</w:t>
      </w:r>
      <w:proofErr w:type="spellEnd"/>
      <w:r w:rsidRPr="005D032C">
        <w:rPr>
          <w:color w:val="auto"/>
        </w:rPr>
        <w:t xml:space="preserve"> Soils that have an </w:t>
      </w:r>
      <w:r w:rsidRPr="005D032C">
        <w:rPr>
          <w:color w:val="auto"/>
          <w:u w:val="single"/>
        </w:rPr>
        <w:t>ironstone-pan</w:t>
      </w:r>
      <w:r w:rsidRPr="005D032C">
        <w:rPr>
          <w:color w:val="auto"/>
        </w:rPr>
        <w:t xml:space="preserve"> within 90 cm of the mineral soil surface.</w:t>
      </w:r>
    </w:p>
    <w:p w14:paraId="0BE91534" w14:textId="77777777" w:rsidR="00174C4D" w:rsidRPr="005D032C" w:rsidRDefault="008F760C">
      <w:pPr>
        <w:spacing w:after="123" w:line="265" w:lineRule="auto"/>
        <w:ind w:left="10" w:right="54" w:hanging="10"/>
        <w:jc w:val="right"/>
        <w:rPr>
          <w:color w:val="auto"/>
        </w:rPr>
      </w:pPr>
      <w:r w:rsidRPr="005D032C">
        <w:rPr>
          <w:b/>
          <w:color w:val="auto"/>
        </w:rPr>
        <w:t>Ironstone Perch-</w:t>
      </w:r>
      <w:proofErr w:type="spellStart"/>
      <w:r w:rsidRPr="005D032C">
        <w:rPr>
          <w:b/>
          <w:color w:val="auto"/>
        </w:rPr>
        <w:t>gley</w:t>
      </w:r>
      <w:proofErr w:type="spellEnd"/>
      <w:r w:rsidRPr="005D032C">
        <w:rPr>
          <w:b/>
          <w:color w:val="auto"/>
        </w:rPr>
        <w:t xml:space="preserve"> </w:t>
      </w:r>
      <w:proofErr w:type="spellStart"/>
      <w:r w:rsidRPr="005D032C">
        <w:rPr>
          <w:b/>
          <w:color w:val="auto"/>
        </w:rPr>
        <w:t>Allophanic</w:t>
      </w:r>
      <w:proofErr w:type="spellEnd"/>
      <w:r w:rsidRPr="005D032C">
        <w:rPr>
          <w:b/>
          <w:color w:val="auto"/>
        </w:rPr>
        <w:t xml:space="preserve"> Soils</w:t>
      </w:r>
    </w:p>
    <w:p w14:paraId="0BE91535" w14:textId="77777777" w:rsidR="00174C4D" w:rsidRPr="005D032C" w:rsidRDefault="008F760C" w:rsidP="000D1247">
      <w:pPr>
        <w:tabs>
          <w:tab w:val="center" w:pos="813"/>
          <w:tab w:val="center" w:pos="2073"/>
        </w:tabs>
        <w:spacing w:after="44" w:line="249" w:lineRule="auto"/>
        <w:ind w:left="1418" w:hanging="851"/>
        <w:jc w:val="left"/>
        <w:rPr>
          <w:color w:val="auto"/>
        </w:rPr>
      </w:pPr>
      <w:r w:rsidRPr="005D032C">
        <w:rPr>
          <w:rFonts w:ascii="Calibri" w:eastAsia="Calibri" w:hAnsi="Calibri" w:cs="Calibri"/>
          <w:color w:val="auto"/>
          <w:sz w:val="22"/>
        </w:rPr>
        <w:tab/>
      </w:r>
      <w:r w:rsidRPr="005D032C">
        <w:rPr>
          <w:b/>
          <w:color w:val="auto"/>
        </w:rPr>
        <w:t>LP</w:t>
      </w:r>
      <w:r w:rsidR="000602CE" w:rsidRPr="005D032C">
        <w:rPr>
          <w:b/>
          <w:color w:val="auto"/>
        </w:rPr>
        <w:t>T</w:t>
      </w:r>
      <w:r w:rsidRPr="005D032C">
        <w:rPr>
          <w:color w:val="auto"/>
        </w:rPr>
        <w:t xml:space="preserve"> </w:t>
      </w:r>
      <w:r w:rsidRPr="005D032C">
        <w:rPr>
          <w:color w:val="auto"/>
        </w:rPr>
        <w:tab/>
        <w:t>Other soils.</w:t>
      </w:r>
    </w:p>
    <w:p w14:paraId="0BE91536" w14:textId="77777777" w:rsidR="00174C4D" w:rsidRPr="005D032C" w:rsidRDefault="000602CE">
      <w:pPr>
        <w:spacing w:after="575" w:line="265" w:lineRule="auto"/>
        <w:ind w:left="10" w:right="54" w:hanging="10"/>
        <w:jc w:val="right"/>
        <w:rPr>
          <w:color w:val="auto"/>
        </w:rPr>
      </w:pPr>
      <w:r w:rsidRPr="005D032C">
        <w:rPr>
          <w:b/>
          <w:color w:val="auto"/>
        </w:rPr>
        <w:t>T</w:t>
      </w:r>
      <w:r w:rsidR="008F760C" w:rsidRPr="005D032C">
        <w:rPr>
          <w:b/>
          <w:color w:val="auto"/>
        </w:rPr>
        <w:t>ypic Perch-</w:t>
      </w:r>
      <w:proofErr w:type="spellStart"/>
      <w:r w:rsidR="008F760C" w:rsidRPr="005D032C">
        <w:rPr>
          <w:b/>
          <w:color w:val="auto"/>
        </w:rPr>
        <w:t>gley</w:t>
      </w:r>
      <w:proofErr w:type="spellEnd"/>
      <w:r w:rsidR="008F760C" w:rsidRPr="005D032C">
        <w:rPr>
          <w:b/>
          <w:color w:val="auto"/>
        </w:rPr>
        <w:t xml:space="preserve"> </w:t>
      </w:r>
      <w:proofErr w:type="spellStart"/>
      <w:r w:rsidR="008F760C" w:rsidRPr="005D032C">
        <w:rPr>
          <w:b/>
          <w:color w:val="auto"/>
        </w:rPr>
        <w:t>Allophanic</w:t>
      </w:r>
      <w:proofErr w:type="spellEnd"/>
      <w:r w:rsidR="008F760C" w:rsidRPr="005D032C">
        <w:rPr>
          <w:b/>
          <w:color w:val="auto"/>
        </w:rPr>
        <w:t xml:space="preserve"> Soils</w:t>
      </w:r>
    </w:p>
    <w:p w14:paraId="0BE91537" w14:textId="77777777" w:rsidR="00174C4D" w:rsidRPr="005D032C" w:rsidRDefault="008F760C">
      <w:pPr>
        <w:spacing w:after="440" w:line="249" w:lineRule="auto"/>
        <w:ind w:left="-15" w:right="54" w:firstLine="0"/>
        <w:rPr>
          <w:color w:val="auto"/>
        </w:rPr>
      </w:pPr>
      <w:r w:rsidRPr="005D032C">
        <w:rPr>
          <w:b/>
          <w:color w:val="auto"/>
        </w:rPr>
        <w:t>LG</w:t>
      </w:r>
      <w:r w:rsidRPr="005D032C">
        <w:rPr>
          <w:color w:val="auto"/>
        </w:rPr>
        <w:t xml:space="preserve"> </w:t>
      </w:r>
      <w:r w:rsidR="00D17D18" w:rsidRPr="005D032C">
        <w:rPr>
          <w:color w:val="auto"/>
        </w:rPr>
        <w:t xml:space="preserve"> </w:t>
      </w:r>
      <w:r w:rsidR="000602CE" w:rsidRPr="005D032C">
        <w:rPr>
          <w:color w:val="auto"/>
        </w:rPr>
        <w:t xml:space="preserve"> </w:t>
      </w:r>
      <w:r w:rsidRPr="005D032C">
        <w:rPr>
          <w:color w:val="auto"/>
        </w:rPr>
        <w:t>GLEY ALLOPHANIC SOILS</w:t>
      </w:r>
    </w:p>
    <w:p w14:paraId="0BE91538" w14:textId="77777777" w:rsidR="00174C4D" w:rsidRPr="005D032C" w:rsidRDefault="008F760C">
      <w:pPr>
        <w:spacing w:after="144" w:line="249" w:lineRule="auto"/>
        <w:ind w:left="562" w:right="54" w:hanging="577"/>
        <w:rPr>
          <w:color w:val="auto"/>
        </w:rPr>
      </w:pPr>
      <w:r w:rsidRPr="005D032C">
        <w:rPr>
          <w:color w:val="auto"/>
        </w:rPr>
        <w:t xml:space="preserve"> </w:t>
      </w:r>
      <w:r w:rsidR="000602CE" w:rsidRPr="005D032C">
        <w:rPr>
          <w:color w:val="auto"/>
        </w:rPr>
        <w:tab/>
      </w:r>
      <w:proofErr w:type="spellStart"/>
      <w:r w:rsidRPr="005D032C">
        <w:rPr>
          <w:color w:val="auto"/>
        </w:rPr>
        <w:t>Gley</w:t>
      </w:r>
      <w:proofErr w:type="spellEnd"/>
      <w:r w:rsidRPr="005D032C">
        <w:rPr>
          <w:color w:val="auto"/>
        </w:rPr>
        <w:t xml:space="preserve"> </w:t>
      </w:r>
      <w:proofErr w:type="spellStart"/>
      <w:r w:rsidRPr="005D032C">
        <w:rPr>
          <w:color w:val="auto"/>
        </w:rPr>
        <w:t>Allophanic</w:t>
      </w:r>
      <w:proofErr w:type="spellEnd"/>
      <w:r w:rsidRPr="005D032C">
        <w:rPr>
          <w:color w:val="auto"/>
        </w:rPr>
        <w:t xml:space="preserve"> Soils occur in sites that are periodically saturated (unless artificially drained). Wetness and associated reducing conditions are indicated by brownish or reddish mottles. The wetness is caused by a groundwater-table.  </w:t>
      </w:r>
    </w:p>
    <w:p w14:paraId="0BE91539" w14:textId="77777777" w:rsidR="00174C4D" w:rsidRPr="005D032C" w:rsidRDefault="008F760C" w:rsidP="000D1247">
      <w:pPr>
        <w:spacing w:after="44" w:line="249" w:lineRule="auto"/>
        <w:ind w:left="1418" w:right="54" w:hanging="851"/>
        <w:rPr>
          <w:color w:val="auto"/>
        </w:rPr>
      </w:pPr>
      <w:r w:rsidRPr="005D032C">
        <w:rPr>
          <w:b/>
          <w:color w:val="auto"/>
        </w:rPr>
        <w:t>LGO</w:t>
      </w:r>
      <w:r w:rsidRPr="005D032C">
        <w:rPr>
          <w:color w:val="auto"/>
        </w:rPr>
        <w:t xml:space="preserve"> </w:t>
      </w:r>
      <w:r w:rsidR="000602CE" w:rsidRPr="005D032C">
        <w:rPr>
          <w:color w:val="auto"/>
        </w:rPr>
        <w:tab/>
      </w:r>
      <w:proofErr w:type="spellStart"/>
      <w:r w:rsidRPr="005D032C">
        <w:rPr>
          <w:color w:val="auto"/>
        </w:rPr>
        <w:t>Gley</w:t>
      </w:r>
      <w:proofErr w:type="spellEnd"/>
      <w:r w:rsidRPr="005D032C">
        <w:rPr>
          <w:color w:val="auto"/>
        </w:rPr>
        <w:t xml:space="preserve"> </w:t>
      </w:r>
      <w:proofErr w:type="spellStart"/>
      <w:r w:rsidRPr="005D032C">
        <w:rPr>
          <w:color w:val="auto"/>
        </w:rPr>
        <w:t>Allophanic</w:t>
      </w:r>
      <w:proofErr w:type="spellEnd"/>
      <w:r w:rsidRPr="005D032C">
        <w:rPr>
          <w:color w:val="auto"/>
        </w:rPr>
        <w:t xml:space="preserve"> Soils that have a </w:t>
      </w:r>
      <w:r w:rsidRPr="005D032C">
        <w:rPr>
          <w:color w:val="auto"/>
          <w:u w:val="single"/>
        </w:rPr>
        <w:t>peaty topsoil</w:t>
      </w:r>
      <w:r w:rsidRPr="005D032C">
        <w:rPr>
          <w:color w:val="auto"/>
        </w:rPr>
        <w:t>.</w:t>
      </w:r>
    </w:p>
    <w:p w14:paraId="0BE9153A" w14:textId="77777777" w:rsidR="00174C4D" w:rsidRPr="005D032C" w:rsidRDefault="008F760C">
      <w:pPr>
        <w:spacing w:after="123" w:line="265" w:lineRule="auto"/>
        <w:ind w:left="10" w:right="54" w:hanging="10"/>
        <w:jc w:val="right"/>
        <w:rPr>
          <w:color w:val="auto"/>
        </w:rPr>
      </w:pPr>
      <w:r w:rsidRPr="005D032C">
        <w:rPr>
          <w:b/>
          <w:color w:val="auto"/>
        </w:rPr>
        <w:t xml:space="preserve">Peaty </w:t>
      </w:r>
      <w:proofErr w:type="spellStart"/>
      <w:r w:rsidRPr="005D032C">
        <w:rPr>
          <w:b/>
          <w:color w:val="auto"/>
        </w:rPr>
        <w:t>Gley</w:t>
      </w:r>
      <w:proofErr w:type="spellEnd"/>
      <w:r w:rsidRPr="005D032C">
        <w:rPr>
          <w:b/>
          <w:color w:val="auto"/>
        </w:rPr>
        <w:t xml:space="preserve"> </w:t>
      </w:r>
      <w:proofErr w:type="spellStart"/>
      <w:r w:rsidRPr="005D032C">
        <w:rPr>
          <w:b/>
          <w:color w:val="auto"/>
        </w:rPr>
        <w:t>Allophanic</w:t>
      </w:r>
      <w:proofErr w:type="spellEnd"/>
      <w:r w:rsidRPr="005D032C">
        <w:rPr>
          <w:b/>
          <w:color w:val="auto"/>
        </w:rPr>
        <w:t xml:space="preserve"> Soils</w:t>
      </w:r>
    </w:p>
    <w:p w14:paraId="0BE9153B" w14:textId="77777777" w:rsidR="00174C4D" w:rsidRPr="005D032C" w:rsidRDefault="008F760C" w:rsidP="000D1247">
      <w:pPr>
        <w:tabs>
          <w:tab w:val="center" w:pos="841"/>
          <w:tab w:val="center" w:pos="2072"/>
        </w:tabs>
        <w:spacing w:after="44" w:line="249" w:lineRule="auto"/>
        <w:ind w:left="1418" w:hanging="851"/>
        <w:jc w:val="left"/>
        <w:rPr>
          <w:color w:val="auto"/>
        </w:rPr>
      </w:pPr>
      <w:r w:rsidRPr="005D032C">
        <w:rPr>
          <w:rFonts w:ascii="Calibri" w:eastAsia="Calibri" w:hAnsi="Calibri" w:cs="Calibri"/>
          <w:color w:val="auto"/>
          <w:sz w:val="22"/>
        </w:rPr>
        <w:tab/>
      </w:r>
      <w:r w:rsidRPr="005D032C">
        <w:rPr>
          <w:b/>
          <w:color w:val="auto"/>
        </w:rPr>
        <w:t>LG</w:t>
      </w:r>
      <w:r w:rsidR="000602CE" w:rsidRPr="005D032C">
        <w:rPr>
          <w:b/>
          <w:color w:val="auto"/>
        </w:rPr>
        <w:t>T</w:t>
      </w:r>
      <w:r w:rsidRPr="005D032C">
        <w:rPr>
          <w:color w:val="auto"/>
        </w:rPr>
        <w:t xml:space="preserve"> </w:t>
      </w:r>
      <w:r w:rsidRPr="005D032C">
        <w:rPr>
          <w:color w:val="auto"/>
        </w:rPr>
        <w:tab/>
        <w:t>Other soils.</w:t>
      </w:r>
    </w:p>
    <w:p w14:paraId="0BE9153C" w14:textId="77777777" w:rsidR="00174C4D" w:rsidRPr="005D032C" w:rsidRDefault="000602CE">
      <w:pPr>
        <w:spacing w:after="276" w:line="265" w:lineRule="auto"/>
        <w:ind w:left="10" w:right="54" w:hanging="10"/>
        <w:jc w:val="right"/>
        <w:rPr>
          <w:color w:val="auto"/>
        </w:rPr>
      </w:pPr>
      <w:r w:rsidRPr="005D032C">
        <w:rPr>
          <w:b/>
          <w:color w:val="auto"/>
        </w:rPr>
        <w:t>T</w:t>
      </w:r>
      <w:r w:rsidR="008F760C" w:rsidRPr="005D032C">
        <w:rPr>
          <w:b/>
          <w:color w:val="auto"/>
        </w:rPr>
        <w:t xml:space="preserve">ypic </w:t>
      </w:r>
      <w:proofErr w:type="spellStart"/>
      <w:r w:rsidR="008F760C" w:rsidRPr="005D032C">
        <w:rPr>
          <w:b/>
          <w:color w:val="auto"/>
        </w:rPr>
        <w:t>Gley</w:t>
      </w:r>
      <w:proofErr w:type="spellEnd"/>
      <w:r w:rsidR="008F760C" w:rsidRPr="005D032C">
        <w:rPr>
          <w:b/>
          <w:color w:val="auto"/>
        </w:rPr>
        <w:t xml:space="preserve"> </w:t>
      </w:r>
      <w:proofErr w:type="spellStart"/>
      <w:r w:rsidR="008F760C" w:rsidRPr="005D032C">
        <w:rPr>
          <w:b/>
          <w:color w:val="auto"/>
        </w:rPr>
        <w:t>Allophanic</w:t>
      </w:r>
      <w:proofErr w:type="spellEnd"/>
      <w:r w:rsidR="008F760C" w:rsidRPr="005D032C">
        <w:rPr>
          <w:b/>
          <w:color w:val="auto"/>
        </w:rPr>
        <w:t xml:space="preserve"> Soils</w:t>
      </w:r>
    </w:p>
    <w:p w14:paraId="0BE9153D" w14:textId="77777777" w:rsidR="00174C4D" w:rsidRPr="005D032C" w:rsidRDefault="008F760C">
      <w:pPr>
        <w:tabs>
          <w:tab w:val="center" w:pos="2489"/>
        </w:tabs>
        <w:spacing w:after="220" w:line="249" w:lineRule="auto"/>
        <w:ind w:left="-15" w:firstLine="0"/>
        <w:jc w:val="left"/>
        <w:rPr>
          <w:color w:val="auto"/>
        </w:rPr>
      </w:pPr>
      <w:r w:rsidRPr="005D032C">
        <w:rPr>
          <w:b/>
          <w:color w:val="auto"/>
        </w:rPr>
        <w:t>LI</w:t>
      </w:r>
      <w:r w:rsidRPr="005D032C">
        <w:rPr>
          <w:color w:val="auto"/>
        </w:rPr>
        <w:t xml:space="preserve"> </w:t>
      </w:r>
      <w:r w:rsidR="000602CE" w:rsidRPr="005D032C">
        <w:rPr>
          <w:color w:val="auto"/>
        </w:rPr>
        <w:t xml:space="preserve">  </w:t>
      </w:r>
      <w:r w:rsidR="00D17D18" w:rsidRPr="005D032C">
        <w:rPr>
          <w:color w:val="auto"/>
        </w:rPr>
        <w:t xml:space="preserve"> </w:t>
      </w:r>
      <w:r w:rsidRPr="005D032C">
        <w:rPr>
          <w:color w:val="auto"/>
        </w:rPr>
        <w:t>IMPEDED ALLOPHANIC SOILS</w:t>
      </w:r>
    </w:p>
    <w:p w14:paraId="0BE9153E" w14:textId="77777777" w:rsidR="00174C4D" w:rsidRPr="005D032C" w:rsidRDefault="008F760C" w:rsidP="000602CE">
      <w:pPr>
        <w:spacing w:after="220" w:line="249" w:lineRule="auto"/>
        <w:ind w:left="562" w:right="54" w:firstLine="0"/>
        <w:rPr>
          <w:color w:val="auto"/>
        </w:rPr>
      </w:pPr>
      <w:r w:rsidRPr="005D032C">
        <w:rPr>
          <w:color w:val="auto"/>
        </w:rPr>
        <w:t xml:space="preserve">Impeded </w:t>
      </w:r>
      <w:proofErr w:type="spellStart"/>
      <w:r w:rsidRPr="005D032C">
        <w:rPr>
          <w:color w:val="auto"/>
        </w:rPr>
        <w:t>Allophanic</w:t>
      </w:r>
      <w:proofErr w:type="spellEnd"/>
      <w:r w:rsidRPr="005D032C">
        <w:rPr>
          <w:color w:val="auto"/>
        </w:rPr>
        <w:t xml:space="preserve"> Soils have a subsurface horizon that acts as a barrier to the movement of water or penetration of roots.</w:t>
      </w:r>
    </w:p>
    <w:p w14:paraId="0BE9153F" w14:textId="77777777" w:rsidR="00174C4D" w:rsidRPr="005D032C" w:rsidRDefault="008F760C">
      <w:pPr>
        <w:spacing w:after="47" w:line="249" w:lineRule="auto"/>
        <w:ind w:left="1418" w:right="54" w:hanging="851"/>
        <w:rPr>
          <w:color w:val="auto"/>
        </w:rPr>
      </w:pPr>
      <w:r w:rsidRPr="005D032C">
        <w:rPr>
          <w:b/>
          <w:color w:val="auto"/>
        </w:rPr>
        <w:lastRenderedPageBreak/>
        <w:t>LIMI</w:t>
      </w:r>
      <w:r w:rsidR="000602CE" w:rsidRPr="005D032C">
        <w:rPr>
          <w:b/>
          <w:color w:val="auto"/>
        </w:rPr>
        <w:tab/>
      </w:r>
      <w:r w:rsidRPr="005D032C">
        <w:rPr>
          <w:color w:val="auto"/>
        </w:rPr>
        <w:t xml:space="preserve">Impeded </w:t>
      </w:r>
      <w:proofErr w:type="spellStart"/>
      <w:r w:rsidRPr="005D032C">
        <w:rPr>
          <w:color w:val="auto"/>
        </w:rPr>
        <w:t>Allophanic</w:t>
      </w:r>
      <w:proofErr w:type="spellEnd"/>
      <w:r w:rsidRPr="005D032C">
        <w:rPr>
          <w:color w:val="auto"/>
        </w:rPr>
        <w:t xml:space="preserve"> Soils that have an </w:t>
      </w:r>
      <w:r w:rsidRPr="005D032C">
        <w:rPr>
          <w:color w:val="auto"/>
          <w:u w:val="single"/>
        </w:rPr>
        <w:t>ironstone-pan</w:t>
      </w:r>
      <w:r w:rsidRPr="005D032C">
        <w:rPr>
          <w:color w:val="auto"/>
        </w:rPr>
        <w:t xml:space="preserve"> within 90 cm of the mineral soil surface and that have a </w:t>
      </w:r>
      <w:r w:rsidRPr="005D032C">
        <w:rPr>
          <w:color w:val="auto"/>
          <w:u w:val="single"/>
        </w:rPr>
        <w:t>mottled profile form</w:t>
      </w:r>
      <w:r w:rsidRPr="005D032C">
        <w:rPr>
          <w:color w:val="auto"/>
        </w:rPr>
        <w:t>.</w:t>
      </w:r>
    </w:p>
    <w:p w14:paraId="0BE91540" w14:textId="77777777" w:rsidR="00174C4D" w:rsidRPr="005D032C" w:rsidRDefault="008F760C">
      <w:pPr>
        <w:spacing w:after="196" w:line="265" w:lineRule="auto"/>
        <w:ind w:left="10" w:right="54" w:hanging="10"/>
        <w:jc w:val="right"/>
        <w:rPr>
          <w:color w:val="auto"/>
        </w:rPr>
      </w:pPr>
      <w:proofErr w:type="gramStart"/>
      <w:r w:rsidRPr="005D032C">
        <w:rPr>
          <w:b/>
          <w:color w:val="auto"/>
        </w:rPr>
        <w:t>Mottled-ironstone</w:t>
      </w:r>
      <w:proofErr w:type="gramEnd"/>
      <w:r w:rsidRPr="005D032C">
        <w:rPr>
          <w:b/>
          <w:color w:val="auto"/>
        </w:rPr>
        <w:t xml:space="preserve"> Impeded </w:t>
      </w:r>
      <w:proofErr w:type="spellStart"/>
      <w:r w:rsidRPr="005D032C">
        <w:rPr>
          <w:b/>
          <w:color w:val="auto"/>
        </w:rPr>
        <w:t>Allophanic</w:t>
      </w:r>
      <w:proofErr w:type="spellEnd"/>
      <w:r w:rsidRPr="005D032C">
        <w:rPr>
          <w:b/>
          <w:color w:val="auto"/>
        </w:rPr>
        <w:t xml:space="preserve"> Soils</w:t>
      </w:r>
    </w:p>
    <w:p w14:paraId="0BE91541" w14:textId="68A304D4" w:rsidR="00174C4D" w:rsidRPr="005D032C" w:rsidRDefault="008F760C" w:rsidP="00866EE9">
      <w:pPr>
        <w:spacing w:after="47" w:line="249" w:lineRule="auto"/>
        <w:ind w:left="1418" w:right="54" w:hanging="851"/>
        <w:rPr>
          <w:b/>
          <w:color w:val="auto"/>
        </w:rPr>
      </w:pPr>
      <w:r w:rsidRPr="005D032C">
        <w:rPr>
          <w:b/>
          <w:color w:val="auto"/>
        </w:rPr>
        <w:t>LIM</w:t>
      </w:r>
      <w:r w:rsidR="00866EE9" w:rsidRPr="005D032C">
        <w:rPr>
          <w:b/>
          <w:color w:val="auto"/>
        </w:rPr>
        <w:tab/>
      </w:r>
      <w:r w:rsidRPr="005D032C">
        <w:rPr>
          <w:color w:val="auto"/>
        </w:rPr>
        <w:t xml:space="preserve">Other soils that have a </w:t>
      </w:r>
      <w:r w:rsidRPr="005D032C">
        <w:rPr>
          <w:color w:val="auto"/>
          <w:u w:val="single"/>
        </w:rPr>
        <w:t>mottled profile form</w:t>
      </w:r>
      <w:r w:rsidRPr="005D032C">
        <w:rPr>
          <w:color w:val="auto"/>
        </w:rPr>
        <w:t>.</w:t>
      </w:r>
    </w:p>
    <w:p w14:paraId="0BE91542" w14:textId="77777777" w:rsidR="00174C4D" w:rsidRPr="007A5299" w:rsidRDefault="008F760C">
      <w:pPr>
        <w:spacing w:after="123" w:line="265" w:lineRule="auto"/>
        <w:ind w:left="10" w:right="54" w:hanging="10"/>
        <w:jc w:val="right"/>
      </w:pPr>
      <w:r w:rsidRPr="00991C62">
        <w:rPr>
          <w:b/>
        </w:rPr>
        <w:t xml:space="preserve">Mottled Impeded </w:t>
      </w:r>
      <w:proofErr w:type="spellStart"/>
      <w:r w:rsidRPr="00991C62">
        <w:rPr>
          <w:b/>
        </w:rPr>
        <w:t>Allophanic</w:t>
      </w:r>
      <w:proofErr w:type="spellEnd"/>
      <w:r w:rsidRPr="00991C62">
        <w:rPr>
          <w:b/>
        </w:rPr>
        <w:t xml:space="preserve"> Soils</w:t>
      </w:r>
    </w:p>
    <w:p w14:paraId="0BE91543" w14:textId="77777777" w:rsidR="00174C4D" w:rsidRPr="005D032C" w:rsidRDefault="008F760C" w:rsidP="00866EE9">
      <w:pPr>
        <w:spacing w:after="47" w:line="249" w:lineRule="auto"/>
        <w:ind w:left="1418" w:right="54" w:hanging="851"/>
        <w:rPr>
          <w:color w:val="auto"/>
        </w:rPr>
      </w:pPr>
      <w:r w:rsidRPr="005D032C">
        <w:rPr>
          <w:b/>
          <w:color w:val="auto"/>
        </w:rPr>
        <w:t>LI</w:t>
      </w:r>
      <w:r w:rsidR="000602CE" w:rsidRPr="005D032C">
        <w:rPr>
          <w:b/>
          <w:color w:val="auto"/>
        </w:rPr>
        <w:t xml:space="preserve">T </w:t>
      </w:r>
      <w:r w:rsidR="000602CE" w:rsidRPr="005D032C">
        <w:rPr>
          <w:b/>
          <w:color w:val="auto"/>
        </w:rPr>
        <w:tab/>
      </w:r>
      <w:r w:rsidRPr="005D032C">
        <w:rPr>
          <w:color w:val="auto"/>
        </w:rPr>
        <w:t>Other soils.</w:t>
      </w:r>
    </w:p>
    <w:p w14:paraId="0BE91544" w14:textId="77777777" w:rsidR="00174C4D" w:rsidRDefault="000602CE">
      <w:pPr>
        <w:spacing w:after="883" w:line="265" w:lineRule="auto"/>
        <w:ind w:left="10" w:right="54" w:hanging="10"/>
        <w:jc w:val="right"/>
      </w:pPr>
      <w:r>
        <w:rPr>
          <w:b/>
        </w:rPr>
        <w:t>T</w:t>
      </w:r>
      <w:r w:rsidR="008F760C">
        <w:rPr>
          <w:b/>
        </w:rPr>
        <w:t xml:space="preserve">ypic Impeded </w:t>
      </w:r>
      <w:proofErr w:type="spellStart"/>
      <w:r w:rsidR="008F760C">
        <w:rPr>
          <w:b/>
        </w:rPr>
        <w:t>Allophanic</w:t>
      </w:r>
      <w:proofErr w:type="spellEnd"/>
      <w:r w:rsidR="008F760C">
        <w:rPr>
          <w:b/>
        </w:rPr>
        <w:t xml:space="preserve"> Soils</w:t>
      </w:r>
    </w:p>
    <w:p w14:paraId="0BE91545" w14:textId="77777777" w:rsidR="00174C4D" w:rsidRDefault="008F760C">
      <w:pPr>
        <w:spacing w:after="220" w:line="249" w:lineRule="auto"/>
        <w:ind w:left="-15" w:right="54" w:firstLine="0"/>
      </w:pPr>
      <w:r>
        <w:rPr>
          <w:b/>
        </w:rPr>
        <w:t>LO</w:t>
      </w:r>
      <w:r>
        <w:t xml:space="preserve"> </w:t>
      </w:r>
      <w:r w:rsidR="00D17D18">
        <w:t xml:space="preserve">  </w:t>
      </w:r>
      <w:r>
        <w:t>ORTHIC ALLOPHANIC SOILS</w:t>
      </w:r>
    </w:p>
    <w:p w14:paraId="0BE91546" w14:textId="2BF8B064" w:rsidR="00174C4D" w:rsidRPr="005D032C" w:rsidRDefault="008F760C" w:rsidP="000602CE">
      <w:pPr>
        <w:spacing w:after="220" w:line="249" w:lineRule="auto"/>
        <w:ind w:left="562" w:right="54" w:firstLine="0"/>
        <w:rPr>
          <w:color w:val="auto"/>
        </w:rPr>
      </w:pPr>
      <w:r w:rsidRPr="005D032C">
        <w:rPr>
          <w:color w:val="auto"/>
        </w:rPr>
        <w:t xml:space="preserve">Orthic </w:t>
      </w:r>
      <w:proofErr w:type="spellStart"/>
      <w:r w:rsidRPr="005D032C">
        <w:rPr>
          <w:color w:val="auto"/>
        </w:rPr>
        <w:t>Allophanic</w:t>
      </w:r>
      <w:proofErr w:type="spellEnd"/>
      <w:r w:rsidRPr="005D032C">
        <w:rPr>
          <w:color w:val="auto"/>
        </w:rPr>
        <w:t xml:space="preserve"> Soils are permeable soils without barriers to deep penetration of roots. They are </w:t>
      </w:r>
      <w:ins w:id="721" w:author="Balin Robertson" w:date="2024-09-30T17:02:00Z" w16du:dateUtc="2024-09-30T04:02:00Z">
        <w:r w:rsidR="001769E3" w:rsidRPr="005D032C">
          <w:rPr>
            <w:color w:val="auto"/>
          </w:rPr>
          <w:t xml:space="preserve">well, </w:t>
        </w:r>
      </w:ins>
      <w:r w:rsidRPr="005D032C">
        <w:rPr>
          <w:color w:val="auto"/>
        </w:rPr>
        <w:t xml:space="preserve">moderately well, </w:t>
      </w:r>
      <w:del w:id="722" w:author="Balin Robertson" w:date="2024-09-30T17:02:00Z" w16du:dateUtc="2024-09-30T04:02:00Z">
        <w:r w:rsidRPr="005D032C">
          <w:rPr>
            <w:color w:val="auto"/>
          </w:rPr>
          <w:delText xml:space="preserve">well </w:delText>
        </w:r>
      </w:del>
      <w:r w:rsidRPr="005D032C">
        <w:rPr>
          <w:color w:val="auto"/>
        </w:rPr>
        <w:t>or imperfectly drained.</w:t>
      </w:r>
    </w:p>
    <w:p w14:paraId="0BE91547" w14:textId="77777777" w:rsidR="00174C4D" w:rsidRPr="005D032C" w:rsidRDefault="008F760C" w:rsidP="00866EE9">
      <w:pPr>
        <w:spacing w:after="44" w:line="249" w:lineRule="auto"/>
        <w:ind w:left="1418" w:right="54" w:hanging="851"/>
        <w:rPr>
          <w:color w:val="auto"/>
        </w:rPr>
      </w:pPr>
      <w:r w:rsidRPr="005D032C">
        <w:rPr>
          <w:b/>
          <w:color w:val="auto"/>
        </w:rPr>
        <w:t>LOM</w:t>
      </w:r>
      <w:r w:rsidR="00866EE9" w:rsidRPr="005D032C">
        <w:rPr>
          <w:color w:val="auto"/>
        </w:rPr>
        <w:tab/>
      </w:r>
      <w:r w:rsidRPr="005D032C">
        <w:rPr>
          <w:color w:val="auto"/>
        </w:rPr>
        <w:t xml:space="preserve">Orthic </w:t>
      </w:r>
      <w:proofErr w:type="spellStart"/>
      <w:r w:rsidRPr="005D032C">
        <w:rPr>
          <w:color w:val="auto"/>
        </w:rPr>
        <w:t>Allophanic</w:t>
      </w:r>
      <w:proofErr w:type="spellEnd"/>
      <w:r w:rsidRPr="005D032C">
        <w:rPr>
          <w:color w:val="auto"/>
        </w:rPr>
        <w:t xml:space="preserve"> Soils that have a </w:t>
      </w:r>
      <w:r w:rsidRPr="005D032C">
        <w:rPr>
          <w:color w:val="auto"/>
          <w:u w:val="single"/>
        </w:rPr>
        <w:t>mottled profile form</w:t>
      </w:r>
      <w:r w:rsidRPr="005D032C">
        <w:rPr>
          <w:color w:val="auto"/>
        </w:rPr>
        <w:t>.</w:t>
      </w:r>
    </w:p>
    <w:p w14:paraId="0BE91548" w14:textId="77777777" w:rsidR="00174C4D" w:rsidRPr="005D032C" w:rsidRDefault="008F760C">
      <w:pPr>
        <w:spacing w:after="196" w:line="265" w:lineRule="auto"/>
        <w:ind w:left="10" w:right="54" w:hanging="10"/>
        <w:jc w:val="right"/>
        <w:rPr>
          <w:color w:val="auto"/>
        </w:rPr>
      </w:pPr>
      <w:r w:rsidRPr="005D032C">
        <w:rPr>
          <w:b/>
          <w:color w:val="auto"/>
        </w:rPr>
        <w:t xml:space="preserve">Mottled Orthic </w:t>
      </w:r>
      <w:proofErr w:type="spellStart"/>
      <w:r w:rsidRPr="005D032C">
        <w:rPr>
          <w:b/>
          <w:color w:val="auto"/>
        </w:rPr>
        <w:t>Allophanic</w:t>
      </w:r>
      <w:proofErr w:type="spellEnd"/>
      <w:r w:rsidRPr="005D032C">
        <w:rPr>
          <w:b/>
          <w:color w:val="auto"/>
        </w:rPr>
        <w:t xml:space="preserve"> Soils</w:t>
      </w:r>
    </w:p>
    <w:p w14:paraId="0BE91549" w14:textId="77777777" w:rsidR="00174C4D" w:rsidRPr="005D032C" w:rsidRDefault="008F760C" w:rsidP="00866EE9">
      <w:pPr>
        <w:spacing w:after="60" w:line="249" w:lineRule="auto"/>
        <w:ind w:left="1418" w:right="54" w:hanging="851"/>
        <w:rPr>
          <w:color w:val="auto"/>
        </w:rPr>
      </w:pPr>
      <w:r w:rsidRPr="005D032C">
        <w:rPr>
          <w:b/>
          <w:color w:val="auto"/>
        </w:rPr>
        <w:t>LOVA</w:t>
      </w:r>
      <w:r w:rsidR="00866EE9" w:rsidRPr="005D032C">
        <w:rPr>
          <w:color w:val="auto"/>
        </w:rPr>
        <w:tab/>
      </w:r>
      <w:r w:rsidRPr="005D032C">
        <w:rPr>
          <w:color w:val="auto"/>
        </w:rPr>
        <w:t>Other soils that have both</w:t>
      </w:r>
    </w:p>
    <w:p w14:paraId="0BE9154A" w14:textId="77777777" w:rsidR="00174C4D" w:rsidRPr="005D032C" w:rsidRDefault="008F760C">
      <w:pPr>
        <w:numPr>
          <w:ilvl w:val="0"/>
          <w:numId w:val="53"/>
        </w:numPr>
        <w:spacing w:after="60" w:line="249" w:lineRule="auto"/>
        <w:ind w:right="54" w:hanging="566"/>
        <w:rPr>
          <w:color w:val="auto"/>
        </w:rPr>
      </w:pPr>
      <w:r w:rsidRPr="005D032C">
        <w:rPr>
          <w:color w:val="auto"/>
        </w:rPr>
        <w:t xml:space="preserve">either </w:t>
      </w:r>
    </w:p>
    <w:p w14:paraId="0BE9154B" w14:textId="75745181" w:rsidR="00174C4D" w:rsidRPr="005D032C" w:rsidRDefault="008F760C">
      <w:pPr>
        <w:numPr>
          <w:ilvl w:val="1"/>
          <w:numId w:val="53"/>
        </w:numPr>
        <w:spacing w:after="64" w:line="249" w:lineRule="auto"/>
        <w:ind w:right="54" w:hanging="567"/>
        <w:rPr>
          <w:color w:val="auto"/>
        </w:rPr>
      </w:pPr>
      <w:r w:rsidRPr="005D032C">
        <w:rPr>
          <w:color w:val="auto"/>
        </w:rPr>
        <w:t>coatings on pores (excluding root linings), or gel</w:t>
      </w:r>
      <w:r w:rsidR="004006CC" w:rsidRPr="005D032C">
        <w:rPr>
          <w:color w:val="auto"/>
        </w:rPr>
        <w:t>-</w:t>
      </w:r>
      <w:r w:rsidRPr="005D032C">
        <w:rPr>
          <w:color w:val="auto"/>
        </w:rPr>
        <w:t>like masses bridging sand grains or coating coarse</w:t>
      </w:r>
      <w:r w:rsidR="004006CC" w:rsidRPr="005D032C">
        <w:rPr>
          <w:color w:val="auto"/>
        </w:rPr>
        <w:t>-</w:t>
      </w:r>
      <w:r w:rsidRPr="005D032C">
        <w:rPr>
          <w:color w:val="auto"/>
        </w:rPr>
        <w:t xml:space="preserve">fragments, that have hue 7.5YR or redder, value 5 or less and chroma 3 or more, or </w:t>
      </w:r>
    </w:p>
    <w:p w14:paraId="0BE9154C" w14:textId="0DEFDD5E" w:rsidR="00174C4D" w:rsidRPr="005D032C" w:rsidRDefault="008F760C" w:rsidP="2F5329E2">
      <w:pPr>
        <w:numPr>
          <w:ilvl w:val="1"/>
          <w:numId w:val="53"/>
        </w:numPr>
        <w:spacing w:after="64" w:line="249" w:lineRule="auto"/>
        <w:ind w:right="54" w:hanging="567"/>
        <w:rPr>
          <w:color w:val="auto"/>
        </w:rPr>
      </w:pPr>
      <w:r w:rsidRPr="005D032C">
        <w:rPr>
          <w:color w:val="auto"/>
        </w:rPr>
        <w:t>pH less than 5.5 in some part of the B</w:t>
      </w:r>
      <w:ins w:id="723" w:author="Andre Eger" w:date="2023-08-21T04:40:00Z">
        <w:r w:rsidR="01B355E8" w:rsidRPr="005D032C">
          <w:rPr>
            <w:color w:val="auto"/>
          </w:rPr>
          <w:t xml:space="preserve"> or BC</w:t>
        </w:r>
      </w:ins>
      <w:r w:rsidRPr="005D032C">
        <w:rPr>
          <w:color w:val="auto"/>
        </w:rPr>
        <w:t xml:space="preserve"> horizon to 60 cm from the mineral soil surface, and</w:t>
      </w:r>
    </w:p>
    <w:p w14:paraId="0BE9154D" w14:textId="77777777" w:rsidR="00174C4D" w:rsidRPr="005D032C" w:rsidRDefault="008F760C">
      <w:pPr>
        <w:numPr>
          <w:ilvl w:val="0"/>
          <w:numId w:val="53"/>
        </w:numPr>
        <w:spacing w:after="47" w:line="249" w:lineRule="auto"/>
        <w:ind w:right="54" w:hanging="566"/>
        <w:rPr>
          <w:color w:val="auto"/>
        </w:rPr>
      </w:pPr>
      <w:proofErr w:type="spellStart"/>
      <w:r w:rsidRPr="005D032C">
        <w:rPr>
          <w:color w:val="auto"/>
          <w:u w:val="single"/>
        </w:rPr>
        <w:t>allophanic</w:t>
      </w:r>
      <w:proofErr w:type="spellEnd"/>
      <w:r w:rsidRPr="005D032C">
        <w:rPr>
          <w:color w:val="auto"/>
          <w:u w:val="single"/>
        </w:rPr>
        <w:t xml:space="preserve"> soil material</w:t>
      </w:r>
      <w:r w:rsidRPr="005D032C">
        <w:rPr>
          <w:color w:val="auto"/>
        </w:rPr>
        <w:t xml:space="preserve"> that is formed predominantly from </w:t>
      </w:r>
      <w:proofErr w:type="spellStart"/>
      <w:r w:rsidRPr="005D032C">
        <w:rPr>
          <w:color w:val="auto"/>
          <w:u w:val="single"/>
        </w:rPr>
        <w:t>tephric</w:t>
      </w:r>
      <w:proofErr w:type="spellEnd"/>
      <w:r w:rsidRPr="005D032C">
        <w:rPr>
          <w:color w:val="auto"/>
          <w:u w:val="single"/>
        </w:rPr>
        <w:t xml:space="preserve"> soil material</w:t>
      </w:r>
      <w:r w:rsidRPr="005D032C">
        <w:rPr>
          <w:color w:val="auto"/>
        </w:rPr>
        <w:t xml:space="preserve"> and has 50% or more sand (by weighted average).</w:t>
      </w:r>
    </w:p>
    <w:p w14:paraId="0BE9154E" w14:textId="77777777" w:rsidR="00174C4D" w:rsidRPr="005D032C" w:rsidRDefault="008F760C">
      <w:pPr>
        <w:spacing w:after="196" w:line="265" w:lineRule="auto"/>
        <w:ind w:left="10" w:right="54" w:hanging="10"/>
        <w:jc w:val="right"/>
        <w:rPr>
          <w:color w:val="auto"/>
        </w:rPr>
      </w:pPr>
      <w:r w:rsidRPr="005D032C">
        <w:rPr>
          <w:b/>
          <w:color w:val="auto"/>
        </w:rPr>
        <w:t xml:space="preserve">Vitric-acidic Orthic </w:t>
      </w:r>
      <w:proofErr w:type="spellStart"/>
      <w:r w:rsidRPr="005D032C">
        <w:rPr>
          <w:b/>
          <w:color w:val="auto"/>
        </w:rPr>
        <w:t>Allophanic</w:t>
      </w:r>
      <w:proofErr w:type="spellEnd"/>
      <w:r w:rsidRPr="005D032C">
        <w:rPr>
          <w:b/>
          <w:color w:val="auto"/>
        </w:rPr>
        <w:t xml:space="preserve"> Soils</w:t>
      </w:r>
    </w:p>
    <w:p w14:paraId="0BE9154F" w14:textId="77777777" w:rsidR="00174C4D" w:rsidRPr="005D032C" w:rsidRDefault="008F760C" w:rsidP="00866EE9">
      <w:pPr>
        <w:spacing w:after="47" w:line="250" w:lineRule="auto"/>
        <w:ind w:left="1418" w:right="57" w:hanging="851"/>
        <w:rPr>
          <w:color w:val="auto"/>
        </w:rPr>
      </w:pPr>
      <w:r w:rsidRPr="005D032C">
        <w:rPr>
          <w:b/>
          <w:color w:val="auto"/>
        </w:rPr>
        <w:t>LOV</w:t>
      </w:r>
      <w:r w:rsidR="00866EE9" w:rsidRPr="005D032C">
        <w:rPr>
          <w:color w:val="auto"/>
        </w:rPr>
        <w:tab/>
      </w:r>
      <w:r w:rsidRPr="005D032C">
        <w:rPr>
          <w:color w:val="auto"/>
        </w:rPr>
        <w:t xml:space="preserve">Other soils in which </w:t>
      </w:r>
      <w:proofErr w:type="spellStart"/>
      <w:r w:rsidRPr="005D032C">
        <w:rPr>
          <w:color w:val="auto"/>
          <w:u w:val="single"/>
        </w:rPr>
        <w:t>allophanic</w:t>
      </w:r>
      <w:proofErr w:type="spellEnd"/>
      <w:r w:rsidRPr="005D032C">
        <w:rPr>
          <w:color w:val="auto"/>
          <w:u w:val="single"/>
        </w:rPr>
        <w:t xml:space="preserve"> soil material</w:t>
      </w:r>
      <w:r w:rsidRPr="005D032C">
        <w:rPr>
          <w:color w:val="auto"/>
        </w:rPr>
        <w:t xml:space="preserve"> layers are formed predominantly from </w:t>
      </w:r>
      <w:proofErr w:type="spellStart"/>
      <w:r w:rsidRPr="005D032C">
        <w:rPr>
          <w:color w:val="auto"/>
          <w:u w:val="single"/>
        </w:rPr>
        <w:t>tephric</w:t>
      </w:r>
      <w:proofErr w:type="spellEnd"/>
      <w:r w:rsidRPr="005D032C">
        <w:rPr>
          <w:color w:val="auto"/>
          <w:u w:val="single"/>
        </w:rPr>
        <w:t xml:space="preserve"> soil material</w:t>
      </w:r>
      <w:r w:rsidRPr="005D032C">
        <w:rPr>
          <w:color w:val="auto"/>
        </w:rPr>
        <w:t xml:space="preserve"> and have 50% or more sand (by weighted average).</w:t>
      </w:r>
    </w:p>
    <w:p w14:paraId="0BE91550" w14:textId="77777777" w:rsidR="00866EE9" w:rsidRPr="005D032C" w:rsidRDefault="008F760C" w:rsidP="00866EE9">
      <w:pPr>
        <w:spacing w:after="196" w:line="264" w:lineRule="auto"/>
        <w:ind w:right="57" w:hanging="11"/>
        <w:jc w:val="right"/>
        <w:rPr>
          <w:b/>
          <w:color w:val="auto"/>
        </w:rPr>
      </w:pPr>
      <w:r w:rsidRPr="005D032C">
        <w:rPr>
          <w:b/>
          <w:color w:val="auto"/>
        </w:rPr>
        <w:t xml:space="preserve">Vitric Orthic </w:t>
      </w:r>
      <w:proofErr w:type="spellStart"/>
      <w:r w:rsidRPr="005D032C">
        <w:rPr>
          <w:b/>
          <w:color w:val="auto"/>
        </w:rPr>
        <w:t>Allophanic</w:t>
      </w:r>
      <w:proofErr w:type="spellEnd"/>
      <w:r w:rsidRPr="005D032C">
        <w:rPr>
          <w:b/>
          <w:color w:val="auto"/>
        </w:rPr>
        <w:t xml:space="preserve"> Soils</w:t>
      </w:r>
    </w:p>
    <w:p w14:paraId="0BE91551" w14:textId="02B85233" w:rsidR="00866EE9" w:rsidRPr="005D032C" w:rsidRDefault="00866EE9" w:rsidP="2F5329E2">
      <w:pPr>
        <w:spacing w:after="47" w:line="250" w:lineRule="auto"/>
        <w:ind w:left="1418" w:right="57" w:hanging="851"/>
        <w:rPr>
          <w:color w:val="auto"/>
        </w:rPr>
      </w:pPr>
      <w:r w:rsidRPr="005D032C">
        <w:rPr>
          <w:b/>
          <w:bCs/>
          <w:color w:val="auto"/>
        </w:rPr>
        <w:t xml:space="preserve">LOA </w:t>
      </w:r>
      <w:r w:rsidRPr="005D032C">
        <w:rPr>
          <w:color w:val="auto"/>
        </w:rPr>
        <w:tab/>
        <w:t xml:space="preserve">Other soils that have, in some part of the B </w:t>
      </w:r>
      <w:ins w:id="724" w:author="Andre Eger" w:date="2023-08-21T04:40:00Z">
        <w:r w:rsidR="2B6F7636" w:rsidRPr="005D032C">
          <w:rPr>
            <w:color w:val="auto"/>
          </w:rPr>
          <w:t>or BC</w:t>
        </w:r>
      </w:ins>
      <w:ins w:id="725" w:author="Andre Eger" w:date="2023-08-21T04:41:00Z">
        <w:r w:rsidR="2B6F7636" w:rsidRPr="005D032C">
          <w:rPr>
            <w:color w:val="auto"/>
          </w:rPr>
          <w:t xml:space="preserve"> </w:t>
        </w:r>
      </w:ins>
      <w:r w:rsidRPr="005D032C">
        <w:rPr>
          <w:color w:val="auto"/>
        </w:rPr>
        <w:t>horizon to 60 cm from the mineral soil surface, either</w:t>
      </w:r>
    </w:p>
    <w:p w14:paraId="0BE91552" w14:textId="77777777" w:rsidR="00866EE9" w:rsidRPr="000D1247" w:rsidRDefault="00866EE9" w:rsidP="00164344">
      <w:pPr>
        <w:pStyle w:val="ListParagraph"/>
        <w:numPr>
          <w:ilvl w:val="0"/>
          <w:numId w:val="134"/>
        </w:numPr>
        <w:spacing w:after="47" w:line="250" w:lineRule="auto"/>
        <w:ind w:left="1985" w:right="57" w:hanging="567"/>
      </w:pPr>
      <w:r w:rsidRPr="005D032C">
        <w:rPr>
          <w:color w:val="auto"/>
        </w:rPr>
        <w:t xml:space="preserve">coatings on pores (excluding root linings), or gel-like masses bridging sand grains or coating coarse-fragments, that have hue 7.5YR or redder, value 5 or less and chroma 3 </w:t>
      </w:r>
      <w:r w:rsidRPr="000D1247">
        <w:t>or more, or</w:t>
      </w:r>
    </w:p>
    <w:p w14:paraId="0BE91553" w14:textId="77777777" w:rsidR="00866EE9" w:rsidRPr="00A23E92" w:rsidRDefault="00866EE9" w:rsidP="00164344">
      <w:pPr>
        <w:pStyle w:val="ListParagraph"/>
        <w:numPr>
          <w:ilvl w:val="0"/>
          <w:numId w:val="134"/>
        </w:numPr>
        <w:spacing w:after="47" w:line="250" w:lineRule="auto"/>
        <w:ind w:left="1985" w:right="57" w:hanging="567"/>
      </w:pPr>
      <w:r>
        <w:t>pH less than 5.5</w:t>
      </w:r>
      <w:del w:id="726" w:author="Andre Eger" w:date="2023-08-21T04:41:00Z">
        <w:r w:rsidDel="00866EE9">
          <w:delText xml:space="preserve"> </w:delText>
        </w:r>
      </w:del>
      <w:del w:id="727" w:author="Andre Eger" w:date="2023-08-21T04:40:00Z">
        <w:r w:rsidDel="00866EE9">
          <w:delText>in some part of the B horizon to 60 cm from the mineral soil surface</w:delText>
        </w:r>
      </w:del>
      <w:r>
        <w:t>.</w:t>
      </w:r>
    </w:p>
    <w:p w14:paraId="0BE91554" w14:textId="77777777" w:rsidR="00866EE9" w:rsidRPr="00037A44" w:rsidRDefault="00866EE9" w:rsidP="00866EE9">
      <w:pPr>
        <w:spacing w:after="196" w:line="264" w:lineRule="auto"/>
        <w:ind w:right="57" w:hanging="11"/>
        <w:jc w:val="right"/>
        <w:rPr>
          <w:b/>
        </w:rPr>
      </w:pPr>
      <w:r w:rsidRPr="00037A44">
        <w:rPr>
          <w:b/>
        </w:rPr>
        <w:lastRenderedPageBreak/>
        <w:t xml:space="preserve">Acidic Orthic </w:t>
      </w:r>
      <w:proofErr w:type="spellStart"/>
      <w:r w:rsidRPr="00037A44">
        <w:rPr>
          <w:b/>
        </w:rPr>
        <w:t>Allophanic</w:t>
      </w:r>
      <w:proofErr w:type="spellEnd"/>
      <w:r w:rsidRPr="00037A44">
        <w:rPr>
          <w:b/>
        </w:rPr>
        <w:t xml:space="preserve"> Soils</w:t>
      </w:r>
    </w:p>
    <w:p w14:paraId="0BE91555" w14:textId="77777777" w:rsidR="00866EE9" w:rsidRDefault="00866EE9">
      <w:pPr>
        <w:spacing w:after="0" w:line="265" w:lineRule="auto"/>
        <w:ind w:left="10" w:right="54" w:hanging="10"/>
        <w:jc w:val="right"/>
        <w:rPr>
          <w:b/>
        </w:rPr>
      </w:pPr>
    </w:p>
    <w:p w14:paraId="0BE91556" w14:textId="77777777" w:rsidR="00174C4D" w:rsidRDefault="00174C4D" w:rsidP="005076E3">
      <w:pPr>
        <w:spacing w:after="0" w:line="265" w:lineRule="auto"/>
        <w:ind w:left="10" w:right="54" w:hanging="10"/>
        <w:jc w:val="center"/>
      </w:pPr>
    </w:p>
    <w:tbl>
      <w:tblPr>
        <w:tblStyle w:val="TableGrid1"/>
        <w:tblW w:w="8003" w:type="dxa"/>
        <w:tblInd w:w="-993" w:type="dxa"/>
        <w:tblLook w:val="04A0" w:firstRow="1" w:lastRow="0" w:firstColumn="1" w:lastColumn="0" w:noHBand="0" w:noVBand="1"/>
      </w:tblPr>
      <w:tblGrid>
        <w:gridCol w:w="851"/>
        <w:gridCol w:w="7152"/>
      </w:tblGrid>
      <w:tr w:rsidR="00174C4D" w14:paraId="0BE91559" w14:textId="77777777" w:rsidTr="00866EE9">
        <w:trPr>
          <w:trHeight w:val="596"/>
        </w:trPr>
        <w:tc>
          <w:tcPr>
            <w:tcW w:w="851" w:type="dxa"/>
            <w:tcBorders>
              <w:top w:val="nil"/>
              <w:left w:val="nil"/>
              <w:bottom w:val="nil"/>
              <w:right w:val="nil"/>
            </w:tcBorders>
            <w:vAlign w:val="bottom"/>
          </w:tcPr>
          <w:p w14:paraId="0BE91557" w14:textId="77777777" w:rsidR="00174C4D" w:rsidRDefault="005076E3" w:rsidP="005076E3">
            <w:pPr>
              <w:spacing w:after="0" w:line="259" w:lineRule="auto"/>
              <w:ind w:left="0" w:firstLine="0"/>
              <w:jc w:val="left"/>
            </w:pPr>
            <w:r>
              <w:rPr>
                <w:b/>
              </w:rPr>
              <w:t>LOT</w:t>
            </w:r>
            <w:r w:rsidR="008F760C">
              <w:t xml:space="preserve"> </w:t>
            </w:r>
          </w:p>
        </w:tc>
        <w:tc>
          <w:tcPr>
            <w:tcW w:w="7152" w:type="dxa"/>
            <w:tcBorders>
              <w:top w:val="nil"/>
              <w:left w:val="nil"/>
              <w:bottom w:val="nil"/>
              <w:right w:val="nil"/>
            </w:tcBorders>
            <w:vAlign w:val="bottom"/>
          </w:tcPr>
          <w:p w14:paraId="0BE91558" w14:textId="77777777" w:rsidR="00174C4D" w:rsidRDefault="008F760C" w:rsidP="00866EE9">
            <w:pPr>
              <w:spacing w:after="0" w:line="259" w:lineRule="auto"/>
              <w:ind w:left="0" w:firstLine="0"/>
              <w:jc w:val="left"/>
            </w:pPr>
            <w:r>
              <w:t>Other soils.</w:t>
            </w:r>
          </w:p>
        </w:tc>
      </w:tr>
    </w:tbl>
    <w:p w14:paraId="0BE9155A" w14:textId="77777777" w:rsidR="00174C4D" w:rsidRDefault="005076E3" w:rsidP="00866EE9">
      <w:pPr>
        <w:spacing w:after="0" w:line="265" w:lineRule="auto"/>
        <w:ind w:left="0" w:right="54" w:hanging="10"/>
        <w:jc w:val="right"/>
      </w:pPr>
      <w:r>
        <w:rPr>
          <w:b/>
        </w:rPr>
        <w:t>T</w:t>
      </w:r>
      <w:r w:rsidR="008F760C">
        <w:rPr>
          <w:b/>
        </w:rPr>
        <w:t xml:space="preserve">ypic Orthic </w:t>
      </w:r>
      <w:proofErr w:type="spellStart"/>
      <w:r w:rsidR="008F760C">
        <w:rPr>
          <w:b/>
        </w:rPr>
        <w:t>Allophanic</w:t>
      </w:r>
      <w:proofErr w:type="spellEnd"/>
      <w:r w:rsidR="008F760C">
        <w:rPr>
          <w:b/>
        </w:rPr>
        <w:t xml:space="preserve"> Soils</w:t>
      </w:r>
    </w:p>
    <w:p w14:paraId="0BE9155B" w14:textId="77777777" w:rsidR="00174C4D" w:rsidRDefault="00174C4D">
      <w:pPr>
        <w:sectPr w:rsidR="00174C4D">
          <w:headerReference w:type="even" r:id="rId52"/>
          <w:headerReference w:type="default" r:id="rId53"/>
          <w:footerReference w:type="even" r:id="rId54"/>
          <w:footerReference w:type="default" r:id="rId55"/>
          <w:headerReference w:type="first" r:id="rId56"/>
          <w:footerReference w:type="first" r:id="rId57"/>
          <w:pgSz w:w="12746" w:h="17678"/>
          <w:pgMar w:top="1995" w:right="2118" w:bottom="616" w:left="2121" w:header="0" w:footer="720" w:gutter="0"/>
          <w:cols w:space="720"/>
          <w:titlePg/>
        </w:sectPr>
      </w:pPr>
    </w:p>
    <w:p w14:paraId="0BE9155C" w14:textId="6C04DC8C" w:rsidR="00174C4D" w:rsidRDefault="008F760C">
      <w:pPr>
        <w:pStyle w:val="Heading1"/>
        <w:ind w:left="-3"/>
      </w:pPr>
      <w:bookmarkStart w:id="728" w:name="_Toc182384773"/>
      <w:r>
        <w:lastRenderedPageBreak/>
        <w:t>A</w:t>
      </w:r>
      <w:r w:rsidR="0022101E">
        <w:t>nthropic Soils</w:t>
      </w:r>
      <w:bookmarkEnd w:id="728"/>
    </w:p>
    <w:p w14:paraId="0BE9155D"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13" wp14:editId="0BE92214">
                <wp:extent cx="5400040" cy="12700"/>
                <wp:effectExtent l="0" t="0" r="0" b="0"/>
                <wp:docPr id="95765" name="Group 9576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5507" name="Shape 5507"/>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65794AB" id="Group 95765"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Ek+juhRAgAArwUAAA4AAAAAAAAAAAAAAAAALgIAAGRycy9lMm9Eb2MueG1sUEsBAi0AFAAGAAgA&#10;AAAhAOFfKPfbAAAAAwEAAA8AAAAAAAAAAAAAAAAAqwQAAGRycy9kb3ducmV2LnhtbFBLBQYAAAAA&#10;BAAEAPMAAACzBQAAAAA=&#10;">
                <v:shape id="Shape 550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" path="m,l5400040,e" filled="f" strokecolor="#181717" strokeweight="1pt">
                  <v:stroke miterlimit="83231f" joinstyle="miter"/>
                  <v:path arrowok="t" textboxrect="0,0,5400040,0"/>
                </v:shape>
                <w10:anchorlock/>
              </v:group>
            </w:pict>
          </mc:Fallback>
        </mc:AlternateContent>
      </w:r>
    </w:p>
    <w:p w14:paraId="0BE9155E" w14:textId="77777777" w:rsidR="00174C4D" w:rsidRDefault="00B64D2A">
      <w:pPr>
        <w:pStyle w:val="Heading3"/>
        <w:ind w:left="-2" w:right="58"/>
      </w:pPr>
      <w:r>
        <w:t>CONCEPT OF THE ORDER</w:t>
      </w:r>
    </w:p>
    <w:p w14:paraId="0BE9155F" w14:textId="6FB99E1F" w:rsidR="00174C4D" w:rsidRDefault="008F760C">
      <w:pPr>
        <w:ind w:left="-4" w:right="58"/>
      </w:pPr>
      <w:del w:id="729" w:author="Andre Eger" w:date="2024-08-19T03:18:00Z">
        <w:r w:rsidDel="008F760C">
          <w:delText>Anthropic Soils are soils that have been made by the direct action of people, including truncation of natural soils by earth-moving equipment, drastic mixing of natural soils so that their original character is lost, or by deposition of thick layers of organic or inorganic material. Anthropic Soils occur in land surfaces that are made by people. Their classification reflects the way in which they were made and the kinds of materials used.</w:delText>
        </w:r>
      </w:del>
      <w:ins w:id="730" w:author="Andre Eger" w:date="2024-08-19T03:18:00Z">
        <w:r w:rsidR="2E6668C8">
          <w:t xml:space="preserve"> Anthropic Soils are soils that have been </w:t>
        </w:r>
      </w:ins>
      <w:ins w:id="731" w:author="Kirstin Deuss" w:date="2024-10-11T14:02:00Z" w16du:dateUtc="2024-10-11T01:02:00Z">
        <w:r w:rsidR="00764D60">
          <w:t>created</w:t>
        </w:r>
      </w:ins>
      <w:ins w:id="732" w:author="Kirstin Deuss" w:date="2024-10-11T14:00:00Z" w16du:dateUtc="2024-10-11T01:00:00Z">
        <w:r w:rsidR="00CC2C0E">
          <w:t xml:space="preserve"> or significantly</w:t>
        </w:r>
      </w:ins>
      <w:ins w:id="733" w:author="Kirstin Deuss" w:date="2024-10-11T14:02:00Z" w16du:dateUtc="2024-10-11T01:02:00Z">
        <w:r w:rsidR="006F2B9C">
          <w:t xml:space="preserve"> altered</w:t>
        </w:r>
      </w:ins>
      <w:ins w:id="734" w:author="Andre Eger" w:date="2024-08-19T03:18:00Z">
        <w:r w:rsidR="2E6668C8">
          <w:t xml:space="preserve"> by </w:t>
        </w:r>
      </w:ins>
      <w:ins w:id="735" w:author="Kirstin Deuss" w:date="2024-10-11T14:03:00Z" w16du:dateUtc="2024-10-11T01:03:00Z">
        <w:r w:rsidR="006F2B9C">
          <w:t>human activity.</w:t>
        </w:r>
      </w:ins>
      <w:ins w:id="736" w:author="Andre Eger" w:date="2024-08-19T03:18:00Z">
        <w:del w:id="737" w:author="Kirstin Deuss" w:date="2024-10-11T14:03:00Z" w16du:dateUtc="2024-10-11T01:03:00Z">
          <w:r w:rsidR="2E6668C8" w:rsidDel="006F2B9C">
            <w:delText>,</w:delText>
          </w:r>
        </w:del>
      </w:ins>
      <w:ins w:id="738" w:author="Kirstin Deuss" w:date="2024-10-11T14:03:00Z" w16du:dateUtc="2024-10-11T01:03:00Z">
        <w:r w:rsidR="009E5557">
          <w:t xml:space="preserve"> This includes the </w:t>
        </w:r>
      </w:ins>
      <w:ins w:id="739" w:author="Andre Eger" w:date="2024-08-19T03:18:00Z">
        <w:r w:rsidR="2E6668C8">
          <w:t xml:space="preserve">truncation </w:t>
        </w:r>
      </w:ins>
      <w:ins w:id="740" w:author="Andre Eger" w:date="2024-10-14T11:49:00Z" w16du:dateUtc="2024-10-13T22:49:00Z">
        <w:r w:rsidR="00AC0A49">
          <w:t>(i.e.,</w:t>
        </w:r>
      </w:ins>
      <w:ins w:id="741" w:author="Andre Eger" w:date="2024-08-19T03:18:00Z">
        <w:r w:rsidR="00AC0A49">
          <w:t xml:space="preserve"> </w:t>
        </w:r>
        <w:r w:rsidR="2E6668C8">
          <w:t>excavation</w:t>
        </w:r>
      </w:ins>
      <w:ins w:id="742" w:author="Andre Eger" w:date="2024-10-14T11:49:00Z" w16du:dateUtc="2024-10-13T22:49:00Z">
        <w:r w:rsidR="00AC0A49">
          <w:t>)</w:t>
        </w:r>
      </w:ins>
      <w:ins w:id="743" w:author="Andre Eger" w:date="2024-08-19T03:18:00Z">
        <w:r w:rsidR="2E6668C8">
          <w:t xml:space="preserve"> of natural soils by earth-moving equipment, </w:t>
        </w:r>
      </w:ins>
      <w:ins w:id="744" w:author="Kirstin Deuss" w:date="2024-10-11T14:04:00Z" w16du:dateUtc="2024-10-11T01:04:00Z">
        <w:r w:rsidR="00645D1C">
          <w:t>the relocation</w:t>
        </w:r>
      </w:ins>
      <w:ins w:id="745" w:author="Andre Eger" w:date="2024-08-19T03:18:00Z">
        <w:r w:rsidR="2E6668C8">
          <w:t xml:space="preserve"> of soils from</w:t>
        </w:r>
      </w:ins>
      <w:ins w:id="746" w:author="Kirstin Deuss" w:date="2024-10-11T14:04:00Z" w16du:dateUtc="2024-10-11T01:04:00Z">
        <w:r w:rsidR="004A3A80">
          <w:t xml:space="preserve"> their</w:t>
        </w:r>
      </w:ins>
      <w:ins w:id="747" w:author="Andre Eger" w:date="2024-08-19T03:18:00Z">
        <w:r w:rsidR="2E6668C8">
          <w:t xml:space="preserve"> original sites, </w:t>
        </w:r>
      </w:ins>
      <w:ins w:id="748" w:author="Kirstin Deuss" w:date="2024-10-11T14:04:00Z" w16du:dateUtc="2024-10-11T01:04:00Z">
        <w:r w:rsidR="004A3A80">
          <w:t xml:space="preserve">or the </w:t>
        </w:r>
      </w:ins>
      <w:ins w:id="749" w:author="Andre Eger" w:date="2024-08-19T03:18:00Z">
        <w:r w:rsidR="2E6668C8">
          <w:t xml:space="preserve">mixing of natural soils </w:t>
        </w:r>
      </w:ins>
      <w:ins w:id="750" w:author="Kirstin Deuss" w:date="2024-10-11T14:04:00Z" w16du:dateUtc="2024-10-11T01:04:00Z">
        <w:r w:rsidR="004A3A80">
          <w:t xml:space="preserve">in a way </w:t>
        </w:r>
      </w:ins>
      <w:ins w:id="751" w:author="Andre Eger" w:date="2024-08-19T03:18:00Z">
        <w:r w:rsidR="2E6668C8">
          <w:t>that</w:t>
        </w:r>
      </w:ins>
      <w:ins w:id="752" w:author="Kirstin Deuss" w:date="2024-10-11T14:05:00Z" w16du:dateUtc="2024-10-11T01:05:00Z">
        <w:r w:rsidR="004A3A80">
          <w:t xml:space="preserve"> </w:t>
        </w:r>
        <w:r w:rsidR="002514E8">
          <w:t>significantly alters</w:t>
        </w:r>
      </w:ins>
      <w:ins w:id="753" w:author="Andre Eger" w:date="2024-08-19T03:18:00Z">
        <w:r w:rsidR="2E6668C8">
          <w:t xml:space="preserve"> their original character</w:t>
        </w:r>
      </w:ins>
      <w:ins w:id="754" w:author="Kirstin Deuss" w:date="2024-10-11T14:05:00Z" w16du:dateUtc="2024-10-11T01:05:00Z">
        <w:r w:rsidR="00CE4F23">
          <w:t xml:space="preserve">. Additionally, Anthropic Soils </w:t>
        </w:r>
      </w:ins>
      <w:ins w:id="755" w:author="Kirstin Deuss" w:date="2024-10-11T14:06:00Z" w16du:dateUtc="2024-10-11T01:06:00Z">
        <w:r w:rsidR="00CE4F23">
          <w:t>may be formed through</w:t>
        </w:r>
      </w:ins>
      <w:r w:rsidR="000E3E9B">
        <w:t xml:space="preserve"> </w:t>
      </w:r>
      <w:ins w:id="756" w:author="Kirstin Deuss" w:date="2024-10-11T14:06:00Z" w16du:dateUtc="2024-10-11T01:06:00Z">
        <w:r w:rsidR="00CE4F23">
          <w:t>the</w:t>
        </w:r>
      </w:ins>
      <w:ins w:id="757" w:author="Andre Eger" w:date="2024-08-19T03:18:00Z">
        <w:r w:rsidR="2E6668C8">
          <w:t xml:space="preserve"> through deposition of thick layers of organic or inorganic material </w:t>
        </w:r>
      </w:ins>
      <w:r w:rsidR="000E3E9B">
        <w:t>that</w:t>
      </w:r>
      <w:ins w:id="758" w:author="Andre Eger" w:date="2024-08-19T03:18:00Z">
        <w:r w:rsidR="2E6668C8">
          <w:t xml:space="preserve"> may also contain artefacts. Their classification reflects the way in which they were </w:t>
        </w:r>
      </w:ins>
      <w:ins w:id="759" w:author="Kirstin Deuss" w:date="2024-10-11T14:06:00Z" w16du:dateUtc="2024-10-11T01:06:00Z">
        <w:r w:rsidR="00C45B89">
          <w:t>created</w:t>
        </w:r>
      </w:ins>
      <w:ins w:id="760" w:author="Kirstin Deuss" w:date="2024-10-11T14:07:00Z" w16du:dateUtc="2024-10-11T01:07:00Z">
        <w:r w:rsidR="00C45B89">
          <w:t xml:space="preserve"> or altered</w:t>
        </w:r>
      </w:ins>
      <w:ins w:id="761" w:author="Andre Eger" w:date="2024-08-19T03:19:00Z">
        <w:r w:rsidR="2E6668C8">
          <w:t>,</w:t>
        </w:r>
      </w:ins>
      <w:ins w:id="762" w:author="Andre Eger" w:date="2024-08-19T03:18:00Z">
        <w:r w:rsidR="2E6668C8">
          <w:t xml:space="preserve"> and the kinds of materials used.</w:t>
        </w:r>
      </w:ins>
    </w:p>
    <w:p w14:paraId="763E690D" w14:textId="77777777" w:rsidR="00ED32D9" w:rsidRDefault="00ED32D9" w:rsidP="00ED32D9">
      <w:pPr>
        <w:spacing w:after="552"/>
        <w:ind w:left="-4" w:right="58"/>
      </w:pPr>
      <w:commentRangeStart w:id="763"/>
      <w:commentRangeStart w:id="764"/>
      <w:commentRangeStart w:id="765"/>
      <w:r>
        <w:t xml:space="preserve">Note that soils that have been drastically disturbed but have been restored to the extent that they will meet the requirements of orders other than Recent Soils or Raw Soils, will not be assigned to Anthropic Soils. For this </w:t>
      </w:r>
      <w:proofErr w:type="gramStart"/>
      <w:r>
        <w:t>reason</w:t>
      </w:r>
      <w:proofErr w:type="gramEnd"/>
      <w:r>
        <w:t xml:space="preserve"> Anthropic soils are placed late in the Key to Orders but before Recent Soils and Raw Soils.</w:t>
      </w:r>
      <w:commentRangeEnd w:id="763"/>
      <w:r>
        <w:rPr>
          <w:rStyle w:val="CommentReference"/>
        </w:rPr>
        <w:commentReference w:id="763"/>
      </w:r>
      <w:commentRangeEnd w:id="764"/>
      <w:r>
        <w:rPr>
          <w:rStyle w:val="CommentReference"/>
        </w:rPr>
        <w:commentReference w:id="764"/>
      </w:r>
      <w:commentRangeEnd w:id="765"/>
      <w:r w:rsidR="00DE1DBE">
        <w:rPr>
          <w:rStyle w:val="CommentReference"/>
        </w:rPr>
        <w:commentReference w:id="765"/>
      </w:r>
    </w:p>
    <w:p w14:paraId="0BE91561" w14:textId="77777777" w:rsidR="00174C4D" w:rsidRDefault="00B64D2A">
      <w:pPr>
        <w:pStyle w:val="Heading3"/>
        <w:ind w:left="-2" w:right="58"/>
      </w:pPr>
      <w:r>
        <w:t>CORRELATION</w:t>
      </w:r>
    </w:p>
    <w:p w14:paraId="0BE91562" w14:textId="2DC5F53F" w:rsidR="00174C4D" w:rsidRDefault="008F760C">
      <w:pPr>
        <w:spacing w:after="552"/>
        <w:ind w:left="-4"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1856" behindDoc="0" locked="0" layoutInCell="1" allowOverlap="1" wp14:anchorId="0BE92215" wp14:editId="5C967DD9">
                <wp:simplePos x="0" y="0"/>
                <wp:positionH relativeFrom="page">
                  <wp:posOffset>1346835</wp:posOffset>
                </wp:positionH>
                <wp:positionV relativeFrom="page">
                  <wp:posOffset>998364</wp:posOffset>
                </wp:positionV>
                <wp:extent cx="5400040" cy="12700"/>
                <wp:effectExtent l="0" t="0" r="0" b="0"/>
                <wp:wrapTopAndBottom/>
                <wp:docPr id="95764" name="Group 9576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5506" name="Shape 5506"/>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37F8A7B" id="Group 95764" o:spid="_x0000_s1026" style="position:absolute;margin-left:106.05pt;margin-top:78.6pt;width:425.2pt;height:1pt;z-index:251641856;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U0FNDVECAACvBQAADgAAAAAAAAAAAAAAAAAuAgAAZHJzL2Uyb0RvYy54bWxQSwECLQAU&#10;AAYACAAAACEAbNbR9OAAAAAMAQAADwAAAAAAAAAAAAAAAACrBAAAZHJzL2Rvd25yZXYueG1sUEsF&#10;BgAAAAAEAAQA8wAAALgFAAAAAA==&#10;">
                <v:shape id="Shape 5506"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" path="m,l5400040,e" filled="f" strokecolor="#181717" strokeweight="1pt">
                  <v:stroke miterlimit="83231f" joinstyle="miter"/>
                  <v:path arrowok="t" textboxrect="0,0,5400040,0"/>
                </v:shape>
                <w10:wrap type="topAndBottom" anchorx="page" anchory="page"/>
              </v:group>
            </w:pict>
          </mc:Fallback>
        </mc:AlternateContent>
      </w:r>
      <w:r>
        <w:t xml:space="preserve">Anthropic Soils were not formally part of the NZ Genetic Soil Classification although </w:t>
      </w:r>
      <w:ins w:id="766" w:author="Kirstin Deuss" w:date="2024-10-11T14:12:00Z" w16du:dateUtc="2024-10-11T01:12:00Z">
        <w:r w:rsidR="00AB03F3">
          <w:t>A</w:t>
        </w:r>
      </w:ins>
      <w:del w:id="767" w:author="Kirstin Deuss" w:date="2024-10-11T14:12:00Z" w16du:dateUtc="2024-10-11T01:12:00Z">
        <w:r w:rsidDel="00AB03F3">
          <w:delText>a</w:delText>
        </w:r>
      </w:del>
      <w:r>
        <w:t xml:space="preserve">nthropic </w:t>
      </w:r>
      <w:ins w:id="768" w:author="Kirstin Deuss" w:date="2024-10-11T14:12:00Z" w16du:dateUtc="2024-10-11T01:12:00Z">
        <w:r w:rsidR="00AB03F3">
          <w:t>S</w:t>
        </w:r>
      </w:ins>
      <w:del w:id="769" w:author="Kirstin Deuss" w:date="2024-10-11T14:12:00Z" w16du:dateUtc="2024-10-11T01:12:00Z">
        <w:r w:rsidDel="00AB03F3">
          <w:delText>s</w:delText>
        </w:r>
      </w:del>
      <w:r>
        <w:t xml:space="preserve">oils were described in some soil survey reports. </w:t>
      </w:r>
      <w:ins w:id="770" w:author="Andre Eger" w:date="2024-07-29T14:10:00Z" w16du:dateUtc="2024-07-29T02:10:00Z">
        <w:r w:rsidR="00BB6C2E">
          <w:t xml:space="preserve">In Soil Taxonomy, </w:t>
        </w:r>
      </w:ins>
      <w:del w:id="771" w:author="Andre Eger" w:date="2024-07-29T14:10:00Z" w16du:dateUtc="2024-07-29T02:10:00Z">
        <w:r w:rsidDel="00BB6C2E">
          <w:delText>T</w:delText>
        </w:r>
      </w:del>
      <w:ins w:id="772" w:author="Andre Eger" w:date="2024-07-29T14:10:00Z" w16du:dateUtc="2024-07-29T02:10:00Z">
        <w:r w:rsidR="00BB6C2E">
          <w:t>t</w:t>
        </w:r>
      </w:ins>
      <w:r>
        <w:t>he soils either correlate with</w:t>
      </w:r>
      <w:ins w:id="773" w:author="Andre Eger" w:date="2024-07-29T14:10:00Z" w16du:dateUtc="2024-07-29T02:10:00Z">
        <w:r w:rsidR="00BB6C2E">
          <w:t xml:space="preserve"> </w:t>
        </w:r>
      </w:ins>
      <w:ins w:id="774" w:author="Andre Eger" w:date="2024-07-29T14:13:00Z" w16du:dateUtc="2024-07-29T02:13:00Z">
        <w:r w:rsidR="00BB6C2E">
          <w:t>soils</w:t>
        </w:r>
      </w:ins>
      <w:ins w:id="775" w:author="Andre Eger" w:date="2024-07-29T14:14:00Z" w16du:dateUtc="2024-07-29T02:14:00Z">
        <w:r w:rsidR="009A1CF0">
          <w:t xml:space="preserve"> containing an</w:t>
        </w:r>
      </w:ins>
      <w:ins w:id="776" w:author="Andre Eger" w:date="2024-07-29T14:13:00Z" w16du:dateUtc="2024-07-29T02:13:00Z">
        <w:r w:rsidR="00BB6C2E">
          <w:t xml:space="preserve"> </w:t>
        </w:r>
      </w:ins>
      <w:ins w:id="777" w:author="Andre Eger" w:date="2024-07-29T14:10:00Z" w16du:dateUtc="2024-07-29T02:10:00Z">
        <w:r w:rsidR="00BB6C2E" w:rsidRPr="00BB6C2E">
          <w:t>Anthropic</w:t>
        </w:r>
      </w:ins>
      <w:ins w:id="778" w:author="Andre Eger" w:date="2024-07-29T14:19:00Z" w16du:dateUtc="2024-07-29T02:19:00Z">
        <w:r w:rsidR="009A1CF0">
          <w:t xml:space="preserve"> or </w:t>
        </w:r>
        <w:proofErr w:type="spellStart"/>
        <w:r w:rsidR="009A1CF0">
          <w:t>Plaggen</w:t>
        </w:r>
      </w:ins>
      <w:proofErr w:type="spellEnd"/>
      <w:ins w:id="779" w:author="Andre Eger" w:date="2024-07-29T14:10:00Z" w16du:dateUtc="2024-07-29T02:10:00Z">
        <w:r w:rsidR="00BB6C2E" w:rsidRPr="00BB6C2E">
          <w:t xml:space="preserve"> Epipedon</w:t>
        </w:r>
      </w:ins>
      <w:ins w:id="780" w:author="Andre Eger" w:date="2024-07-29T14:14:00Z" w16du:dateUtc="2024-07-29T02:14:00Z">
        <w:r w:rsidR="009A1CF0">
          <w:t>,</w:t>
        </w:r>
      </w:ins>
      <w:r>
        <w:t xml:space="preserve"> </w:t>
      </w:r>
      <w:proofErr w:type="spellStart"/>
      <w:r>
        <w:t>Entisols</w:t>
      </w:r>
      <w:proofErr w:type="spellEnd"/>
      <w:r>
        <w:t xml:space="preserve"> or are unclassified</w:t>
      </w:r>
      <w:del w:id="781" w:author="Andre Eger" w:date="2024-07-29T14:10:00Z" w16du:dateUtc="2024-07-29T02:10:00Z">
        <w:r w:rsidDel="00BB6C2E">
          <w:delText xml:space="preserve"> in Soil Taxonomy</w:delText>
        </w:r>
      </w:del>
      <w:r>
        <w:t>.</w:t>
      </w:r>
    </w:p>
    <w:p w14:paraId="0BE91563" w14:textId="77777777" w:rsidR="00174C4D" w:rsidRDefault="00B64D2A">
      <w:pPr>
        <w:pStyle w:val="Heading3"/>
        <w:ind w:left="-2" w:right="58"/>
      </w:pPr>
      <w:r>
        <w:t>OCCURRENCE</w:t>
      </w:r>
    </w:p>
    <w:p w14:paraId="0BE91564" w14:textId="01853604" w:rsidR="00174C4D" w:rsidRDefault="008F760C">
      <w:pPr>
        <w:spacing w:after="552"/>
        <w:ind w:left="-4" w:right="58"/>
      </w:pPr>
      <w:del w:id="782" w:author="Andre Eger" w:date="2024-08-19T03:20:00Z">
        <w:r w:rsidDel="008F760C">
          <w:delText>Anthropic Soils are most extensive in urban areas and areas that have been mined.</w:delText>
        </w:r>
      </w:del>
      <w:ins w:id="783" w:author="Andre Eger" w:date="2024-08-19T03:20:00Z">
        <w:r w:rsidR="2A59A043">
          <w:t xml:space="preserve"> Anthropic Soils are most extensive in urban and peri-urban areas and areas that have been mined. While not necessarily covering extensive areas, soils sufficiently altered by Māori are of </w:t>
        </w:r>
        <w:proofErr w:type="gramStart"/>
        <w:r w:rsidR="2A59A043">
          <w:t>particular cultural</w:t>
        </w:r>
        <w:proofErr w:type="gramEnd"/>
        <w:r w:rsidR="2A59A043">
          <w:t xml:space="preserve"> interest as the oldest examples of anthropogenic alteration of soils in NZ.</w:t>
        </w:r>
      </w:ins>
    </w:p>
    <w:p w14:paraId="0BE91565" w14:textId="77777777" w:rsidR="00174C4D" w:rsidRDefault="00B64D2A">
      <w:pPr>
        <w:pStyle w:val="Heading3"/>
        <w:ind w:left="-2" w:right="58"/>
      </w:pPr>
      <w:r>
        <w:t>ACCESSORY</w:t>
      </w:r>
      <w:r w:rsidR="008F760C">
        <w:t xml:space="preserve"> </w:t>
      </w:r>
      <w:r>
        <w:t>PROPERTIES</w:t>
      </w:r>
      <w:r w:rsidR="008F760C">
        <w:t xml:space="preserve"> O</w:t>
      </w:r>
      <w:r>
        <w:t>F</w:t>
      </w:r>
      <w:r w:rsidR="008F760C">
        <w:t xml:space="preserve"> TH</w:t>
      </w:r>
      <w:r>
        <w:t>E</w:t>
      </w:r>
      <w:r w:rsidR="008F760C">
        <w:t xml:space="preserve"> OR</w:t>
      </w:r>
      <w:r>
        <w:t>DE</w:t>
      </w:r>
      <w:r w:rsidR="008F760C">
        <w:t>R</w:t>
      </w:r>
    </w:p>
    <w:p w14:paraId="0BE91566" w14:textId="77777777" w:rsidR="00174C4D" w:rsidRDefault="008F760C">
      <w:pPr>
        <w:numPr>
          <w:ilvl w:val="0"/>
          <w:numId w:val="54"/>
        </w:numPr>
        <w:spacing w:after="117"/>
        <w:ind w:right="58" w:hanging="567"/>
      </w:pPr>
      <w:r>
        <w:t>Soil characteristics and the relationships between soils and landforms do not have the orderliness of natural soils.</w:t>
      </w:r>
    </w:p>
    <w:p w14:paraId="0BE91567" w14:textId="77777777" w:rsidR="00174C4D" w:rsidRDefault="008F760C">
      <w:pPr>
        <w:numPr>
          <w:ilvl w:val="0"/>
          <w:numId w:val="54"/>
        </w:numPr>
        <w:spacing w:after="117"/>
        <w:ind w:right="58" w:hanging="567"/>
      </w:pPr>
      <w:r>
        <w:lastRenderedPageBreak/>
        <w:t>Drainage has often been changed significantly from the original state.</w:t>
      </w:r>
    </w:p>
    <w:p w14:paraId="0BE91568" w14:textId="77777777" w:rsidR="00174C4D" w:rsidRDefault="008F760C">
      <w:pPr>
        <w:numPr>
          <w:ilvl w:val="0"/>
          <w:numId w:val="54"/>
        </w:numPr>
        <w:spacing w:after="117"/>
        <w:ind w:right="58" w:hanging="567"/>
      </w:pPr>
      <w:r>
        <w:t>Soil properties depend upon both the nature of the manufactured or natural materials and the nature of the soil manipulation.</w:t>
      </w:r>
    </w:p>
    <w:p w14:paraId="0BE91569" w14:textId="77777777" w:rsidR="00174C4D" w:rsidRDefault="008F760C" w:rsidP="00B64D2A">
      <w:pPr>
        <w:numPr>
          <w:ilvl w:val="0"/>
          <w:numId w:val="54"/>
        </w:numPr>
        <w:spacing w:after="1804"/>
        <w:ind w:right="58" w:hanging="567"/>
      </w:pPr>
      <w:r>
        <w:t>Land surfaces are artificial.</w:t>
      </w:r>
    </w:p>
    <w:p w14:paraId="0BE9156A" w14:textId="77777777" w:rsidR="00174C4D" w:rsidRDefault="00B64D2A">
      <w:pPr>
        <w:pStyle w:val="Heading3"/>
        <w:spacing w:after="93"/>
        <w:ind w:left="-2" w:right="58"/>
      </w:pPr>
      <w:r>
        <w:t>SUMMARY</w:t>
      </w:r>
      <w:r w:rsidR="008F760C">
        <w:t xml:space="preserve"> O</w:t>
      </w:r>
      <w:r>
        <w:t>F</w:t>
      </w:r>
      <w:r w:rsidR="008F760C">
        <w:t xml:space="preserve"> ANTHROPIC SOILS HI</w:t>
      </w:r>
      <w:r>
        <w:t>E</w:t>
      </w:r>
      <w:r w:rsidR="008F760C">
        <w:t>RARCH</w:t>
      </w:r>
      <w:r>
        <w:t>Y</w:t>
      </w:r>
    </w:p>
    <w:tbl>
      <w:tblPr>
        <w:tblStyle w:val="TableGrid1"/>
        <w:tblW w:w="8504" w:type="dxa"/>
        <w:tblInd w:w="0" w:type="dxa"/>
        <w:tblCellMar>
          <w:top w:w="139" w:type="dxa"/>
          <w:bottom w:w="138" w:type="dxa"/>
          <w:right w:w="115" w:type="dxa"/>
        </w:tblCellMar>
        <w:tblLook w:val="04A0" w:firstRow="1" w:lastRow="0" w:firstColumn="1" w:lastColumn="0" w:noHBand="0" w:noVBand="1"/>
      </w:tblPr>
      <w:tblGrid>
        <w:gridCol w:w="794"/>
        <w:gridCol w:w="2608"/>
        <w:gridCol w:w="5102"/>
      </w:tblGrid>
      <w:tr w:rsidR="00174C4D" w14:paraId="0BE9156D" w14:textId="77777777" w:rsidTr="65FF5E46">
        <w:trPr>
          <w:trHeight w:val="700"/>
        </w:trPr>
        <w:tc>
          <w:tcPr>
            <w:tcW w:w="3402" w:type="dxa"/>
            <w:gridSpan w:val="2"/>
            <w:tcBorders>
              <w:top w:val="single" w:sz="8" w:space="0" w:color="181717"/>
              <w:left w:val="nil"/>
              <w:bottom w:val="single" w:sz="8" w:space="0" w:color="181717"/>
              <w:right w:val="nil"/>
            </w:tcBorders>
            <w:vAlign w:val="center"/>
          </w:tcPr>
          <w:p w14:paraId="0BE9156B" w14:textId="77777777" w:rsidR="00174C4D" w:rsidRDefault="008F760C">
            <w:pPr>
              <w:spacing w:after="0" w:line="259" w:lineRule="auto"/>
              <w:ind w:left="0" w:firstLine="0"/>
              <w:jc w:val="left"/>
            </w:pPr>
            <w:r>
              <w:t xml:space="preserve">Group </w:t>
            </w:r>
          </w:p>
        </w:tc>
        <w:tc>
          <w:tcPr>
            <w:tcW w:w="5102" w:type="dxa"/>
            <w:tcBorders>
              <w:top w:val="single" w:sz="8" w:space="0" w:color="181717"/>
              <w:left w:val="nil"/>
              <w:bottom w:val="single" w:sz="8" w:space="0" w:color="181717"/>
              <w:right w:val="nil"/>
            </w:tcBorders>
            <w:vAlign w:val="center"/>
          </w:tcPr>
          <w:p w14:paraId="0BE9156C" w14:textId="77777777" w:rsidR="00174C4D" w:rsidRDefault="008F760C">
            <w:pPr>
              <w:spacing w:after="0" w:line="259" w:lineRule="auto"/>
              <w:ind w:left="0" w:firstLine="0"/>
              <w:jc w:val="left"/>
            </w:pPr>
            <w:r>
              <w:t>Subgroup</w:t>
            </w:r>
          </w:p>
        </w:tc>
      </w:tr>
      <w:tr w:rsidR="00174C4D" w14:paraId="0BE91573" w14:textId="77777777" w:rsidTr="65FF5E46">
        <w:trPr>
          <w:trHeight w:val="1129"/>
        </w:trPr>
        <w:tc>
          <w:tcPr>
            <w:tcW w:w="794" w:type="dxa"/>
            <w:tcBorders>
              <w:top w:val="single" w:sz="8" w:space="0" w:color="181717"/>
              <w:left w:val="nil"/>
              <w:bottom w:val="nil"/>
              <w:right w:val="nil"/>
            </w:tcBorders>
            <w:vAlign w:val="bottom"/>
          </w:tcPr>
          <w:p w14:paraId="0BE9156E" w14:textId="77777777" w:rsidR="00174C4D" w:rsidRDefault="008F760C">
            <w:pPr>
              <w:spacing w:after="0" w:line="259" w:lineRule="auto"/>
              <w:ind w:left="0" w:firstLine="0"/>
              <w:jc w:val="left"/>
            </w:pPr>
            <w:r>
              <w:rPr>
                <w:b/>
              </w:rPr>
              <w:t xml:space="preserve">AT  </w:t>
            </w:r>
            <w:r>
              <w:t xml:space="preserve"> </w:t>
            </w:r>
          </w:p>
          <w:p w14:paraId="0BE9156F" w14:textId="77777777" w:rsidR="00174C4D" w:rsidRDefault="008F760C">
            <w:pPr>
              <w:spacing w:after="0" w:line="259" w:lineRule="auto"/>
              <w:ind w:left="0" w:firstLine="0"/>
              <w:jc w:val="left"/>
            </w:pPr>
            <w:r>
              <w:t xml:space="preserve"> </w:t>
            </w:r>
          </w:p>
        </w:tc>
        <w:tc>
          <w:tcPr>
            <w:tcW w:w="2608" w:type="dxa"/>
            <w:tcBorders>
              <w:top w:val="single" w:sz="8" w:space="0" w:color="181717"/>
              <w:left w:val="nil"/>
              <w:bottom w:val="nil"/>
              <w:right w:val="nil"/>
            </w:tcBorders>
            <w:vAlign w:val="bottom"/>
          </w:tcPr>
          <w:p w14:paraId="0BE91570" w14:textId="77777777" w:rsidR="00174C4D" w:rsidRDefault="008F760C">
            <w:pPr>
              <w:spacing w:after="0" w:line="259" w:lineRule="auto"/>
              <w:ind w:left="0" w:firstLine="0"/>
              <w:jc w:val="left"/>
            </w:pPr>
            <w:r>
              <w:t xml:space="preserve">Truncated </w:t>
            </w:r>
          </w:p>
          <w:p w14:paraId="0BE91571" w14:textId="77777777" w:rsidR="00174C4D" w:rsidRDefault="008F760C">
            <w:pPr>
              <w:spacing w:after="0" w:line="259" w:lineRule="auto"/>
              <w:ind w:left="0" w:firstLine="0"/>
              <w:jc w:val="left"/>
            </w:pPr>
            <w:r>
              <w:t xml:space="preserve"> </w:t>
            </w:r>
          </w:p>
        </w:tc>
        <w:tc>
          <w:tcPr>
            <w:tcW w:w="5102" w:type="dxa"/>
            <w:tcBorders>
              <w:top w:val="single" w:sz="8" w:space="0" w:color="181717"/>
              <w:left w:val="nil"/>
              <w:bottom w:val="nil"/>
              <w:right w:val="nil"/>
            </w:tcBorders>
            <w:vAlign w:val="bottom"/>
          </w:tcPr>
          <w:p w14:paraId="0BE91572" w14:textId="77777777" w:rsidR="00174C4D" w:rsidRDefault="008F760C">
            <w:pPr>
              <w:spacing w:after="0" w:line="259" w:lineRule="auto"/>
              <w:ind w:left="0" w:right="3639" w:firstLine="0"/>
              <w:jc w:val="left"/>
            </w:pPr>
            <w:r>
              <w:t>Rocky Typic</w:t>
            </w:r>
          </w:p>
        </w:tc>
      </w:tr>
      <w:tr w:rsidR="00174C4D" w14:paraId="0BE9157A" w14:textId="77777777" w:rsidTr="65FF5E46">
        <w:trPr>
          <w:trHeight w:val="900"/>
        </w:trPr>
        <w:tc>
          <w:tcPr>
            <w:tcW w:w="794" w:type="dxa"/>
            <w:tcBorders>
              <w:top w:val="nil"/>
              <w:left w:val="nil"/>
              <w:bottom w:val="nil"/>
              <w:right w:val="nil"/>
            </w:tcBorders>
            <w:vAlign w:val="center"/>
          </w:tcPr>
          <w:p w14:paraId="0BE91574" w14:textId="77777777" w:rsidR="00174C4D" w:rsidRDefault="008F760C">
            <w:pPr>
              <w:spacing w:after="0" w:line="259" w:lineRule="auto"/>
              <w:ind w:left="0" w:firstLine="0"/>
              <w:jc w:val="left"/>
            </w:pPr>
            <w:r>
              <w:rPr>
                <w:b/>
              </w:rPr>
              <w:t xml:space="preserve">AR  </w:t>
            </w:r>
            <w:r>
              <w:t xml:space="preserve"> </w:t>
            </w:r>
          </w:p>
          <w:p w14:paraId="0BE91575"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vAlign w:val="center"/>
          </w:tcPr>
          <w:p w14:paraId="0BE91576" w14:textId="77777777" w:rsidR="00174C4D" w:rsidRDefault="008F760C">
            <w:pPr>
              <w:spacing w:after="0" w:line="259" w:lineRule="auto"/>
              <w:ind w:left="0" w:firstLine="0"/>
              <w:jc w:val="left"/>
            </w:pPr>
            <w:r>
              <w:t xml:space="preserve">Refuse </w:t>
            </w:r>
          </w:p>
          <w:p w14:paraId="0BE91577" w14:textId="77777777" w:rsidR="00174C4D" w:rsidRDefault="00174C4D">
            <w:pPr>
              <w:spacing w:after="0" w:line="259" w:lineRule="auto"/>
              <w:ind w:left="0" w:firstLine="0"/>
              <w:jc w:val="left"/>
            </w:pPr>
          </w:p>
        </w:tc>
        <w:tc>
          <w:tcPr>
            <w:tcW w:w="5102" w:type="dxa"/>
            <w:tcBorders>
              <w:top w:val="nil"/>
              <w:left w:val="nil"/>
              <w:bottom w:val="nil"/>
              <w:right w:val="nil"/>
            </w:tcBorders>
            <w:vAlign w:val="center"/>
          </w:tcPr>
          <w:p w14:paraId="0BE91578" w14:textId="77777777" w:rsidR="00174C4D" w:rsidRDefault="008F760C">
            <w:pPr>
              <w:spacing w:after="0" w:line="259" w:lineRule="auto"/>
              <w:ind w:left="0" w:right="3581" w:firstLine="0"/>
              <w:jc w:val="left"/>
            </w:pPr>
            <w:r>
              <w:t>Buried Typic</w:t>
            </w:r>
          </w:p>
          <w:p w14:paraId="0BE91579" w14:textId="77777777" w:rsidR="007B033C" w:rsidRDefault="007B033C">
            <w:pPr>
              <w:spacing w:after="0" w:line="259" w:lineRule="auto"/>
              <w:ind w:left="0" w:right="3581" w:firstLine="0"/>
              <w:jc w:val="left"/>
            </w:pPr>
          </w:p>
        </w:tc>
      </w:tr>
      <w:tr w:rsidR="5D5D6632" w14:paraId="25317675" w14:textId="77777777" w:rsidTr="5D5D6632">
        <w:trPr>
          <w:trHeight w:val="600"/>
          <w:ins w:id="784" w:author="Lauren OBrien" w:date="2024-09-27T01:44:00Z"/>
        </w:trPr>
        <w:tc>
          <w:tcPr>
            <w:tcW w:w="794" w:type="dxa"/>
            <w:tcBorders>
              <w:top w:val="nil"/>
              <w:left w:val="nil"/>
              <w:bottom w:val="nil"/>
              <w:right w:val="nil"/>
            </w:tcBorders>
            <w:vAlign w:val="center"/>
          </w:tcPr>
          <w:p w14:paraId="12539B89" w14:textId="46FB8C67" w:rsidR="2DEAE8D8" w:rsidRDefault="2DEAE8D8" w:rsidP="5D5D6632">
            <w:pPr>
              <w:spacing w:line="259" w:lineRule="auto"/>
              <w:ind w:firstLine="0"/>
              <w:jc w:val="left"/>
              <w:rPr>
                <w:b/>
                <w:bCs/>
              </w:rPr>
            </w:pPr>
            <w:ins w:id="785" w:author="Lauren OBrien" w:date="2024-09-27T01:44:00Z">
              <w:r w:rsidRPr="5D5D6632">
                <w:rPr>
                  <w:b/>
                  <w:bCs/>
                </w:rPr>
                <w:t>AO</w:t>
              </w:r>
            </w:ins>
          </w:p>
        </w:tc>
        <w:tc>
          <w:tcPr>
            <w:tcW w:w="2608" w:type="dxa"/>
            <w:tcBorders>
              <w:top w:val="nil"/>
              <w:left w:val="nil"/>
              <w:bottom w:val="nil"/>
              <w:right w:val="nil"/>
            </w:tcBorders>
            <w:vAlign w:val="center"/>
          </w:tcPr>
          <w:p w14:paraId="2BB69D6F" w14:textId="641E0226" w:rsidR="2DEAE8D8" w:rsidRDefault="2DEAE8D8" w:rsidP="5D5D6632">
            <w:pPr>
              <w:spacing w:line="259" w:lineRule="auto"/>
              <w:ind w:firstLine="0"/>
              <w:jc w:val="left"/>
            </w:pPr>
            <w:ins w:id="786" w:author="Lauren OBrien" w:date="2024-09-27T01:44:00Z">
              <w:r>
                <w:t>Māori</w:t>
              </w:r>
            </w:ins>
          </w:p>
        </w:tc>
        <w:tc>
          <w:tcPr>
            <w:tcW w:w="5102" w:type="dxa"/>
            <w:tcBorders>
              <w:top w:val="nil"/>
              <w:left w:val="nil"/>
              <w:bottom w:val="nil"/>
              <w:right w:val="nil"/>
            </w:tcBorders>
            <w:vAlign w:val="center"/>
          </w:tcPr>
          <w:p w14:paraId="4FF56FB5" w14:textId="4E526B37" w:rsidR="2DEAE8D8" w:rsidRDefault="2DEAE8D8" w:rsidP="5D5D6632">
            <w:pPr>
              <w:spacing w:line="259" w:lineRule="auto"/>
              <w:ind w:firstLine="0"/>
              <w:jc w:val="left"/>
            </w:pPr>
            <w:ins w:id="787" w:author="Lauren OBrien" w:date="2024-09-27T01:44:00Z">
              <w:r>
                <w:t>Artefact</w:t>
              </w:r>
              <w:r>
                <w:br/>
              </w:r>
              <w:r w:rsidR="4862B877">
                <w:t>Organic</w:t>
              </w:r>
              <w:r>
                <w:br/>
              </w:r>
              <w:r w:rsidR="19E0E435">
                <w:t>Fill</w:t>
              </w:r>
            </w:ins>
          </w:p>
        </w:tc>
      </w:tr>
      <w:tr w:rsidR="00174C4D" w14:paraId="0BE9157E" w14:textId="77777777" w:rsidTr="65FF5E46">
        <w:trPr>
          <w:trHeight w:val="600"/>
        </w:trPr>
        <w:tc>
          <w:tcPr>
            <w:tcW w:w="794" w:type="dxa"/>
            <w:tcBorders>
              <w:top w:val="nil"/>
              <w:left w:val="nil"/>
              <w:bottom w:val="nil"/>
              <w:right w:val="nil"/>
            </w:tcBorders>
            <w:vAlign w:val="center"/>
          </w:tcPr>
          <w:p w14:paraId="0BE9157B" w14:textId="77777777" w:rsidR="00174C4D" w:rsidRDefault="008F760C">
            <w:pPr>
              <w:spacing w:after="0" w:line="259" w:lineRule="auto"/>
              <w:ind w:left="0" w:firstLine="0"/>
              <w:jc w:val="left"/>
            </w:pPr>
            <w:r>
              <w:rPr>
                <w:b/>
              </w:rPr>
              <w:t xml:space="preserve">AM  </w:t>
            </w:r>
            <w:r>
              <w:t xml:space="preserve"> </w:t>
            </w:r>
          </w:p>
        </w:tc>
        <w:tc>
          <w:tcPr>
            <w:tcW w:w="2608" w:type="dxa"/>
            <w:tcBorders>
              <w:top w:val="nil"/>
              <w:left w:val="nil"/>
              <w:bottom w:val="nil"/>
              <w:right w:val="nil"/>
            </w:tcBorders>
            <w:vAlign w:val="center"/>
          </w:tcPr>
          <w:p w14:paraId="0BE9157C" w14:textId="77777777" w:rsidR="00174C4D" w:rsidRDefault="008F760C">
            <w:pPr>
              <w:spacing w:after="0" w:line="259" w:lineRule="auto"/>
              <w:ind w:left="0" w:firstLine="0"/>
              <w:jc w:val="left"/>
            </w:pPr>
            <w:r>
              <w:t xml:space="preserve">Mixed </w:t>
            </w:r>
          </w:p>
        </w:tc>
        <w:tc>
          <w:tcPr>
            <w:tcW w:w="5102" w:type="dxa"/>
            <w:tcBorders>
              <w:top w:val="nil"/>
              <w:left w:val="nil"/>
              <w:bottom w:val="nil"/>
              <w:right w:val="nil"/>
            </w:tcBorders>
            <w:vAlign w:val="center"/>
          </w:tcPr>
          <w:p w14:paraId="0BE9157D" w14:textId="77777777" w:rsidR="00174C4D" w:rsidRDefault="008F760C">
            <w:pPr>
              <w:spacing w:after="0" w:line="259" w:lineRule="auto"/>
              <w:ind w:left="0" w:firstLine="0"/>
              <w:jc w:val="left"/>
            </w:pPr>
            <w:r>
              <w:t>-</w:t>
            </w:r>
          </w:p>
        </w:tc>
      </w:tr>
      <w:tr w:rsidR="00174C4D" w14:paraId="0BE9158C" w14:textId="77777777" w:rsidTr="65FF5E46">
        <w:trPr>
          <w:trHeight w:val="1870"/>
        </w:trPr>
        <w:tc>
          <w:tcPr>
            <w:tcW w:w="794" w:type="dxa"/>
            <w:tcBorders>
              <w:top w:val="nil"/>
              <w:left w:val="nil"/>
              <w:bottom w:val="single" w:sz="8" w:space="0" w:color="181717"/>
              <w:right w:val="nil"/>
            </w:tcBorders>
            <w:vAlign w:val="center"/>
          </w:tcPr>
          <w:p w14:paraId="0BE9157F" w14:textId="28BDFD4F" w:rsidR="007B033C" w:rsidRDefault="008F760C" w:rsidP="007B033C">
            <w:pPr>
              <w:spacing w:after="0" w:line="259" w:lineRule="auto"/>
              <w:ind w:left="0" w:firstLine="0"/>
              <w:jc w:val="left"/>
              <w:rPr>
                <w:b/>
              </w:rPr>
            </w:pPr>
            <w:r w:rsidRPr="22AE3371">
              <w:rPr>
                <w:b/>
                <w:bCs/>
              </w:rPr>
              <w:t>A</w:t>
            </w:r>
            <w:ins w:id="788" w:author="Lauren OBrien" w:date="2024-09-27T01:43:00Z">
              <w:r w:rsidR="0A0ED16B" w:rsidRPr="22AE3371">
                <w:rPr>
                  <w:b/>
                  <w:bCs/>
                </w:rPr>
                <w:t>F</w:t>
              </w:r>
            </w:ins>
            <w:del w:id="789" w:author="Lauren OBrien" w:date="2024-09-27T01:43:00Z">
              <w:r w:rsidDel="008F760C">
                <w:rPr>
                  <w:b/>
                </w:rPr>
                <w:delText>f</w:delText>
              </w:r>
            </w:del>
          </w:p>
          <w:p w14:paraId="0BE91580" w14:textId="77777777" w:rsidR="00174C4D" w:rsidRDefault="008F760C" w:rsidP="007B033C">
            <w:pPr>
              <w:spacing w:after="0" w:line="259" w:lineRule="auto"/>
              <w:ind w:left="0" w:firstLine="0"/>
              <w:jc w:val="left"/>
            </w:pPr>
            <w:r>
              <w:rPr>
                <w:b/>
              </w:rPr>
              <w:t xml:space="preserve"> </w:t>
            </w:r>
            <w:r>
              <w:t xml:space="preserve"> </w:t>
            </w:r>
          </w:p>
          <w:p w14:paraId="0BE91581" w14:textId="77777777" w:rsidR="00174C4D" w:rsidRDefault="008F760C" w:rsidP="007B033C">
            <w:pPr>
              <w:spacing w:after="0" w:line="259" w:lineRule="auto"/>
              <w:ind w:left="0" w:firstLine="0"/>
              <w:jc w:val="left"/>
            </w:pPr>
            <w:r>
              <w:t xml:space="preserve"> </w:t>
            </w:r>
          </w:p>
          <w:p w14:paraId="0BE91582" w14:textId="77777777" w:rsidR="00174C4D" w:rsidRDefault="008F760C" w:rsidP="007B033C">
            <w:pPr>
              <w:spacing w:after="0" w:line="259" w:lineRule="auto"/>
              <w:ind w:left="0" w:firstLine="0"/>
              <w:jc w:val="left"/>
            </w:pPr>
            <w:r>
              <w:t xml:space="preserve"> </w:t>
            </w:r>
          </w:p>
          <w:p w14:paraId="0BE91583" w14:textId="77777777" w:rsidR="00174C4D" w:rsidRDefault="008F760C" w:rsidP="007B033C">
            <w:pPr>
              <w:spacing w:after="0" w:line="259" w:lineRule="auto"/>
              <w:ind w:left="0" w:firstLine="0"/>
              <w:jc w:val="left"/>
            </w:pPr>
            <w:r>
              <w:t xml:space="preserve"> </w:t>
            </w:r>
          </w:p>
          <w:p w14:paraId="0BE91584" w14:textId="77777777" w:rsidR="00174C4D" w:rsidRDefault="008F760C" w:rsidP="007B033C">
            <w:pPr>
              <w:spacing w:after="0" w:line="259" w:lineRule="auto"/>
              <w:ind w:left="0" w:firstLine="0"/>
              <w:jc w:val="left"/>
            </w:pPr>
            <w:r>
              <w:t xml:space="preserve"> </w:t>
            </w:r>
          </w:p>
        </w:tc>
        <w:tc>
          <w:tcPr>
            <w:tcW w:w="2608" w:type="dxa"/>
            <w:tcBorders>
              <w:top w:val="nil"/>
              <w:left w:val="nil"/>
              <w:bottom w:val="single" w:sz="8" w:space="0" w:color="181717"/>
              <w:right w:val="nil"/>
            </w:tcBorders>
          </w:tcPr>
          <w:p w14:paraId="0BE91585" w14:textId="77777777" w:rsidR="00174C4D" w:rsidRDefault="008F760C" w:rsidP="007B033C">
            <w:pPr>
              <w:spacing w:after="0" w:line="259" w:lineRule="auto"/>
              <w:ind w:left="0" w:firstLine="0"/>
              <w:jc w:val="left"/>
            </w:pPr>
            <w:r>
              <w:t xml:space="preserve">Fill </w:t>
            </w:r>
          </w:p>
        </w:tc>
        <w:tc>
          <w:tcPr>
            <w:tcW w:w="5102" w:type="dxa"/>
            <w:tcBorders>
              <w:top w:val="nil"/>
              <w:left w:val="nil"/>
              <w:bottom w:val="single" w:sz="8" w:space="0" w:color="181717"/>
              <w:right w:val="nil"/>
            </w:tcBorders>
            <w:vAlign w:val="center"/>
          </w:tcPr>
          <w:p w14:paraId="0BE91586" w14:textId="77777777" w:rsidR="00174C4D" w:rsidRDefault="008F760C" w:rsidP="007B033C">
            <w:pPr>
              <w:spacing w:after="0" w:line="259" w:lineRule="auto"/>
              <w:ind w:left="0" w:firstLine="0"/>
              <w:jc w:val="left"/>
            </w:pPr>
            <w:r>
              <w:t>Compacted</w:t>
            </w:r>
          </w:p>
          <w:p w14:paraId="0BE91587" w14:textId="77777777" w:rsidR="00174C4D" w:rsidRDefault="008F760C" w:rsidP="007B033C">
            <w:pPr>
              <w:spacing w:after="0" w:line="259" w:lineRule="auto"/>
              <w:ind w:left="0" w:firstLine="0"/>
              <w:jc w:val="left"/>
            </w:pPr>
            <w:r>
              <w:t>Wet</w:t>
            </w:r>
          </w:p>
          <w:p w14:paraId="0BE91588" w14:textId="77777777" w:rsidR="00174C4D" w:rsidRDefault="008F760C" w:rsidP="007B033C">
            <w:pPr>
              <w:spacing w:after="0" w:line="259" w:lineRule="auto"/>
              <w:ind w:left="0" w:firstLine="0"/>
              <w:jc w:val="left"/>
            </w:pPr>
            <w:proofErr w:type="gramStart"/>
            <w:r>
              <w:t>Stony-tailings</w:t>
            </w:r>
            <w:proofErr w:type="gramEnd"/>
          </w:p>
          <w:p w14:paraId="0BE91589" w14:textId="77777777" w:rsidR="00174C4D" w:rsidRDefault="008F760C" w:rsidP="007B033C">
            <w:pPr>
              <w:spacing w:after="0" w:line="259" w:lineRule="auto"/>
              <w:ind w:left="0" w:firstLine="0"/>
              <w:jc w:val="left"/>
            </w:pPr>
            <w:r>
              <w:t>Artifact</w:t>
            </w:r>
          </w:p>
          <w:p w14:paraId="0BE9158A" w14:textId="39598B17" w:rsidR="007B033C" w:rsidRDefault="008F760C" w:rsidP="002F0645">
            <w:r>
              <w:t>Earthy</w:t>
            </w:r>
          </w:p>
          <w:p w14:paraId="0BE9158B" w14:textId="77777777" w:rsidR="007B033C" w:rsidRDefault="007B033C" w:rsidP="007B033C">
            <w:pPr>
              <w:spacing w:after="0" w:line="259" w:lineRule="auto"/>
              <w:ind w:left="0" w:firstLine="0"/>
              <w:jc w:val="left"/>
            </w:pPr>
          </w:p>
        </w:tc>
      </w:tr>
    </w:tbl>
    <w:p w14:paraId="0BE9158D" w14:textId="77777777" w:rsidR="007B033C" w:rsidRDefault="007B033C" w:rsidP="00E30067"/>
    <w:p w14:paraId="0BE9158E" w14:textId="3DCBAC95" w:rsidR="00174C4D" w:rsidRDefault="008C5731">
      <w:pPr>
        <w:pStyle w:val="Heading3"/>
        <w:spacing w:after="443"/>
        <w:ind w:left="-2" w:right="58"/>
      </w:pPr>
      <w:r>
        <w:lastRenderedPageBreak/>
        <w:t>KEY</w:t>
      </w:r>
      <w:r w:rsidR="008F760C">
        <w:t xml:space="preserve"> TO GRO</w:t>
      </w:r>
      <w:r>
        <w:t>U</w:t>
      </w:r>
      <w:r w:rsidR="008F760C">
        <w:t>PS O</w:t>
      </w:r>
      <w:r>
        <w:t>F</w:t>
      </w:r>
      <w:r w:rsidR="008F760C">
        <w:t xml:space="preserve"> ANTHROPIC SOILS</w:t>
      </w:r>
    </w:p>
    <w:p w14:paraId="0BE9158F" w14:textId="32E48151" w:rsidR="00174C4D" w:rsidRDefault="008F760C" w:rsidP="002F0645">
      <w:pPr>
        <w:spacing w:after="240"/>
        <w:rPr>
          <w:sz w:val="24"/>
          <w:szCs w:val="24"/>
        </w:rPr>
      </w:pPr>
      <w:r w:rsidRPr="01DA9BC3">
        <w:rPr>
          <w:b/>
          <w:bCs/>
        </w:rPr>
        <w:t>AT</w:t>
      </w:r>
      <w:ins w:id="790" w:author="Andre Eger" w:date="2024-08-19T03:27:00Z">
        <w:r w:rsidR="52CEB64B" w:rsidRPr="01DA9BC3">
          <w:rPr>
            <w:sz w:val="24"/>
            <w:szCs w:val="24"/>
          </w:rPr>
          <w:t xml:space="preserve"> </w:t>
        </w:r>
      </w:ins>
      <w:del w:id="791" w:author="Andre Eger" w:date="2024-10-11T15:03:00Z" w16du:dateUtc="2024-10-11T02:03:00Z">
        <w:r w:rsidR="00D74CE5" w:rsidRPr="00D74CE5" w:rsidDel="00D74CE5">
          <w:rPr>
            <w:sz w:val="24"/>
            <w:szCs w:val="24"/>
          </w:rPr>
          <w:delText>Anthropic Soils in which natural in-situ materials occur at or within 30 cm of the soil surface, which result from truncation of the solum of the original soil by the action of people.</w:delText>
        </w:r>
      </w:del>
      <w:ins w:id="792" w:author="Andre Eger" w:date="2024-08-19T03:27:00Z">
        <w:r w:rsidR="52CEB64B" w:rsidRPr="01DA9BC3">
          <w:rPr>
            <w:sz w:val="24"/>
            <w:szCs w:val="24"/>
          </w:rPr>
          <w:t>Anthropic Soils</w:t>
        </w:r>
        <w:r w:rsidR="00F80EE4" w:rsidRPr="00F80EE4">
          <w:t xml:space="preserve"> </w:t>
        </w:r>
      </w:ins>
      <w:ins w:id="793" w:author="Andre Eger" w:date="2024-10-14T11:02:00Z" w16du:dateUtc="2024-10-13T22:02:00Z">
        <w:r w:rsidR="00F80EE4">
          <w:t>that</w:t>
        </w:r>
        <w:r w:rsidR="00F80EE4" w:rsidRPr="00F80EE4">
          <w:rPr>
            <w:sz w:val="24"/>
            <w:szCs w:val="24"/>
          </w:rPr>
          <w:t xml:space="preserve"> have been affected by truncation </w:t>
        </w:r>
      </w:ins>
      <w:ins w:id="794" w:author="Andre Eger" w:date="2024-10-14T11:05:00Z" w16du:dateUtc="2024-10-13T22:05:00Z">
        <w:r w:rsidR="00F80EE4" w:rsidRPr="01DA9BC3">
          <w:rPr>
            <w:sz w:val="24"/>
            <w:szCs w:val="24"/>
          </w:rPr>
          <w:t xml:space="preserve">of the solum </w:t>
        </w:r>
      </w:ins>
      <w:ins w:id="795" w:author="Andre Eger" w:date="2024-10-14T11:04:00Z" w16du:dateUtc="2024-10-13T22:04:00Z">
        <w:r w:rsidR="00F80EE4" w:rsidRPr="01DA9BC3">
          <w:rPr>
            <w:sz w:val="24"/>
            <w:szCs w:val="24"/>
          </w:rPr>
          <w:t>by the action of people</w:t>
        </w:r>
      </w:ins>
      <w:ins w:id="796" w:author="Andre Eger" w:date="2024-10-14T11:06:00Z" w16du:dateUtc="2024-10-13T22:06:00Z">
        <w:r w:rsidR="00F80EE4">
          <w:rPr>
            <w:sz w:val="24"/>
            <w:szCs w:val="24"/>
          </w:rPr>
          <w:t>. This truncation</w:t>
        </w:r>
      </w:ins>
      <w:ins w:id="797" w:author="Andre Eger" w:date="2024-10-14T11:02:00Z" w16du:dateUtc="2024-10-13T22:02:00Z">
        <w:r w:rsidR="00F80EE4" w:rsidRPr="00F80EE4">
          <w:rPr>
            <w:sz w:val="24"/>
            <w:szCs w:val="24"/>
          </w:rPr>
          <w:t xml:space="preserve"> reached at least as deep as the </w:t>
        </w:r>
      </w:ins>
      <w:ins w:id="798" w:author="Andre Eger" w:date="2024-10-14T11:10:00Z" w16du:dateUtc="2024-10-13T22:10:00Z">
        <w:r w:rsidR="00AF0173">
          <w:rPr>
            <w:sz w:val="24"/>
            <w:szCs w:val="24"/>
          </w:rPr>
          <w:t>natural</w:t>
        </w:r>
      </w:ins>
      <w:ins w:id="799" w:author="Andre Eger" w:date="2024-10-14T11:02:00Z" w16du:dateUtc="2024-10-13T22:02:00Z">
        <w:r w:rsidR="00F80EE4" w:rsidRPr="00F80EE4">
          <w:rPr>
            <w:sz w:val="24"/>
            <w:szCs w:val="24"/>
          </w:rPr>
          <w:t xml:space="preserve"> </w:t>
        </w:r>
        <w:r w:rsidR="00F80EE4" w:rsidRPr="00112843">
          <w:rPr>
            <w:i/>
            <w:iCs/>
            <w:sz w:val="24"/>
            <w:szCs w:val="24"/>
          </w:rPr>
          <w:t>in-situ</w:t>
        </w:r>
        <w:r w:rsidR="00F80EE4" w:rsidRPr="00F80EE4">
          <w:rPr>
            <w:sz w:val="24"/>
            <w:szCs w:val="24"/>
          </w:rPr>
          <w:t xml:space="preserve"> A</w:t>
        </w:r>
      </w:ins>
      <w:ins w:id="800" w:author="Andre Eger" w:date="2024-10-14T11:09:00Z" w16du:dateUtc="2024-10-13T22:09:00Z">
        <w:r w:rsidR="00AF0173">
          <w:rPr>
            <w:sz w:val="24"/>
            <w:szCs w:val="24"/>
          </w:rPr>
          <w:t xml:space="preserve"> or AB</w:t>
        </w:r>
      </w:ins>
      <w:ins w:id="801" w:author="Andre Eger" w:date="2024-10-14T11:02:00Z" w16du:dateUtc="2024-10-13T22:02:00Z">
        <w:r w:rsidR="00F80EE4" w:rsidRPr="00F80EE4">
          <w:rPr>
            <w:sz w:val="24"/>
            <w:szCs w:val="24"/>
          </w:rPr>
          <w:t xml:space="preserve"> horizon</w:t>
        </w:r>
      </w:ins>
      <w:ins w:id="802" w:author="Andre Eger" w:date="2024-10-14T11:08:00Z" w16du:dateUtc="2024-10-13T22:08:00Z">
        <w:r w:rsidR="00F80EE4">
          <w:rPr>
            <w:sz w:val="24"/>
            <w:szCs w:val="24"/>
          </w:rPr>
          <w:t xml:space="preserve"> (i.e</w:t>
        </w:r>
      </w:ins>
      <w:ins w:id="803" w:author="Andre Eger" w:date="2024-10-14T11:09:00Z" w16du:dateUtc="2024-10-13T22:09:00Z">
        <w:r w:rsidR="00F80EE4">
          <w:rPr>
            <w:sz w:val="24"/>
            <w:szCs w:val="24"/>
          </w:rPr>
          <w:t>.</w:t>
        </w:r>
      </w:ins>
      <w:ins w:id="804" w:author="Andre Eger" w:date="2024-10-14T11:08:00Z" w16du:dateUtc="2024-10-13T22:08:00Z">
        <w:r w:rsidR="00F80EE4">
          <w:rPr>
            <w:sz w:val="24"/>
            <w:szCs w:val="24"/>
          </w:rPr>
          <w:t xml:space="preserve">, to the upper boundary </w:t>
        </w:r>
      </w:ins>
      <w:ins w:id="805" w:author="Andre Eger" w:date="2024-10-14T11:09:00Z" w16du:dateUtc="2024-10-13T22:09:00Z">
        <w:r w:rsidR="00F80EE4">
          <w:rPr>
            <w:sz w:val="24"/>
            <w:szCs w:val="24"/>
          </w:rPr>
          <w:t>of</w:t>
        </w:r>
      </w:ins>
      <w:ins w:id="806" w:author="Andre Eger" w:date="2024-10-14T11:08:00Z" w16du:dateUtc="2024-10-13T22:08:00Z">
        <w:r w:rsidR="00F80EE4">
          <w:rPr>
            <w:sz w:val="24"/>
            <w:szCs w:val="24"/>
          </w:rPr>
          <w:t xml:space="preserve"> the B horizon</w:t>
        </w:r>
      </w:ins>
      <w:ins w:id="807" w:author="Andre Eger" w:date="2024-10-14T11:09:00Z" w16du:dateUtc="2024-10-13T22:09:00Z">
        <w:r w:rsidR="00F80EE4">
          <w:rPr>
            <w:sz w:val="24"/>
            <w:szCs w:val="24"/>
          </w:rPr>
          <w:t xml:space="preserve"> or deeper</w:t>
        </w:r>
      </w:ins>
      <w:ins w:id="808" w:author="Andre Eger" w:date="2024-10-14T11:08:00Z" w16du:dateUtc="2024-10-13T22:08:00Z">
        <w:r w:rsidR="00F80EE4">
          <w:rPr>
            <w:sz w:val="24"/>
            <w:szCs w:val="24"/>
          </w:rPr>
          <w:t>)</w:t>
        </w:r>
      </w:ins>
      <w:ins w:id="809" w:author="Andre Eger" w:date="2024-10-14T11:02:00Z" w16du:dateUtc="2024-10-13T22:02:00Z">
        <w:r w:rsidR="00F80EE4" w:rsidRPr="00F80EE4">
          <w:rPr>
            <w:sz w:val="24"/>
            <w:szCs w:val="24"/>
          </w:rPr>
          <w:t>.</w:t>
        </w:r>
      </w:ins>
      <w:ins w:id="810" w:author="Andre Eger" w:date="2024-10-14T11:03:00Z" w16du:dateUtc="2024-10-13T22:03:00Z">
        <w:r w:rsidR="00F80EE4">
          <w:rPr>
            <w:sz w:val="24"/>
            <w:szCs w:val="24"/>
          </w:rPr>
          <w:t xml:space="preserve"> The natural </w:t>
        </w:r>
        <w:r w:rsidR="00F80EE4" w:rsidRPr="00112843">
          <w:rPr>
            <w:i/>
            <w:iCs/>
            <w:sz w:val="24"/>
            <w:szCs w:val="24"/>
          </w:rPr>
          <w:t>in-situ</w:t>
        </w:r>
        <w:r w:rsidR="00F80EE4">
          <w:rPr>
            <w:sz w:val="24"/>
            <w:szCs w:val="24"/>
          </w:rPr>
          <w:t xml:space="preserve"> materials occur at or within</w:t>
        </w:r>
      </w:ins>
      <w:ins w:id="811" w:author="Andre Eger" w:date="2024-08-19T03:27:00Z">
        <w:r w:rsidR="00F80EE4">
          <w:rPr>
            <w:sz w:val="24"/>
            <w:szCs w:val="24"/>
          </w:rPr>
          <w:t xml:space="preserve"> 30 cm</w:t>
        </w:r>
        <w:r w:rsidR="52CEB64B" w:rsidRPr="01DA9BC3">
          <w:rPr>
            <w:sz w:val="24"/>
            <w:szCs w:val="24"/>
          </w:rPr>
          <w:t xml:space="preserve"> </w:t>
        </w:r>
      </w:ins>
      <w:ins w:id="812" w:author="Andre Eger" w:date="2024-10-14T11:03:00Z" w16du:dateUtc="2024-10-13T22:03:00Z">
        <w:r w:rsidR="00F80EE4">
          <w:rPr>
            <w:sz w:val="24"/>
            <w:szCs w:val="24"/>
          </w:rPr>
          <w:t>of the soil surface</w:t>
        </w:r>
      </w:ins>
      <w:ins w:id="813" w:author="Andre Eger" w:date="2024-10-14T11:05:00Z" w16du:dateUtc="2024-10-13T22:05:00Z">
        <w:r w:rsidR="00F80EE4">
          <w:rPr>
            <w:sz w:val="24"/>
            <w:szCs w:val="24"/>
          </w:rPr>
          <w:t>.</w:t>
        </w:r>
      </w:ins>
      <w:ins w:id="814" w:author="Andre Eger" w:date="2024-10-14T11:03:00Z" w16du:dateUtc="2024-10-13T22:03:00Z">
        <w:r w:rsidR="00F80EE4">
          <w:rPr>
            <w:sz w:val="24"/>
            <w:szCs w:val="24"/>
          </w:rPr>
          <w:t xml:space="preserve"> </w:t>
        </w:r>
      </w:ins>
      <w:commentRangeStart w:id="815"/>
      <w:commentRangeStart w:id="816"/>
      <w:ins w:id="817" w:author="Andre Eger" w:date="2024-08-19T03:27:00Z">
        <w:r w:rsidR="52CEB64B" w:rsidRPr="01DA9BC3">
          <w:rPr>
            <w:sz w:val="24"/>
            <w:szCs w:val="24"/>
          </w:rPr>
          <w:t xml:space="preserve"> </w:t>
        </w:r>
      </w:ins>
      <w:commentRangeStart w:id="818"/>
      <w:commentRangeStart w:id="819"/>
      <w:commentRangeEnd w:id="818"/>
      <w:r w:rsidR="00FE7F03">
        <w:rPr>
          <w:rStyle w:val="CommentReference"/>
        </w:rPr>
        <w:commentReference w:id="818"/>
      </w:r>
      <w:commentRangeEnd w:id="819"/>
      <w:r w:rsidR="00CD16C1">
        <w:rPr>
          <w:rStyle w:val="CommentReference"/>
        </w:rPr>
        <w:commentReference w:id="819"/>
      </w:r>
      <w:commentRangeEnd w:id="815"/>
      <w:r w:rsidR="00D74CE5">
        <w:rPr>
          <w:rStyle w:val="CommentReference"/>
        </w:rPr>
        <w:commentReference w:id="815"/>
      </w:r>
      <w:commentRangeEnd w:id="816"/>
      <w:r w:rsidR="00AF0173">
        <w:rPr>
          <w:rStyle w:val="CommentReference"/>
        </w:rPr>
        <w:commentReference w:id="816"/>
      </w:r>
    </w:p>
    <w:p w14:paraId="0BE91590" w14:textId="4065E8D1" w:rsidR="00174C4D" w:rsidRDefault="008F760C">
      <w:pPr>
        <w:spacing w:after="442" w:line="265" w:lineRule="auto"/>
        <w:ind w:left="10" w:right="57" w:hanging="10"/>
        <w:jc w:val="right"/>
      </w:pPr>
      <w:r w:rsidRPr="43A91F69">
        <w:rPr>
          <w:b/>
          <w:bCs/>
        </w:rPr>
        <w:t>TR</w:t>
      </w:r>
      <w:r w:rsidR="008C5731" w:rsidRPr="43A91F69">
        <w:rPr>
          <w:b/>
          <w:bCs/>
        </w:rPr>
        <w:t>U</w:t>
      </w:r>
      <w:r w:rsidRPr="43A91F69">
        <w:rPr>
          <w:b/>
          <w:bCs/>
        </w:rPr>
        <w:t>NCAT</w:t>
      </w:r>
      <w:r w:rsidR="008C5731" w:rsidRPr="43A91F69">
        <w:rPr>
          <w:b/>
          <w:bCs/>
        </w:rPr>
        <w:t>ED</w:t>
      </w:r>
      <w:r w:rsidRPr="43A91F69">
        <w:rPr>
          <w:b/>
          <w:bCs/>
        </w:rPr>
        <w:t xml:space="preserve"> ANTHROPIC SOILS</w:t>
      </w:r>
    </w:p>
    <w:p w14:paraId="413F4A54" w14:textId="7EBB5DBB" w:rsidR="59DDBF29" w:rsidRPr="00112843" w:rsidRDefault="00112843" w:rsidP="002F0645">
      <w:pPr>
        <w:pStyle w:val="Heading4"/>
        <w:spacing w:before="40" w:after="0" w:line="257" w:lineRule="auto"/>
        <w:rPr>
          <w:ins w:id="820" w:author="Andre Eger" w:date="2024-08-19T03:29:00Z" w16du:dateUtc="2024-08-19T03:29:58Z"/>
          <w:rFonts w:ascii="Calibri Light" w:eastAsia="Calibri Light" w:hAnsi="Calibri Light" w:cs="Calibri Light"/>
          <w:bCs/>
          <w:i/>
          <w:iCs/>
          <w:color w:val="2F5496" w:themeColor="accent1" w:themeShade="BF"/>
          <w:sz w:val="22"/>
        </w:rPr>
      </w:pPr>
      <w:r>
        <w:t>AO</w:t>
      </w:r>
    </w:p>
    <w:p w14:paraId="546E65D2" w14:textId="51C0C934" w:rsidR="00071EDF" w:rsidRPr="00112843" w:rsidRDefault="59DDBF29" w:rsidP="43A91F69">
      <w:pPr>
        <w:spacing w:after="160"/>
        <w:rPr>
          <w:ins w:id="821" w:author="Andre Eger" w:date="2024-10-14T11:23:00Z" w16du:dateUtc="2024-10-13T22:23:00Z"/>
          <w:sz w:val="24"/>
          <w:szCs w:val="24"/>
        </w:rPr>
      </w:pPr>
      <w:ins w:id="822" w:author="Andre Eger" w:date="2024-08-19T03:29:00Z">
        <w:r w:rsidRPr="00112843">
          <w:rPr>
            <w:sz w:val="24"/>
            <w:szCs w:val="24"/>
          </w:rPr>
          <w:t>Other Anthropic Soils that have been modified or altered through Māori cultural practice, often forming a distinct ‘cultural layer’ with artefacts (e.g. midden sites)</w:t>
        </w:r>
        <w:del w:id="823" w:author="Andre Eger" w:date="2024-10-14T11:25:00Z" w16du:dateUtc="2024-10-13T22:25:00Z">
          <w:r w:rsidRPr="00112843" w:rsidDel="00071EDF">
            <w:rPr>
              <w:sz w:val="24"/>
              <w:szCs w:val="24"/>
            </w:rPr>
            <w:delText>,</w:delText>
          </w:r>
        </w:del>
      </w:ins>
      <w:ins w:id="824" w:author="Andre Eger" w:date="2024-10-14T11:25:00Z" w16du:dateUtc="2024-10-13T22:25:00Z">
        <w:r w:rsidR="00071EDF" w:rsidRPr="00112843">
          <w:rPr>
            <w:sz w:val="24"/>
            <w:szCs w:val="24"/>
          </w:rPr>
          <w:t>. The</w:t>
        </w:r>
      </w:ins>
      <w:ins w:id="825" w:author="Andre Eger" w:date="2024-10-14T11:27:00Z" w16du:dateUtc="2024-10-13T22:27:00Z">
        <w:r w:rsidR="00071EDF" w:rsidRPr="00112843">
          <w:rPr>
            <w:sz w:val="24"/>
            <w:szCs w:val="24"/>
          </w:rPr>
          <w:t>se soils</w:t>
        </w:r>
      </w:ins>
      <w:ins w:id="826" w:author="Andre Eger" w:date="2024-10-14T11:25:00Z" w16du:dateUtc="2024-10-13T22:25:00Z">
        <w:r w:rsidR="00071EDF" w:rsidRPr="00112843">
          <w:rPr>
            <w:sz w:val="24"/>
            <w:szCs w:val="24"/>
          </w:rPr>
          <w:t xml:space="preserve"> meet the following criteria</w:t>
        </w:r>
      </w:ins>
      <w:ins w:id="827" w:author="Andre Eger" w:date="2024-08-19T03:29:00Z">
        <w:del w:id="828" w:author="Andre Eger" w:date="2024-10-14T11:25:00Z" w16du:dateUtc="2024-10-13T22:25:00Z">
          <w:r w:rsidRPr="00112843" w:rsidDel="00071EDF">
            <w:rPr>
              <w:sz w:val="24"/>
              <w:szCs w:val="24"/>
            </w:rPr>
            <w:delText xml:space="preserve"> and</w:delText>
          </w:r>
        </w:del>
        <w:r w:rsidRPr="00112843">
          <w:rPr>
            <w:sz w:val="24"/>
            <w:szCs w:val="24"/>
          </w:rPr>
          <w:t xml:space="preserve"> </w:t>
        </w:r>
        <w:commentRangeStart w:id="829"/>
        <w:del w:id="830" w:author="Andre Eger" w:date="2024-10-14T11:25:00Z" w16du:dateUtc="2024-10-13T22:25:00Z">
          <w:r w:rsidRPr="00112843" w:rsidDel="00071EDF">
            <w:rPr>
              <w:sz w:val="24"/>
              <w:szCs w:val="24"/>
            </w:rPr>
            <w:delText xml:space="preserve">either </w:delText>
          </w:r>
        </w:del>
      </w:ins>
      <w:commentRangeEnd w:id="829"/>
      <w:r w:rsidRPr="00112843">
        <w:rPr>
          <w:rStyle w:val="CommentReference"/>
        </w:rPr>
        <w:commentReference w:id="829"/>
      </w:r>
    </w:p>
    <w:p w14:paraId="794830B5" w14:textId="2852857C" w:rsidR="00071EDF" w:rsidRPr="00A3271F" w:rsidRDefault="00071EDF" w:rsidP="00071EDF">
      <w:pPr>
        <w:pStyle w:val="ListParagraph"/>
        <w:numPr>
          <w:ilvl w:val="3"/>
          <w:numId w:val="1"/>
        </w:numPr>
        <w:spacing w:after="160"/>
        <w:ind w:left="1134" w:hanging="567"/>
        <w:rPr>
          <w:ins w:id="831" w:author="Andre Eger" w:date="2024-10-14T11:23:00Z" w16du:dateUtc="2024-10-13T22:23:00Z"/>
          <w:sz w:val="24"/>
          <w:szCs w:val="24"/>
        </w:rPr>
      </w:pPr>
      <w:ins w:id="832" w:author="Andre Eger" w:date="2024-10-14T11:25:00Z" w16du:dateUtc="2024-10-13T22:25:00Z">
        <w:r w:rsidRPr="00112843">
          <w:rPr>
            <w:sz w:val="24"/>
            <w:szCs w:val="24"/>
          </w:rPr>
          <w:t>Cont</w:t>
        </w:r>
      </w:ins>
      <w:ins w:id="833" w:author="Andre Eger" w:date="2024-10-14T11:26:00Z" w16du:dateUtc="2024-10-13T22:26:00Z">
        <w:r w:rsidRPr="00112843">
          <w:rPr>
            <w:sz w:val="24"/>
            <w:szCs w:val="24"/>
          </w:rPr>
          <w:t xml:space="preserve">ain </w:t>
        </w:r>
      </w:ins>
      <w:ins w:id="834" w:author="Andre Eger" w:date="2024-08-19T03:29:00Z">
        <w:r w:rsidR="59DDBF29" w:rsidRPr="00A3271F">
          <w:t xml:space="preserve">additions to horizon(s) </w:t>
        </w:r>
      </w:ins>
      <w:ins w:id="835" w:author="Andre Eger [2]" w:date="2024-11-13T11:53:00Z" w16du:dateUtc="2024-11-12T22:53:00Z">
        <w:r w:rsidR="00A3271F">
          <w:t>in the form of</w:t>
        </w:r>
      </w:ins>
      <w:ins w:id="836" w:author="Andre Eger" w:date="2024-10-14T11:26:00Z" w16du:dateUtc="2024-10-13T22:26:00Z">
        <w:r w:rsidRPr="00112843">
          <w:rPr>
            <w:sz w:val="24"/>
            <w:szCs w:val="24"/>
          </w:rPr>
          <w:t xml:space="preserve"> manufactured or natural</w:t>
        </w:r>
      </w:ins>
      <w:ins w:id="837" w:author="Andre Eger" w:date="2024-08-19T03:29:00Z">
        <w:r w:rsidR="59DDBF29" w:rsidRPr="00112843">
          <w:rPr>
            <w:sz w:val="24"/>
            <w:szCs w:val="24"/>
          </w:rPr>
          <w:t xml:space="preserve"> mineral (e.g., </w:t>
        </w:r>
      </w:ins>
      <w:ins w:id="838" w:author="Andre Eger" w:date="2024-10-14T11:37:00Z" w16du:dateUtc="2024-10-13T22:37:00Z">
        <w:r w:rsidR="007F1C32" w:rsidRPr="00112843">
          <w:rPr>
            <w:sz w:val="24"/>
            <w:szCs w:val="24"/>
          </w:rPr>
          <w:t>coarse rock fragments</w:t>
        </w:r>
      </w:ins>
      <w:ins w:id="839" w:author="Andre Eger" w:date="2024-08-19T03:29:00Z">
        <w:r w:rsidR="59DDBF29" w:rsidRPr="00A3271F">
          <w:t>, sand), organic or biogenic material (e.g., seaweed, charcoal, ash, shells)</w:t>
        </w:r>
      </w:ins>
      <w:r w:rsidR="00A3271F">
        <w:rPr>
          <w:sz w:val="24"/>
          <w:szCs w:val="24"/>
        </w:rPr>
        <w:t xml:space="preserve"> </w:t>
      </w:r>
      <w:ins w:id="840" w:author="Andre Eger [2]" w:date="2024-11-13T11:50:00Z" w16du:dateUtc="2024-11-12T22:50:00Z">
        <w:r w:rsidR="00A3271F">
          <w:rPr>
            <w:sz w:val="24"/>
            <w:szCs w:val="24"/>
          </w:rPr>
          <w:t xml:space="preserve">through </w:t>
        </w:r>
        <w:r w:rsidR="00A3271F" w:rsidRPr="00112843">
          <w:rPr>
            <w:sz w:val="24"/>
            <w:szCs w:val="24"/>
          </w:rPr>
          <w:t>Māori cultural practice</w:t>
        </w:r>
      </w:ins>
      <w:ins w:id="841" w:author="Andre Eger" w:date="2024-10-14T11:23:00Z" w16du:dateUtc="2024-10-13T22:23:00Z">
        <w:r w:rsidRPr="00112843">
          <w:rPr>
            <w:sz w:val="24"/>
            <w:szCs w:val="24"/>
          </w:rPr>
          <w:t>;</w:t>
        </w:r>
      </w:ins>
      <w:ins w:id="842" w:author="Andre Eger" w:date="2024-08-19T03:29:00Z">
        <w:r w:rsidR="59DDBF29" w:rsidRPr="00A3271F">
          <w:t xml:space="preserve"> and</w:t>
        </w:r>
      </w:ins>
    </w:p>
    <w:p w14:paraId="196530C0" w14:textId="6D8200E2" w:rsidR="59DDBF29" w:rsidRPr="00112843" w:rsidRDefault="00A3271F" w:rsidP="00A3271F">
      <w:pPr>
        <w:pStyle w:val="ListParagraph"/>
        <w:numPr>
          <w:ilvl w:val="3"/>
          <w:numId w:val="1"/>
        </w:numPr>
        <w:spacing w:after="160"/>
        <w:ind w:left="1134" w:hanging="567"/>
        <w:rPr>
          <w:ins w:id="843" w:author="Andre Eger" w:date="2024-08-19T03:29:00Z" w16du:dateUtc="2024-08-19T03:29:58Z"/>
        </w:rPr>
      </w:pPr>
      <w:r>
        <w:t>T</w:t>
      </w:r>
      <w:ins w:id="844" w:author="Andre Eger" w:date="2024-10-14T11:28:00Z">
        <w:r w:rsidR="00915331" w:rsidRPr="00112843">
          <w:rPr>
            <w:sz w:val="24"/>
            <w:szCs w:val="24"/>
          </w:rPr>
          <w:t xml:space="preserve">he </w:t>
        </w:r>
      </w:ins>
      <w:ins w:id="845" w:author="Kirstin Deuss" w:date="2024-11-12T05:20:00Z">
        <w:r w:rsidR="64BF558D" w:rsidRPr="00112843">
          <w:rPr>
            <w:sz w:val="24"/>
            <w:szCs w:val="24"/>
          </w:rPr>
          <w:t xml:space="preserve">modified </w:t>
        </w:r>
      </w:ins>
      <w:ins w:id="846" w:author="Andre Eger" w:date="2024-10-14T11:28:00Z">
        <w:r w:rsidR="00915331" w:rsidRPr="00112843">
          <w:rPr>
            <w:sz w:val="24"/>
            <w:szCs w:val="24"/>
          </w:rPr>
          <w:t>horizon</w:t>
        </w:r>
      </w:ins>
      <w:ins w:id="847" w:author="Kirstin Deuss" w:date="2024-11-12T05:20:00Z">
        <w:r w:rsidR="33F7B955" w:rsidRPr="00112843">
          <w:rPr>
            <w:sz w:val="24"/>
            <w:szCs w:val="24"/>
          </w:rPr>
          <w:t>(s</w:t>
        </w:r>
      </w:ins>
      <w:ins w:id="848" w:author="Kirstin Deuss" w:date="2024-11-12T05:21:00Z">
        <w:r w:rsidR="33F7B955" w:rsidRPr="00112843">
          <w:rPr>
            <w:sz w:val="24"/>
            <w:szCs w:val="24"/>
          </w:rPr>
          <w:t>)</w:t>
        </w:r>
      </w:ins>
      <w:r>
        <w:rPr>
          <w:sz w:val="24"/>
          <w:szCs w:val="24"/>
        </w:rPr>
        <w:t xml:space="preserve"> </w:t>
      </w:r>
      <w:ins w:id="849" w:author="Andre Eger [2]" w:date="2024-11-13T11:57:00Z" w16du:dateUtc="2024-11-12T22:57:00Z">
        <w:r w:rsidR="008E6E4A">
          <w:rPr>
            <w:sz w:val="24"/>
            <w:szCs w:val="24"/>
          </w:rPr>
          <w:t>have a combined thickness of</w:t>
        </w:r>
      </w:ins>
      <w:ins w:id="850" w:author="Andre Eger [2]" w:date="2024-11-13T11:58:00Z" w16du:dateUtc="2024-11-12T22:58:00Z">
        <w:r w:rsidR="008E6E4A">
          <w:rPr>
            <w:sz w:val="24"/>
            <w:szCs w:val="24"/>
          </w:rPr>
          <w:t xml:space="preserve"> at least 30 cm</w:t>
        </w:r>
      </w:ins>
      <w:ins w:id="851" w:author="Kirstin Deuss" w:date="2024-11-12T05:21:00Z">
        <w:r w:rsidR="57DAEE4F" w:rsidRPr="00112843">
          <w:rPr>
            <w:sz w:val="24"/>
            <w:szCs w:val="24"/>
          </w:rPr>
          <w:t>, with an</w:t>
        </w:r>
      </w:ins>
      <w:ins w:id="852" w:author="Andre Eger" w:date="2024-08-19T03:29:00Z">
        <w:r w:rsidR="59DDBF29" w:rsidRPr="00A3271F">
          <w:t xml:space="preserve"> </w:t>
        </w:r>
        <w:r w:rsidR="59DDBF29" w:rsidRPr="008E6E4A">
          <w:t xml:space="preserve">upper boundary </w:t>
        </w:r>
      </w:ins>
      <w:ins w:id="853" w:author="Kirstin Deuss" w:date="2024-11-12T05:21:00Z">
        <w:r w:rsidR="009469F3" w:rsidRPr="00112843">
          <w:rPr>
            <w:sz w:val="24"/>
            <w:szCs w:val="24"/>
          </w:rPr>
          <w:t xml:space="preserve">either </w:t>
        </w:r>
      </w:ins>
      <w:ins w:id="854" w:author="Andre Eger" w:date="2024-08-19T03:29:00Z">
        <w:r w:rsidR="59DDBF29" w:rsidRPr="00A3271F">
          <w:t>at the land surface</w:t>
        </w:r>
      </w:ins>
      <w:ins w:id="855" w:author="Andre Eger" w:date="2024-10-14T11:30:00Z">
        <w:r w:rsidR="00915331" w:rsidRPr="00112843">
          <w:rPr>
            <w:sz w:val="24"/>
            <w:szCs w:val="24"/>
          </w:rPr>
          <w:t xml:space="preserve"> </w:t>
        </w:r>
      </w:ins>
      <w:ins w:id="856" w:author="Andre Eger" w:date="2024-10-14T11:35:00Z">
        <w:r w:rsidR="00915331" w:rsidRPr="00112843">
          <w:rPr>
            <w:sz w:val="24"/>
            <w:szCs w:val="24"/>
          </w:rPr>
          <w:t>or</w:t>
        </w:r>
      </w:ins>
      <w:r w:rsidR="008E6E4A">
        <w:rPr>
          <w:sz w:val="24"/>
          <w:szCs w:val="24"/>
        </w:rPr>
        <w:t xml:space="preserve"> </w:t>
      </w:r>
      <w:ins w:id="857" w:author="Andre Eger" w:date="2024-10-14T11:30:00Z">
        <w:r w:rsidR="00915331" w:rsidRPr="00112843">
          <w:rPr>
            <w:sz w:val="24"/>
            <w:szCs w:val="24"/>
          </w:rPr>
          <w:t xml:space="preserve">within 90 cm </w:t>
        </w:r>
      </w:ins>
      <w:ins w:id="858" w:author="Andre Eger" w:date="2024-10-14T11:33:00Z">
        <w:r w:rsidR="00915331" w:rsidRPr="00112843">
          <w:rPr>
            <w:sz w:val="24"/>
            <w:szCs w:val="24"/>
          </w:rPr>
          <w:t>if buried.</w:t>
        </w:r>
      </w:ins>
    </w:p>
    <w:p w14:paraId="747FFD45" w14:textId="03118B7E" w:rsidR="59DDBF29" w:rsidRDefault="59DDBF29" w:rsidP="002F0645">
      <w:pPr>
        <w:spacing w:before="240" w:after="240"/>
        <w:jc w:val="right"/>
        <w:rPr>
          <w:ins w:id="859" w:author="Andre Eger" w:date="2024-08-19T03:29:00Z" w16du:dateUtc="2024-08-19T03:29:58Z"/>
          <w:b/>
          <w:bCs/>
          <w:sz w:val="24"/>
          <w:szCs w:val="24"/>
        </w:rPr>
      </w:pPr>
      <w:ins w:id="860" w:author="Andre Eger" w:date="2024-08-19T03:29:00Z">
        <w:r w:rsidRPr="43A91F69">
          <w:rPr>
            <w:b/>
            <w:bCs/>
            <w:sz w:val="24"/>
            <w:szCs w:val="24"/>
          </w:rPr>
          <w:t>MĀORI ANTHROPIC SOILS</w:t>
        </w:r>
      </w:ins>
    </w:p>
    <w:p w14:paraId="7D24C9B6" w14:textId="589A8452" w:rsidR="43A91F69" w:rsidRDefault="43A91F69" w:rsidP="002F0645">
      <w:pPr>
        <w:spacing w:after="0"/>
        <w:rPr>
          <w:ins w:id="861" w:author="Andre Eger" w:date="2024-08-19T03:29:00Z" w16du:dateUtc="2024-08-19T03:29:58Z"/>
        </w:rPr>
      </w:pPr>
    </w:p>
    <w:p w14:paraId="0BE91591" w14:textId="77777777" w:rsidR="00174C4D" w:rsidRDefault="008F760C" w:rsidP="008C5731">
      <w:pPr>
        <w:ind w:left="567" w:right="58" w:hanging="580"/>
      </w:pPr>
      <w:r>
        <w:rPr>
          <w:b/>
        </w:rPr>
        <w:t>AR</w:t>
      </w:r>
      <w:r w:rsidR="008C5731">
        <w:rPr>
          <w:b/>
        </w:rPr>
        <w:tab/>
      </w:r>
      <w:r>
        <w:t xml:space="preserve">Other Anthropic Soils that have </w:t>
      </w:r>
      <w:r>
        <w:rPr>
          <w:i/>
        </w:rPr>
        <w:t>either</w:t>
      </w:r>
    </w:p>
    <w:p w14:paraId="0BE91592" w14:textId="77777777" w:rsidR="00174C4D" w:rsidRDefault="008F760C" w:rsidP="400EE698">
      <w:pPr>
        <w:numPr>
          <w:ilvl w:val="0"/>
          <w:numId w:val="55"/>
        </w:numPr>
        <w:ind w:right="58" w:hanging="567"/>
        <w:rPr>
          <w:del w:id="862" w:author="Andre Eger" w:date="2024-08-19T03:33:00Z" w16du:dateUtc="2024-08-19T03:33:23Z"/>
          <w:i/>
          <w:iCs/>
        </w:rPr>
      </w:pPr>
      <w:del w:id="863" w:author="Andre Eger" w:date="2024-08-19T03:33:00Z">
        <w:r w:rsidDel="008F760C">
          <w:delText xml:space="preserve">a layer comprising natural organic waste, or manufactured organic material, that is at least 30 cm thick and has an upper boundary at the land surface or buried within 90 cm of the land surface, </w:delText>
        </w:r>
        <w:r w:rsidRPr="400EE698" w:rsidDel="008F760C">
          <w:rPr>
            <w:i/>
            <w:iCs/>
          </w:rPr>
          <w:delText>or</w:delText>
        </w:r>
      </w:del>
    </w:p>
    <w:p w14:paraId="13771AEF" w14:textId="662AD079" w:rsidR="00174C4D" w:rsidRDefault="008F760C" w:rsidP="0E4A5B23">
      <w:pPr>
        <w:numPr>
          <w:ilvl w:val="0"/>
          <w:numId w:val="55"/>
        </w:numPr>
        <w:spacing w:before="240" w:after="44"/>
        <w:ind w:right="58" w:hanging="567"/>
        <w:rPr>
          <w:ins w:id="864" w:author="Andre Eger" w:date="2024-08-19T03:34:00Z" w16du:dateUtc="2024-08-19T03:34:20Z"/>
          <w:szCs w:val="26"/>
        </w:rPr>
      </w:pPr>
      <w:del w:id="865" w:author="Andre Eger" w:date="2024-08-19T03:32:00Z">
        <w:r w:rsidDel="008F760C">
          <w:delText>has a methane content sufficient to be detected by odour, or if trapped, by ignition.</w:delText>
        </w:r>
      </w:del>
      <w:ins w:id="866" w:author="Andre Eger" w:date="2024-08-19T03:33:00Z">
        <w:r w:rsidR="5E301C79">
          <w:t>a layer comprising natural organic waste, or manufactured organic material, including plastics, that is at least 30 cm thick and has an upper boundary at the land surface, or is buried within 90 cm of the land surface, or</w:t>
        </w:r>
      </w:ins>
    </w:p>
    <w:p w14:paraId="452E301C" w14:textId="624A95EB" w:rsidR="00174C4D" w:rsidRDefault="5E301C79" w:rsidP="0E4A5B23">
      <w:pPr>
        <w:numPr>
          <w:ilvl w:val="0"/>
          <w:numId w:val="55"/>
        </w:numPr>
        <w:spacing w:before="240" w:after="44"/>
        <w:ind w:right="58" w:hanging="567"/>
        <w:rPr>
          <w:ins w:id="867" w:author="Andre Eger" w:date="2024-08-19T03:33:00Z" w16du:dateUtc="2024-08-19T03:33:23Z"/>
          <w:szCs w:val="26"/>
        </w:rPr>
      </w:pPr>
      <w:ins w:id="868" w:author="Andre Eger" w:date="2024-08-19T03:33:00Z">
        <w:r w:rsidRPr="0E4A5B23">
          <w:rPr>
            <w:szCs w:val="26"/>
          </w:rPr>
          <w:t>has a methane content sufficient to be detected by odour.</w:t>
        </w:r>
      </w:ins>
    </w:p>
    <w:p w14:paraId="0BE91593" w14:textId="19569D06" w:rsidR="00174C4D" w:rsidRDefault="00174C4D" w:rsidP="002F0645">
      <w:pPr>
        <w:spacing w:after="44"/>
        <w:ind w:left="0" w:right="58" w:firstLine="0"/>
      </w:pPr>
    </w:p>
    <w:p w14:paraId="0BE91594" w14:textId="77777777" w:rsidR="00174C4D" w:rsidRDefault="008F760C">
      <w:pPr>
        <w:spacing w:after="443" w:line="265" w:lineRule="auto"/>
        <w:ind w:left="10" w:right="57" w:hanging="10"/>
        <w:jc w:val="right"/>
      </w:pPr>
      <w:r>
        <w:rPr>
          <w:b/>
        </w:rPr>
        <w:t>R</w:t>
      </w:r>
      <w:r w:rsidR="008C5731">
        <w:rPr>
          <w:b/>
        </w:rPr>
        <w:t>EFUSE</w:t>
      </w:r>
      <w:r>
        <w:rPr>
          <w:b/>
        </w:rPr>
        <w:t xml:space="preserve"> ANTHROPIC SOILS</w:t>
      </w:r>
    </w:p>
    <w:p w14:paraId="0BE91595" w14:textId="609D2081" w:rsidR="00174C4D" w:rsidRDefault="008F760C">
      <w:pPr>
        <w:spacing w:after="44"/>
        <w:ind w:left="554" w:right="58" w:hanging="567"/>
      </w:pPr>
      <w:r w:rsidRPr="4D3C57F3">
        <w:rPr>
          <w:b/>
          <w:bCs/>
        </w:rPr>
        <w:t>AM</w:t>
      </w:r>
      <w:r>
        <w:t xml:space="preserve"> </w:t>
      </w:r>
      <w:r>
        <w:tab/>
      </w:r>
      <w:del w:id="869" w:author="Andre Eger" w:date="2024-08-19T03:34:00Z">
        <w:r w:rsidDel="008F760C">
          <w:delText>Other Anthropic Soils in which the original soil horizons have been destroyed by deep ripping, deep subsoil lifting, or some similar practice.</w:delText>
        </w:r>
      </w:del>
      <w:ins w:id="870" w:author="Andre Eger" w:date="2024-08-19T03:34:00Z">
        <w:r w:rsidR="13B3112E">
          <w:t xml:space="preserve"> Other Anthropic Soils in which the original soil </w:t>
        </w:r>
        <w:proofErr w:type="spellStart"/>
        <w:r w:rsidR="13B3112E">
          <w:t>horizonation</w:t>
        </w:r>
        <w:proofErr w:type="spellEnd"/>
        <w:r w:rsidR="13B3112E">
          <w:t xml:space="preserve"> has been destroyed by deep ripping, deep subsoil lifting, or similar practices.</w:t>
        </w:r>
      </w:ins>
    </w:p>
    <w:p w14:paraId="0BE91596" w14:textId="77777777" w:rsidR="00174C4D" w:rsidRDefault="008F760C">
      <w:pPr>
        <w:spacing w:after="1130" w:line="265" w:lineRule="auto"/>
        <w:ind w:left="10" w:right="57" w:hanging="10"/>
        <w:jc w:val="right"/>
      </w:pPr>
      <w:r>
        <w:rPr>
          <w:b/>
        </w:rPr>
        <w:t>MIX</w:t>
      </w:r>
      <w:r w:rsidR="008C5731">
        <w:rPr>
          <w:b/>
        </w:rPr>
        <w:t>ED</w:t>
      </w:r>
      <w:r>
        <w:rPr>
          <w:b/>
        </w:rPr>
        <w:t xml:space="preserve"> ANTHROPIC SOILS</w:t>
      </w:r>
    </w:p>
    <w:p w14:paraId="0BE91597" w14:textId="77777777" w:rsidR="008C5731" w:rsidRDefault="008F760C" w:rsidP="008C5731">
      <w:pPr>
        <w:spacing w:after="60" w:line="265" w:lineRule="auto"/>
        <w:ind w:left="567" w:right="57" w:hanging="567"/>
      </w:pPr>
      <w:r>
        <w:rPr>
          <w:b/>
        </w:rPr>
        <w:lastRenderedPageBreak/>
        <w:t>A</w:t>
      </w:r>
      <w:r w:rsidR="008C5731">
        <w:rPr>
          <w:b/>
        </w:rPr>
        <w:t>F</w:t>
      </w:r>
      <w:r w:rsidR="008C5731">
        <w:rPr>
          <w:b/>
        </w:rPr>
        <w:tab/>
      </w:r>
      <w:r>
        <w:t>Other Anthropic Soils.</w:t>
      </w:r>
    </w:p>
    <w:p w14:paraId="0BE91598" w14:textId="77777777" w:rsidR="00174C4D" w:rsidRDefault="008C5731" w:rsidP="008C5731">
      <w:pPr>
        <w:spacing w:after="60" w:line="265" w:lineRule="auto"/>
        <w:ind w:left="567" w:right="57" w:hanging="567"/>
        <w:jc w:val="right"/>
      </w:pPr>
      <w:r>
        <w:rPr>
          <w:b/>
        </w:rPr>
        <w:t>F</w:t>
      </w:r>
      <w:r w:rsidR="008F760C">
        <w:rPr>
          <w:b/>
        </w:rPr>
        <w:t>ILL ANTHROPIC SOILS</w:t>
      </w:r>
    </w:p>
    <w:p w14:paraId="0BE91599" w14:textId="77777777" w:rsidR="00174C4D" w:rsidRDefault="008F760C">
      <w:pPr>
        <w:spacing w:after="218"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17" wp14:editId="0BE92218">
                <wp:extent cx="5400040" cy="6350"/>
                <wp:effectExtent l="0" t="0" r="0" b="0"/>
                <wp:docPr id="98895" name="Group 98895"/>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5705" name="Shape 5705"/>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4A2D051" id="Group 98895"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">
                <v:shape id="Shape 5705"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" path="m,l5400040,e" filled="f" strokecolor="#181717" strokeweight=".5pt">
                  <v:stroke miterlimit="1" joinstyle="miter"/>
                  <v:path arrowok="t" textboxrect="0,0,5400040,0"/>
                </v:shape>
                <w10:anchorlock/>
              </v:group>
            </w:pict>
          </mc:Fallback>
        </mc:AlternateContent>
      </w:r>
    </w:p>
    <w:p w14:paraId="0BE9159A" w14:textId="77777777" w:rsidR="00174C4D" w:rsidRDefault="008F760C">
      <w:pPr>
        <w:pStyle w:val="Heading3"/>
        <w:spacing w:after="540"/>
        <w:ind w:left="-2" w:right="58"/>
      </w:pPr>
      <w:r>
        <w:t>K</w:t>
      </w:r>
      <w:r w:rsidR="008C5731">
        <w:t>EY</w:t>
      </w:r>
      <w:r>
        <w:t xml:space="preserve"> TO S</w:t>
      </w:r>
      <w:r w:rsidR="008C5731">
        <w:t>U</w:t>
      </w:r>
      <w:r>
        <w:t>BGRO</w:t>
      </w:r>
      <w:r w:rsidR="008C5731">
        <w:t>U</w:t>
      </w:r>
      <w:r>
        <w:t>PS O</w:t>
      </w:r>
      <w:r w:rsidR="008C5731">
        <w:t>F</w:t>
      </w:r>
      <w:r>
        <w:t xml:space="preserve"> ANTHROPIC SOILS</w:t>
      </w:r>
    </w:p>
    <w:p w14:paraId="0BE9159B" w14:textId="77777777" w:rsidR="00174C4D" w:rsidRDefault="008F760C" w:rsidP="008C5731">
      <w:pPr>
        <w:ind w:left="567" w:right="58" w:hanging="576"/>
      </w:pPr>
      <w:r>
        <w:rPr>
          <w:b/>
        </w:rPr>
        <w:t>AT</w:t>
      </w:r>
      <w:r w:rsidR="008C5731">
        <w:tab/>
      </w:r>
      <w:r>
        <w:t>TRUNCATED ANTHROPIC SOILS</w:t>
      </w:r>
    </w:p>
    <w:p w14:paraId="0BE9159C" w14:textId="27C72FEC" w:rsidR="00174C4D" w:rsidRDefault="008F760C" w:rsidP="008C5731">
      <w:pPr>
        <w:ind w:left="554" w:right="58" w:firstLine="0"/>
      </w:pPr>
      <w:del w:id="871" w:author="Andre Eger" w:date="2024-08-19T03:35:00Z">
        <w:r w:rsidDel="008F760C">
          <w:delText>Truncated Anthropic Soils result from cutting away any existing soil, by mechanical equipment, leaving material that would be recognised as a BC, C or R horizon. The scalped surface maybe overlain by up to 29 cm of soil, deposited for landscaping purposes.</w:delText>
        </w:r>
      </w:del>
      <w:ins w:id="872" w:author="Andre Eger" w:date="2024-08-19T03:35:00Z">
        <w:r w:rsidR="58A59D7D">
          <w:t xml:space="preserve"> Truncated Anthropic Soils result from cutting away any existing soil, by mechanical equipment, leaving material that would be recognised as a</w:t>
        </w:r>
        <w:r w:rsidR="000F246B">
          <w:t xml:space="preserve"> </w:t>
        </w:r>
      </w:ins>
      <w:ins w:id="873" w:author="Andre Eger" w:date="2024-10-14T09:40:00Z" w16du:dateUtc="2024-10-13T20:40:00Z">
        <w:r w:rsidR="000F246B">
          <w:t>B,</w:t>
        </w:r>
      </w:ins>
      <w:ins w:id="874" w:author="Andre Eger" w:date="2024-08-19T03:35:00Z">
        <w:r w:rsidR="58A59D7D">
          <w:t xml:space="preserve"> BC, C</w:t>
        </w:r>
      </w:ins>
      <w:ins w:id="875" w:author="Andre Eger" w:date="2024-10-14T09:41:00Z" w16du:dateUtc="2024-10-13T20:41:00Z">
        <w:r w:rsidR="0043163D">
          <w:t>, CR</w:t>
        </w:r>
      </w:ins>
      <w:ins w:id="876" w:author="Andre Eger" w:date="2024-08-19T03:35:00Z">
        <w:r w:rsidR="58A59D7D">
          <w:t xml:space="preserve"> or R horizon. The scalped surface may be overlain by up to 29 cm of soil, deposited for landscaping purposes.</w:t>
        </w:r>
      </w:ins>
    </w:p>
    <w:p w14:paraId="0BE9159D" w14:textId="77777777" w:rsidR="00174C4D" w:rsidRDefault="008F760C" w:rsidP="001C6C26">
      <w:pPr>
        <w:tabs>
          <w:tab w:val="center" w:pos="829"/>
          <w:tab w:val="center" w:pos="4698"/>
        </w:tabs>
        <w:spacing w:after="43" w:line="249" w:lineRule="auto"/>
        <w:ind w:left="1418" w:hanging="1418"/>
        <w:jc w:val="left"/>
      </w:pPr>
      <w:r>
        <w:rPr>
          <w:rFonts w:ascii="Calibri" w:eastAsia="Calibri" w:hAnsi="Calibri" w:cs="Calibri"/>
          <w:color w:val="000000"/>
          <w:sz w:val="22"/>
        </w:rPr>
        <w:tab/>
      </w:r>
      <w:r>
        <w:rPr>
          <w:b/>
        </w:rPr>
        <w:t>ATX</w:t>
      </w:r>
      <w:r>
        <w:t xml:space="preserve"> </w:t>
      </w:r>
      <w:r>
        <w:tab/>
        <w:t xml:space="preserve">Soils with a </w:t>
      </w:r>
      <w:r w:rsidRPr="002F0645">
        <w:rPr>
          <w:color w:val="2B579A"/>
          <w:u w:val="single"/>
          <w:shd w:val="clear" w:color="auto" w:fill="E6E6E6"/>
        </w:rPr>
        <w:t>lithic contact</w:t>
      </w:r>
      <w:r>
        <w:t xml:space="preserve"> within 60 cm of the soil surface.</w:t>
      </w:r>
    </w:p>
    <w:p w14:paraId="0BE9159E" w14:textId="77777777" w:rsidR="00174C4D" w:rsidRDefault="008F760C">
      <w:pPr>
        <w:spacing w:after="129" w:line="265" w:lineRule="auto"/>
        <w:ind w:left="10" w:right="57" w:hanging="10"/>
        <w:jc w:val="right"/>
      </w:pPr>
      <w:r>
        <w:rPr>
          <w:b/>
        </w:rPr>
        <w:t>Rocky Truncated Anthropic Soils</w:t>
      </w:r>
    </w:p>
    <w:p w14:paraId="0BE9159F" w14:textId="77777777" w:rsidR="00174C4D" w:rsidRDefault="008F760C" w:rsidP="001C6C26">
      <w:pPr>
        <w:tabs>
          <w:tab w:val="center" w:pos="830"/>
          <w:tab w:val="center" w:pos="2073"/>
        </w:tabs>
        <w:spacing w:after="42"/>
        <w:ind w:left="1418" w:hanging="1418"/>
        <w:jc w:val="left"/>
      </w:pPr>
      <w:r>
        <w:rPr>
          <w:rFonts w:ascii="Calibri" w:eastAsia="Calibri" w:hAnsi="Calibri" w:cs="Calibri"/>
          <w:color w:val="000000"/>
          <w:sz w:val="22"/>
        </w:rPr>
        <w:tab/>
      </w:r>
      <w:r>
        <w:rPr>
          <w:b/>
        </w:rPr>
        <w:t>ATT</w:t>
      </w:r>
      <w:r>
        <w:t xml:space="preserve"> </w:t>
      </w:r>
      <w:r>
        <w:tab/>
        <w:t>Other soils.</w:t>
      </w:r>
    </w:p>
    <w:p w14:paraId="0BE915A0" w14:textId="254E3CDC" w:rsidR="00174C4D" w:rsidRDefault="008F760C">
      <w:pPr>
        <w:spacing w:after="596" w:line="265" w:lineRule="auto"/>
        <w:ind w:left="10" w:right="57" w:hanging="10"/>
        <w:jc w:val="right"/>
        <w:rPr>
          <w:ins w:id="877" w:author="Andre Eger" w:date="2024-08-19T03:36:00Z" w16du:dateUtc="2024-08-19T03:36:40Z"/>
        </w:rPr>
      </w:pPr>
      <w:r w:rsidRPr="0B830EF2">
        <w:rPr>
          <w:b/>
          <w:bCs/>
        </w:rPr>
        <w:t>Typic Truncated Anthropic Soils</w:t>
      </w:r>
    </w:p>
    <w:p w14:paraId="2B379D9F" w14:textId="247ADF2A" w:rsidR="4CCE8E90" w:rsidRDefault="4CCE8E90" w:rsidP="002F0645">
      <w:pPr>
        <w:spacing w:after="596" w:line="265" w:lineRule="auto"/>
        <w:ind w:left="10" w:right="57" w:hanging="10"/>
        <w:jc w:val="left"/>
        <w:rPr>
          <w:ins w:id="878" w:author="Andre Eger" w:date="2024-08-19T03:37:00Z" w16du:dateUtc="2024-08-19T03:37:00Z"/>
          <w:b/>
          <w:bCs/>
        </w:rPr>
      </w:pPr>
      <w:ins w:id="879" w:author="Andre Eger" w:date="2024-08-19T03:37:00Z">
        <w:r w:rsidRPr="1F678EB2">
          <w:rPr>
            <w:b/>
            <w:bCs/>
          </w:rPr>
          <w:t>AO – MĀORI ANTHROPIC SOILS</w:t>
        </w:r>
      </w:ins>
    </w:p>
    <w:p w14:paraId="74E1ADC7" w14:textId="73706EC9" w:rsidR="4CCE8E90" w:rsidRPr="001E7C05" w:rsidRDefault="4CCE8E90" w:rsidP="002F0645">
      <w:pPr>
        <w:ind w:left="10" w:right="57" w:hanging="10"/>
        <w:rPr>
          <w:ins w:id="880" w:author="Andre Eger" w:date="2024-08-19T03:37:00Z" w16du:dateUtc="2024-08-19T03:37:00Z"/>
          <w:b/>
          <w:bCs/>
          <w:color w:val="auto"/>
        </w:rPr>
      </w:pPr>
      <w:ins w:id="881" w:author="Andre Eger" w:date="2024-08-19T03:37:00Z">
        <w:r w:rsidRPr="001E7C05">
          <w:rPr>
            <w:color w:val="auto"/>
          </w:rPr>
          <w:t>These soils are attributed to Māori cultural activity, such as Māori</w:t>
        </w:r>
      </w:ins>
      <w:ins w:id="882" w:author="Kirstin Deuss" w:date="2024-10-11T15:50:00Z" w16du:dateUtc="2024-10-11T02:50:00Z">
        <w:r w:rsidR="000733CE" w:rsidRPr="001E7C05">
          <w:rPr>
            <w:color w:val="auto"/>
          </w:rPr>
          <w:t>-</w:t>
        </w:r>
      </w:ins>
      <w:ins w:id="883" w:author="Andre Eger" w:date="2024-08-19T03:37:00Z">
        <w:r w:rsidRPr="001E7C05">
          <w:rPr>
            <w:color w:val="auto"/>
          </w:rPr>
          <w:t xml:space="preserve">initiated construction or burial, gardening and horticultural practice, or signs of customary resource activity. Māori Anthropic Soils occur throughout NZ, at sites where Māori cultural activity has significantly altered the soil profile, through alteration, excavation and/or redistribution of soil from original sites. Examples include pā sites, trenches, cultural fortifications, </w:t>
        </w:r>
      </w:ins>
      <w:ins w:id="884" w:author="Andre Eger" w:date="2024-10-02T14:26:00Z" w16du:dateUtc="2024-10-02T01:26:00Z">
        <w:r w:rsidR="00631F49" w:rsidRPr="001E7C05">
          <w:rPr>
            <w:color w:val="auto"/>
          </w:rPr>
          <w:t>villages (</w:t>
        </w:r>
      </w:ins>
      <w:ins w:id="885" w:author="Andre Eger" w:date="2024-08-19T03:37:00Z">
        <w:r w:rsidRPr="001E7C05">
          <w:rPr>
            <w:color w:val="auto"/>
          </w:rPr>
          <w:t xml:space="preserve">papa </w:t>
        </w:r>
        <w:proofErr w:type="spellStart"/>
        <w:r w:rsidRPr="001E7C05">
          <w:rPr>
            <w:color w:val="auto"/>
          </w:rPr>
          <w:t>kāinga</w:t>
        </w:r>
      </w:ins>
      <w:proofErr w:type="spellEnd"/>
      <w:ins w:id="886" w:author="Andre Eger" w:date="2024-10-02T14:26:00Z" w16du:dateUtc="2024-10-02T01:26:00Z">
        <w:r w:rsidR="00631F49" w:rsidRPr="001E7C05">
          <w:rPr>
            <w:color w:val="auto"/>
          </w:rPr>
          <w:t>)</w:t>
        </w:r>
      </w:ins>
      <w:ins w:id="887" w:author="Andre Eger" w:date="2024-08-19T03:37:00Z">
        <w:r w:rsidRPr="001E7C05">
          <w:rPr>
            <w:color w:val="auto"/>
          </w:rPr>
          <w:t>, burial sites (</w:t>
        </w:r>
        <w:proofErr w:type="spellStart"/>
        <w:r w:rsidRPr="001E7C05">
          <w:rPr>
            <w:color w:val="auto"/>
          </w:rPr>
          <w:t>ūrupa</w:t>
        </w:r>
        <w:proofErr w:type="spellEnd"/>
        <w:r w:rsidRPr="001E7C05">
          <w:rPr>
            <w:color w:val="auto"/>
          </w:rPr>
          <w:t xml:space="preserve">). For gardening, horticulture, and cropping soil management practices result in the addition of local mineral material (e.g., </w:t>
        </w:r>
      </w:ins>
      <w:r w:rsidR="001E7C05" w:rsidRPr="001E7C05">
        <w:rPr>
          <w:color w:val="auto"/>
        </w:rPr>
        <w:t>coarse rock fragments</w:t>
      </w:r>
      <w:ins w:id="888" w:author="Andre Eger" w:date="2024-08-19T03:37:00Z">
        <w:r w:rsidRPr="001E7C05">
          <w:rPr>
            <w:color w:val="auto"/>
          </w:rPr>
          <w:t xml:space="preserve">, and sand) or the addition of organic or biogenic material (e.g., seaweed, charcoal, ash, shells), to ameliorate and enhance the physical, chemical, and biological properties of a soil (e.g., soil fertility, drainage, aeration, temperature). Customary resource activity often </w:t>
        </w:r>
      </w:ins>
      <w:ins w:id="889" w:author="Andre Eger" w:date="2024-09-30T09:23:00Z" w16du:dateUtc="2024-09-29T20:23:00Z">
        <w:r w:rsidR="002F0645" w:rsidRPr="001E7C05">
          <w:rPr>
            <w:color w:val="auto"/>
          </w:rPr>
          <w:t>results</w:t>
        </w:r>
      </w:ins>
      <w:ins w:id="890" w:author="Andre Eger" w:date="2024-08-19T03:37:00Z">
        <w:r w:rsidRPr="001E7C05">
          <w:rPr>
            <w:color w:val="auto"/>
          </w:rPr>
          <w:t xml:space="preserve"> in waste material altering soils and landforms (e.g., middens).</w:t>
        </w:r>
      </w:ins>
    </w:p>
    <w:p w14:paraId="7CD95136" w14:textId="7582BCC7" w:rsidR="0B830EF2" w:rsidRPr="001E7C05" w:rsidRDefault="2BB2E925" w:rsidP="1D32742D">
      <w:pPr>
        <w:spacing w:after="160" w:line="265" w:lineRule="auto"/>
        <w:jc w:val="left"/>
        <w:rPr>
          <w:ins w:id="891" w:author="Andre Eger" w:date="2024-08-19T03:39:00Z" w16du:dateUtc="2024-08-19T03:39:02Z"/>
          <w:color w:val="auto"/>
        </w:rPr>
      </w:pPr>
      <w:ins w:id="892" w:author="Andre Eger" w:date="2024-08-19T03:39:00Z">
        <w:r w:rsidRPr="001E7C05">
          <w:rPr>
            <w:b/>
            <w:bCs/>
            <w:color w:val="auto"/>
            <w:sz w:val="24"/>
            <w:szCs w:val="24"/>
          </w:rPr>
          <w:t>AOA</w:t>
        </w:r>
      </w:ins>
    </w:p>
    <w:p w14:paraId="25358BFA" w14:textId="5FB38296" w:rsidR="0B830EF2" w:rsidRPr="001E7C05" w:rsidRDefault="2BB2E925" w:rsidP="1D32742D">
      <w:pPr>
        <w:spacing w:after="160" w:line="265" w:lineRule="auto"/>
        <w:jc w:val="left"/>
        <w:rPr>
          <w:ins w:id="893" w:author="Andre Eger" w:date="2024-08-19T03:39:00Z" w16du:dateUtc="2024-08-19T03:39:02Z"/>
          <w:color w:val="auto"/>
        </w:rPr>
      </w:pPr>
      <w:ins w:id="894" w:author="Andre Eger" w:date="2024-08-19T03:39:00Z">
        <w:r w:rsidRPr="001E7C05">
          <w:rPr>
            <w:color w:val="auto"/>
            <w:sz w:val="24"/>
            <w:szCs w:val="24"/>
          </w:rPr>
          <w:lastRenderedPageBreak/>
          <w:t>Soils with a horizon containing Māori artefacts or other manufactured material (e.g., some middens), or a horizon resulting from excavation and redistribution of soil material for construction purposes (e.g., Pā sites, fortifications, burial sites), greater than a combined thickness of 30 cm within 90 cm of the mineral soil surface.</w:t>
        </w:r>
      </w:ins>
    </w:p>
    <w:p w14:paraId="5C11C508" w14:textId="62D5779E" w:rsidR="0B830EF2" w:rsidRDefault="2BB2E925" w:rsidP="002F0645">
      <w:pPr>
        <w:spacing w:after="160" w:line="265" w:lineRule="auto"/>
        <w:jc w:val="right"/>
        <w:rPr>
          <w:ins w:id="895" w:author="Andre Eger" w:date="2024-08-19T03:39:00Z" w16du:dateUtc="2024-08-19T03:39:02Z"/>
          <w:b/>
          <w:bCs/>
          <w:sz w:val="24"/>
          <w:szCs w:val="24"/>
        </w:rPr>
      </w:pPr>
      <w:commentRangeStart w:id="896"/>
      <w:commentRangeStart w:id="897"/>
      <w:ins w:id="898" w:author="Andre Eger" w:date="2024-08-19T03:39:00Z">
        <w:r w:rsidRPr="05D0D05A">
          <w:rPr>
            <w:b/>
            <w:bCs/>
            <w:sz w:val="24"/>
            <w:szCs w:val="24"/>
          </w:rPr>
          <w:t xml:space="preserve">Artefact </w:t>
        </w:r>
      </w:ins>
      <w:commentRangeEnd w:id="896"/>
      <w:r w:rsidR="0B830EF2">
        <w:rPr>
          <w:rStyle w:val="CommentReference"/>
        </w:rPr>
        <w:commentReference w:id="896"/>
      </w:r>
      <w:commentRangeEnd w:id="897"/>
      <w:r w:rsidR="0B830EF2">
        <w:rPr>
          <w:rStyle w:val="CommentReference"/>
        </w:rPr>
        <w:commentReference w:id="897"/>
      </w:r>
      <w:ins w:id="899" w:author="Andre Eger" w:date="2024-08-19T03:39:00Z">
        <w:r w:rsidRPr="05D0D05A">
          <w:rPr>
            <w:b/>
            <w:bCs/>
            <w:sz w:val="24"/>
            <w:szCs w:val="24"/>
          </w:rPr>
          <w:t>Māori Anthropic Soils</w:t>
        </w:r>
      </w:ins>
    </w:p>
    <w:p w14:paraId="728B281D" w14:textId="016BFB78" w:rsidR="0B830EF2" w:rsidRDefault="2BB2E925" w:rsidP="345BD090">
      <w:pPr>
        <w:spacing w:after="160" w:line="265" w:lineRule="auto"/>
        <w:jc w:val="left"/>
        <w:rPr>
          <w:ins w:id="900" w:author="Andre Eger" w:date="2024-08-19T03:39:00Z" w16du:dateUtc="2024-08-19T03:39:02Z"/>
          <w:b/>
          <w:bCs/>
          <w:sz w:val="24"/>
          <w:szCs w:val="24"/>
        </w:rPr>
      </w:pPr>
      <w:commentRangeStart w:id="901"/>
      <w:commentRangeStart w:id="902"/>
      <w:ins w:id="903" w:author="Andre Eger" w:date="2024-08-19T03:39:00Z">
        <w:r w:rsidRPr="345BD090">
          <w:rPr>
            <w:b/>
            <w:bCs/>
            <w:sz w:val="24"/>
            <w:szCs w:val="24"/>
          </w:rPr>
          <w:t>AO</w:t>
        </w:r>
      </w:ins>
      <w:commentRangeEnd w:id="901"/>
      <w:ins w:id="904" w:author="Andre Eger [2]" w:date="2024-11-13T13:03:00Z" w16du:dateUtc="2024-11-13T00:03:00Z">
        <w:r w:rsidR="001E7C05">
          <w:rPr>
            <w:b/>
            <w:bCs/>
            <w:sz w:val="24"/>
            <w:szCs w:val="24"/>
          </w:rPr>
          <w:t>O</w:t>
        </w:r>
      </w:ins>
      <w:r w:rsidR="0B830EF2">
        <w:rPr>
          <w:rStyle w:val="CommentReference"/>
        </w:rPr>
        <w:commentReference w:id="901"/>
      </w:r>
      <w:commentRangeEnd w:id="902"/>
      <w:r w:rsidR="005250E6">
        <w:rPr>
          <w:rStyle w:val="CommentReference"/>
        </w:rPr>
        <w:commentReference w:id="902"/>
      </w:r>
    </w:p>
    <w:p w14:paraId="6D721E9E" w14:textId="59F24070" w:rsidR="0B830EF2" w:rsidRDefault="2BB2E925" w:rsidP="6403F4E2">
      <w:pPr>
        <w:spacing w:after="160" w:line="265" w:lineRule="auto"/>
        <w:jc w:val="left"/>
        <w:rPr>
          <w:ins w:id="905" w:author="Andre Eger" w:date="2024-08-19T03:39:00Z" w16du:dateUtc="2024-08-19T03:39:02Z"/>
          <w:sz w:val="24"/>
          <w:szCs w:val="24"/>
        </w:rPr>
      </w:pPr>
      <w:ins w:id="906" w:author="Andre Eger" w:date="2024-08-19T03:39:00Z">
        <w:r w:rsidRPr="6403F4E2">
          <w:rPr>
            <w:sz w:val="24"/>
            <w:szCs w:val="24"/>
          </w:rPr>
          <w:t xml:space="preserve">Soils with a horizon </w:t>
        </w:r>
        <w:commentRangeStart w:id="907"/>
        <w:r w:rsidRPr="6403F4E2">
          <w:rPr>
            <w:sz w:val="24"/>
            <w:szCs w:val="24"/>
          </w:rPr>
          <w:t xml:space="preserve">containing organic material (plant- or animal-derived) </w:t>
        </w:r>
      </w:ins>
      <w:commentRangeEnd w:id="907"/>
      <w:r w:rsidR="0B830EF2">
        <w:rPr>
          <w:rStyle w:val="CommentReference"/>
        </w:rPr>
        <w:commentReference w:id="907"/>
      </w:r>
      <w:ins w:id="908" w:author="Andre Eger" w:date="2024-08-19T03:39:00Z">
        <w:r w:rsidRPr="6403F4E2">
          <w:rPr>
            <w:sz w:val="24"/>
            <w:szCs w:val="24"/>
          </w:rPr>
          <w:t>added by Māori primarily to enhance soil conditions with a thickness greater than 30 cm within 90 cm of the mineral soil surface.</w:t>
        </w:r>
      </w:ins>
    </w:p>
    <w:p w14:paraId="36518481" w14:textId="341736F2" w:rsidR="0B830EF2" w:rsidRDefault="2BB2E925">
      <w:pPr>
        <w:spacing w:after="160" w:line="265" w:lineRule="auto"/>
        <w:jc w:val="right"/>
        <w:rPr>
          <w:ins w:id="909" w:author="Andre Eger" w:date="2024-08-19T03:39:00Z" w16du:dateUtc="2024-08-19T03:39:02Z"/>
          <w:b/>
          <w:bCs/>
          <w:sz w:val="24"/>
          <w:szCs w:val="24"/>
        </w:rPr>
        <w:pPrChange w:id="910" w:author="Andre Eger" w:date="2024-08-19T03:39:00Z">
          <w:pPr/>
        </w:pPrChange>
      </w:pPr>
      <w:ins w:id="911" w:author="Andre Eger" w:date="2024-08-19T03:39:00Z">
        <w:r w:rsidRPr="1D32742D">
          <w:rPr>
            <w:b/>
            <w:bCs/>
            <w:sz w:val="24"/>
            <w:szCs w:val="24"/>
          </w:rPr>
          <w:t>Organic Māori Anthropic Soils</w:t>
        </w:r>
      </w:ins>
    </w:p>
    <w:p w14:paraId="4BEACD42" w14:textId="25844A03" w:rsidR="0B830EF2" w:rsidRDefault="2BB2E925" w:rsidP="1D32742D">
      <w:pPr>
        <w:spacing w:after="160" w:line="265" w:lineRule="auto"/>
        <w:jc w:val="left"/>
        <w:rPr>
          <w:ins w:id="912" w:author="Andre Eger" w:date="2024-08-19T03:39:00Z" w16du:dateUtc="2024-08-19T03:39:02Z"/>
        </w:rPr>
      </w:pPr>
      <w:ins w:id="913" w:author="Andre Eger" w:date="2024-08-19T03:39:00Z">
        <w:r w:rsidRPr="1D32742D">
          <w:rPr>
            <w:b/>
            <w:bCs/>
            <w:sz w:val="24"/>
            <w:szCs w:val="24"/>
          </w:rPr>
          <w:t>AOF</w:t>
        </w:r>
      </w:ins>
    </w:p>
    <w:p w14:paraId="09174ACD" w14:textId="0591781D" w:rsidR="0B830EF2" w:rsidRDefault="2BB2E925" w:rsidP="1D32742D">
      <w:pPr>
        <w:spacing w:after="160" w:line="265" w:lineRule="auto"/>
        <w:jc w:val="left"/>
        <w:rPr>
          <w:ins w:id="914" w:author="Andre Eger" w:date="2024-08-19T03:39:00Z" w16du:dateUtc="2024-08-19T03:39:02Z"/>
        </w:rPr>
      </w:pPr>
      <w:ins w:id="915" w:author="Andre Eger" w:date="2024-08-19T03:39:00Z">
        <w:r w:rsidRPr="1D32742D">
          <w:rPr>
            <w:sz w:val="24"/>
            <w:szCs w:val="24"/>
          </w:rPr>
          <w:t xml:space="preserve">Other soils with a horizon of additions by Māori greater than a combined thickness of 30 cm within 90 cm of the mineral soil surface. </w:t>
        </w:r>
      </w:ins>
    </w:p>
    <w:p w14:paraId="3C186473" w14:textId="242B3FF7" w:rsidR="0B830EF2" w:rsidRDefault="2BB2E925">
      <w:pPr>
        <w:spacing w:after="596" w:line="257" w:lineRule="auto"/>
        <w:jc w:val="right"/>
        <w:rPr>
          <w:ins w:id="916" w:author="Andre Eger" w:date="2024-08-19T03:39:00Z" w16du:dateUtc="2024-08-19T03:39:02Z"/>
          <w:szCs w:val="26"/>
        </w:rPr>
        <w:pPrChange w:id="917" w:author="Andre Eger" w:date="2024-08-19T03:39:00Z">
          <w:pPr>
            <w:jc w:val="left"/>
          </w:pPr>
        </w:pPrChange>
      </w:pPr>
      <w:ins w:id="918" w:author="Andre Eger" w:date="2024-08-19T03:39:00Z">
        <w:r w:rsidRPr="7841FDAC">
          <w:rPr>
            <w:b/>
            <w:bCs/>
            <w:sz w:val="24"/>
            <w:szCs w:val="24"/>
          </w:rPr>
          <w:t>Fill Māori Anthropic Soils</w:t>
        </w:r>
        <w:r w:rsidRPr="7841FDAC">
          <w:rPr>
            <w:szCs w:val="26"/>
          </w:rPr>
          <w:t xml:space="preserve"> </w:t>
        </w:r>
      </w:ins>
    </w:p>
    <w:p w14:paraId="2DCA158F" w14:textId="5F79503B" w:rsidR="0B830EF2" w:rsidRDefault="0B830EF2" w:rsidP="0B830EF2">
      <w:pPr>
        <w:spacing w:after="596" w:line="265" w:lineRule="auto"/>
        <w:ind w:left="10" w:right="57" w:hanging="10"/>
        <w:jc w:val="right"/>
        <w:rPr>
          <w:b/>
          <w:bCs/>
        </w:rPr>
      </w:pPr>
    </w:p>
    <w:p w14:paraId="0BE915A1" w14:textId="6EDBE134" w:rsidR="00174C4D" w:rsidRDefault="008F760C" w:rsidP="004006CC">
      <w:pPr>
        <w:ind w:left="567" w:right="58" w:hanging="580"/>
      </w:pPr>
      <w:commentRangeStart w:id="919"/>
      <w:r w:rsidRPr="7841FDAC">
        <w:rPr>
          <w:b/>
          <w:bCs/>
        </w:rPr>
        <w:t>AR</w:t>
      </w:r>
      <w:r>
        <w:t xml:space="preserve"> </w:t>
      </w:r>
      <w:r>
        <w:tab/>
        <w:t>REFUSE ANTHROPIC SOILS</w:t>
      </w:r>
      <w:commentRangeEnd w:id="919"/>
      <w:r>
        <w:rPr>
          <w:rStyle w:val="CommentReference"/>
        </w:rPr>
        <w:commentReference w:id="919"/>
      </w:r>
    </w:p>
    <w:p w14:paraId="0BE915A2" w14:textId="092D9A3A" w:rsidR="00174C4D" w:rsidRDefault="008F760C" w:rsidP="001C6C26">
      <w:pPr>
        <w:ind w:left="554" w:right="58" w:firstLine="0"/>
        <w:rPr>
          <w:ins w:id="920" w:author="Andre Eger" w:date="2024-08-19T03:42:00Z" w16du:dateUtc="2024-08-19T03:42:28Z"/>
        </w:rPr>
      </w:pPr>
      <w:r>
        <w:t>Refuse Anthropic Soils occur in sites where household, land management, urban or industrial waste has been dumped and which have significant organic matter, comprising vegetation, animal or manufactured material such as plastics, paper or timber.</w:t>
      </w:r>
    </w:p>
    <w:p w14:paraId="1BDB3482" w14:textId="111ADDD4" w:rsidR="333C4106" w:rsidRDefault="333C4106" w:rsidP="002F0645">
      <w:pPr>
        <w:spacing w:after="160"/>
        <w:ind w:firstLine="0"/>
        <w:rPr>
          <w:ins w:id="921" w:author="Andre Eger" w:date="2024-08-19T03:42:00Z" w16du:dateUtc="2024-08-19T03:42:31Z"/>
        </w:rPr>
      </w:pPr>
      <w:ins w:id="922" w:author="Andre Eger" w:date="2024-08-19T03:42:00Z">
        <w:r w:rsidRPr="2A6831B0">
          <w:rPr>
            <w:b/>
            <w:bCs/>
            <w:sz w:val="24"/>
            <w:szCs w:val="24"/>
          </w:rPr>
          <w:t xml:space="preserve">ARW   </w:t>
        </w:r>
        <w:del w:id="923" w:author="Andre Eger" w:date="2024-10-03T12:17:00Z" w16du:dateUtc="2024-10-02T23:17:00Z">
          <w:r w:rsidRPr="2A6831B0" w:rsidDel="00141BAC">
            <w:rPr>
              <w:sz w:val="24"/>
              <w:szCs w:val="24"/>
            </w:rPr>
            <w:delText>Organic</w:delText>
          </w:r>
        </w:del>
      </w:ins>
      <w:ins w:id="924" w:author="Andre Eger" w:date="2024-10-03T12:17:00Z" w16du:dateUtc="2024-10-02T23:17:00Z">
        <w:r w:rsidR="00141BAC">
          <w:rPr>
            <w:sz w:val="24"/>
            <w:szCs w:val="24"/>
          </w:rPr>
          <w:t>Refuse</w:t>
        </w:r>
      </w:ins>
      <w:ins w:id="925" w:author="Andre Eger" w:date="2024-08-19T03:42:00Z">
        <w:r w:rsidRPr="2A6831B0">
          <w:rPr>
            <w:sz w:val="24"/>
            <w:szCs w:val="24"/>
          </w:rPr>
          <w:t xml:space="preserve"> anthropic soils that are saturated within 60 cm of the mineral soil surface at some time of the year. </w:t>
        </w:r>
      </w:ins>
    </w:p>
    <w:p w14:paraId="4E18CD4E" w14:textId="4F215144" w:rsidR="333C4106" w:rsidRDefault="333C4106" w:rsidP="002F0645">
      <w:pPr>
        <w:ind w:left="554" w:right="58" w:firstLine="0"/>
        <w:jc w:val="right"/>
        <w:rPr>
          <w:b/>
          <w:bCs/>
          <w:sz w:val="24"/>
          <w:szCs w:val="24"/>
        </w:rPr>
      </w:pPr>
      <w:ins w:id="926" w:author="Andre Eger" w:date="2024-08-19T03:42:00Z">
        <w:r w:rsidRPr="2A6831B0">
          <w:rPr>
            <w:b/>
            <w:bCs/>
            <w:sz w:val="24"/>
            <w:szCs w:val="24"/>
          </w:rPr>
          <w:t>Wet Refuse Anthropic Soils</w:t>
        </w:r>
      </w:ins>
    </w:p>
    <w:p w14:paraId="0BE915A3" w14:textId="46462463" w:rsidR="00174C4D" w:rsidRDefault="008F760C">
      <w:pPr>
        <w:spacing w:after="44"/>
        <w:ind w:left="1417" w:right="58" w:hanging="851"/>
      </w:pPr>
      <w:r>
        <w:rPr>
          <w:b/>
        </w:rPr>
        <w:t>ARB</w:t>
      </w:r>
      <w:r>
        <w:t xml:space="preserve"> </w:t>
      </w:r>
      <w:r w:rsidR="001C6C26">
        <w:tab/>
      </w:r>
      <w:r>
        <w:t>Soils in which refuse is buried beneath an overburden of soil or rock material greater than 30 cm thick.</w:t>
      </w:r>
    </w:p>
    <w:p w14:paraId="0BE915A4" w14:textId="77777777" w:rsidR="00174C4D" w:rsidRDefault="008F760C">
      <w:pPr>
        <w:spacing w:after="128" w:line="265" w:lineRule="auto"/>
        <w:ind w:left="10" w:right="57" w:hanging="10"/>
        <w:jc w:val="right"/>
      </w:pPr>
      <w:r>
        <w:rPr>
          <w:b/>
        </w:rPr>
        <w:t>Buried Refuse Anthropic Soils</w:t>
      </w:r>
    </w:p>
    <w:p w14:paraId="0BE915A5" w14:textId="77777777" w:rsidR="00174C4D" w:rsidRDefault="008F760C">
      <w:pPr>
        <w:spacing w:after="42"/>
        <w:ind w:left="576" w:right="58"/>
      </w:pPr>
      <w:proofErr w:type="gramStart"/>
      <w:r>
        <w:rPr>
          <w:b/>
        </w:rPr>
        <w:t xml:space="preserve">ART </w:t>
      </w:r>
      <w:r>
        <w:t xml:space="preserve"> </w:t>
      </w:r>
      <w:r w:rsidR="001C6C26">
        <w:tab/>
      </w:r>
      <w:proofErr w:type="gramEnd"/>
      <w:r>
        <w:t>Other Soils.</w:t>
      </w:r>
    </w:p>
    <w:p w14:paraId="0BE915A6" w14:textId="77777777" w:rsidR="00174C4D" w:rsidRDefault="008F760C">
      <w:pPr>
        <w:spacing w:after="595" w:line="265" w:lineRule="auto"/>
        <w:ind w:left="10" w:right="57" w:hanging="10"/>
        <w:jc w:val="right"/>
      </w:pPr>
      <w:r>
        <w:rPr>
          <w:b/>
        </w:rPr>
        <w:t>Typic Refuse Anthropic Soils</w:t>
      </w:r>
    </w:p>
    <w:p w14:paraId="0BE915A7" w14:textId="77777777" w:rsidR="00174C4D" w:rsidRDefault="008F760C" w:rsidP="001C6C26">
      <w:pPr>
        <w:ind w:left="567" w:right="58" w:hanging="580"/>
      </w:pPr>
      <w:r>
        <w:rPr>
          <w:b/>
        </w:rPr>
        <w:t xml:space="preserve">AM </w:t>
      </w:r>
      <w:r w:rsidR="001C6C26">
        <w:tab/>
      </w:r>
      <w:r>
        <w:t>MIXED ANTHROPIC SOILS</w:t>
      </w:r>
    </w:p>
    <w:p w14:paraId="0BE915A8" w14:textId="77777777" w:rsidR="00174C4D" w:rsidRDefault="008F760C" w:rsidP="001C6C26">
      <w:pPr>
        <w:ind w:left="554" w:right="58" w:firstLine="0"/>
        <w:rPr>
          <w:del w:id="927" w:author="Andre Eger" w:date="2024-08-19T03:43:00Z" w16du:dateUtc="2024-08-19T03:43:33Z"/>
        </w:rPr>
      </w:pPr>
      <w:del w:id="928" w:author="Andre Eger" w:date="2024-08-19T03:43:00Z">
        <w:r w:rsidDel="008F760C">
          <w:delText>Mixed Anthropic Soils occur in sites where the original soil has been drastically disturbed by mechanical procedures such as deep ripping.</w:delText>
        </w:r>
      </w:del>
    </w:p>
    <w:p w14:paraId="721A02C3" w14:textId="4F3B6DA7" w:rsidR="00174C4D" w:rsidRDefault="008F760C" w:rsidP="001C6C26">
      <w:pPr>
        <w:spacing w:after="1509"/>
        <w:ind w:left="554" w:right="58" w:firstLine="0"/>
        <w:rPr>
          <w:ins w:id="929" w:author="Andre Eger" w:date="2024-08-19T03:43:00Z" w16du:dateUtc="2024-08-19T03:43:59Z"/>
        </w:rPr>
      </w:pPr>
      <w:del w:id="930" w:author="Andre Eger" w:date="2024-08-19T03:43:00Z">
        <w:r w:rsidDel="008F760C">
          <w:lastRenderedPageBreak/>
          <w:delText>No subgroups are defined, but the original soil if known may be appended to the name in parentheses, for example Mixed Anthropic Soils (Perch-Gley Pallic Soils).</w:delText>
        </w:r>
      </w:del>
      <w:ins w:id="931" w:author="Andre Eger" w:date="2024-08-19T03:43:00Z">
        <w:r w:rsidR="07BCD936">
          <w:t xml:space="preserve"> Mixed Anthropic Soils occur where the original soil has been disturbed by mechanical procedures such as deep ripping, lifting, flipping or recontouring (e.g., hump-</w:t>
        </w:r>
      </w:ins>
      <w:ins w:id="932" w:author="Andre Eger" w:date="2024-10-14T13:17:00Z" w16du:dateUtc="2024-10-14T00:17:00Z">
        <w:r w:rsidR="00D40F69">
          <w:t>and-</w:t>
        </w:r>
      </w:ins>
      <w:ins w:id="933" w:author="Andre Eger" w:date="2024-08-19T03:43:00Z">
        <w:r w:rsidR="07BCD936">
          <w:t>hollowing) to improve soil characteristics such as increasing fertility</w:t>
        </w:r>
      </w:ins>
      <w:r w:rsidR="001E7C05">
        <w:t xml:space="preserve"> or </w:t>
      </w:r>
      <w:ins w:id="934" w:author="Andre Eger" w:date="2024-08-19T03:43:00Z">
        <w:r w:rsidR="07BCD936">
          <w:t>breaking up drainage</w:t>
        </w:r>
      </w:ins>
      <w:ins w:id="935" w:author="Kirstin Deuss" w:date="2024-10-11T16:10:00Z" w16du:dateUtc="2024-10-11T03:10:00Z">
        <w:r w:rsidR="002C28C3">
          <w:t>-</w:t>
        </w:r>
      </w:ins>
      <w:ins w:id="936" w:author="Andre Eger" w:date="2024-08-19T03:43:00Z">
        <w:del w:id="937" w:author="Kirstin Deuss" w:date="2024-10-11T16:10:00Z" w16du:dateUtc="2024-10-11T03:10:00Z">
          <w:r w:rsidR="07BCD936" w:rsidDel="002C28C3">
            <w:delText xml:space="preserve"> </w:delText>
          </w:r>
        </w:del>
        <w:r w:rsidR="07BCD936">
          <w:t xml:space="preserve">impeding horizons (e.g., </w:t>
        </w:r>
        <w:proofErr w:type="spellStart"/>
        <w:r w:rsidR="07BCD936">
          <w:t>placic</w:t>
        </w:r>
        <w:proofErr w:type="spellEnd"/>
        <w:r w:rsidR="07BCD936">
          <w:t xml:space="preserve"> horizons, </w:t>
        </w:r>
        <w:proofErr w:type="spellStart"/>
        <w:r w:rsidR="07BCD936">
          <w:t>ortstein</w:t>
        </w:r>
        <w:proofErr w:type="spellEnd"/>
        <w:r w:rsidR="07BCD936">
          <w:t xml:space="preserve"> or ironstone pans). The original soil, if known, may be appended to the name in parentheses, for example</w:t>
        </w:r>
      </w:ins>
      <w:ins w:id="938" w:author="Kirstin Deuss" w:date="2024-10-11T16:11:00Z" w16du:dateUtc="2024-10-11T03:11:00Z">
        <w:r w:rsidR="002C28C3">
          <w:t>,</w:t>
        </w:r>
      </w:ins>
      <w:ins w:id="939" w:author="Andre Eger" w:date="2024-08-19T03:43:00Z">
        <w:r w:rsidR="07BCD936">
          <w:t xml:space="preserve"> Typic Mixed Anthropic Soil (Perch-</w:t>
        </w:r>
        <w:proofErr w:type="spellStart"/>
        <w:r w:rsidR="07BCD936">
          <w:t>Gley</w:t>
        </w:r>
        <w:proofErr w:type="spellEnd"/>
        <w:r w:rsidR="07BCD936">
          <w:t xml:space="preserve"> Pallic Soil).</w:t>
        </w:r>
      </w:ins>
    </w:p>
    <w:p w14:paraId="4FF936C1" w14:textId="56D75C39" w:rsidR="00174C4D" w:rsidRDefault="07BCD936" w:rsidP="3B81EDBE">
      <w:pPr>
        <w:spacing w:after="160"/>
        <w:rPr>
          <w:ins w:id="940" w:author="Andre Eger" w:date="2024-08-19T03:44:00Z" w16du:dateUtc="2024-08-19T03:44:01Z"/>
          <w:b/>
          <w:bCs/>
          <w:sz w:val="24"/>
          <w:szCs w:val="24"/>
        </w:rPr>
      </w:pPr>
      <w:commentRangeStart w:id="941"/>
      <w:ins w:id="942" w:author="Andre Eger" w:date="2024-08-19T03:44:00Z">
        <w:r w:rsidRPr="3B81EDBE">
          <w:rPr>
            <w:b/>
            <w:bCs/>
            <w:sz w:val="24"/>
            <w:szCs w:val="24"/>
          </w:rPr>
          <w:t>AMI</w:t>
        </w:r>
      </w:ins>
      <w:commentRangeEnd w:id="941"/>
      <w:r w:rsidR="008F760C">
        <w:rPr>
          <w:rStyle w:val="CommentReference"/>
        </w:rPr>
        <w:commentReference w:id="941"/>
      </w:r>
    </w:p>
    <w:p w14:paraId="46177DC2" w14:textId="10893681" w:rsidR="00174C4D" w:rsidRDefault="07BCD936" w:rsidP="42256336">
      <w:pPr>
        <w:spacing w:after="160"/>
        <w:rPr>
          <w:ins w:id="943" w:author="Andre Eger" w:date="2024-08-19T03:44:00Z" w16du:dateUtc="2024-08-19T03:44:01Z"/>
        </w:rPr>
      </w:pPr>
      <w:ins w:id="944" w:author="Andre Eger" w:date="2024-08-19T03:44:00Z">
        <w:r w:rsidRPr="42256336">
          <w:rPr>
            <w:sz w:val="24"/>
            <w:szCs w:val="24"/>
          </w:rPr>
          <w:t>Soils comprising a modified tephra stratigraphy by mechanical flipping to a depth greater than 30 cm from the mineral soil surface.</w:t>
        </w:r>
      </w:ins>
    </w:p>
    <w:p w14:paraId="2B126B7E" w14:textId="649307FF" w:rsidR="00174C4D" w:rsidRDefault="07BCD936" w:rsidP="002F0645">
      <w:pPr>
        <w:spacing w:after="160"/>
        <w:jc w:val="right"/>
        <w:rPr>
          <w:ins w:id="945" w:author="Andre Eger" w:date="2024-08-19T03:44:00Z" w16du:dateUtc="2024-08-19T03:44:01Z"/>
          <w:b/>
          <w:bCs/>
          <w:sz w:val="24"/>
          <w:szCs w:val="24"/>
        </w:rPr>
      </w:pPr>
      <w:ins w:id="946" w:author="Andre Eger" w:date="2024-08-19T03:44:00Z">
        <w:r w:rsidRPr="42256336">
          <w:rPr>
            <w:b/>
            <w:bCs/>
            <w:sz w:val="24"/>
            <w:szCs w:val="24"/>
          </w:rPr>
          <w:t>Inverted-</w:t>
        </w:r>
        <w:proofErr w:type="spellStart"/>
        <w:r w:rsidRPr="42256336">
          <w:rPr>
            <w:b/>
            <w:bCs/>
            <w:sz w:val="24"/>
            <w:szCs w:val="24"/>
          </w:rPr>
          <w:t>tephric</w:t>
        </w:r>
        <w:proofErr w:type="spellEnd"/>
        <w:r w:rsidRPr="42256336">
          <w:rPr>
            <w:b/>
            <w:bCs/>
            <w:sz w:val="24"/>
            <w:szCs w:val="24"/>
          </w:rPr>
          <w:t xml:space="preserve"> Mixed Anthropic Soils</w:t>
        </w:r>
      </w:ins>
    </w:p>
    <w:p w14:paraId="46E69C5F" w14:textId="0D8D4DD1" w:rsidR="00174C4D" w:rsidRDefault="07BCD936" w:rsidP="3B81EDBE">
      <w:pPr>
        <w:spacing w:after="160"/>
        <w:rPr>
          <w:ins w:id="947" w:author="Andre Eger" w:date="2024-08-19T03:44:00Z" w16du:dateUtc="2024-08-19T03:44:01Z"/>
          <w:b/>
          <w:bCs/>
          <w:sz w:val="24"/>
          <w:szCs w:val="24"/>
        </w:rPr>
      </w:pPr>
      <w:commentRangeStart w:id="948"/>
      <w:commentRangeStart w:id="949"/>
      <w:commentRangeStart w:id="950"/>
      <w:ins w:id="951" w:author="Andre Eger" w:date="2024-08-19T03:44:00Z">
        <w:r w:rsidRPr="3B81EDBE">
          <w:rPr>
            <w:b/>
            <w:bCs/>
            <w:sz w:val="24"/>
            <w:szCs w:val="24"/>
          </w:rPr>
          <w:t>AMZ</w:t>
        </w:r>
      </w:ins>
      <w:commentRangeEnd w:id="948"/>
      <w:r w:rsidR="008F760C">
        <w:rPr>
          <w:rStyle w:val="CommentReference"/>
        </w:rPr>
        <w:commentReference w:id="948"/>
      </w:r>
      <w:commentRangeEnd w:id="949"/>
      <w:r w:rsidR="00C343A6">
        <w:rPr>
          <w:rStyle w:val="CommentReference"/>
        </w:rPr>
        <w:commentReference w:id="949"/>
      </w:r>
      <w:commentRangeEnd w:id="950"/>
      <w:r w:rsidR="00784F12">
        <w:rPr>
          <w:rStyle w:val="CommentReference"/>
        </w:rPr>
        <w:commentReference w:id="950"/>
      </w:r>
    </w:p>
    <w:p w14:paraId="0FA8295B" w14:textId="537264F3" w:rsidR="00174C4D" w:rsidRDefault="07BCD936" w:rsidP="42256336">
      <w:pPr>
        <w:spacing w:after="160"/>
        <w:rPr>
          <w:ins w:id="952" w:author="Andre Eger" w:date="2024-08-19T03:44:00Z" w16du:dateUtc="2024-08-19T03:44:01Z"/>
        </w:rPr>
      </w:pPr>
      <w:ins w:id="953" w:author="Andre Eger" w:date="2024-08-19T03:44:00Z">
        <w:r w:rsidRPr="42256336">
          <w:rPr>
            <w:sz w:val="24"/>
            <w:szCs w:val="24"/>
          </w:rPr>
          <w:t>Soils comprising a soil horizon stratigraphy that is mod</w:t>
        </w:r>
        <w:del w:id="954" w:author="Balin Robertson" w:date="2024-09-30T17:31:00Z" w16du:dateUtc="2024-09-30T04:31:00Z">
          <w:r w:rsidRPr="42256336">
            <w:rPr>
              <w:sz w:val="24"/>
              <w:szCs w:val="24"/>
            </w:rPr>
            <w:delText>f</w:delText>
          </w:r>
        </w:del>
        <w:r w:rsidRPr="42256336">
          <w:rPr>
            <w:sz w:val="24"/>
            <w:szCs w:val="24"/>
          </w:rPr>
          <w:t xml:space="preserve">ified by mechanical flipping, lifting, or mixing to a depth greater than 30 cm from the mineral soil surface </w:t>
        </w:r>
        <w:proofErr w:type="gramStart"/>
        <w:r w:rsidRPr="42256336">
          <w:rPr>
            <w:sz w:val="24"/>
            <w:szCs w:val="24"/>
          </w:rPr>
          <w:t>in order to</w:t>
        </w:r>
        <w:proofErr w:type="gramEnd"/>
        <w:r w:rsidRPr="42256336">
          <w:rPr>
            <w:sz w:val="24"/>
            <w:szCs w:val="24"/>
          </w:rPr>
          <w:t xml:space="preserve"> </w:t>
        </w:r>
      </w:ins>
      <w:ins w:id="955" w:author="Andre Eger" w:date="2024-10-14T11:57:00Z" w16du:dateUtc="2024-10-13T22:57:00Z">
        <w:r w:rsidR="006A49DB">
          <w:rPr>
            <w:sz w:val="24"/>
            <w:szCs w:val="24"/>
          </w:rPr>
          <w:t xml:space="preserve">improve drainage by </w:t>
        </w:r>
      </w:ins>
      <w:ins w:id="956" w:author="Andre Eger" w:date="2024-08-19T03:44:00Z">
        <w:r w:rsidRPr="42256336">
          <w:rPr>
            <w:sz w:val="24"/>
            <w:szCs w:val="24"/>
          </w:rPr>
          <w:t>break</w:t>
        </w:r>
      </w:ins>
      <w:ins w:id="957" w:author="Andre Eger" w:date="2024-10-14T11:57:00Z" w16du:dateUtc="2024-10-13T22:57:00Z">
        <w:r w:rsidR="006A49DB">
          <w:rPr>
            <w:sz w:val="24"/>
            <w:szCs w:val="24"/>
          </w:rPr>
          <w:t>i</w:t>
        </w:r>
      </w:ins>
      <w:ins w:id="958" w:author="Andre Eger" w:date="2024-10-14T11:58:00Z" w16du:dateUtc="2024-10-13T22:58:00Z">
        <w:r w:rsidR="006A49DB">
          <w:rPr>
            <w:sz w:val="24"/>
            <w:szCs w:val="24"/>
          </w:rPr>
          <w:t>ng</w:t>
        </w:r>
      </w:ins>
      <w:ins w:id="959" w:author="Andre Eger" w:date="2024-08-19T03:44:00Z">
        <w:r w:rsidRPr="42256336">
          <w:rPr>
            <w:sz w:val="24"/>
            <w:szCs w:val="24"/>
          </w:rPr>
          <w:t xml:space="preserve"> up drainage-impeding soil horizons</w:t>
        </w:r>
      </w:ins>
      <w:ins w:id="960" w:author="Andre Eger" w:date="2024-10-14T11:59:00Z" w16du:dateUtc="2024-10-13T22:59:00Z">
        <w:r w:rsidR="006A49DB">
          <w:rPr>
            <w:sz w:val="24"/>
            <w:szCs w:val="24"/>
          </w:rPr>
          <w:t>, often combined with recontouring of the soil surface (e.g., hump-and-hollowing).</w:t>
        </w:r>
      </w:ins>
    </w:p>
    <w:p w14:paraId="7EDC4263" w14:textId="7ACD9B01" w:rsidR="00174C4D" w:rsidRDefault="07BCD936" w:rsidP="002F0645">
      <w:pPr>
        <w:spacing w:after="160"/>
        <w:jc w:val="right"/>
        <w:rPr>
          <w:ins w:id="961" w:author="Andre Eger" w:date="2024-08-19T03:44:00Z" w16du:dateUtc="2024-08-19T03:44:01Z"/>
          <w:b/>
          <w:bCs/>
          <w:sz w:val="24"/>
          <w:szCs w:val="24"/>
        </w:rPr>
      </w:pPr>
      <w:ins w:id="962" w:author="Andre Eger" w:date="2024-08-19T03:44:00Z">
        <w:r w:rsidRPr="42256336">
          <w:rPr>
            <w:b/>
            <w:bCs/>
            <w:sz w:val="24"/>
            <w:szCs w:val="24"/>
          </w:rPr>
          <w:t>Inverted-</w:t>
        </w:r>
      </w:ins>
      <w:ins w:id="963" w:author="Andre Eger" w:date="2024-10-02T14:23:00Z" w16du:dateUtc="2024-10-02T01:23:00Z">
        <w:r w:rsidR="00631F49">
          <w:rPr>
            <w:b/>
            <w:bCs/>
            <w:sz w:val="24"/>
            <w:szCs w:val="24"/>
          </w:rPr>
          <w:t>impeded</w:t>
        </w:r>
      </w:ins>
      <w:ins w:id="964" w:author="Andre Eger" w:date="2024-08-19T03:44:00Z">
        <w:r w:rsidRPr="42256336">
          <w:rPr>
            <w:b/>
            <w:bCs/>
            <w:sz w:val="24"/>
            <w:szCs w:val="24"/>
          </w:rPr>
          <w:t xml:space="preserve"> Mixed Anthropic Soils</w:t>
        </w:r>
      </w:ins>
    </w:p>
    <w:p w14:paraId="22F572C1" w14:textId="0909B9E5" w:rsidR="00174C4D" w:rsidRDefault="07BCD936" w:rsidP="3B81EDBE">
      <w:pPr>
        <w:spacing w:after="160"/>
        <w:rPr>
          <w:ins w:id="965" w:author="Andre Eger" w:date="2024-08-19T03:44:00Z" w16du:dateUtc="2024-08-19T03:44:01Z"/>
          <w:b/>
          <w:bCs/>
          <w:sz w:val="24"/>
          <w:szCs w:val="24"/>
        </w:rPr>
      </w:pPr>
      <w:commentRangeStart w:id="966"/>
      <w:ins w:id="967" w:author="Andre Eger" w:date="2024-08-19T03:44:00Z">
        <w:r w:rsidRPr="3B81EDBE">
          <w:rPr>
            <w:b/>
            <w:bCs/>
            <w:sz w:val="24"/>
            <w:szCs w:val="24"/>
          </w:rPr>
          <w:t>AMT</w:t>
        </w:r>
      </w:ins>
      <w:commentRangeEnd w:id="966"/>
      <w:r w:rsidR="008F760C">
        <w:rPr>
          <w:rStyle w:val="CommentReference"/>
        </w:rPr>
        <w:commentReference w:id="966"/>
      </w:r>
    </w:p>
    <w:p w14:paraId="76DDE62D" w14:textId="2A793F81" w:rsidR="00174C4D" w:rsidRDefault="07BCD936" w:rsidP="42256336">
      <w:pPr>
        <w:spacing w:after="160"/>
        <w:rPr>
          <w:ins w:id="968" w:author="Andre Eger" w:date="2024-08-19T03:44:00Z" w16du:dateUtc="2024-08-19T03:44:01Z"/>
        </w:rPr>
      </w:pPr>
      <w:ins w:id="969" w:author="Andre Eger" w:date="2024-08-19T03:44:00Z">
        <w:r w:rsidRPr="42256336">
          <w:rPr>
            <w:sz w:val="24"/>
            <w:szCs w:val="24"/>
          </w:rPr>
          <w:t>Other soils mechanically mixed to a depth greater than 30 cm from the mineral soil surface.</w:t>
        </w:r>
      </w:ins>
    </w:p>
    <w:p w14:paraId="427B30AE" w14:textId="46A17646" w:rsidR="00174C4D" w:rsidRDefault="07BCD936" w:rsidP="002F0645">
      <w:pPr>
        <w:spacing w:after="160"/>
        <w:jc w:val="right"/>
        <w:rPr>
          <w:ins w:id="970" w:author="Andre Eger" w:date="2024-08-19T03:44:00Z" w16du:dateUtc="2024-08-19T03:44:01Z"/>
          <w:b/>
          <w:bCs/>
          <w:sz w:val="24"/>
          <w:szCs w:val="24"/>
        </w:rPr>
      </w:pPr>
      <w:ins w:id="971" w:author="Andre Eger" w:date="2024-08-19T03:44:00Z">
        <w:r w:rsidRPr="42256336">
          <w:rPr>
            <w:b/>
            <w:bCs/>
            <w:sz w:val="24"/>
            <w:szCs w:val="24"/>
          </w:rPr>
          <w:t>Typic Mixed Anthropic Soils</w:t>
        </w:r>
      </w:ins>
    </w:p>
    <w:p w14:paraId="284AF6B5" w14:textId="0E2BC666" w:rsidR="00174C4D" w:rsidRDefault="00174C4D" w:rsidP="002F0645">
      <w:pPr>
        <w:spacing w:after="0"/>
        <w:rPr>
          <w:ins w:id="972" w:author="Andre Eger" w:date="2024-08-19T03:44:00Z" w16du:dateUtc="2024-08-19T03:44:01Z"/>
        </w:rPr>
      </w:pPr>
    </w:p>
    <w:p w14:paraId="51D59642" w14:textId="38FC1303" w:rsidR="00174C4D" w:rsidRDefault="00174C4D" w:rsidP="001C6C26">
      <w:pPr>
        <w:spacing w:after="1509"/>
        <w:ind w:left="554" w:right="58" w:firstLine="0"/>
        <w:rPr>
          <w:ins w:id="973" w:author="Andre Eger" w:date="2024-08-19T03:43:00Z" w16du:dateUtc="2024-08-19T03:43:33Z"/>
        </w:rPr>
      </w:pPr>
    </w:p>
    <w:p w14:paraId="0BE915A9" w14:textId="1480E091" w:rsidR="00174C4D" w:rsidRDefault="00174C4D" w:rsidP="001C6C26">
      <w:pPr>
        <w:spacing w:after="1509"/>
        <w:ind w:left="554" w:right="58" w:firstLine="0"/>
      </w:pPr>
    </w:p>
    <w:p w14:paraId="0BE915AA" w14:textId="77777777" w:rsidR="00174C4D" w:rsidRDefault="008F760C" w:rsidP="001C6C26">
      <w:pPr>
        <w:ind w:left="567" w:right="58" w:hanging="580"/>
      </w:pPr>
      <w:commentRangeStart w:id="974"/>
      <w:r w:rsidRPr="5096AA11">
        <w:rPr>
          <w:b/>
          <w:bCs/>
        </w:rPr>
        <w:lastRenderedPageBreak/>
        <w:t>A</w:t>
      </w:r>
      <w:r w:rsidR="001C6C26" w:rsidRPr="5096AA11">
        <w:rPr>
          <w:b/>
          <w:bCs/>
        </w:rPr>
        <w:t>F</w:t>
      </w:r>
      <w:r>
        <w:tab/>
        <w:t>FILL ANTHROPIC SOILS</w:t>
      </w:r>
      <w:commentRangeEnd w:id="974"/>
      <w:r>
        <w:rPr>
          <w:rStyle w:val="CommentReference"/>
        </w:rPr>
        <w:commentReference w:id="974"/>
      </w:r>
    </w:p>
    <w:p w14:paraId="3A4D6006" w14:textId="6F6B38FE" w:rsidR="008F760C" w:rsidRDefault="008F760C" w:rsidP="18396D3E">
      <w:pPr>
        <w:ind w:left="554" w:right="58" w:firstLine="0"/>
      </w:pPr>
      <w:del w:id="975" w:author="Andre Eger" w:date="2024-08-19T05:15:00Z">
        <w:r w:rsidDel="008F760C">
          <w:delText>Fill Anthropic Soils result from the deposition of dominantly inorganic material including soil, rock debris, dredged sediments or manufactured material such as bricks, concrete, or metals.</w:delText>
        </w:r>
      </w:del>
      <w:ins w:id="976" w:author="Andre Eger" w:date="2024-08-19T05:15:00Z">
        <w:r w:rsidR="3F5DA31E">
          <w:t xml:space="preserve"> Fill Anthropic Soils result from the deposition of dominantly inorganic material including soil</w:t>
        </w:r>
      </w:ins>
      <w:ins w:id="977" w:author="Andre Eger [2]" w:date="2024-11-13T13:13:00Z" w16du:dateUtc="2024-11-13T00:13:00Z">
        <w:r w:rsidR="00D83D14">
          <w:t xml:space="preserve"> material from elsewhere</w:t>
        </w:r>
      </w:ins>
      <w:ins w:id="978" w:author="Andre Eger" w:date="2024-08-19T05:15:00Z">
        <w:r w:rsidR="3F5DA31E">
          <w:t>, rock debris, dredged sediments or manufactured material such as bricks, concrete, or metals.</w:t>
        </w:r>
      </w:ins>
    </w:p>
    <w:p w14:paraId="0BE915AC" w14:textId="3830FB45" w:rsidR="00174C4D" w:rsidRDefault="008F760C">
      <w:pPr>
        <w:spacing w:after="82"/>
        <w:ind w:left="1417" w:right="58" w:hanging="851"/>
      </w:pPr>
      <w:r>
        <w:rPr>
          <w:b/>
        </w:rPr>
        <w:t>A</w:t>
      </w:r>
      <w:r w:rsidR="001C6C26">
        <w:rPr>
          <w:b/>
        </w:rPr>
        <w:t>F</w:t>
      </w:r>
      <w:r>
        <w:rPr>
          <w:b/>
        </w:rPr>
        <w:t>C</w:t>
      </w:r>
      <w:r>
        <w:t xml:space="preserve"> </w:t>
      </w:r>
      <w:r w:rsidR="001C6C26">
        <w:tab/>
      </w:r>
      <w:r>
        <w:t xml:space="preserve">Soils that have been compacted and have </w:t>
      </w:r>
      <w:ins w:id="979" w:author="Thomas Caspari" w:date="2017-10-12T14:39:00Z">
        <w:r w:rsidR="00991C62">
          <w:t xml:space="preserve">a </w:t>
        </w:r>
      </w:ins>
      <w:r>
        <w:t>bulk density of 1.5 Mg/m</w:t>
      </w:r>
      <w:r>
        <w:rPr>
          <w:sz w:val="23"/>
          <w:vertAlign w:val="superscript"/>
        </w:rPr>
        <w:t>3</w:t>
      </w:r>
      <w:r>
        <w:t xml:space="preserve"> or more.</w:t>
      </w:r>
    </w:p>
    <w:p w14:paraId="0BE915AD" w14:textId="70521B05" w:rsidR="00174C4D" w:rsidRDefault="008F760C">
      <w:pPr>
        <w:spacing w:after="286" w:line="265" w:lineRule="auto"/>
        <w:ind w:left="10" w:right="57" w:hanging="10"/>
        <w:jc w:val="right"/>
      </w:pPr>
      <w:r>
        <w:rPr>
          <w:b/>
        </w:rPr>
        <w:t xml:space="preserve">Compacted </w:t>
      </w:r>
      <w:r w:rsidR="00991C62">
        <w:rPr>
          <w:b/>
        </w:rPr>
        <w:t>F</w:t>
      </w:r>
      <w:r>
        <w:rPr>
          <w:b/>
        </w:rPr>
        <w:t>ill Anthropic Soils</w:t>
      </w:r>
    </w:p>
    <w:p w14:paraId="0BE915AE" w14:textId="77777777" w:rsidR="00174C4D" w:rsidRDefault="008F760C">
      <w:pPr>
        <w:spacing w:after="44"/>
        <w:ind w:left="1417" w:right="58" w:hanging="851"/>
      </w:pPr>
      <w:r>
        <w:rPr>
          <w:b/>
        </w:rPr>
        <w:t>A</w:t>
      </w:r>
      <w:r w:rsidR="001C6C26">
        <w:rPr>
          <w:b/>
        </w:rPr>
        <w:t>F</w:t>
      </w:r>
      <w:r>
        <w:rPr>
          <w:b/>
        </w:rPr>
        <w:t>W</w:t>
      </w:r>
      <w:r>
        <w:t xml:space="preserve"> </w:t>
      </w:r>
      <w:r w:rsidR="001C6C26">
        <w:tab/>
      </w:r>
      <w:r>
        <w:t>Other soils that are wet within 60 cm of the mineral soil surface at some time of the year.</w:t>
      </w:r>
    </w:p>
    <w:p w14:paraId="0BE915AF" w14:textId="37095A2D" w:rsidR="00174C4D" w:rsidRDefault="008F760C">
      <w:pPr>
        <w:spacing w:after="286" w:line="265" w:lineRule="auto"/>
        <w:ind w:left="10" w:right="57" w:hanging="10"/>
        <w:jc w:val="right"/>
      </w:pPr>
      <w:r>
        <w:rPr>
          <w:b/>
        </w:rPr>
        <w:t xml:space="preserve">Wet </w:t>
      </w:r>
      <w:r w:rsidR="00991C62">
        <w:rPr>
          <w:b/>
        </w:rPr>
        <w:t>F</w:t>
      </w:r>
      <w:r>
        <w:rPr>
          <w:b/>
        </w:rPr>
        <w:t>ill Anthropic Soils</w:t>
      </w:r>
    </w:p>
    <w:p w14:paraId="0BE915B0" w14:textId="7FBD8C68" w:rsidR="00174C4D" w:rsidRDefault="008F760C">
      <w:pPr>
        <w:spacing w:after="44"/>
        <w:ind w:left="1417" w:right="58" w:hanging="851"/>
      </w:pPr>
      <w:r w:rsidRPr="581ADD83">
        <w:rPr>
          <w:b/>
          <w:bCs/>
        </w:rPr>
        <w:t>A</w:t>
      </w:r>
      <w:r w:rsidR="7F0D5D37" w:rsidRPr="581ADD83">
        <w:rPr>
          <w:b/>
          <w:bCs/>
        </w:rPr>
        <w:t>F</w:t>
      </w:r>
      <w:r w:rsidRPr="581ADD83">
        <w:rPr>
          <w:b/>
          <w:bCs/>
        </w:rPr>
        <w:t>S</w:t>
      </w:r>
      <w:del w:id="980" w:author="Andre Eger" w:date="2024-08-19T05:27:00Z">
        <w:r w:rsidRPr="581ADD83" w:rsidDel="008F760C">
          <w:rPr>
            <w:b/>
            <w:bCs/>
          </w:rPr>
          <w:delText>T</w:delText>
        </w:r>
      </w:del>
      <w:r>
        <w:t xml:space="preserve"> </w:t>
      </w:r>
      <w:r>
        <w:tab/>
      </w:r>
      <w:del w:id="981" w:author="Andre Eger" w:date="2024-08-19T05:27:00Z">
        <w:r w:rsidDel="008F760C">
          <w:delText xml:space="preserve">Other soils that have a gravel or bouldery layer more than 30 cm thick in which there is insufficient fine-earth to fill more than half the interstices between the gravel or boulder </w:delText>
        </w:r>
      </w:del>
      <w:del w:id="982" w:author="Andre Eger" w:date="2024-07-22T00:01:00Z">
        <w:r w:rsidDel="008F760C">
          <w:delText>clasts</w:delText>
        </w:r>
      </w:del>
      <w:del w:id="983" w:author="Andre Eger" w:date="2024-08-19T05:27:00Z">
        <w:r w:rsidDel="008F760C">
          <w:delText>, with an upper boundary within 60 cm of the mineral soil surface.</w:delText>
        </w:r>
      </w:del>
      <w:ins w:id="984" w:author="Andre Eger" w:date="2024-08-19T05:27:00Z">
        <w:r w:rsidR="27492C3C">
          <w:t xml:space="preserve"> Other soils that have a coarse layer (</w:t>
        </w:r>
      </w:ins>
      <w:ins w:id="985" w:author="Andre Eger [2]" w:date="2024-11-13T13:13:00Z" w16du:dateUtc="2024-11-13T00:13:00Z">
        <w:r w:rsidR="00D83D14">
          <w:t>a</w:t>
        </w:r>
      </w:ins>
      <w:ins w:id="986" w:author="Andre Eger [2]" w:date="2024-11-13T13:14:00Z" w16du:dateUtc="2024-11-13T00:14:00Z">
        <w:r w:rsidR="00D83D14">
          <w:t xml:space="preserve">dded </w:t>
        </w:r>
      </w:ins>
      <w:ins w:id="987" w:author="Andre Eger" w:date="2024-08-19T05:27:00Z">
        <w:r w:rsidR="27492C3C">
          <w:t xml:space="preserve">rock fragments, concrete, bricks) of more than 30 cm thick in which there is insufficient fine-earth to fill more than half the interstices between </w:t>
        </w:r>
      </w:ins>
      <w:del w:id="988" w:author="Andre Eger" w:date="2024-10-14T13:17:00Z">
        <w:r w:rsidDel="27492C3C">
          <w:delText>the gravel or boulder</w:delText>
        </w:r>
      </w:del>
      <w:ins w:id="989" w:author="Andre Eger" w:date="2024-08-19T05:27:00Z">
        <w:r w:rsidR="27492C3C">
          <w:t xml:space="preserve"> clasts, with an upper boundary within 60 cm of the mineral soil surface.</w:t>
        </w:r>
      </w:ins>
    </w:p>
    <w:p w14:paraId="0BE915B1" w14:textId="6D25C160" w:rsidR="00174C4D" w:rsidRDefault="008F760C">
      <w:pPr>
        <w:spacing w:after="286" w:line="265" w:lineRule="auto"/>
        <w:ind w:left="10" w:right="57" w:hanging="10"/>
        <w:jc w:val="right"/>
      </w:pPr>
      <w:proofErr w:type="gramStart"/>
      <w:r>
        <w:rPr>
          <w:b/>
        </w:rPr>
        <w:t>Stony-tailings</w:t>
      </w:r>
      <w:proofErr w:type="gramEnd"/>
      <w:r>
        <w:rPr>
          <w:b/>
        </w:rPr>
        <w:t xml:space="preserve"> </w:t>
      </w:r>
      <w:r w:rsidR="00991C62">
        <w:rPr>
          <w:b/>
        </w:rPr>
        <w:t>F</w:t>
      </w:r>
      <w:r>
        <w:rPr>
          <w:b/>
        </w:rPr>
        <w:t>ill Anthropic Soils</w:t>
      </w:r>
    </w:p>
    <w:p w14:paraId="0BE915B2" w14:textId="77777777" w:rsidR="00174C4D" w:rsidRDefault="008F760C">
      <w:pPr>
        <w:spacing w:after="44"/>
        <w:ind w:left="1417" w:right="58" w:hanging="851"/>
        <w:rPr>
          <w:del w:id="990" w:author="Andre Eger" w:date="2024-08-19T05:27:00Z" w16du:dateUtc="2024-08-19T05:27:36Z"/>
        </w:rPr>
      </w:pPr>
      <w:del w:id="991" w:author="Andre Eger" w:date="2024-08-19T05:27:00Z">
        <w:r w:rsidRPr="47727571" w:rsidDel="008F760C">
          <w:rPr>
            <w:b/>
            <w:bCs/>
          </w:rPr>
          <w:delText>A</w:delText>
        </w:r>
        <w:r w:rsidRPr="47727571" w:rsidDel="001C6C26">
          <w:rPr>
            <w:b/>
            <w:bCs/>
          </w:rPr>
          <w:delText>F</w:delText>
        </w:r>
        <w:r w:rsidRPr="47727571" w:rsidDel="008F760C">
          <w:rPr>
            <w:b/>
            <w:bCs/>
          </w:rPr>
          <w:delText>A</w:delText>
        </w:r>
        <w:r w:rsidDel="008F760C">
          <w:delText xml:space="preserve"> </w:delText>
        </w:r>
        <w:r>
          <w:tab/>
        </w:r>
        <w:r w:rsidDel="008F760C">
          <w:delText>Other soils showing evidence of pre-European additions of material.</w:delText>
        </w:r>
      </w:del>
    </w:p>
    <w:p w14:paraId="0BE915B3" w14:textId="26926E4A" w:rsidR="00174C4D" w:rsidRDefault="008F760C" w:rsidP="47727571">
      <w:pPr>
        <w:spacing w:after="286" w:line="265" w:lineRule="auto"/>
        <w:ind w:left="10" w:right="57" w:hanging="10"/>
        <w:jc w:val="right"/>
        <w:rPr>
          <w:del w:id="992" w:author="Andre Eger" w:date="2024-08-19T05:27:00Z" w16du:dateUtc="2024-08-19T05:27:36Z"/>
          <w:b/>
          <w:bCs/>
        </w:rPr>
      </w:pPr>
      <w:del w:id="993" w:author="Andre Eger" w:date="2024-08-19T05:27:00Z">
        <w:r w:rsidRPr="47727571" w:rsidDel="008F760C">
          <w:rPr>
            <w:b/>
            <w:bCs/>
          </w:rPr>
          <w:delText xml:space="preserve">Artifact </w:delText>
        </w:r>
        <w:r w:rsidRPr="47727571" w:rsidDel="00991C62">
          <w:rPr>
            <w:b/>
            <w:bCs/>
          </w:rPr>
          <w:delText>F</w:delText>
        </w:r>
        <w:r w:rsidRPr="47727571" w:rsidDel="008F760C">
          <w:rPr>
            <w:b/>
            <w:bCs/>
          </w:rPr>
          <w:delText>ill Anthropic Soils</w:delText>
        </w:r>
      </w:del>
    </w:p>
    <w:p w14:paraId="0BE915B4" w14:textId="7DD6CD79" w:rsidR="001C6C26" w:rsidRDefault="008F760C" w:rsidP="001C6C26">
      <w:pPr>
        <w:tabs>
          <w:tab w:val="left" w:pos="1418"/>
        </w:tabs>
        <w:spacing w:after="44" w:line="264" w:lineRule="auto"/>
        <w:ind w:left="1418" w:right="57" w:hanging="851"/>
      </w:pPr>
      <w:r w:rsidRPr="6213D7EA">
        <w:rPr>
          <w:b/>
          <w:bCs/>
        </w:rPr>
        <w:t>A</w:t>
      </w:r>
      <w:r w:rsidR="001C6C26" w:rsidRPr="6213D7EA">
        <w:rPr>
          <w:b/>
          <w:bCs/>
        </w:rPr>
        <w:t>F</w:t>
      </w:r>
      <w:del w:id="994" w:author="Andre Eger" w:date="2024-08-19T05:28:00Z">
        <w:r w:rsidRPr="6213D7EA" w:rsidDel="001C6C26">
          <w:rPr>
            <w:b/>
            <w:bCs/>
          </w:rPr>
          <w:delText>E</w:delText>
        </w:r>
      </w:del>
      <w:ins w:id="995" w:author="Andre Eger" w:date="2024-08-19T05:28:00Z">
        <w:r w:rsidR="4C133E18" w:rsidRPr="6213D7EA">
          <w:rPr>
            <w:b/>
            <w:bCs/>
          </w:rPr>
          <w:t>T</w:t>
        </w:r>
      </w:ins>
      <w:r>
        <w:tab/>
        <w:t>Other soils.</w:t>
      </w:r>
    </w:p>
    <w:p w14:paraId="0BE915B5" w14:textId="257E9F09" w:rsidR="00174C4D" w:rsidRDefault="008F760C" w:rsidP="002F0645">
      <w:pPr>
        <w:spacing w:after="0" w:line="264" w:lineRule="auto"/>
        <w:ind w:left="5318" w:right="57" w:hanging="4751"/>
        <w:jc w:val="right"/>
        <w:sectPr w:rsidR="00174C4D">
          <w:headerReference w:type="even" r:id="rId58"/>
          <w:headerReference w:type="default" r:id="rId59"/>
          <w:footerReference w:type="even" r:id="rId60"/>
          <w:footerReference w:type="default" r:id="rId61"/>
          <w:headerReference w:type="first" r:id="rId62"/>
          <w:footerReference w:type="first" r:id="rId63"/>
          <w:pgSz w:w="12746" w:h="17678"/>
          <w:pgMar w:top="1952" w:right="2115" w:bottom="629" w:left="2121" w:header="0" w:footer="720" w:gutter="0"/>
          <w:cols w:space="720"/>
        </w:sectPr>
      </w:pPr>
      <w:r>
        <w:t xml:space="preserve"> </w:t>
      </w:r>
      <w:del w:id="996" w:author="Andre Eger" w:date="2024-08-19T05:28:00Z">
        <w:r>
          <w:br/>
        </w:r>
        <w:r w:rsidRPr="6213D7EA" w:rsidDel="001C6C26">
          <w:rPr>
            <w:b/>
            <w:bCs/>
          </w:rPr>
          <w:delText>E</w:delText>
        </w:r>
        <w:r w:rsidRPr="6213D7EA" w:rsidDel="008F760C">
          <w:rPr>
            <w:b/>
            <w:bCs/>
          </w:rPr>
          <w:delText>arthy</w:delText>
        </w:r>
        <w:r w:rsidRPr="6213D7EA" w:rsidDel="001C6C26">
          <w:rPr>
            <w:b/>
            <w:bCs/>
          </w:rPr>
          <w:delText xml:space="preserve"> </w:delText>
        </w:r>
      </w:del>
      <w:ins w:id="997" w:author="Andre Eger" w:date="2024-08-19T05:28:00Z">
        <w:r w:rsidR="225D7E29" w:rsidRPr="6213D7EA">
          <w:rPr>
            <w:b/>
            <w:bCs/>
          </w:rPr>
          <w:t xml:space="preserve">Typic </w:t>
        </w:r>
      </w:ins>
      <w:r w:rsidR="001C6C26" w:rsidRPr="6213D7EA">
        <w:rPr>
          <w:b/>
          <w:bCs/>
        </w:rPr>
        <w:t>F</w:t>
      </w:r>
      <w:r w:rsidRPr="6213D7EA">
        <w:rPr>
          <w:b/>
          <w:bCs/>
        </w:rPr>
        <w:t>ill Anthropic Soils</w:t>
      </w:r>
    </w:p>
    <w:p w14:paraId="0BE915B6" w14:textId="3A873F09" w:rsidR="00174C4D" w:rsidRDefault="008F760C">
      <w:pPr>
        <w:pStyle w:val="Heading1"/>
        <w:ind w:left="-3"/>
      </w:pPr>
      <w:bookmarkStart w:id="998" w:name="_Toc182384774"/>
      <w:r>
        <w:lastRenderedPageBreak/>
        <w:t>B</w:t>
      </w:r>
      <w:r w:rsidR="0022101E">
        <w:t>rown Soils</w:t>
      </w:r>
      <w:bookmarkEnd w:id="998"/>
    </w:p>
    <w:p w14:paraId="0BE915B7"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19" wp14:editId="0BE9221A">
                <wp:extent cx="5400040" cy="12700"/>
                <wp:effectExtent l="0" t="0" r="0" b="0"/>
                <wp:docPr id="99363" name="Group 9936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5784" name="Shape 5784"/>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BA2AFBC" id="Group 99363"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">
                <v:shape id="Shape 578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" path="m,l5400040,e" filled="f" strokecolor="#181717" strokeweight="1pt">
                  <v:stroke miterlimit="83231f" joinstyle="miter"/>
                  <v:path arrowok="t" textboxrect="0,0,5400040,0"/>
                </v:shape>
                <w10:anchorlock/>
              </v:group>
            </w:pict>
          </mc:Fallback>
        </mc:AlternateContent>
      </w:r>
    </w:p>
    <w:p w14:paraId="0BE915B8" w14:textId="77777777" w:rsidR="00174C4D" w:rsidRDefault="008F760C">
      <w:pPr>
        <w:pStyle w:val="Heading3"/>
        <w:ind w:left="-2" w:right="58"/>
      </w:pPr>
      <w:r>
        <w:t>CONC</w:t>
      </w:r>
      <w:r w:rsidR="001C6C26">
        <w:t>EPT</w:t>
      </w:r>
      <w:r>
        <w:t xml:space="preserve"> O</w:t>
      </w:r>
      <w:r w:rsidR="001C6C26">
        <w:t>F</w:t>
      </w:r>
      <w:r>
        <w:t xml:space="preserve"> </w:t>
      </w:r>
      <w:r w:rsidR="001C6C26">
        <w:t>THE</w:t>
      </w:r>
      <w:r>
        <w:t xml:space="preserve"> OR</w:t>
      </w:r>
      <w:r w:rsidR="001C6C26">
        <w:t>DE</w:t>
      </w:r>
      <w:r>
        <w:t>R</w:t>
      </w:r>
    </w:p>
    <w:p w14:paraId="0BE915B9" w14:textId="77777777" w:rsidR="00174C4D" w:rsidRDefault="008F760C">
      <w:pPr>
        <w:spacing w:after="552"/>
        <w:ind w:left="-4" w:right="58"/>
      </w:pPr>
      <w:r>
        <w:t xml:space="preserve">Brown Soils usually contain 2:1 clay </w:t>
      </w:r>
      <w:proofErr w:type="gramStart"/>
      <w:r>
        <w:t>minerals</w:t>
      </w:r>
      <w:proofErr w:type="gramEnd"/>
      <w:r>
        <w:t xml:space="preserve">. Secondary iron oxides tend to be evenly dispersed through the soil and give a </w:t>
      </w:r>
      <w:proofErr w:type="gramStart"/>
      <w:r>
        <w:t>yellowish brown</w:t>
      </w:r>
      <w:proofErr w:type="gramEnd"/>
      <w:r>
        <w:t xml:space="preserve"> colour to the upper part of the B horizon. Base saturation values are usually moderate to very low.</w:t>
      </w:r>
    </w:p>
    <w:p w14:paraId="0BE915BA" w14:textId="77777777" w:rsidR="00174C4D" w:rsidRDefault="008F760C">
      <w:pPr>
        <w:pStyle w:val="Heading3"/>
        <w:ind w:left="-2" w:right="58"/>
      </w:pPr>
      <w:r>
        <w:t>CORR</w:t>
      </w:r>
      <w:r w:rsidR="001C6C26">
        <w:t>E</w:t>
      </w:r>
      <w:r>
        <w:t>L</w:t>
      </w:r>
      <w:r w:rsidR="001C6C26">
        <w:t>AT</w:t>
      </w:r>
      <w:r>
        <w:t>ION</w:t>
      </w:r>
    </w:p>
    <w:p w14:paraId="0BE915BB" w14:textId="3B892FB5" w:rsidR="00174C4D" w:rsidRDefault="008F760C">
      <w:pPr>
        <w:spacing w:after="552"/>
        <w:ind w:left="-4"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2880" behindDoc="0" locked="0" layoutInCell="1" allowOverlap="1" wp14:anchorId="0BE9221B" wp14:editId="1466E7E5">
                <wp:simplePos x="0" y="0"/>
                <wp:positionH relativeFrom="page">
                  <wp:posOffset>1346835</wp:posOffset>
                </wp:positionH>
                <wp:positionV relativeFrom="page">
                  <wp:posOffset>998364</wp:posOffset>
                </wp:positionV>
                <wp:extent cx="5400040" cy="12700"/>
                <wp:effectExtent l="0" t="0" r="0" b="0"/>
                <wp:wrapTopAndBottom/>
                <wp:docPr id="99362" name="Group 99362"/>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5783" name="Shape 5783"/>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5DA943B" id="Group 99362" o:spid="_x0000_s1026" style="position:absolute;margin-left:106.05pt;margin-top:78.6pt;width:425.2pt;height:1pt;z-index:251642880;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5eCyqVECAACvBQAADgAAAAAAAAAAAAAAAAAuAgAAZHJzL2Uyb0RvYy54bWxQSwECLQAU&#10;AAYACAAAACEAbNbR9OAAAAAMAQAADwAAAAAAAAAAAAAAAACrBAAAZHJzL2Rvd25yZXYueG1sUEsF&#10;BgAAAAAEAAQA8wAAALgFAAAAAA==&#10;">
                <v:shape id="Shape 578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" path="m,l5400040,e" filled="f" strokecolor="#181717" strokeweight="1pt">
                  <v:stroke miterlimit="83231f" joinstyle="miter"/>
                  <v:path arrowok="t" textboxrect="0,0,5400040,0"/>
                </v:shape>
                <w10:wrap type="topAndBottom" anchorx="page" anchory="page"/>
              </v:group>
            </w:pict>
          </mc:Fallback>
        </mc:AlternateContent>
      </w:r>
      <w:r w:rsidR="5B3C88DD">
        <w:t>The order comprises moderately and weakly weathered yellow</w:t>
      </w:r>
      <w:r w:rsidR="48C13427">
        <w:t>-</w:t>
      </w:r>
      <w:r w:rsidR="5B3C88DD">
        <w:t>brown earths, yellow</w:t>
      </w:r>
      <w:r w:rsidR="48C13427">
        <w:t>-</w:t>
      </w:r>
      <w:r w:rsidR="5B3C88DD">
        <w:t>brown sands, southern brown</w:t>
      </w:r>
      <w:r w:rsidR="48C13427">
        <w:t>-</w:t>
      </w:r>
      <w:r w:rsidR="5B3C88DD">
        <w:t>granular loams and clays, and intergrades from yellow</w:t>
      </w:r>
      <w:r w:rsidR="48C13427">
        <w:t>-</w:t>
      </w:r>
      <w:r w:rsidR="5B3C88DD">
        <w:t>brown earths to yellow</w:t>
      </w:r>
      <w:r w:rsidR="48C13427">
        <w:t>-</w:t>
      </w:r>
      <w:r w:rsidR="5B3C88DD">
        <w:t>grey earths, podzols, brown</w:t>
      </w:r>
      <w:r w:rsidR="48C13427">
        <w:t>-</w:t>
      </w:r>
      <w:r w:rsidR="5B3C88DD">
        <w:t xml:space="preserve">granular soils, and recent soils, as well as associated </w:t>
      </w:r>
      <w:proofErr w:type="spellStart"/>
      <w:r w:rsidR="5B3C88DD">
        <w:t>steepland</w:t>
      </w:r>
      <w:proofErr w:type="spellEnd"/>
      <w:r w:rsidR="5B3C88DD">
        <w:t xml:space="preserve"> soils of the NZ Genetic Soil Classification. </w:t>
      </w:r>
      <w:r>
        <w:t xml:space="preserve">The soils predominantly correlate with the </w:t>
      </w:r>
      <w:proofErr w:type="spellStart"/>
      <w:ins w:id="999" w:author="Andre Eger" w:date="2024-07-29T14:16:00Z" w16du:dateUtc="2024-07-29T02:16:00Z">
        <w:r w:rsidR="009A1CF0" w:rsidRPr="009A1CF0">
          <w:t>Inceptisols</w:t>
        </w:r>
      </w:ins>
      <w:del w:id="1000" w:author="Andre Eger" w:date="2024-07-29T14:16:00Z" w16du:dateUtc="2024-07-29T02:16:00Z">
        <w:r w:rsidDel="009A1CF0">
          <w:delText xml:space="preserve">Dystrochrepts </w:delText>
        </w:r>
      </w:del>
      <w:r>
        <w:t>of</w:t>
      </w:r>
      <w:proofErr w:type="spellEnd"/>
      <w:r>
        <w:t xml:space="preserve"> Soil Taxonomy</w:t>
      </w:r>
      <w:ins w:id="1001" w:author="Kirstin Deuss" w:date="2024-10-11T16:25:00Z" w16du:dateUtc="2024-10-11T03:25:00Z">
        <w:r w:rsidR="007427D6">
          <w:t>,</w:t>
        </w:r>
      </w:ins>
      <w:ins w:id="1002" w:author="Andre Eger" w:date="2024-07-29T14:23:00Z" w16du:dateUtc="2024-07-29T02:23:00Z">
        <w:r w:rsidR="009A1CF0">
          <w:t xml:space="preserve"> </w:t>
        </w:r>
        <w:del w:id="1003" w:author="Kirstin Deuss" w:date="2024-10-11T16:25:00Z" w16du:dateUtc="2024-10-11T03:25:00Z">
          <w:r w:rsidR="009A1CF0" w:rsidDel="007427D6">
            <w:delText xml:space="preserve">but </w:delText>
          </w:r>
        </w:del>
        <w:r w:rsidR="009A1CF0">
          <w:t xml:space="preserve">excluding the </w:t>
        </w:r>
      </w:ins>
      <w:ins w:id="1004" w:author="Andre Eger" w:date="2024-07-29T14:24:00Z" w16du:dateUtc="2024-07-29T02:24:00Z">
        <w:r w:rsidR="009A1CF0">
          <w:t>suborder of</w:t>
        </w:r>
        <w:r w:rsidR="009A1CF0" w:rsidRPr="009A1CF0">
          <w:t xml:space="preserve"> </w:t>
        </w:r>
      </w:ins>
      <w:ins w:id="1005" w:author="Andre Eger" w:date="2024-07-29T14:23:00Z" w16du:dateUtc="2024-07-29T02:23:00Z">
        <w:r w:rsidR="009A1CF0" w:rsidRPr="009A1CF0">
          <w:t>Aquepts</w:t>
        </w:r>
      </w:ins>
      <w:del w:id="1006" w:author="Andre Eger" w:date="2024-07-29T14:23:00Z" w16du:dateUtc="2024-07-29T02:23:00Z">
        <w:r w:rsidDel="009A1CF0">
          <w:delText>, except for some stony and sandy soils which are Ustochrepts or Psamments</w:delText>
        </w:r>
      </w:del>
      <w:r>
        <w:t>.</w:t>
      </w:r>
    </w:p>
    <w:p w14:paraId="0BE915BC" w14:textId="77777777" w:rsidR="00174C4D" w:rsidRDefault="001714A8">
      <w:pPr>
        <w:pStyle w:val="Heading3"/>
        <w:ind w:left="-2" w:right="58"/>
      </w:pPr>
      <w:r>
        <w:t>OCCURRENCE</w:t>
      </w:r>
    </w:p>
    <w:p w14:paraId="0BE915BD" w14:textId="20C1F385" w:rsidR="00174C4D" w:rsidRDefault="008F760C">
      <w:pPr>
        <w:spacing w:after="564"/>
        <w:ind w:left="-4" w:right="58"/>
      </w:pPr>
      <w:r>
        <w:t>Brown Soils occur in places in which summer dryness is uncommon and that are not waterlogged in winter. They are the most extensive</w:t>
      </w:r>
      <w:ins w:id="1007" w:author="Andre Eger" w:date="2024-10-02T14:18:00Z" w16du:dateUtc="2024-10-02T01:18:00Z">
        <w:r w:rsidR="00E522DE">
          <w:t xml:space="preserve"> soil order in</w:t>
        </w:r>
      </w:ins>
      <w:r>
        <w:t xml:space="preserve"> New Zealand</w:t>
      </w:r>
      <w:del w:id="1008" w:author="Andre Eger" w:date="2024-10-02T14:18:00Z" w16du:dateUtc="2024-10-02T01:18:00Z">
        <w:r w:rsidDel="00E522DE">
          <w:delText xml:space="preserve"> soils.</w:delText>
        </w:r>
      </w:del>
    </w:p>
    <w:p w14:paraId="0BE915BE" w14:textId="77777777" w:rsidR="00174C4D" w:rsidRDefault="001714A8">
      <w:pPr>
        <w:pStyle w:val="Heading3"/>
        <w:spacing w:after="590"/>
        <w:ind w:left="-2" w:right="58"/>
      </w:pPr>
      <w:r>
        <w:t>ACCESSORY PROPERTIES</w:t>
      </w:r>
      <w:r w:rsidR="008F760C">
        <w:t xml:space="preserve"> </w:t>
      </w:r>
      <w:r>
        <w:t>OF THE ORDER</w:t>
      </w:r>
    </w:p>
    <w:p w14:paraId="0BE915BF" w14:textId="77777777" w:rsidR="00174C4D" w:rsidRDefault="008F760C">
      <w:pPr>
        <w:numPr>
          <w:ilvl w:val="0"/>
          <w:numId w:val="56"/>
        </w:numPr>
        <w:ind w:right="58" w:hanging="567"/>
      </w:pPr>
      <w:r>
        <w:rPr>
          <w:i/>
        </w:rPr>
        <w:t>Dispersed secondary oxides</w:t>
      </w:r>
      <w:r>
        <w:t xml:space="preserve">. Secondary iron and aluminium oxides are dispersed throughout the soil mass. The soil is </w:t>
      </w:r>
      <w:proofErr w:type="spellStart"/>
      <w:r>
        <w:t>brunified</w:t>
      </w:r>
      <w:proofErr w:type="spellEnd"/>
      <w:r>
        <w:t xml:space="preserve"> (i.e. iron and aluminium oxides form coatings around phyllosilicate clay particles and form bridges between these particles and humus). P retention is moderate to very high.</w:t>
      </w:r>
    </w:p>
    <w:p w14:paraId="0BE915C0" w14:textId="2F5FF392" w:rsidR="001714A8" w:rsidRDefault="008F760C">
      <w:pPr>
        <w:numPr>
          <w:ilvl w:val="0"/>
          <w:numId w:val="56"/>
        </w:numPr>
        <w:ind w:right="58" w:hanging="567"/>
      </w:pPr>
      <w:r w:rsidRPr="05A6FE62">
        <w:rPr>
          <w:i/>
          <w:iCs/>
        </w:rPr>
        <w:t>Low to moderate base saturation</w:t>
      </w:r>
      <w:r>
        <w:t xml:space="preserve">. Base saturation values in subsoils are usually less than 50%, and </w:t>
      </w:r>
      <w:proofErr w:type="spellStart"/>
      <w:r>
        <w:t>KCl</w:t>
      </w:r>
      <w:proofErr w:type="spellEnd"/>
      <w:r w:rsidR="001714A8">
        <w:t>-</w:t>
      </w:r>
      <w:r>
        <w:t xml:space="preserve">extractable aluminium levels are usually more than 1.5 </w:t>
      </w:r>
      <w:proofErr w:type="spellStart"/>
      <w:r>
        <w:t>cmol</w:t>
      </w:r>
      <w:ins w:id="1009" w:author="Andre Eger" w:date="2023-08-16T06:48:00Z">
        <w:r w:rsidR="7E34DFE4">
          <w:t>c</w:t>
        </w:r>
      </w:ins>
      <w:proofErr w:type="spellEnd"/>
      <w:del w:id="1010" w:author="Andre Eger" w:date="2023-08-16T06:48:00Z">
        <w:r w:rsidDel="008F760C">
          <w:delText>(+)</w:delText>
        </w:r>
      </w:del>
      <w:r>
        <w:t>/kg except where clay contents are relatively low.</w:t>
      </w:r>
    </w:p>
    <w:p w14:paraId="0BE915C1" w14:textId="77777777" w:rsidR="001714A8" w:rsidRDefault="001714A8">
      <w:pPr>
        <w:spacing w:after="160" w:line="259" w:lineRule="auto"/>
        <w:ind w:left="0" w:firstLine="0"/>
        <w:jc w:val="left"/>
      </w:pPr>
      <w:r>
        <w:br w:type="page"/>
      </w:r>
    </w:p>
    <w:p w14:paraId="0BE915C2" w14:textId="4F05C390" w:rsidR="00174C4D" w:rsidRDefault="5B3C88DD">
      <w:pPr>
        <w:numPr>
          <w:ilvl w:val="0"/>
          <w:numId w:val="56"/>
        </w:numPr>
        <w:ind w:right="58" w:hanging="567"/>
      </w:pPr>
      <w:r w:rsidRPr="40F6E716">
        <w:rPr>
          <w:i/>
          <w:iCs/>
        </w:rPr>
        <w:lastRenderedPageBreak/>
        <w:t>Parent materials are mostly weakly weathered</w:t>
      </w:r>
      <w:r>
        <w:t xml:space="preserve">. Mafic Brown Soils are derived from weakly weathered intermediate or </w:t>
      </w:r>
      <w:del w:id="1011" w:author="Andre Eger" w:date="2023-08-22T23:50:00Z">
        <w:r w:rsidR="008F760C" w:rsidDel="5B3C88DD">
          <w:delText xml:space="preserve">basic </w:delText>
        </w:r>
      </w:del>
      <w:ins w:id="1012" w:author="Andre Eger" w:date="2023-08-22T23:50:00Z">
        <w:r w:rsidR="4779AF43">
          <w:t xml:space="preserve">mafic </w:t>
        </w:r>
      </w:ins>
      <w:r>
        <w:t xml:space="preserve">igneous rocks (e.g. phonolite and basalt). Other groups are derived dominantly from </w:t>
      </w:r>
      <w:del w:id="1013" w:author="Andre Eger" w:date="2023-08-22T23:52:00Z">
        <w:r w:rsidR="008F760C" w:rsidDel="5B3C88DD">
          <w:delText xml:space="preserve">acid </w:delText>
        </w:r>
      </w:del>
      <w:ins w:id="1014" w:author="Andre Eger" w:date="2023-08-22T23:52:00Z">
        <w:r w:rsidR="5D3FA52E">
          <w:t xml:space="preserve">felsic </w:t>
        </w:r>
      </w:ins>
      <w:proofErr w:type="spellStart"/>
      <w:r>
        <w:t>quartzo</w:t>
      </w:r>
      <w:proofErr w:type="spellEnd"/>
      <w:r w:rsidR="48C13427">
        <w:t>-</w:t>
      </w:r>
      <w:r>
        <w:t xml:space="preserve">feldspathic sedimentary rocks (schist and greywacke) or </w:t>
      </w:r>
      <w:del w:id="1015" w:author="Andre Eger" w:date="2023-08-22T23:52:00Z">
        <w:r w:rsidR="008F760C" w:rsidDel="5B3C88DD">
          <w:delText xml:space="preserve">acid </w:delText>
        </w:r>
      </w:del>
      <w:ins w:id="1016" w:author="Andre Eger" w:date="2023-08-22T23:52:00Z">
        <w:r w:rsidR="783D0DFC">
          <w:t xml:space="preserve">felsic </w:t>
        </w:r>
      </w:ins>
      <w:r>
        <w:t>igneous rocks (e.g. rhyolites and granites).</w:t>
      </w:r>
      <w:ins w:id="1017" w:author="Andre Eger" w:date="2023-08-15T02:47:00Z">
        <w:r w:rsidR="018A0F2B">
          <w:t xml:space="preserve"> </w:t>
        </w:r>
      </w:ins>
      <w:r>
        <w:t xml:space="preserve">The alteration status of </w:t>
      </w:r>
      <w:del w:id="1018" w:author="Andre Eger [2]" w:date="2024-11-13T16:12:00Z" w16du:dateUtc="2024-11-13T03:12:00Z">
        <w:r w:rsidDel="000A3EF6">
          <w:delText xml:space="preserve">gravel </w:delText>
        </w:r>
      </w:del>
      <w:ins w:id="1019" w:author="Andre Eger [2]" w:date="2024-11-13T16:12:00Z" w16du:dateUtc="2024-11-13T03:12:00Z">
        <w:r w:rsidR="000A3EF6">
          <w:t xml:space="preserve">coarse rock fragments </w:t>
        </w:r>
      </w:ins>
      <w:r>
        <w:t>or hard rock substrates is usually fresh to moderately weathered and occasionally highly weathered.</w:t>
      </w:r>
    </w:p>
    <w:p w14:paraId="0BE915C3" w14:textId="77777777" w:rsidR="00174C4D" w:rsidRDefault="008F760C">
      <w:pPr>
        <w:numPr>
          <w:ilvl w:val="0"/>
          <w:numId w:val="56"/>
        </w:numPr>
        <w:ind w:right="58" w:hanging="567"/>
      </w:pPr>
      <w:r>
        <w:rPr>
          <w:i/>
        </w:rPr>
        <w:t>Mica/illite and vermiculite are common clay minerals</w:t>
      </w:r>
      <w:r>
        <w:t xml:space="preserve">. Profiles tend to be mineralogically uniform with depth. Brown soils cover a wide range of mineralogy classes. Mixed, </w:t>
      </w:r>
      <w:proofErr w:type="spellStart"/>
      <w:r>
        <w:t>Illitic</w:t>
      </w:r>
      <w:proofErr w:type="spellEnd"/>
      <w:r>
        <w:t xml:space="preserve">, </w:t>
      </w:r>
      <w:proofErr w:type="spellStart"/>
      <w:r>
        <w:t>Vermiculitic</w:t>
      </w:r>
      <w:proofErr w:type="spellEnd"/>
      <w:r>
        <w:t xml:space="preserve"> and Clay</w:t>
      </w:r>
      <w:r w:rsidR="001714A8">
        <w:t>-</w:t>
      </w:r>
      <w:proofErr w:type="spellStart"/>
      <w:r>
        <w:t>mineralic</w:t>
      </w:r>
      <w:proofErr w:type="spellEnd"/>
      <w:r>
        <w:t xml:space="preserve"> (involving vermiculite and mica</w:t>
      </w:r>
      <w:r w:rsidR="001714A8">
        <w:t>-</w:t>
      </w:r>
      <w:r>
        <w:t xml:space="preserve">vermiculite) are common. Some </w:t>
      </w:r>
      <w:proofErr w:type="spellStart"/>
      <w:r>
        <w:t>Allophanic</w:t>
      </w:r>
      <w:proofErr w:type="spellEnd"/>
      <w:r>
        <w:t xml:space="preserve"> Brown Soils have an Amorphic mineralogy class.</w:t>
      </w:r>
    </w:p>
    <w:p w14:paraId="0BE915C4" w14:textId="77777777" w:rsidR="00174C4D" w:rsidRDefault="008F760C">
      <w:pPr>
        <w:numPr>
          <w:ilvl w:val="0"/>
          <w:numId w:val="56"/>
        </w:numPr>
        <w:ind w:right="58" w:hanging="567"/>
      </w:pPr>
      <w:r>
        <w:rPr>
          <w:i/>
        </w:rPr>
        <w:t>Good Drainage</w:t>
      </w:r>
      <w:r>
        <w:t xml:space="preserve">. No poorly drained or very poorly drained soils are included. </w:t>
      </w:r>
      <w:proofErr w:type="spellStart"/>
      <w:r>
        <w:t>Macroporosity</w:t>
      </w:r>
      <w:proofErr w:type="spellEnd"/>
      <w:r>
        <w:t xml:space="preserve"> is generally moderate (10–14%) except in subsurface horizons of Firm Brown Soils.</w:t>
      </w:r>
    </w:p>
    <w:p w14:paraId="0BE915C5" w14:textId="77F9812C" w:rsidR="00174C4D" w:rsidRDefault="008F760C">
      <w:pPr>
        <w:numPr>
          <w:ilvl w:val="0"/>
          <w:numId w:val="56"/>
        </w:numPr>
        <w:ind w:right="58" w:hanging="567"/>
      </w:pPr>
      <w:r w:rsidRPr="519311D0">
        <w:rPr>
          <w:i/>
          <w:iCs/>
        </w:rPr>
        <w:t>Biologically active</w:t>
      </w:r>
      <w:r>
        <w:t>. Except in soils that are limited by coldness or acidity</w:t>
      </w:r>
      <w:ins w:id="1020" w:author="Kirstin Deuss" w:date="2024-10-11T16:28:00Z" w16du:dateUtc="2024-10-11T03:28:00Z">
        <w:r w:rsidR="00DD1BC8">
          <w:t>.</w:t>
        </w:r>
      </w:ins>
      <w:del w:id="1021" w:author="Kirstin Deuss" w:date="2024-10-11T16:28:00Z" w16du:dateUtc="2024-10-11T03:28:00Z">
        <w:r w:rsidDel="00DD1BC8">
          <w:delText>,</w:delText>
        </w:r>
      </w:del>
      <w:r>
        <w:t xml:space="preserve"> </w:t>
      </w:r>
      <w:del w:id="1022" w:author="Andre Eger" w:date="2024-07-15T02:03:00Z">
        <w:r w:rsidDel="008F760C">
          <w:delText xml:space="preserve">cast </w:delText>
        </w:r>
      </w:del>
      <w:ins w:id="1023" w:author="Kirstin Deuss" w:date="2024-10-11T16:28:00Z" w16du:dateUtc="2024-10-11T03:28:00Z">
        <w:r w:rsidR="00DD1BC8">
          <w:t>S</w:t>
        </w:r>
      </w:ins>
      <w:del w:id="1024" w:author="Kirstin Deuss" w:date="2024-10-11T16:28:00Z" w16du:dateUtc="2024-10-11T03:28:00Z">
        <w:r w:rsidDel="00DD1BC8">
          <w:delText>s</w:delText>
        </w:r>
      </w:del>
      <w:r>
        <w:t>pheroidal peds</w:t>
      </w:r>
      <w:ins w:id="1025" w:author="Andre Eger" w:date="2024-07-15T02:03:00Z">
        <w:r w:rsidR="3B0F718F">
          <w:t xml:space="preserve"> (e.g., worm casts)</w:t>
        </w:r>
      </w:ins>
      <w:r>
        <w:t xml:space="preserve"> are common in topsoils and C/N ratios are moderate to low. The roots of native plants penetrate deeply.</w:t>
      </w:r>
    </w:p>
    <w:p w14:paraId="0BE915C6" w14:textId="77777777" w:rsidR="00174C4D" w:rsidRDefault="008F760C">
      <w:pPr>
        <w:numPr>
          <w:ilvl w:val="0"/>
          <w:numId w:val="56"/>
        </w:numPr>
        <w:ind w:right="58" w:hanging="567"/>
      </w:pPr>
      <w:r>
        <w:rPr>
          <w:i/>
        </w:rPr>
        <w:t>Relatively stable topsoils</w:t>
      </w:r>
      <w:r>
        <w:t>. Aggregates are not readily dispersed.</w:t>
      </w:r>
    </w:p>
    <w:p w14:paraId="0BE915C7" w14:textId="275B3325" w:rsidR="00174C4D" w:rsidRDefault="5B3C88DD">
      <w:pPr>
        <w:numPr>
          <w:ilvl w:val="0"/>
          <w:numId w:val="56"/>
        </w:numPr>
        <w:spacing w:after="1074"/>
        <w:ind w:right="58" w:hanging="567"/>
      </w:pPr>
      <w:r w:rsidRPr="2DFBA46F">
        <w:rPr>
          <w:i/>
          <w:iCs/>
        </w:rPr>
        <w:t>Moist climate or low available-water capacity</w:t>
      </w:r>
      <w:r>
        <w:t xml:space="preserve">. Most soils occur in areas with mean annual precipitation </w:t>
      </w:r>
      <w:ins w:id="1026" w:author="Balin Robertson" w:date="2024-09-30T17:51:00Z" w16du:dateUtc="2024-09-30T04:51:00Z">
        <w:r w:rsidR="00A23EA7">
          <w:t xml:space="preserve">of </w:t>
        </w:r>
      </w:ins>
      <w:r>
        <w:t>more than 1000 mm. Others have low available</w:t>
      </w:r>
      <w:r w:rsidR="48C13427">
        <w:t>-</w:t>
      </w:r>
      <w:r>
        <w:t xml:space="preserve">water capacity </w:t>
      </w:r>
      <w:del w:id="1027" w:author="Andre Eger" w:date="2023-08-15T02:46:00Z">
        <w:r w:rsidR="008F760C" w:rsidDel="5B3C88DD">
          <w:delText>(usually less than 75 mm as in some Stony Brown Soils and Sandy Brown Soils)</w:delText>
        </w:r>
      </w:del>
      <w:r>
        <w:t>, or are in sites with low evapotranspiration.</w:t>
      </w:r>
    </w:p>
    <w:p w14:paraId="0BE915C8" w14:textId="77777777" w:rsidR="00174C4D" w:rsidRDefault="001714A8">
      <w:pPr>
        <w:pStyle w:val="Heading3"/>
        <w:spacing w:after="0"/>
        <w:ind w:left="-2" w:right="58"/>
      </w:pPr>
      <w:r>
        <w:t>SUMMARY</w:t>
      </w:r>
      <w:r w:rsidR="008F760C">
        <w:t xml:space="preserve"> O</w:t>
      </w:r>
      <w:r>
        <w:t>F</w:t>
      </w:r>
      <w:r w:rsidR="008F760C">
        <w:t xml:space="preserve"> BROWN SOILS </w:t>
      </w:r>
      <w:r>
        <w:t>HIERARCHY</w:t>
      </w:r>
    </w:p>
    <w:p w14:paraId="0BE915C9" w14:textId="77777777" w:rsidR="00174C4D" w:rsidRDefault="008F760C">
      <w:pPr>
        <w:spacing w:after="146"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1D" wp14:editId="0BE9221E">
                <wp:extent cx="5400040" cy="12700"/>
                <wp:effectExtent l="0" t="0" r="0" b="0"/>
                <wp:docPr id="100387" name="Group 100387"/>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5903" name="Shape 5903"/>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BED3BA0" id="Group 100387"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LfSzMUgIAAK8FAAAOAAAAAAAAAAAAAAAAAC4CAABkcnMvZTJvRG9jLnhtbFBLAQItABQABgAI&#10;AAAAIQDhXyj32wAAAAMBAAAPAAAAAAAAAAAAAAAAAKwEAABkcnMvZG93bnJldi54bWxQSwUGAAAA&#10;AAQABADzAAAAtAUAAAAA&#10;">
                <v:shape id="Shape 590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" path="m,l5400040,e" filled="f" strokecolor="#181717" strokeweight="1pt">
                  <v:stroke miterlimit="1" joinstyle="miter"/>
                  <v:path arrowok="t" textboxrect="0,0,5400040,0"/>
                </v:shape>
                <w10:anchorlock/>
              </v:group>
            </w:pict>
          </mc:Fallback>
        </mc:AlternateContent>
      </w:r>
    </w:p>
    <w:tbl>
      <w:tblPr>
        <w:tblStyle w:val="TableGrid1"/>
        <w:tblW w:w="8504" w:type="dxa"/>
        <w:tblInd w:w="0" w:type="dxa"/>
        <w:tblLook w:val="04A0" w:firstRow="1" w:lastRow="0" w:firstColumn="1" w:lastColumn="0" w:noHBand="0" w:noVBand="1"/>
      </w:tblPr>
      <w:tblGrid>
        <w:gridCol w:w="3402"/>
        <w:gridCol w:w="2834"/>
        <w:gridCol w:w="2268"/>
      </w:tblGrid>
      <w:tr w:rsidR="00174C4D" w14:paraId="0BE915CE" w14:textId="77777777">
        <w:trPr>
          <w:trHeight w:val="578"/>
        </w:trPr>
        <w:tc>
          <w:tcPr>
            <w:tcW w:w="3402" w:type="dxa"/>
            <w:tcBorders>
              <w:top w:val="nil"/>
              <w:left w:val="nil"/>
              <w:bottom w:val="nil"/>
              <w:right w:val="nil"/>
            </w:tcBorders>
          </w:tcPr>
          <w:p w14:paraId="0BE915CA" w14:textId="77777777" w:rsidR="00174C4D" w:rsidRDefault="008F760C">
            <w:pPr>
              <w:spacing w:after="0" w:line="259" w:lineRule="auto"/>
              <w:ind w:left="0" w:firstLine="0"/>
              <w:jc w:val="left"/>
            </w:pPr>
            <w:r>
              <w:t xml:space="preserve">Group </w:t>
            </w:r>
          </w:p>
        </w:tc>
        <w:tc>
          <w:tcPr>
            <w:tcW w:w="2834" w:type="dxa"/>
            <w:tcBorders>
              <w:top w:val="nil"/>
              <w:left w:val="nil"/>
              <w:bottom w:val="nil"/>
              <w:right w:val="nil"/>
            </w:tcBorders>
          </w:tcPr>
          <w:p w14:paraId="0BE915CB" w14:textId="77777777" w:rsidR="00174C4D" w:rsidRDefault="008F760C">
            <w:pPr>
              <w:spacing w:after="0" w:line="259" w:lineRule="auto"/>
              <w:ind w:left="0" w:firstLine="0"/>
              <w:jc w:val="left"/>
            </w:pPr>
            <w:r>
              <w:t xml:space="preserve">Subgroup </w:t>
            </w:r>
          </w:p>
          <w:p w14:paraId="0BE915CC" w14:textId="77777777" w:rsidR="00174C4D" w:rsidRDefault="008F760C">
            <w:pPr>
              <w:spacing w:after="0" w:line="259" w:lineRule="auto"/>
              <w:ind w:left="-3402" w:right="-2268"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1F" wp14:editId="0BE92220">
                      <wp:extent cx="5400040" cy="12700"/>
                      <wp:effectExtent l="0" t="0" r="0" b="0"/>
                      <wp:docPr id="101161" name="Group 10116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5904" name="Shape 5904"/>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D0F996C" id="Group 101161"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I4K9xhRAgAArwUAAA4AAAAAAAAAAAAAAAAALgIAAGRycy9lMm9Eb2MueG1sUEsBAi0AFAAGAAgA&#10;AAAhAOFfKPfbAAAAAwEAAA8AAAAAAAAAAAAAAAAAqwQAAGRycy9kb3ducmV2LnhtbFBLBQYAAAAA&#10;BAAEAPMAAACzBQAAAAA=&#10;">
                      <v:shape id="Shape 590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" path="m,l5400040,e" filled="f" strokecolor="#181717" strokeweight="1pt">
                        <v:stroke miterlimit="1" joinstyle="miter"/>
                        <v:path arrowok="t" textboxrect="0,0,5400040,0"/>
                      </v:shape>
                      <w10:anchorlock/>
                    </v:group>
                  </w:pict>
                </mc:Fallback>
              </mc:AlternateContent>
            </w:r>
          </w:p>
        </w:tc>
        <w:tc>
          <w:tcPr>
            <w:tcW w:w="2268" w:type="dxa"/>
            <w:tcBorders>
              <w:top w:val="nil"/>
              <w:left w:val="nil"/>
              <w:bottom w:val="nil"/>
              <w:right w:val="nil"/>
            </w:tcBorders>
          </w:tcPr>
          <w:p w14:paraId="0BE915CD" w14:textId="77777777" w:rsidR="00174C4D" w:rsidRDefault="008F760C">
            <w:pPr>
              <w:spacing w:after="0" w:line="259" w:lineRule="auto"/>
              <w:ind w:left="0" w:firstLine="0"/>
              <w:jc w:val="left"/>
            </w:pPr>
            <w:r>
              <w:t>Example of series</w:t>
            </w:r>
          </w:p>
        </w:tc>
      </w:tr>
      <w:tr w:rsidR="00174C4D" w14:paraId="0BE915D2" w14:textId="77777777">
        <w:trPr>
          <w:trHeight w:val="442"/>
        </w:trPr>
        <w:tc>
          <w:tcPr>
            <w:tcW w:w="3402" w:type="dxa"/>
            <w:tcBorders>
              <w:top w:val="nil"/>
              <w:left w:val="nil"/>
              <w:bottom w:val="nil"/>
              <w:right w:val="nil"/>
            </w:tcBorders>
            <w:vAlign w:val="bottom"/>
          </w:tcPr>
          <w:p w14:paraId="0BE915CF" w14:textId="77777777" w:rsidR="00174C4D" w:rsidRDefault="008F760C">
            <w:pPr>
              <w:tabs>
                <w:tab w:val="center" w:pos="1432"/>
              </w:tabs>
              <w:spacing w:after="0" w:line="259" w:lineRule="auto"/>
              <w:ind w:left="0" w:firstLine="0"/>
              <w:jc w:val="left"/>
            </w:pPr>
            <w:r>
              <w:rPr>
                <w:b/>
              </w:rPr>
              <w:t xml:space="preserve">BL  </w:t>
            </w:r>
            <w:r>
              <w:t xml:space="preserve"> </w:t>
            </w:r>
            <w:r>
              <w:tab/>
            </w:r>
            <w:proofErr w:type="spellStart"/>
            <w:r>
              <w:t>Allophanic</w:t>
            </w:r>
            <w:proofErr w:type="spellEnd"/>
            <w:r>
              <w:t xml:space="preserve"> </w:t>
            </w:r>
          </w:p>
        </w:tc>
        <w:tc>
          <w:tcPr>
            <w:tcW w:w="2834" w:type="dxa"/>
            <w:tcBorders>
              <w:top w:val="nil"/>
              <w:left w:val="nil"/>
              <w:bottom w:val="nil"/>
              <w:right w:val="nil"/>
            </w:tcBorders>
            <w:vAlign w:val="bottom"/>
          </w:tcPr>
          <w:p w14:paraId="0BE915D0"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vAlign w:val="bottom"/>
          </w:tcPr>
          <w:p w14:paraId="0BE915D1" w14:textId="77777777" w:rsidR="00174C4D" w:rsidRDefault="001714A8">
            <w:pPr>
              <w:spacing w:after="0" w:line="259" w:lineRule="auto"/>
              <w:ind w:left="0" w:firstLine="0"/>
              <w:jc w:val="left"/>
            </w:pPr>
            <w:r>
              <w:t>-</w:t>
            </w:r>
            <w:r w:rsidR="008F760C">
              <w:t xml:space="preserve"> </w:t>
            </w:r>
          </w:p>
        </w:tc>
      </w:tr>
      <w:tr w:rsidR="00174C4D" w14:paraId="0BE915D6" w14:textId="77777777">
        <w:trPr>
          <w:trHeight w:val="300"/>
        </w:trPr>
        <w:tc>
          <w:tcPr>
            <w:tcW w:w="3402" w:type="dxa"/>
            <w:tcBorders>
              <w:top w:val="nil"/>
              <w:left w:val="nil"/>
              <w:bottom w:val="nil"/>
              <w:right w:val="nil"/>
            </w:tcBorders>
          </w:tcPr>
          <w:p w14:paraId="0BE915D3"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D4" w14:textId="77777777" w:rsidR="00174C4D" w:rsidRDefault="008F760C">
            <w:pPr>
              <w:spacing w:after="0" w:line="259" w:lineRule="auto"/>
              <w:ind w:left="0" w:firstLine="0"/>
              <w:jc w:val="left"/>
            </w:pPr>
            <w:r>
              <w:t xml:space="preserve">Acidic </w:t>
            </w:r>
          </w:p>
        </w:tc>
        <w:tc>
          <w:tcPr>
            <w:tcW w:w="2268" w:type="dxa"/>
            <w:tcBorders>
              <w:top w:val="nil"/>
              <w:left w:val="nil"/>
              <w:bottom w:val="nil"/>
              <w:right w:val="nil"/>
            </w:tcBorders>
          </w:tcPr>
          <w:p w14:paraId="0BE915D5" w14:textId="77777777" w:rsidR="00174C4D" w:rsidRDefault="008F760C">
            <w:pPr>
              <w:spacing w:after="0" w:line="259" w:lineRule="auto"/>
              <w:ind w:left="0" w:firstLine="0"/>
              <w:jc w:val="left"/>
            </w:pPr>
            <w:r>
              <w:t>Tekoa</w:t>
            </w:r>
          </w:p>
        </w:tc>
      </w:tr>
      <w:tr w:rsidR="00174C4D" w14:paraId="0BE915DA" w14:textId="77777777">
        <w:trPr>
          <w:trHeight w:val="300"/>
        </w:trPr>
        <w:tc>
          <w:tcPr>
            <w:tcW w:w="3402" w:type="dxa"/>
            <w:tcBorders>
              <w:top w:val="nil"/>
              <w:left w:val="nil"/>
              <w:bottom w:val="nil"/>
              <w:right w:val="nil"/>
            </w:tcBorders>
          </w:tcPr>
          <w:p w14:paraId="0BE915D7"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D8" w14:textId="77777777" w:rsidR="00174C4D" w:rsidRDefault="008F760C">
            <w:pPr>
              <w:spacing w:after="0" w:line="259" w:lineRule="auto"/>
              <w:ind w:left="0" w:firstLine="0"/>
              <w:jc w:val="left"/>
            </w:pPr>
            <w:r>
              <w:t xml:space="preserve">Firm </w:t>
            </w:r>
          </w:p>
        </w:tc>
        <w:tc>
          <w:tcPr>
            <w:tcW w:w="2268" w:type="dxa"/>
            <w:tcBorders>
              <w:top w:val="nil"/>
              <w:left w:val="nil"/>
              <w:bottom w:val="nil"/>
              <w:right w:val="nil"/>
            </w:tcBorders>
          </w:tcPr>
          <w:p w14:paraId="0BE915D9" w14:textId="77777777" w:rsidR="00174C4D" w:rsidRDefault="008F760C">
            <w:pPr>
              <w:spacing w:after="0" w:line="259" w:lineRule="auto"/>
              <w:ind w:left="0" w:firstLine="0"/>
              <w:jc w:val="left"/>
            </w:pPr>
            <w:r>
              <w:t>Te Anau</w:t>
            </w:r>
          </w:p>
        </w:tc>
      </w:tr>
      <w:tr w:rsidR="00174C4D" w14:paraId="0BE915DE" w14:textId="77777777">
        <w:trPr>
          <w:trHeight w:val="300"/>
        </w:trPr>
        <w:tc>
          <w:tcPr>
            <w:tcW w:w="3402" w:type="dxa"/>
            <w:tcBorders>
              <w:top w:val="nil"/>
              <w:left w:val="nil"/>
              <w:bottom w:val="nil"/>
              <w:right w:val="nil"/>
            </w:tcBorders>
          </w:tcPr>
          <w:p w14:paraId="0BE915DB"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DC" w14:textId="77777777" w:rsidR="00174C4D" w:rsidRDefault="008F760C" w:rsidP="001714A8">
            <w:pPr>
              <w:spacing w:after="0" w:line="259" w:lineRule="auto"/>
              <w:ind w:left="0" w:firstLine="0"/>
              <w:jc w:val="left"/>
            </w:pPr>
            <w:r>
              <w:t>Acidic</w:t>
            </w:r>
            <w:r w:rsidR="001714A8">
              <w:t>-</w:t>
            </w:r>
            <w:r>
              <w:t xml:space="preserve">mafic </w:t>
            </w:r>
          </w:p>
        </w:tc>
        <w:tc>
          <w:tcPr>
            <w:tcW w:w="2268" w:type="dxa"/>
            <w:tcBorders>
              <w:top w:val="nil"/>
              <w:left w:val="nil"/>
              <w:bottom w:val="nil"/>
              <w:right w:val="nil"/>
            </w:tcBorders>
          </w:tcPr>
          <w:p w14:paraId="0BE915DD" w14:textId="77777777" w:rsidR="00174C4D" w:rsidRDefault="008F760C">
            <w:pPr>
              <w:spacing w:after="0" w:line="259" w:lineRule="auto"/>
              <w:ind w:left="0" w:firstLine="0"/>
              <w:jc w:val="left"/>
            </w:pPr>
            <w:r>
              <w:t>Stewart</w:t>
            </w:r>
          </w:p>
        </w:tc>
      </w:tr>
      <w:tr w:rsidR="00174C4D" w14:paraId="0BE915E2" w14:textId="77777777">
        <w:trPr>
          <w:trHeight w:val="300"/>
        </w:trPr>
        <w:tc>
          <w:tcPr>
            <w:tcW w:w="3402" w:type="dxa"/>
            <w:tcBorders>
              <w:top w:val="nil"/>
              <w:left w:val="nil"/>
              <w:bottom w:val="nil"/>
              <w:right w:val="nil"/>
            </w:tcBorders>
          </w:tcPr>
          <w:p w14:paraId="0BE915DF"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E0"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5E1" w14:textId="77777777" w:rsidR="00174C4D" w:rsidRDefault="008F760C">
            <w:pPr>
              <w:spacing w:after="0" w:line="259" w:lineRule="auto"/>
              <w:ind w:left="0" w:firstLine="0"/>
              <w:jc w:val="left"/>
            </w:pPr>
            <w:r>
              <w:t>Craigieburn</w:t>
            </w:r>
          </w:p>
        </w:tc>
      </w:tr>
      <w:tr w:rsidR="00174C4D" w14:paraId="0BE915E6" w14:textId="77777777">
        <w:trPr>
          <w:trHeight w:val="300"/>
        </w:trPr>
        <w:tc>
          <w:tcPr>
            <w:tcW w:w="3402" w:type="dxa"/>
            <w:tcBorders>
              <w:top w:val="nil"/>
              <w:left w:val="nil"/>
              <w:bottom w:val="nil"/>
              <w:right w:val="nil"/>
            </w:tcBorders>
          </w:tcPr>
          <w:p w14:paraId="0BE915E3"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E4" w14:textId="77777777" w:rsidR="00174C4D" w:rsidRDefault="008F760C" w:rsidP="001714A8">
            <w:pPr>
              <w:spacing w:after="0" w:line="259" w:lineRule="auto"/>
              <w:ind w:left="0" w:firstLine="0"/>
              <w:jc w:val="left"/>
            </w:pPr>
            <w:proofErr w:type="gramStart"/>
            <w:r>
              <w:t>Acidic</w:t>
            </w:r>
            <w:r w:rsidR="001714A8">
              <w:t>-</w:t>
            </w:r>
            <w:r>
              <w:t>pedal</w:t>
            </w:r>
            <w:proofErr w:type="gramEnd"/>
            <w:r>
              <w:t xml:space="preserve"> </w:t>
            </w:r>
          </w:p>
        </w:tc>
        <w:tc>
          <w:tcPr>
            <w:tcW w:w="2268" w:type="dxa"/>
            <w:tcBorders>
              <w:top w:val="nil"/>
              <w:left w:val="nil"/>
              <w:bottom w:val="nil"/>
              <w:right w:val="nil"/>
            </w:tcBorders>
          </w:tcPr>
          <w:p w14:paraId="0BE915E5" w14:textId="77777777" w:rsidR="00174C4D" w:rsidRDefault="008F760C">
            <w:pPr>
              <w:spacing w:after="0" w:line="259" w:lineRule="auto"/>
              <w:ind w:left="0" w:firstLine="0"/>
              <w:jc w:val="left"/>
            </w:pPr>
            <w:proofErr w:type="spellStart"/>
            <w:r>
              <w:t>Kaiuma</w:t>
            </w:r>
            <w:proofErr w:type="spellEnd"/>
          </w:p>
        </w:tc>
      </w:tr>
      <w:tr w:rsidR="00174C4D" w14:paraId="0BE915EC" w14:textId="77777777">
        <w:trPr>
          <w:trHeight w:val="307"/>
        </w:trPr>
        <w:tc>
          <w:tcPr>
            <w:tcW w:w="3402" w:type="dxa"/>
            <w:tcBorders>
              <w:top w:val="nil"/>
              <w:left w:val="nil"/>
              <w:bottom w:val="nil"/>
              <w:right w:val="nil"/>
            </w:tcBorders>
          </w:tcPr>
          <w:p w14:paraId="0BE915E7"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E8" w14:textId="77777777" w:rsidR="00174C4D" w:rsidRDefault="008F760C">
            <w:pPr>
              <w:spacing w:after="0" w:line="259" w:lineRule="auto"/>
              <w:ind w:left="0" w:firstLine="0"/>
              <w:jc w:val="left"/>
            </w:pPr>
            <w:r>
              <w:t xml:space="preserve">Pedal </w:t>
            </w:r>
          </w:p>
        </w:tc>
        <w:tc>
          <w:tcPr>
            <w:tcW w:w="2268" w:type="dxa"/>
            <w:tcBorders>
              <w:top w:val="nil"/>
              <w:left w:val="nil"/>
              <w:bottom w:val="nil"/>
              <w:right w:val="nil"/>
            </w:tcBorders>
          </w:tcPr>
          <w:p w14:paraId="0BE915E9" w14:textId="77777777" w:rsidR="00174C4D" w:rsidRDefault="008F760C">
            <w:pPr>
              <w:spacing w:after="0" w:line="259" w:lineRule="auto"/>
              <w:ind w:left="0" w:firstLine="0"/>
              <w:jc w:val="left"/>
            </w:pPr>
            <w:r>
              <w:t>Levin</w:t>
            </w:r>
          </w:p>
          <w:p w14:paraId="0BE915EA" w14:textId="77777777" w:rsidR="001714A8" w:rsidRDefault="001714A8">
            <w:pPr>
              <w:spacing w:after="0" w:line="259" w:lineRule="auto"/>
              <w:ind w:left="0" w:firstLine="0"/>
              <w:jc w:val="left"/>
            </w:pPr>
          </w:p>
          <w:p w14:paraId="0BE915EB" w14:textId="77777777" w:rsidR="001714A8" w:rsidRDefault="001714A8">
            <w:pPr>
              <w:spacing w:after="0" w:line="259" w:lineRule="auto"/>
              <w:ind w:left="0" w:firstLine="0"/>
              <w:jc w:val="left"/>
            </w:pPr>
          </w:p>
        </w:tc>
      </w:tr>
    </w:tbl>
    <w:p w14:paraId="0BE915ED" w14:textId="77777777" w:rsidR="00174C4D" w:rsidRDefault="00174C4D">
      <w:pPr>
        <w:spacing w:after="0" w:line="259" w:lineRule="auto"/>
        <w:ind w:left="-2121" w:right="2141" w:firstLine="0"/>
        <w:jc w:val="left"/>
      </w:pPr>
    </w:p>
    <w:tbl>
      <w:tblPr>
        <w:tblStyle w:val="TableGrid1"/>
        <w:tblW w:w="7798" w:type="dxa"/>
        <w:tblInd w:w="0" w:type="dxa"/>
        <w:tblLook w:val="04A0" w:firstRow="1" w:lastRow="0" w:firstColumn="1" w:lastColumn="0" w:noHBand="0" w:noVBand="1"/>
      </w:tblPr>
      <w:tblGrid>
        <w:gridCol w:w="794"/>
        <w:gridCol w:w="2608"/>
        <w:gridCol w:w="2834"/>
        <w:gridCol w:w="1562"/>
      </w:tblGrid>
      <w:tr w:rsidR="00174C4D" w14:paraId="0BE915F1" w14:textId="77777777" w:rsidTr="40F6E716">
        <w:trPr>
          <w:trHeight w:val="312"/>
        </w:trPr>
        <w:tc>
          <w:tcPr>
            <w:tcW w:w="3402" w:type="dxa"/>
            <w:gridSpan w:val="2"/>
            <w:tcBorders>
              <w:top w:val="nil"/>
              <w:left w:val="nil"/>
              <w:bottom w:val="nil"/>
              <w:right w:val="nil"/>
            </w:tcBorders>
          </w:tcPr>
          <w:p w14:paraId="0BE915EE" w14:textId="77777777" w:rsidR="00174C4D" w:rsidRDefault="008F760C">
            <w:pPr>
              <w:tabs>
                <w:tab w:val="center" w:pos="1155"/>
              </w:tabs>
              <w:spacing w:after="0" w:line="259" w:lineRule="auto"/>
              <w:ind w:left="0" w:firstLine="0"/>
              <w:jc w:val="left"/>
            </w:pPr>
            <w:r>
              <w:rPr>
                <w:b/>
              </w:rPr>
              <w:t xml:space="preserve">BS  </w:t>
            </w:r>
            <w:r>
              <w:t xml:space="preserve"> </w:t>
            </w:r>
            <w:r>
              <w:tab/>
              <w:t xml:space="preserve">Sandy </w:t>
            </w:r>
          </w:p>
        </w:tc>
        <w:tc>
          <w:tcPr>
            <w:tcW w:w="2834" w:type="dxa"/>
            <w:tcBorders>
              <w:top w:val="nil"/>
              <w:left w:val="nil"/>
              <w:bottom w:val="nil"/>
              <w:right w:val="nil"/>
            </w:tcBorders>
          </w:tcPr>
          <w:p w14:paraId="0BE915EF" w14:textId="77777777" w:rsidR="00174C4D" w:rsidRDefault="008F760C" w:rsidP="001714A8">
            <w:pPr>
              <w:spacing w:after="0" w:line="259" w:lineRule="auto"/>
              <w:ind w:left="0" w:firstLine="0"/>
              <w:jc w:val="left"/>
            </w:pPr>
            <w:r>
              <w:t>Mottled</w:t>
            </w:r>
            <w:r w:rsidR="001714A8">
              <w:t>-</w:t>
            </w:r>
            <w:proofErr w:type="spellStart"/>
            <w:r>
              <w:t>Placic</w:t>
            </w:r>
            <w:proofErr w:type="spellEnd"/>
            <w:r>
              <w:t xml:space="preserve"> </w:t>
            </w:r>
          </w:p>
        </w:tc>
        <w:tc>
          <w:tcPr>
            <w:tcW w:w="1562" w:type="dxa"/>
            <w:tcBorders>
              <w:top w:val="nil"/>
              <w:left w:val="nil"/>
              <w:bottom w:val="nil"/>
              <w:right w:val="nil"/>
            </w:tcBorders>
          </w:tcPr>
          <w:p w14:paraId="0BE915F0" w14:textId="77777777" w:rsidR="00174C4D" w:rsidRDefault="001714A8">
            <w:pPr>
              <w:spacing w:after="0" w:line="259" w:lineRule="auto"/>
              <w:ind w:left="0" w:firstLine="0"/>
              <w:jc w:val="left"/>
            </w:pPr>
            <w:r>
              <w:t>-</w:t>
            </w:r>
          </w:p>
        </w:tc>
      </w:tr>
      <w:tr w:rsidR="00174C4D" w14:paraId="0BE915F5" w14:textId="77777777" w:rsidTr="40F6E716">
        <w:trPr>
          <w:trHeight w:val="305"/>
        </w:trPr>
        <w:tc>
          <w:tcPr>
            <w:tcW w:w="3402" w:type="dxa"/>
            <w:gridSpan w:val="2"/>
            <w:tcBorders>
              <w:top w:val="nil"/>
              <w:left w:val="nil"/>
              <w:bottom w:val="nil"/>
              <w:right w:val="nil"/>
            </w:tcBorders>
          </w:tcPr>
          <w:p w14:paraId="0BE915F2" w14:textId="77777777" w:rsidR="00174C4D" w:rsidRDefault="008F760C">
            <w:pPr>
              <w:spacing w:after="0" w:line="259" w:lineRule="auto"/>
              <w:ind w:left="0" w:firstLine="0"/>
              <w:jc w:val="left"/>
            </w:pPr>
            <w:r>
              <w:rPr>
                <w:b/>
              </w:rPr>
              <w:t xml:space="preserve"> </w:t>
            </w:r>
            <w:r>
              <w:rPr>
                <w:b/>
              </w:rPr>
              <w:tab/>
            </w:r>
            <w:r>
              <w:t xml:space="preserve"> </w:t>
            </w:r>
          </w:p>
        </w:tc>
        <w:tc>
          <w:tcPr>
            <w:tcW w:w="2834" w:type="dxa"/>
            <w:tcBorders>
              <w:top w:val="nil"/>
              <w:left w:val="nil"/>
              <w:bottom w:val="nil"/>
              <w:right w:val="nil"/>
            </w:tcBorders>
          </w:tcPr>
          <w:p w14:paraId="0BE915F3" w14:textId="77777777" w:rsidR="00174C4D" w:rsidRDefault="008F760C">
            <w:pPr>
              <w:spacing w:after="0" w:line="259" w:lineRule="auto"/>
              <w:ind w:left="0" w:firstLine="0"/>
              <w:jc w:val="left"/>
            </w:pPr>
            <w:r>
              <w:t xml:space="preserve">Mottled </w:t>
            </w:r>
          </w:p>
        </w:tc>
        <w:tc>
          <w:tcPr>
            <w:tcW w:w="1562" w:type="dxa"/>
            <w:tcBorders>
              <w:top w:val="nil"/>
              <w:left w:val="nil"/>
              <w:bottom w:val="nil"/>
              <w:right w:val="nil"/>
            </w:tcBorders>
          </w:tcPr>
          <w:p w14:paraId="0BE915F4" w14:textId="77777777" w:rsidR="00174C4D" w:rsidRDefault="008F760C">
            <w:pPr>
              <w:spacing w:after="0" w:line="259" w:lineRule="auto"/>
              <w:ind w:left="0" w:firstLine="0"/>
              <w:jc w:val="left"/>
            </w:pPr>
            <w:r>
              <w:t>Awahou</w:t>
            </w:r>
          </w:p>
        </w:tc>
      </w:tr>
      <w:tr w:rsidR="00174C4D" w14:paraId="0BE915F9" w14:textId="77777777" w:rsidTr="40F6E716">
        <w:trPr>
          <w:trHeight w:val="300"/>
        </w:trPr>
        <w:tc>
          <w:tcPr>
            <w:tcW w:w="3402" w:type="dxa"/>
            <w:gridSpan w:val="2"/>
            <w:tcBorders>
              <w:top w:val="nil"/>
              <w:left w:val="nil"/>
              <w:bottom w:val="nil"/>
              <w:right w:val="nil"/>
            </w:tcBorders>
          </w:tcPr>
          <w:p w14:paraId="0BE915F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F7" w14:textId="77777777" w:rsidR="00174C4D" w:rsidRDefault="008F760C">
            <w:pPr>
              <w:spacing w:after="0" w:line="259" w:lineRule="auto"/>
              <w:ind w:left="0" w:firstLine="0"/>
              <w:jc w:val="left"/>
            </w:pPr>
            <w:r>
              <w:t xml:space="preserve">Acidic </w:t>
            </w:r>
          </w:p>
        </w:tc>
        <w:tc>
          <w:tcPr>
            <w:tcW w:w="1562" w:type="dxa"/>
            <w:tcBorders>
              <w:top w:val="nil"/>
              <w:left w:val="nil"/>
              <w:bottom w:val="nil"/>
              <w:right w:val="nil"/>
            </w:tcBorders>
          </w:tcPr>
          <w:p w14:paraId="0BE915F8" w14:textId="77777777" w:rsidR="00174C4D" w:rsidRDefault="008F760C">
            <w:pPr>
              <w:spacing w:after="0" w:line="259" w:lineRule="auto"/>
              <w:ind w:left="0" w:firstLine="0"/>
              <w:jc w:val="left"/>
            </w:pPr>
            <w:r>
              <w:t>Koputaroa</w:t>
            </w:r>
          </w:p>
        </w:tc>
      </w:tr>
      <w:tr w:rsidR="00174C4D" w14:paraId="0BE915FD" w14:textId="77777777" w:rsidTr="40F6E716">
        <w:trPr>
          <w:trHeight w:val="300"/>
        </w:trPr>
        <w:tc>
          <w:tcPr>
            <w:tcW w:w="3402" w:type="dxa"/>
            <w:gridSpan w:val="2"/>
            <w:tcBorders>
              <w:top w:val="nil"/>
              <w:left w:val="nil"/>
              <w:bottom w:val="nil"/>
              <w:right w:val="nil"/>
            </w:tcBorders>
          </w:tcPr>
          <w:p w14:paraId="0BE915F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FB" w14:textId="77777777" w:rsidR="00174C4D" w:rsidRDefault="008F760C">
            <w:pPr>
              <w:spacing w:after="0" w:line="259" w:lineRule="auto"/>
              <w:ind w:left="0" w:firstLine="0"/>
              <w:jc w:val="left"/>
            </w:pPr>
            <w:r>
              <w:t xml:space="preserve">Pallic </w:t>
            </w:r>
          </w:p>
        </w:tc>
        <w:tc>
          <w:tcPr>
            <w:tcW w:w="1562" w:type="dxa"/>
            <w:tcBorders>
              <w:top w:val="nil"/>
              <w:left w:val="nil"/>
              <w:bottom w:val="nil"/>
              <w:right w:val="nil"/>
            </w:tcBorders>
          </w:tcPr>
          <w:p w14:paraId="0BE915FC" w14:textId="77777777" w:rsidR="00174C4D" w:rsidRDefault="008F760C">
            <w:pPr>
              <w:spacing w:after="0" w:line="259" w:lineRule="auto"/>
              <w:ind w:left="0" w:firstLine="0"/>
              <w:jc w:val="left"/>
            </w:pPr>
            <w:r>
              <w:t>pt. Halkett</w:t>
            </w:r>
          </w:p>
        </w:tc>
      </w:tr>
      <w:tr w:rsidR="00174C4D" w14:paraId="0BE91601" w14:textId="77777777" w:rsidTr="40F6E716">
        <w:trPr>
          <w:trHeight w:val="300"/>
        </w:trPr>
        <w:tc>
          <w:tcPr>
            <w:tcW w:w="3402" w:type="dxa"/>
            <w:gridSpan w:val="2"/>
            <w:tcBorders>
              <w:top w:val="nil"/>
              <w:left w:val="nil"/>
              <w:bottom w:val="nil"/>
              <w:right w:val="nil"/>
            </w:tcBorders>
          </w:tcPr>
          <w:p w14:paraId="0BE915F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5FF" w14:textId="77777777" w:rsidR="00174C4D" w:rsidRDefault="008F760C">
            <w:pPr>
              <w:spacing w:after="0" w:line="259" w:lineRule="auto"/>
              <w:ind w:left="0" w:firstLine="0"/>
              <w:jc w:val="left"/>
            </w:pPr>
            <w:r>
              <w:t xml:space="preserve">Pan </w:t>
            </w:r>
          </w:p>
        </w:tc>
        <w:tc>
          <w:tcPr>
            <w:tcW w:w="1562" w:type="dxa"/>
            <w:tcBorders>
              <w:top w:val="nil"/>
              <w:left w:val="nil"/>
              <w:bottom w:val="nil"/>
              <w:right w:val="nil"/>
            </w:tcBorders>
          </w:tcPr>
          <w:p w14:paraId="0BE91600" w14:textId="77777777" w:rsidR="00174C4D" w:rsidRDefault="008F760C">
            <w:pPr>
              <w:spacing w:after="0" w:line="259" w:lineRule="auto"/>
              <w:ind w:left="0" w:firstLine="0"/>
              <w:jc w:val="left"/>
            </w:pPr>
            <w:proofErr w:type="spellStart"/>
            <w:r>
              <w:t>ToeToes</w:t>
            </w:r>
            <w:proofErr w:type="spellEnd"/>
          </w:p>
        </w:tc>
      </w:tr>
      <w:tr w:rsidR="00174C4D" w14:paraId="0BE91605" w14:textId="77777777" w:rsidTr="40F6E716">
        <w:trPr>
          <w:trHeight w:val="445"/>
        </w:trPr>
        <w:tc>
          <w:tcPr>
            <w:tcW w:w="3402" w:type="dxa"/>
            <w:gridSpan w:val="2"/>
            <w:tcBorders>
              <w:top w:val="nil"/>
              <w:left w:val="nil"/>
              <w:bottom w:val="nil"/>
              <w:right w:val="nil"/>
            </w:tcBorders>
          </w:tcPr>
          <w:p w14:paraId="0BE9160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03" w14:textId="77777777" w:rsidR="00174C4D" w:rsidRDefault="008F760C">
            <w:pPr>
              <w:spacing w:after="0" w:line="259" w:lineRule="auto"/>
              <w:ind w:left="0" w:firstLine="0"/>
              <w:jc w:val="left"/>
            </w:pPr>
            <w:r>
              <w:t xml:space="preserve">Typic </w:t>
            </w:r>
          </w:p>
        </w:tc>
        <w:tc>
          <w:tcPr>
            <w:tcW w:w="1562" w:type="dxa"/>
            <w:tcBorders>
              <w:top w:val="nil"/>
              <w:left w:val="nil"/>
              <w:bottom w:val="nil"/>
              <w:right w:val="nil"/>
            </w:tcBorders>
          </w:tcPr>
          <w:p w14:paraId="0BE91604" w14:textId="77777777" w:rsidR="00174C4D" w:rsidRDefault="008F760C">
            <w:pPr>
              <w:spacing w:after="0" w:line="259" w:lineRule="auto"/>
              <w:ind w:left="0" w:firstLine="0"/>
              <w:jc w:val="left"/>
            </w:pPr>
            <w:r>
              <w:t>Foxton</w:t>
            </w:r>
          </w:p>
        </w:tc>
      </w:tr>
      <w:tr w:rsidR="00174C4D" w14:paraId="0BE91609" w14:textId="77777777" w:rsidTr="40F6E716">
        <w:trPr>
          <w:trHeight w:val="600"/>
        </w:trPr>
        <w:tc>
          <w:tcPr>
            <w:tcW w:w="3402" w:type="dxa"/>
            <w:gridSpan w:val="2"/>
            <w:tcBorders>
              <w:top w:val="nil"/>
              <w:left w:val="nil"/>
              <w:bottom w:val="nil"/>
              <w:right w:val="nil"/>
            </w:tcBorders>
            <w:vAlign w:val="center"/>
          </w:tcPr>
          <w:p w14:paraId="0BE91606" w14:textId="77777777" w:rsidR="00174C4D" w:rsidRDefault="008F760C">
            <w:pPr>
              <w:tabs>
                <w:tab w:val="center" w:pos="1176"/>
              </w:tabs>
              <w:spacing w:after="0" w:line="259" w:lineRule="auto"/>
              <w:ind w:left="0" w:firstLine="0"/>
              <w:jc w:val="left"/>
            </w:pPr>
            <w:r>
              <w:rPr>
                <w:b/>
              </w:rPr>
              <w:t xml:space="preserve">BX  </w:t>
            </w:r>
            <w:r>
              <w:t xml:space="preserve"> </w:t>
            </w:r>
            <w:r>
              <w:tab/>
              <w:t xml:space="preserve">Oxidic </w:t>
            </w:r>
          </w:p>
        </w:tc>
        <w:tc>
          <w:tcPr>
            <w:tcW w:w="2834" w:type="dxa"/>
            <w:tcBorders>
              <w:top w:val="nil"/>
              <w:left w:val="nil"/>
              <w:bottom w:val="nil"/>
              <w:right w:val="nil"/>
            </w:tcBorders>
            <w:vAlign w:val="center"/>
          </w:tcPr>
          <w:p w14:paraId="0BE91607" w14:textId="77777777" w:rsidR="00174C4D" w:rsidRDefault="008F760C">
            <w:pPr>
              <w:spacing w:after="0" w:line="259" w:lineRule="auto"/>
              <w:ind w:left="0" w:firstLine="0"/>
              <w:jc w:val="left"/>
            </w:pPr>
            <w:r>
              <w:t xml:space="preserve">Typic </w:t>
            </w:r>
          </w:p>
        </w:tc>
        <w:tc>
          <w:tcPr>
            <w:tcW w:w="1562" w:type="dxa"/>
            <w:tcBorders>
              <w:top w:val="nil"/>
              <w:left w:val="nil"/>
              <w:bottom w:val="nil"/>
              <w:right w:val="nil"/>
            </w:tcBorders>
            <w:vAlign w:val="center"/>
          </w:tcPr>
          <w:p w14:paraId="0BE91608" w14:textId="77777777" w:rsidR="00174C4D" w:rsidRDefault="001714A8">
            <w:pPr>
              <w:spacing w:after="0" w:line="259" w:lineRule="auto"/>
              <w:ind w:left="0" w:firstLine="0"/>
              <w:jc w:val="left"/>
            </w:pPr>
            <w:r>
              <w:t>-</w:t>
            </w:r>
          </w:p>
        </w:tc>
      </w:tr>
      <w:tr w:rsidR="00174C4D" w14:paraId="0BE9160D" w14:textId="77777777" w:rsidTr="40F6E716">
        <w:trPr>
          <w:trHeight w:val="455"/>
        </w:trPr>
        <w:tc>
          <w:tcPr>
            <w:tcW w:w="3402" w:type="dxa"/>
            <w:gridSpan w:val="2"/>
            <w:tcBorders>
              <w:top w:val="nil"/>
              <w:left w:val="nil"/>
              <w:bottom w:val="nil"/>
              <w:right w:val="nil"/>
            </w:tcBorders>
            <w:vAlign w:val="bottom"/>
          </w:tcPr>
          <w:p w14:paraId="0BE9160A" w14:textId="77777777" w:rsidR="00174C4D" w:rsidRDefault="008F760C">
            <w:pPr>
              <w:spacing w:after="0" w:line="259" w:lineRule="auto"/>
              <w:ind w:left="0" w:firstLine="0"/>
              <w:jc w:val="left"/>
            </w:pPr>
            <w:r>
              <w:rPr>
                <w:b/>
              </w:rPr>
              <w:t xml:space="preserve">BM  </w:t>
            </w:r>
            <w:r>
              <w:t xml:space="preserve"> Mafic </w:t>
            </w:r>
          </w:p>
        </w:tc>
        <w:tc>
          <w:tcPr>
            <w:tcW w:w="2834" w:type="dxa"/>
            <w:tcBorders>
              <w:top w:val="nil"/>
              <w:left w:val="nil"/>
              <w:bottom w:val="nil"/>
              <w:right w:val="nil"/>
            </w:tcBorders>
            <w:vAlign w:val="bottom"/>
          </w:tcPr>
          <w:p w14:paraId="0BE9160B" w14:textId="77777777" w:rsidR="00174C4D" w:rsidRDefault="008F760C" w:rsidP="001714A8">
            <w:pPr>
              <w:spacing w:after="0" w:line="259" w:lineRule="auto"/>
              <w:ind w:left="0" w:firstLine="0"/>
              <w:jc w:val="left"/>
            </w:pPr>
            <w:r>
              <w:t>Mottled</w:t>
            </w:r>
            <w:r w:rsidR="001714A8">
              <w:t>-</w:t>
            </w:r>
            <w:proofErr w:type="spellStart"/>
            <w:r>
              <w:t>magnesic</w:t>
            </w:r>
            <w:proofErr w:type="spellEnd"/>
            <w:r>
              <w:t xml:space="preserve"> </w:t>
            </w:r>
          </w:p>
        </w:tc>
        <w:tc>
          <w:tcPr>
            <w:tcW w:w="1562" w:type="dxa"/>
            <w:tcBorders>
              <w:top w:val="nil"/>
              <w:left w:val="nil"/>
              <w:bottom w:val="nil"/>
              <w:right w:val="nil"/>
            </w:tcBorders>
            <w:vAlign w:val="bottom"/>
          </w:tcPr>
          <w:p w14:paraId="0BE9160C" w14:textId="77777777" w:rsidR="00174C4D" w:rsidRDefault="008F760C">
            <w:pPr>
              <w:spacing w:after="0" w:line="259" w:lineRule="auto"/>
              <w:ind w:left="0" w:firstLine="0"/>
            </w:pPr>
            <w:proofErr w:type="spellStart"/>
            <w:r>
              <w:t>Croisilles</w:t>
            </w:r>
            <w:proofErr w:type="spellEnd"/>
            <w:r>
              <w:t xml:space="preserve"> var.</w:t>
            </w:r>
          </w:p>
        </w:tc>
      </w:tr>
      <w:tr w:rsidR="00174C4D" w14:paraId="0BE91611" w14:textId="77777777" w:rsidTr="40F6E716">
        <w:trPr>
          <w:trHeight w:val="300"/>
        </w:trPr>
        <w:tc>
          <w:tcPr>
            <w:tcW w:w="3402" w:type="dxa"/>
            <w:gridSpan w:val="2"/>
            <w:tcBorders>
              <w:top w:val="nil"/>
              <w:left w:val="nil"/>
              <w:bottom w:val="nil"/>
              <w:right w:val="nil"/>
            </w:tcBorders>
          </w:tcPr>
          <w:p w14:paraId="0BE9160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0F" w14:textId="77777777" w:rsidR="00174C4D" w:rsidRDefault="008F760C">
            <w:pPr>
              <w:spacing w:after="0" w:line="259" w:lineRule="auto"/>
              <w:ind w:left="0" w:firstLine="0"/>
              <w:jc w:val="left"/>
            </w:pPr>
            <w:proofErr w:type="spellStart"/>
            <w:r>
              <w:t>Magnesic</w:t>
            </w:r>
            <w:proofErr w:type="spellEnd"/>
            <w:r>
              <w:t xml:space="preserve"> </w:t>
            </w:r>
          </w:p>
        </w:tc>
        <w:tc>
          <w:tcPr>
            <w:tcW w:w="1562" w:type="dxa"/>
            <w:tcBorders>
              <w:top w:val="nil"/>
              <w:left w:val="nil"/>
              <w:bottom w:val="nil"/>
              <w:right w:val="nil"/>
            </w:tcBorders>
          </w:tcPr>
          <w:p w14:paraId="0BE91610" w14:textId="77777777" w:rsidR="00174C4D" w:rsidRDefault="008F760C">
            <w:pPr>
              <w:spacing w:after="0" w:line="259" w:lineRule="auto"/>
              <w:ind w:left="0" w:firstLine="0"/>
              <w:jc w:val="left"/>
            </w:pPr>
            <w:r>
              <w:t>pt. Dun</w:t>
            </w:r>
          </w:p>
        </w:tc>
      </w:tr>
      <w:tr w:rsidR="00174C4D" w14:paraId="0BE91616" w14:textId="77777777" w:rsidTr="40F6E716">
        <w:trPr>
          <w:trHeight w:val="252"/>
        </w:trPr>
        <w:tc>
          <w:tcPr>
            <w:tcW w:w="794" w:type="dxa"/>
            <w:tcBorders>
              <w:top w:val="nil"/>
              <w:left w:val="nil"/>
              <w:bottom w:val="nil"/>
              <w:right w:val="nil"/>
            </w:tcBorders>
          </w:tcPr>
          <w:p w14:paraId="0BE91612"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13"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14" w14:textId="77777777" w:rsidR="00174C4D" w:rsidRDefault="008F760C" w:rsidP="001714A8">
            <w:pPr>
              <w:spacing w:after="0" w:line="259" w:lineRule="auto"/>
              <w:ind w:left="0" w:firstLine="0"/>
              <w:jc w:val="left"/>
            </w:pPr>
            <w:r>
              <w:t>Mottled</w:t>
            </w:r>
          </w:p>
        </w:tc>
        <w:tc>
          <w:tcPr>
            <w:tcW w:w="1562" w:type="dxa"/>
            <w:tcBorders>
              <w:top w:val="nil"/>
              <w:left w:val="nil"/>
              <w:bottom w:val="nil"/>
              <w:right w:val="nil"/>
            </w:tcBorders>
          </w:tcPr>
          <w:p w14:paraId="0BE91615" w14:textId="77777777" w:rsidR="00174C4D" w:rsidRDefault="001714A8" w:rsidP="001714A8">
            <w:pPr>
              <w:spacing w:after="0" w:line="259" w:lineRule="auto"/>
              <w:ind w:left="0" w:firstLine="0"/>
              <w:jc w:val="left"/>
            </w:pPr>
            <w:r>
              <w:t>-</w:t>
            </w:r>
          </w:p>
        </w:tc>
      </w:tr>
      <w:tr w:rsidR="00174C4D" w14:paraId="0BE9161B" w14:textId="77777777" w:rsidTr="40F6E716">
        <w:trPr>
          <w:trHeight w:val="344"/>
        </w:trPr>
        <w:tc>
          <w:tcPr>
            <w:tcW w:w="794" w:type="dxa"/>
            <w:tcBorders>
              <w:top w:val="nil"/>
              <w:left w:val="nil"/>
              <w:bottom w:val="nil"/>
              <w:right w:val="nil"/>
            </w:tcBorders>
          </w:tcPr>
          <w:p w14:paraId="0BE91617"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18"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19" w14:textId="77777777" w:rsidR="00174C4D" w:rsidRDefault="008F760C" w:rsidP="001714A8">
            <w:pPr>
              <w:spacing w:after="0" w:line="259" w:lineRule="auto"/>
              <w:ind w:left="0" w:firstLine="0"/>
              <w:jc w:val="left"/>
            </w:pPr>
            <w:r>
              <w:t xml:space="preserve">Acidic </w:t>
            </w:r>
          </w:p>
        </w:tc>
        <w:tc>
          <w:tcPr>
            <w:tcW w:w="1562" w:type="dxa"/>
            <w:tcBorders>
              <w:top w:val="nil"/>
              <w:left w:val="nil"/>
              <w:bottom w:val="nil"/>
              <w:right w:val="nil"/>
            </w:tcBorders>
          </w:tcPr>
          <w:p w14:paraId="0BE9161A" w14:textId="77777777" w:rsidR="001714A8" w:rsidRDefault="001714A8" w:rsidP="001714A8">
            <w:pPr>
              <w:spacing w:after="0" w:line="259" w:lineRule="auto"/>
              <w:ind w:left="0" w:firstLine="0"/>
              <w:jc w:val="left"/>
            </w:pPr>
            <w:r>
              <w:t>Cargill</w:t>
            </w:r>
          </w:p>
        </w:tc>
      </w:tr>
      <w:tr w:rsidR="00174C4D" w14:paraId="0BE91620" w14:textId="77777777" w:rsidTr="40F6E716">
        <w:trPr>
          <w:trHeight w:val="301"/>
        </w:trPr>
        <w:tc>
          <w:tcPr>
            <w:tcW w:w="794" w:type="dxa"/>
            <w:tcBorders>
              <w:top w:val="nil"/>
              <w:left w:val="nil"/>
              <w:bottom w:val="nil"/>
              <w:right w:val="nil"/>
            </w:tcBorders>
          </w:tcPr>
          <w:p w14:paraId="0BE9161C"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1D"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1E" w14:textId="77777777" w:rsidR="00174C4D" w:rsidRDefault="008F760C" w:rsidP="001714A8">
            <w:pPr>
              <w:spacing w:after="0" w:line="259" w:lineRule="auto"/>
              <w:ind w:left="0" w:firstLine="0"/>
              <w:jc w:val="left"/>
            </w:pPr>
            <w:r>
              <w:t xml:space="preserve">Typic </w:t>
            </w:r>
          </w:p>
        </w:tc>
        <w:tc>
          <w:tcPr>
            <w:tcW w:w="1562" w:type="dxa"/>
            <w:tcBorders>
              <w:top w:val="nil"/>
              <w:left w:val="nil"/>
              <w:bottom w:val="nil"/>
              <w:right w:val="nil"/>
            </w:tcBorders>
          </w:tcPr>
          <w:p w14:paraId="0BE9161F" w14:textId="77777777" w:rsidR="00174C4D" w:rsidRDefault="008F760C" w:rsidP="001714A8">
            <w:pPr>
              <w:spacing w:after="0" w:line="259" w:lineRule="auto"/>
              <w:ind w:left="0" w:firstLine="0"/>
              <w:jc w:val="left"/>
            </w:pPr>
            <w:proofErr w:type="spellStart"/>
            <w:r>
              <w:t>Pipikaretu</w:t>
            </w:r>
            <w:proofErr w:type="spellEnd"/>
          </w:p>
        </w:tc>
      </w:tr>
      <w:tr w:rsidR="00174C4D" w14:paraId="0BE91625" w14:textId="77777777" w:rsidTr="40F6E716">
        <w:trPr>
          <w:trHeight w:val="455"/>
        </w:trPr>
        <w:tc>
          <w:tcPr>
            <w:tcW w:w="794" w:type="dxa"/>
            <w:tcBorders>
              <w:top w:val="nil"/>
              <w:left w:val="nil"/>
              <w:bottom w:val="nil"/>
              <w:right w:val="nil"/>
            </w:tcBorders>
            <w:vAlign w:val="bottom"/>
          </w:tcPr>
          <w:p w14:paraId="0BE91621" w14:textId="60353298" w:rsidR="00174C4D" w:rsidRDefault="008F760C">
            <w:pPr>
              <w:spacing w:after="0" w:line="259" w:lineRule="auto"/>
              <w:ind w:left="0" w:firstLine="0"/>
              <w:jc w:val="left"/>
            </w:pPr>
            <w:r w:rsidRPr="40F6E716">
              <w:rPr>
                <w:b/>
                <w:bCs/>
              </w:rPr>
              <w:t>B</w:t>
            </w:r>
            <w:ins w:id="1028" w:author="Andre Eger" w:date="2023-08-22T23:57:00Z">
              <w:r w:rsidR="02540528" w:rsidRPr="40F6E716">
                <w:rPr>
                  <w:b/>
                  <w:bCs/>
                </w:rPr>
                <w:t>A</w:t>
              </w:r>
            </w:ins>
            <w:del w:id="1029" w:author="Andre Eger" w:date="2023-08-22T23:57:00Z">
              <w:r w:rsidRPr="40F6E716" w:rsidDel="008F760C">
                <w:rPr>
                  <w:b/>
                  <w:bCs/>
                </w:rPr>
                <w:delText>a</w:delText>
              </w:r>
            </w:del>
            <w:r w:rsidRPr="40F6E716">
              <w:rPr>
                <w:b/>
                <w:bCs/>
              </w:rPr>
              <w:t xml:space="preserve">  </w:t>
            </w:r>
            <w:r>
              <w:t xml:space="preserve"> </w:t>
            </w:r>
          </w:p>
        </w:tc>
        <w:tc>
          <w:tcPr>
            <w:tcW w:w="2608" w:type="dxa"/>
            <w:tcBorders>
              <w:top w:val="nil"/>
              <w:left w:val="nil"/>
              <w:bottom w:val="nil"/>
              <w:right w:val="nil"/>
            </w:tcBorders>
            <w:vAlign w:val="bottom"/>
          </w:tcPr>
          <w:p w14:paraId="0BE91622" w14:textId="77777777" w:rsidR="00174C4D" w:rsidRDefault="008F760C">
            <w:pPr>
              <w:spacing w:after="0" w:line="259" w:lineRule="auto"/>
              <w:ind w:left="0" w:firstLine="0"/>
              <w:jc w:val="left"/>
            </w:pPr>
            <w:r>
              <w:t xml:space="preserve">Acid </w:t>
            </w:r>
          </w:p>
        </w:tc>
        <w:tc>
          <w:tcPr>
            <w:tcW w:w="2834" w:type="dxa"/>
            <w:tcBorders>
              <w:top w:val="nil"/>
              <w:left w:val="nil"/>
              <w:bottom w:val="nil"/>
              <w:right w:val="nil"/>
            </w:tcBorders>
            <w:vAlign w:val="bottom"/>
          </w:tcPr>
          <w:p w14:paraId="0BE91623" w14:textId="77777777" w:rsidR="00174C4D" w:rsidRDefault="008F760C">
            <w:pPr>
              <w:spacing w:after="0" w:line="259" w:lineRule="auto"/>
              <w:ind w:left="0" w:firstLine="0"/>
              <w:jc w:val="left"/>
            </w:pPr>
            <w:r>
              <w:t xml:space="preserve">Peaty </w:t>
            </w:r>
          </w:p>
        </w:tc>
        <w:tc>
          <w:tcPr>
            <w:tcW w:w="1562" w:type="dxa"/>
            <w:tcBorders>
              <w:top w:val="nil"/>
              <w:left w:val="nil"/>
              <w:bottom w:val="nil"/>
              <w:right w:val="nil"/>
            </w:tcBorders>
            <w:vAlign w:val="bottom"/>
          </w:tcPr>
          <w:p w14:paraId="0BE91624" w14:textId="77777777" w:rsidR="00174C4D" w:rsidRDefault="008F760C">
            <w:pPr>
              <w:spacing w:after="0" w:line="259" w:lineRule="auto"/>
              <w:ind w:left="0" w:firstLine="0"/>
              <w:jc w:val="left"/>
            </w:pPr>
            <w:r>
              <w:t>pt. Spenser</w:t>
            </w:r>
          </w:p>
        </w:tc>
      </w:tr>
      <w:tr w:rsidR="00174C4D" w14:paraId="0BE9162A" w14:textId="77777777" w:rsidTr="40F6E716">
        <w:trPr>
          <w:trHeight w:val="300"/>
        </w:trPr>
        <w:tc>
          <w:tcPr>
            <w:tcW w:w="794" w:type="dxa"/>
            <w:tcBorders>
              <w:top w:val="nil"/>
              <w:left w:val="nil"/>
              <w:bottom w:val="nil"/>
              <w:right w:val="nil"/>
            </w:tcBorders>
          </w:tcPr>
          <w:p w14:paraId="0BE91626"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27"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28" w14:textId="77777777" w:rsidR="00174C4D" w:rsidRDefault="008F760C" w:rsidP="001714A8">
            <w:pPr>
              <w:spacing w:after="0" w:line="259" w:lineRule="auto"/>
              <w:ind w:left="0" w:firstLine="0"/>
              <w:jc w:val="left"/>
            </w:pPr>
            <w:r>
              <w:t>Mottled</w:t>
            </w:r>
            <w:r w:rsidR="001714A8">
              <w:t>-</w:t>
            </w:r>
            <w:proofErr w:type="spellStart"/>
            <w:r>
              <w:t>placic</w:t>
            </w:r>
            <w:proofErr w:type="spellEnd"/>
            <w:r>
              <w:t xml:space="preserve"> </w:t>
            </w:r>
          </w:p>
        </w:tc>
        <w:tc>
          <w:tcPr>
            <w:tcW w:w="1562" w:type="dxa"/>
            <w:tcBorders>
              <w:top w:val="nil"/>
              <w:left w:val="nil"/>
              <w:bottom w:val="nil"/>
              <w:right w:val="nil"/>
            </w:tcBorders>
          </w:tcPr>
          <w:p w14:paraId="0BE91629" w14:textId="77777777" w:rsidR="00174C4D" w:rsidRDefault="008F760C" w:rsidP="001714A8">
            <w:pPr>
              <w:spacing w:after="0" w:line="259" w:lineRule="auto"/>
              <w:ind w:left="0" w:firstLine="0"/>
              <w:jc w:val="left"/>
            </w:pPr>
            <w:proofErr w:type="spellStart"/>
            <w:r>
              <w:t>Lammerlaw</w:t>
            </w:r>
            <w:proofErr w:type="spellEnd"/>
          </w:p>
        </w:tc>
      </w:tr>
      <w:tr w:rsidR="00174C4D" w14:paraId="0BE9162F" w14:textId="77777777" w:rsidTr="40F6E716">
        <w:trPr>
          <w:trHeight w:val="300"/>
        </w:trPr>
        <w:tc>
          <w:tcPr>
            <w:tcW w:w="794" w:type="dxa"/>
            <w:tcBorders>
              <w:top w:val="nil"/>
              <w:left w:val="nil"/>
              <w:bottom w:val="nil"/>
              <w:right w:val="nil"/>
            </w:tcBorders>
          </w:tcPr>
          <w:p w14:paraId="0BE9162B"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2C"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2D" w14:textId="77777777" w:rsidR="00174C4D" w:rsidRDefault="008F760C" w:rsidP="001714A8">
            <w:pPr>
              <w:spacing w:after="0" w:line="259" w:lineRule="auto"/>
              <w:ind w:left="0" w:firstLine="0"/>
              <w:jc w:val="left"/>
            </w:pPr>
            <w:r>
              <w:t xml:space="preserve">Mottled </w:t>
            </w:r>
          </w:p>
        </w:tc>
        <w:tc>
          <w:tcPr>
            <w:tcW w:w="1562" w:type="dxa"/>
            <w:tcBorders>
              <w:top w:val="nil"/>
              <w:left w:val="nil"/>
              <w:bottom w:val="nil"/>
              <w:right w:val="nil"/>
            </w:tcBorders>
          </w:tcPr>
          <w:p w14:paraId="0BE9162E" w14:textId="77777777" w:rsidR="00174C4D" w:rsidRDefault="008F760C" w:rsidP="001714A8">
            <w:pPr>
              <w:spacing w:after="0" w:line="259" w:lineRule="auto"/>
              <w:ind w:left="0" w:firstLine="0"/>
              <w:jc w:val="left"/>
            </w:pPr>
            <w:r>
              <w:t>Mackley</w:t>
            </w:r>
          </w:p>
        </w:tc>
      </w:tr>
      <w:tr w:rsidR="00174C4D" w14:paraId="0BE91634" w14:textId="77777777" w:rsidTr="40F6E716">
        <w:trPr>
          <w:trHeight w:val="300"/>
        </w:trPr>
        <w:tc>
          <w:tcPr>
            <w:tcW w:w="794" w:type="dxa"/>
            <w:tcBorders>
              <w:top w:val="nil"/>
              <w:left w:val="nil"/>
              <w:bottom w:val="nil"/>
              <w:right w:val="nil"/>
            </w:tcBorders>
          </w:tcPr>
          <w:p w14:paraId="0BE91630"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31"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32" w14:textId="77777777" w:rsidR="00174C4D" w:rsidRDefault="008F760C" w:rsidP="001714A8">
            <w:pPr>
              <w:spacing w:after="0" w:line="259" w:lineRule="auto"/>
              <w:ind w:left="0" w:firstLine="0"/>
              <w:jc w:val="left"/>
            </w:pPr>
            <w:proofErr w:type="spellStart"/>
            <w:r>
              <w:t>Placic</w:t>
            </w:r>
            <w:proofErr w:type="spellEnd"/>
            <w:r>
              <w:t xml:space="preserve"> </w:t>
            </w:r>
          </w:p>
        </w:tc>
        <w:tc>
          <w:tcPr>
            <w:tcW w:w="1562" w:type="dxa"/>
            <w:tcBorders>
              <w:top w:val="nil"/>
              <w:left w:val="nil"/>
              <w:bottom w:val="nil"/>
              <w:right w:val="nil"/>
            </w:tcBorders>
          </w:tcPr>
          <w:p w14:paraId="0BE91633" w14:textId="77777777" w:rsidR="00174C4D" w:rsidRDefault="008F760C" w:rsidP="001714A8">
            <w:pPr>
              <w:spacing w:after="0" w:line="259" w:lineRule="auto"/>
              <w:ind w:left="0" w:firstLine="0"/>
              <w:jc w:val="left"/>
            </w:pPr>
            <w:r>
              <w:t xml:space="preserve">pt. </w:t>
            </w:r>
            <w:proofErr w:type="spellStart"/>
            <w:r>
              <w:t>Tautuku</w:t>
            </w:r>
            <w:proofErr w:type="spellEnd"/>
          </w:p>
        </w:tc>
      </w:tr>
      <w:tr w:rsidR="00174C4D" w14:paraId="0BE91639" w14:textId="77777777" w:rsidTr="40F6E716">
        <w:trPr>
          <w:trHeight w:val="300"/>
        </w:trPr>
        <w:tc>
          <w:tcPr>
            <w:tcW w:w="794" w:type="dxa"/>
            <w:tcBorders>
              <w:top w:val="nil"/>
              <w:left w:val="nil"/>
              <w:bottom w:val="nil"/>
              <w:right w:val="nil"/>
            </w:tcBorders>
          </w:tcPr>
          <w:p w14:paraId="0BE91635"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36"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37" w14:textId="77777777" w:rsidR="00174C4D" w:rsidRDefault="008F760C" w:rsidP="001714A8">
            <w:pPr>
              <w:spacing w:after="0" w:line="259" w:lineRule="auto"/>
              <w:ind w:left="0" w:firstLine="0"/>
              <w:jc w:val="left"/>
            </w:pPr>
            <w:r>
              <w:t xml:space="preserve">Pan </w:t>
            </w:r>
          </w:p>
        </w:tc>
        <w:tc>
          <w:tcPr>
            <w:tcW w:w="1562" w:type="dxa"/>
            <w:tcBorders>
              <w:top w:val="nil"/>
              <w:left w:val="nil"/>
              <w:bottom w:val="nil"/>
              <w:right w:val="nil"/>
            </w:tcBorders>
          </w:tcPr>
          <w:p w14:paraId="0BE91638" w14:textId="77777777" w:rsidR="00174C4D" w:rsidRDefault="008F760C" w:rsidP="001714A8">
            <w:pPr>
              <w:spacing w:after="0" w:line="259" w:lineRule="auto"/>
              <w:ind w:left="0" w:firstLine="0"/>
              <w:jc w:val="left"/>
            </w:pPr>
            <w:proofErr w:type="spellStart"/>
            <w:r>
              <w:t>Whiterig</w:t>
            </w:r>
            <w:proofErr w:type="spellEnd"/>
          </w:p>
        </w:tc>
      </w:tr>
      <w:tr w:rsidR="00174C4D" w14:paraId="0BE9163E" w14:textId="77777777" w:rsidTr="40F6E716">
        <w:trPr>
          <w:trHeight w:val="445"/>
        </w:trPr>
        <w:tc>
          <w:tcPr>
            <w:tcW w:w="794" w:type="dxa"/>
            <w:tcBorders>
              <w:top w:val="nil"/>
              <w:left w:val="nil"/>
              <w:bottom w:val="nil"/>
              <w:right w:val="nil"/>
            </w:tcBorders>
          </w:tcPr>
          <w:p w14:paraId="0BE9163A"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3B"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3C" w14:textId="77777777" w:rsidR="00174C4D" w:rsidRDefault="008F760C" w:rsidP="001714A8">
            <w:pPr>
              <w:spacing w:after="0" w:line="259" w:lineRule="auto"/>
              <w:ind w:left="0" w:firstLine="0"/>
              <w:jc w:val="left"/>
            </w:pPr>
            <w:r>
              <w:t xml:space="preserve">Typic </w:t>
            </w:r>
          </w:p>
        </w:tc>
        <w:tc>
          <w:tcPr>
            <w:tcW w:w="1562" w:type="dxa"/>
            <w:tcBorders>
              <w:top w:val="nil"/>
              <w:left w:val="nil"/>
              <w:bottom w:val="nil"/>
              <w:right w:val="nil"/>
            </w:tcBorders>
          </w:tcPr>
          <w:p w14:paraId="0BE9163D" w14:textId="77777777" w:rsidR="00174C4D" w:rsidRDefault="008F760C" w:rsidP="001714A8">
            <w:pPr>
              <w:spacing w:after="0" w:line="259" w:lineRule="auto"/>
              <w:ind w:left="0" w:firstLine="0"/>
              <w:jc w:val="left"/>
            </w:pPr>
            <w:r>
              <w:t>Carrick</w:t>
            </w:r>
          </w:p>
        </w:tc>
      </w:tr>
      <w:tr w:rsidR="00174C4D" w14:paraId="0BE91643" w14:textId="77777777" w:rsidTr="40F6E716">
        <w:trPr>
          <w:trHeight w:val="455"/>
        </w:trPr>
        <w:tc>
          <w:tcPr>
            <w:tcW w:w="794" w:type="dxa"/>
            <w:tcBorders>
              <w:top w:val="nil"/>
              <w:left w:val="nil"/>
              <w:bottom w:val="nil"/>
              <w:right w:val="nil"/>
            </w:tcBorders>
            <w:vAlign w:val="bottom"/>
          </w:tcPr>
          <w:p w14:paraId="0BE9163F" w14:textId="6ED238B0" w:rsidR="00174C4D" w:rsidRDefault="008F760C">
            <w:pPr>
              <w:spacing w:after="0" w:line="259" w:lineRule="auto"/>
              <w:ind w:left="0" w:firstLine="0"/>
              <w:jc w:val="left"/>
            </w:pPr>
            <w:r w:rsidRPr="40F6E716">
              <w:rPr>
                <w:b/>
                <w:bCs/>
              </w:rPr>
              <w:t>B</w:t>
            </w:r>
            <w:ins w:id="1030" w:author="Andre Eger" w:date="2023-08-22T23:57:00Z">
              <w:r w:rsidR="61CE78C0" w:rsidRPr="40F6E716">
                <w:rPr>
                  <w:b/>
                  <w:bCs/>
                </w:rPr>
                <w:t>F</w:t>
              </w:r>
            </w:ins>
            <w:del w:id="1031" w:author="Andre Eger" w:date="2023-08-22T23:57:00Z">
              <w:r w:rsidRPr="40F6E716" w:rsidDel="008F760C">
                <w:rPr>
                  <w:b/>
                  <w:bCs/>
                </w:rPr>
                <w:delText>f</w:delText>
              </w:r>
            </w:del>
            <w:r w:rsidRPr="40F6E716">
              <w:rPr>
                <w:b/>
                <w:bCs/>
              </w:rPr>
              <w:t xml:space="preserve">  </w:t>
            </w:r>
            <w:r>
              <w:t xml:space="preserve"> </w:t>
            </w:r>
          </w:p>
        </w:tc>
        <w:tc>
          <w:tcPr>
            <w:tcW w:w="2608" w:type="dxa"/>
            <w:tcBorders>
              <w:top w:val="nil"/>
              <w:left w:val="nil"/>
              <w:bottom w:val="nil"/>
              <w:right w:val="nil"/>
            </w:tcBorders>
            <w:vAlign w:val="bottom"/>
          </w:tcPr>
          <w:p w14:paraId="0BE91640" w14:textId="77777777" w:rsidR="00174C4D" w:rsidRDefault="008F760C">
            <w:pPr>
              <w:spacing w:after="0" w:line="259" w:lineRule="auto"/>
              <w:ind w:left="0" w:firstLine="0"/>
              <w:jc w:val="left"/>
            </w:pPr>
            <w:r>
              <w:t xml:space="preserve">Firm </w:t>
            </w:r>
          </w:p>
        </w:tc>
        <w:tc>
          <w:tcPr>
            <w:tcW w:w="2834" w:type="dxa"/>
            <w:tcBorders>
              <w:top w:val="nil"/>
              <w:left w:val="nil"/>
              <w:bottom w:val="nil"/>
              <w:right w:val="nil"/>
            </w:tcBorders>
            <w:vAlign w:val="bottom"/>
          </w:tcPr>
          <w:p w14:paraId="0BE91641" w14:textId="77777777" w:rsidR="00174C4D" w:rsidRDefault="008F760C" w:rsidP="001714A8">
            <w:pPr>
              <w:spacing w:after="0" w:line="259" w:lineRule="auto"/>
              <w:ind w:left="0" w:firstLine="0"/>
              <w:jc w:val="left"/>
            </w:pPr>
            <w:r>
              <w:t>Mottled</w:t>
            </w:r>
            <w:r w:rsidR="001714A8">
              <w:t>-</w:t>
            </w:r>
            <w:r>
              <w:t xml:space="preserve">acidic </w:t>
            </w:r>
          </w:p>
        </w:tc>
        <w:tc>
          <w:tcPr>
            <w:tcW w:w="1562" w:type="dxa"/>
            <w:tcBorders>
              <w:top w:val="nil"/>
              <w:left w:val="nil"/>
              <w:bottom w:val="nil"/>
              <w:right w:val="nil"/>
            </w:tcBorders>
            <w:vAlign w:val="bottom"/>
          </w:tcPr>
          <w:p w14:paraId="0BE91642" w14:textId="77777777" w:rsidR="00174C4D" w:rsidRDefault="001714A8">
            <w:pPr>
              <w:spacing w:after="0" w:line="259" w:lineRule="auto"/>
              <w:ind w:left="0" w:firstLine="0"/>
              <w:jc w:val="left"/>
            </w:pPr>
            <w:r>
              <w:t>-</w:t>
            </w:r>
          </w:p>
        </w:tc>
      </w:tr>
      <w:tr w:rsidR="00174C4D" w14:paraId="0BE91648" w14:textId="77777777" w:rsidTr="40F6E716">
        <w:trPr>
          <w:trHeight w:val="300"/>
        </w:trPr>
        <w:tc>
          <w:tcPr>
            <w:tcW w:w="794" w:type="dxa"/>
            <w:tcBorders>
              <w:top w:val="nil"/>
              <w:left w:val="nil"/>
              <w:bottom w:val="nil"/>
              <w:right w:val="nil"/>
            </w:tcBorders>
          </w:tcPr>
          <w:p w14:paraId="0BE91644"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45"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46" w14:textId="77777777" w:rsidR="00174C4D" w:rsidRDefault="008F760C" w:rsidP="001714A8">
            <w:pPr>
              <w:spacing w:after="0" w:line="259" w:lineRule="auto"/>
              <w:ind w:left="0" w:firstLine="0"/>
              <w:jc w:val="left"/>
            </w:pPr>
            <w:r>
              <w:t>Mottled</w:t>
            </w:r>
            <w:r w:rsidR="001714A8">
              <w:t>-</w:t>
            </w:r>
            <w:r>
              <w:t xml:space="preserve">cemented </w:t>
            </w:r>
          </w:p>
        </w:tc>
        <w:tc>
          <w:tcPr>
            <w:tcW w:w="1562" w:type="dxa"/>
            <w:tcBorders>
              <w:top w:val="nil"/>
              <w:left w:val="nil"/>
              <w:bottom w:val="nil"/>
              <w:right w:val="nil"/>
            </w:tcBorders>
          </w:tcPr>
          <w:p w14:paraId="0BE91647" w14:textId="77777777" w:rsidR="00174C4D" w:rsidRDefault="008F760C">
            <w:pPr>
              <w:spacing w:after="0" w:line="259" w:lineRule="auto"/>
              <w:ind w:left="0" w:firstLine="0"/>
              <w:jc w:val="left"/>
            </w:pPr>
            <w:proofErr w:type="spellStart"/>
            <w:r>
              <w:t>Harwarden</w:t>
            </w:r>
            <w:proofErr w:type="spellEnd"/>
          </w:p>
        </w:tc>
      </w:tr>
      <w:tr w:rsidR="00174C4D" w14:paraId="0BE9164D" w14:textId="77777777" w:rsidTr="40F6E716">
        <w:trPr>
          <w:trHeight w:val="300"/>
        </w:trPr>
        <w:tc>
          <w:tcPr>
            <w:tcW w:w="794" w:type="dxa"/>
            <w:tcBorders>
              <w:top w:val="nil"/>
              <w:left w:val="nil"/>
              <w:bottom w:val="nil"/>
              <w:right w:val="nil"/>
            </w:tcBorders>
          </w:tcPr>
          <w:p w14:paraId="0BE91649"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4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4B" w14:textId="77777777" w:rsidR="00174C4D" w:rsidRDefault="008F760C" w:rsidP="001714A8">
            <w:pPr>
              <w:spacing w:after="0" w:line="259" w:lineRule="auto"/>
              <w:ind w:left="0" w:firstLine="0"/>
              <w:jc w:val="left"/>
            </w:pPr>
            <w:r>
              <w:t>Mottled</w:t>
            </w:r>
            <w:r w:rsidR="001714A8">
              <w:t>-</w:t>
            </w:r>
            <w:r>
              <w:t xml:space="preserve">weathered </w:t>
            </w:r>
          </w:p>
        </w:tc>
        <w:tc>
          <w:tcPr>
            <w:tcW w:w="1562" w:type="dxa"/>
            <w:tcBorders>
              <w:top w:val="nil"/>
              <w:left w:val="nil"/>
              <w:bottom w:val="nil"/>
              <w:right w:val="nil"/>
            </w:tcBorders>
          </w:tcPr>
          <w:p w14:paraId="0BE9164C" w14:textId="77777777" w:rsidR="00174C4D" w:rsidRDefault="001714A8">
            <w:pPr>
              <w:spacing w:after="0" w:line="259" w:lineRule="auto"/>
              <w:ind w:left="0" w:firstLine="0"/>
              <w:jc w:val="left"/>
            </w:pPr>
            <w:r>
              <w:t>-</w:t>
            </w:r>
          </w:p>
        </w:tc>
      </w:tr>
      <w:tr w:rsidR="00174C4D" w14:paraId="0BE91652" w14:textId="77777777" w:rsidTr="40F6E716">
        <w:trPr>
          <w:trHeight w:val="300"/>
        </w:trPr>
        <w:tc>
          <w:tcPr>
            <w:tcW w:w="794" w:type="dxa"/>
            <w:tcBorders>
              <w:top w:val="nil"/>
              <w:left w:val="nil"/>
              <w:bottom w:val="nil"/>
              <w:right w:val="nil"/>
            </w:tcBorders>
          </w:tcPr>
          <w:p w14:paraId="0BE9164E"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4F"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50" w14:textId="48F25746" w:rsidR="00174C4D" w:rsidRDefault="5B3C88DD" w:rsidP="001714A8">
            <w:pPr>
              <w:spacing w:after="0" w:line="259" w:lineRule="auto"/>
              <w:ind w:left="0" w:firstLine="0"/>
              <w:jc w:val="left"/>
            </w:pPr>
            <w:r>
              <w:t>Mottled</w:t>
            </w:r>
            <w:r w:rsidR="48C13427">
              <w:t>-</w:t>
            </w:r>
            <w:proofErr w:type="spellStart"/>
            <w:ins w:id="1032" w:author="Andre Eger" w:date="2023-08-15T01:39:00Z">
              <w:r w:rsidR="5B5E31DD">
                <w:t>p</w:t>
              </w:r>
            </w:ins>
            <w:del w:id="1033" w:author="Andre Eger" w:date="2023-08-15T01:39:00Z">
              <w:r w:rsidR="008F760C" w:rsidDel="5B3C88DD">
                <w:delText>P</w:delText>
              </w:r>
            </w:del>
            <w:r>
              <w:t>allic</w:t>
            </w:r>
            <w:proofErr w:type="spellEnd"/>
            <w:r>
              <w:t xml:space="preserve"> </w:t>
            </w:r>
          </w:p>
        </w:tc>
        <w:tc>
          <w:tcPr>
            <w:tcW w:w="1562" w:type="dxa"/>
            <w:tcBorders>
              <w:top w:val="nil"/>
              <w:left w:val="nil"/>
              <w:bottom w:val="nil"/>
              <w:right w:val="nil"/>
            </w:tcBorders>
          </w:tcPr>
          <w:p w14:paraId="0BE91651" w14:textId="77777777" w:rsidR="00174C4D" w:rsidRDefault="001714A8">
            <w:pPr>
              <w:spacing w:after="0" w:line="259" w:lineRule="auto"/>
              <w:ind w:left="0" w:firstLine="0"/>
              <w:jc w:val="left"/>
            </w:pPr>
            <w:r>
              <w:t>-</w:t>
            </w:r>
          </w:p>
        </w:tc>
      </w:tr>
      <w:tr w:rsidR="00174C4D" w14:paraId="0BE91657" w14:textId="77777777" w:rsidTr="40F6E716">
        <w:trPr>
          <w:trHeight w:val="300"/>
        </w:trPr>
        <w:tc>
          <w:tcPr>
            <w:tcW w:w="794" w:type="dxa"/>
            <w:tcBorders>
              <w:top w:val="nil"/>
              <w:left w:val="nil"/>
              <w:bottom w:val="nil"/>
              <w:right w:val="nil"/>
            </w:tcBorders>
          </w:tcPr>
          <w:p w14:paraId="0BE91653"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54"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55" w14:textId="77777777" w:rsidR="00174C4D" w:rsidRDefault="008F760C">
            <w:pPr>
              <w:spacing w:after="0" w:line="259" w:lineRule="auto"/>
              <w:ind w:left="0" w:firstLine="0"/>
              <w:jc w:val="left"/>
            </w:pPr>
            <w:r>
              <w:t xml:space="preserve">Mottled </w:t>
            </w:r>
          </w:p>
        </w:tc>
        <w:tc>
          <w:tcPr>
            <w:tcW w:w="1562" w:type="dxa"/>
            <w:tcBorders>
              <w:top w:val="nil"/>
              <w:left w:val="nil"/>
              <w:bottom w:val="nil"/>
              <w:right w:val="nil"/>
            </w:tcBorders>
          </w:tcPr>
          <w:p w14:paraId="0BE91656" w14:textId="77777777" w:rsidR="00174C4D" w:rsidRDefault="008F760C">
            <w:pPr>
              <w:spacing w:after="0" w:line="259" w:lineRule="auto"/>
              <w:ind w:left="0" w:firstLine="0"/>
            </w:pPr>
            <w:proofErr w:type="spellStart"/>
            <w:r>
              <w:t>Mahinerangi</w:t>
            </w:r>
            <w:proofErr w:type="spellEnd"/>
          </w:p>
        </w:tc>
      </w:tr>
      <w:tr w:rsidR="00174C4D" w14:paraId="0BE9165C" w14:textId="77777777" w:rsidTr="40F6E716">
        <w:trPr>
          <w:trHeight w:val="300"/>
        </w:trPr>
        <w:tc>
          <w:tcPr>
            <w:tcW w:w="794" w:type="dxa"/>
            <w:tcBorders>
              <w:top w:val="nil"/>
              <w:left w:val="nil"/>
              <w:bottom w:val="nil"/>
              <w:right w:val="nil"/>
            </w:tcBorders>
          </w:tcPr>
          <w:p w14:paraId="0BE91658"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59"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5A" w14:textId="77777777" w:rsidR="00174C4D" w:rsidRDefault="008F760C" w:rsidP="001714A8">
            <w:pPr>
              <w:spacing w:after="0" w:line="259" w:lineRule="auto"/>
              <w:ind w:left="0" w:firstLine="0"/>
              <w:jc w:val="left"/>
            </w:pPr>
            <w:proofErr w:type="gramStart"/>
            <w:r>
              <w:t>Acidic</w:t>
            </w:r>
            <w:r w:rsidR="001714A8">
              <w:t>-</w:t>
            </w:r>
            <w:r>
              <w:t>cemented</w:t>
            </w:r>
            <w:proofErr w:type="gramEnd"/>
            <w:r>
              <w:t xml:space="preserve"> </w:t>
            </w:r>
          </w:p>
        </w:tc>
        <w:tc>
          <w:tcPr>
            <w:tcW w:w="1562" w:type="dxa"/>
            <w:tcBorders>
              <w:top w:val="nil"/>
              <w:left w:val="nil"/>
              <w:bottom w:val="nil"/>
              <w:right w:val="nil"/>
            </w:tcBorders>
          </w:tcPr>
          <w:p w14:paraId="0BE9165B" w14:textId="77777777" w:rsidR="00174C4D" w:rsidRDefault="008F760C" w:rsidP="001714A8">
            <w:pPr>
              <w:spacing w:after="0" w:line="259" w:lineRule="auto"/>
              <w:ind w:left="0" w:firstLine="0"/>
              <w:jc w:val="left"/>
            </w:pPr>
            <w:proofErr w:type="spellStart"/>
            <w:r>
              <w:t>Whiterig</w:t>
            </w:r>
            <w:proofErr w:type="spellEnd"/>
          </w:p>
        </w:tc>
      </w:tr>
      <w:tr w:rsidR="00174C4D" w14:paraId="0BE91661" w14:textId="77777777" w:rsidTr="40F6E716">
        <w:trPr>
          <w:trHeight w:val="300"/>
        </w:trPr>
        <w:tc>
          <w:tcPr>
            <w:tcW w:w="794" w:type="dxa"/>
            <w:tcBorders>
              <w:top w:val="nil"/>
              <w:left w:val="nil"/>
              <w:bottom w:val="nil"/>
              <w:right w:val="nil"/>
            </w:tcBorders>
          </w:tcPr>
          <w:p w14:paraId="0BE9165D"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5E"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5F" w14:textId="77777777" w:rsidR="00174C4D" w:rsidRDefault="008F760C" w:rsidP="001714A8">
            <w:pPr>
              <w:spacing w:after="0" w:line="259" w:lineRule="auto"/>
              <w:ind w:left="0" w:firstLine="0"/>
              <w:jc w:val="left"/>
            </w:pPr>
            <w:r>
              <w:t xml:space="preserve">Cemented </w:t>
            </w:r>
          </w:p>
        </w:tc>
        <w:tc>
          <w:tcPr>
            <w:tcW w:w="1562" w:type="dxa"/>
            <w:tcBorders>
              <w:top w:val="nil"/>
              <w:left w:val="nil"/>
              <w:bottom w:val="nil"/>
              <w:right w:val="nil"/>
            </w:tcBorders>
          </w:tcPr>
          <w:p w14:paraId="0BE91660" w14:textId="77777777" w:rsidR="00174C4D" w:rsidRDefault="008F760C" w:rsidP="001714A8">
            <w:pPr>
              <w:spacing w:after="0" w:line="259" w:lineRule="auto"/>
              <w:ind w:left="0" w:firstLine="0"/>
              <w:jc w:val="left"/>
            </w:pPr>
            <w:r>
              <w:t>Steward</w:t>
            </w:r>
          </w:p>
        </w:tc>
      </w:tr>
      <w:tr w:rsidR="00174C4D" w14:paraId="0BE91666" w14:textId="77777777" w:rsidTr="40F6E716">
        <w:trPr>
          <w:trHeight w:val="300"/>
        </w:trPr>
        <w:tc>
          <w:tcPr>
            <w:tcW w:w="794" w:type="dxa"/>
            <w:tcBorders>
              <w:top w:val="nil"/>
              <w:left w:val="nil"/>
              <w:bottom w:val="nil"/>
              <w:right w:val="nil"/>
            </w:tcBorders>
          </w:tcPr>
          <w:p w14:paraId="0BE91662"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63"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64" w14:textId="77777777" w:rsidR="00174C4D" w:rsidRDefault="008F760C" w:rsidP="001714A8">
            <w:pPr>
              <w:spacing w:after="0" w:line="259" w:lineRule="auto"/>
              <w:ind w:left="0" w:firstLine="0"/>
              <w:jc w:val="left"/>
            </w:pPr>
            <w:r>
              <w:t>Acidic</w:t>
            </w:r>
            <w:r w:rsidR="001714A8">
              <w:t>-</w:t>
            </w:r>
            <w:proofErr w:type="spellStart"/>
            <w:r>
              <w:t>allophanic</w:t>
            </w:r>
            <w:proofErr w:type="spellEnd"/>
            <w:r>
              <w:t xml:space="preserve"> </w:t>
            </w:r>
          </w:p>
        </w:tc>
        <w:tc>
          <w:tcPr>
            <w:tcW w:w="1562" w:type="dxa"/>
            <w:tcBorders>
              <w:top w:val="nil"/>
              <w:left w:val="nil"/>
              <w:bottom w:val="nil"/>
              <w:right w:val="nil"/>
            </w:tcBorders>
          </w:tcPr>
          <w:p w14:paraId="0BE91665" w14:textId="77777777" w:rsidR="00174C4D" w:rsidRDefault="008F760C" w:rsidP="001714A8">
            <w:pPr>
              <w:spacing w:after="0" w:line="259" w:lineRule="auto"/>
              <w:ind w:left="0" w:firstLine="0"/>
              <w:jc w:val="left"/>
            </w:pPr>
            <w:proofErr w:type="spellStart"/>
            <w:r>
              <w:t>Judgeford</w:t>
            </w:r>
            <w:proofErr w:type="spellEnd"/>
          </w:p>
        </w:tc>
      </w:tr>
      <w:tr w:rsidR="00174C4D" w14:paraId="0BE9166B" w14:textId="77777777" w:rsidTr="40F6E716">
        <w:trPr>
          <w:trHeight w:val="300"/>
        </w:trPr>
        <w:tc>
          <w:tcPr>
            <w:tcW w:w="794" w:type="dxa"/>
            <w:tcBorders>
              <w:top w:val="nil"/>
              <w:left w:val="nil"/>
              <w:bottom w:val="nil"/>
              <w:right w:val="nil"/>
            </w:tcBorders>
          </w:tcPr>
          <w:p w14:paraId="0BE91667"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68"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69" w14:textId="77777777" w:rsidR="00174C4D" w:rsidRDefault="008F760C" w:rsidP="001714A8">
            <w:pPr>
              <w:spacing w:after="0" w:line="259" w:lineRule="auto"/>
              <w:ind w:left="0" w:firstLine="0"/>
              <w:jc w:val="left"/>
            </w:pPr>
            <w:proofErr w:type="spellStart"/>
            <w:r>
              <w:t>Allophanic</w:t>
            </w:r>
            <w:proofErr w:type="spellEnd"/>
            <w:r>
              <w:t xml:space="preserve"> </w:t>
            </w:r>
          </w:p>
        </w:tc>
        <w:tc>
          <w:tcPr>
            <w:tcW w:w="1562" w:type="dxa"/>
            <w:tcBorders>
              <w:top w:val="nil"/>
              <w:left w:val="nil"/>
              <w:bottom w:val="nil"/>
              <w:right w:val="nil"/>
            </w:tcBorders>
          </w:tcPr>
          <w:p w14:paraId="0BE9166A" w14:textId="77777777" w:rsidR="00174C4D" w:rsidRDefault="008F760C" w:rsidP="001714A8">
            <w:pPr>
              <w:spacing w:after="0" w:line="259" w:lineRule="auto"/>
              <w:ind w:left="0" w:firstLine="0"/>
              <w:jc w:val="left"/>
            </w:pPr>
            <w:r>
              <w:t>Belmont</w:t>
            </w:r>
          </w:p>
        </w:tc>
      </w:tr>
      <w:tr w:rsidR="00174C4D" w14:paraId="0BE91670" w14:textId="77777777" w:rsidTr="40F6E716">
        <w:trPr>
          <w:trHeight w:val="300"/>
        </w:trPr>
        <w:tc>
          <w:tcPr>
            <w:tcW w:w="794" w:type="dxa"/>
            <w:tcBorders>
              <w:top w:val="nil"/>
              <w:left w:val="nil"/>
              <w:bottom w:val="nil"/>
              <w:right w:val="nil"/>
            </w:tcBorders>
          </w:tcPr>
          <w:p w14:paraId="0BE9166C"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6D"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6E" w14:textId="77777777" w:rsidR="00174C4D" w:rsidRDefault="008F760C" w:rsidP="001714A8">
            <w:pPr>
              <w:spacing w:after="0" w:line="259" w:lineRule="auto"/>
              <w:ind w:left="0" w:firstLine="0"/>
              <w:jc w:val="left"/>
            </w:pPr>
            <w:r>
              <w:t xml:space="preserve">Weathered </w:t>
            </w:r>
          </w:p>
        </w:tc>
        <w:tc>
          <w:tcPr>
            <w:tcW w:w="1562" w:type="dxa"/>
            <w:tcBorders>
              <w:top w:val="nil"/>
              <w:left w:val="nil"/>
              <w:bottom w:val="nil"/>
              <w:right w:val="nil"/>
            </w:tcBorders>
          </w:tcPr>
          <w:p w14:paraId="0BE9166F" w14:textId="77777777" w:rsidR="00174C4D" w:rsidRDefault="001714A8" w:rsidP="001714A8">
            <w:pPr>
              <w:spacing w:after="0" w:line="259" w:lineRule="auto"/>
              <w:ind w:left="0" w:firstLine="0"/>
              <w:jc w:val="left"/>
            </w:pPr>
            <w:r>
              <w:t>-</w:t>
            </w:r>
          </w:p>
        </w:tc>
      </w:tr>
      <w:tr w:rsidR="00174C4D" w14:paraId="0BE91675" w14:textId="77777777" w:rsidTr="40F6E716">
        <w:trPr>
          <w:trHeight w:val="300"/>
        </w:trPr>
        <w:tc>
          <w:tcPr>
            <w:tcW w:w="794" w:type="dxa"/>
            <w:tcBorders>
              <w:top w:val="nil"/>
              <w:left w:val="nil"/>
              <w:bottom w:val="nil"/>
              <w:right w:val="nil"/>
            </w:tcBorders>
          </w:tcPr>
          <w:p w14:paraId="0BE91671"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72"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73" w14:textId="77777777" w:rsidR="00174C4D" w:rsidRDefault="008F760C" w:rsidP="001714A8">
            <w:pPr>
              <w:spacing w:after="0" w:line="259" w:lineRule="auto"/>
              <w:ind w:left="0" w:firstLine="0"/>
              <w:jc w:val="left"/>
            </w:pPr>
            <w:r>
              <w:t xml:space="preserve">Pallic </w:t>
            </w:r>
          </w:p>
        </w:tc>
        <w:tc>
          <w:tcPr>
            <w:tcW w:w="1562" w:type="dxa"/>
            <w:tcBorders>
              <w:top w:val="nil"/>
              <w:left w:val="nil"/>
              <w:bottom w:val="nil"/>
              <w:right w:val="nil"/>
            </w:tcBorders>
          </w:tcPr>
          <w:p w14:paraId="0BE91674" w14:textId="77777777" w:rsidR="00174C4D" w:rsidRDefault="008F760C" w:rsidP="001714A8">
            <w:pPr>
              <w:spacing w:after="0" w:line="259" w:lineRule="auto"/>
              <w:ind w:left="0" w:firstLine="0"/>
              <w:jc w:val="left"/>
            </w:pPr>
            <w:proofErr w:type="spellStart"/>
            <w:r>
              <w:t>Pinelheugh</w:t>
            </w:r>
            <w:proofErr w:type="spellEnd"/>
          </w:p>
        </w:tc>
      </w:tr>
      <w:tr w:rsidR="00174C4D" w14:paraId="0BE9167A" w14:textId="77777777" w:rsidTr="40F6E716">
        <w:trPr>
          <w:trHeight w:val="300"/>
        </w:trPr>
        <w:tc>
          <w:tcPr>
            <w:tcW w:w="794" w:type="dxa"/>
            <w:tcBorders>
              <w:top w:val="nil"/>
              <w:left w:val="nil"/>
              <w:bottom w:val="nil"/>
              <w:right w:val="nil"/>
            </w:tcBorders>
          </w:tcPr>
          <w:p w14:paraId="0BE91676"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77"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78" w14:textId="77777777" w:rsidR="00174C4D" w:rsidRDefault="008F760C" w:rsidP="001714A8">
            <w:pPr>
              <w:spacing w:after="0" w:line="259" w:lineRule="auto"/>
              <w:ind w:left="0" w:firstLine="0"/>
              <w:jc w:val="left"/>
            </w:pPr>
            <w:r>
              <w:t xml:space="preserve">Acidic </w:t>
            </w:r>
          </w:p>
        </w:tc>
        <w:tc>
          <w:tcPr>
            <w:tcW w:w="1562" w:type="dxa"/>
            <w:tcBorders>
              <w:top w:val="nil"/>
              <w:left w:val="nil"/>
              <w:bottom w:val="nil"/>
              <w:right w:val="nil"/>
            </w:tcBorders>
          </w:tcPr>
          <w:p w14:paraId="0BE91679" w14:textId="77777777" w:rsidR="00174C4D" w:rsidRDefault="008F760C" w:rsidP="001714A8">
            <w:pPr>
              <w:spacing w:after="0" w:line="259" w:lineRule="auto"/>
              <w:ind w:left="0" w:firstLine="0"/>
              <w:jc w:val="left"/>
            </w:pPr>
            <w:r>
              <w:t>Porteous</w:t>
            </w:r>
          </w:p>
        </w:tc>
      </w:tr>
      <w:tr w:rsidR="00174C4D" w14:paraId="0BE9167F" w14:textId="77777777" w:rsidTr="40F6E716">
        <w:trPr>
          <w:trHeight w:val="445"/>
        </w:trPr>
        <w:tc>
          <w:tcPr>
            <w:tcW w:w="794" w:type="dxa"/>
            <w:tcBorders>
              <w:top w:val="nil"/>
              <w:left w:val="nil"/>
              <w:bottom w:val="nil"/>
              <w:right w:val="nil"/>
            </w:tcBorders>
          </w:tcPr>
          <w:p w14:paraId="0BE9167B"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7C"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7D" w14:textId="77777777" w:rsidR="00174C4D" w:rsidRDefault="008F760C" w:rsidP="001714A8">
            <w:pPr>
              <w:spacing w:after="0" w:line="259" w:lineRule="auto"/>
              <w:ind w:left="0" w:firstLine="0"/>
              <w:jc w:val="left"/>
            </w:pPr>
            <w:r>
              <w:t xml:space="preserve">Typic </w:t>
            </w:r>
          </w:p>
        </w:tc>
        <w:tc>
          <w:tcPr>
            <w:tcW w:w="1562" w:type="dxa"/>
            <w:tcBorders>
              <w:top w:val="nil"/>
              <w:left w:val="nil"/>
              <w:bottom w:val="nil"/>
              <w:right w:val="nil"/>
            </w:tcBorders>
          </w:tcPr>
          <w:p w14:paraId="0BE9167E" w14:textId="77777777" w:rsidR="00174C4D" w:rsidRDefault="008F760C" w:rsidP="001714A8">
            <w:pPr>
              <w:spacing w:after="0" w:line="259" w:lineRule="auto"/>
              <w:ind w:left="0" w:firstLine="0"/>
              <w:jc w:val="left"/>
            </w:pPr>
            <w:proofErr w:type="spellStart"/>
            <w:r>
              <w:t>Waikiwi</w:t>
            </w:r>
            <w:proofErr w:type="spellEnd"/>
          </w:p>
        </w:tc>
      </w:tr>
      <w:tr w:rsidR="00174C4D" w14:paraId="0BE91684" w14:textId="77777777" w:rsidTr="40F6E716">
        <w:trPr>
          <w:trHeight w:val="455"/>
        </w:trPr>
        <w:tc>
          <w:tcPr>
            <w:tcW w:w="794" w:type="dxa"/>
            <w:tcBorders>
              <w:top w:val="nil"/>
              <w:left w:val="nil"/>
              <w:bottom w:val="nil"/>
              <w:right w:val="nil"/>
            </w:tcBorders>
            <w:vAlign w:val="bottom"/>
          </w:tcPr>
          <w:p w14:paraId="0BE91680" w14:textId="77777777" w:rsidR="00174C4D" w:rsidRDefault="008F760C">
            <w:pPr>
              <w:spacing w:after="0" w:line="259" w:lineRule="auto"/>
              <w:ind w:left="0" w:firstLine="0"/>
              <w:jc w:val="left"/>
            </w:pPr>
            <w:r>
              <w:rPr>
                <w:b/>
              </w:rPr>
              <w:t xml:space="preserve">BO  </w:t>
            </w:r>
          </w:p>
        </w:tc>
        <w:tc>
          <w:tcPr>
            <w:tcW w:w="2608" w:type="dxa"/>
            <w:tcBorders>
              <w:top w:val="nil"/>
              <w:left w:val="nil"/>
              <w:bottom w:val="nil"/>
              <w:right w:val="nil"/>
            </w:tcBorders>
            <w:vAlign w:val="bottom"/>
          </w:tcPr>
          <w:p w14:paraId="0BE91681" w14:textId="77777777" w:rsidR="00174C4D" w:rsidRDefault="008F760C">
            <w:pPr>
              <w:spacing w:after="0" w:line="259" w:lineRule="auto"/>
              <w:ind w:left="0" w:firstLine="0"/>
              <w:jc w:val="left"/>
            </w:pPr>
            <w:r>
              <w:rPr>
                <w:b/>
              </w:rPr>
              <w:t xml:space="preserve"> </w:t>
            </w:r>
            <w:r>
              <w:t xml:space="preserve">Orthic </w:t>
            </w:r>
          </w:p>
        </w:tc>
        <w:tc>
          <w:tcPr>
            <w:tcW w:w="2834" w:type="dxa"/>
            <w:tcBorders>
              <w:top w:val="nil"/>
              <w:left w:val="nil"/>
              <w:bottom w:val="nil"/>
              <w:right w:val="nil"/>
            </w:tcBorders>
            <w:vAlign w:val="bottom"/>
          </w:tcPr>
          <w:p w14:paraId="0BE91682" w14:textId="77777777" w:rsidR="00174C4D" w:rsidRDefault="008F760C">
            <w:pPr>
              <w:spacing w:after="0" w:line="259" w:lineRule="auto"/>
              <w:ind w:left="0" w:firstLine="0"/>
              <w:jc w:val="left"/>
            </w:pPr>
            <w:r>
              <w:t xml:space="preserve">Mottled </w:t>
            </w:r>
            <w:r w:rsidR="001714A8">
              <w:t>-</w:t>
            </w:r>
            <w:r>
              <w:t xml:space="preserve"> weathered </w:t>
            </w:r>
          </w:p>
        </w:tc>
        <w:tc>
          <w:tcPr>
            <w:tcW w:w="1562" w:type="dxa"/>
            <w:tcBorders>
              <w:top w:val="nil"/>
              <w:left w:val="nil"/>
              <w:bottom w:val="nil"/>
              <w:right w:val="nil"/>
            </w:tcBorders>
            <w:vAlign w:val="bottom"/>
          </w:tcPr>
          <w:p w14:paraId="0BE91683" w14:textId="77777777" w:rsidR="00174C4D" w:rsidRDefault="001714A8">
            <w:pPr>
              <w:spacing w:after="0" w:line="259" w:lineRule="auto"/>
              <w:ind w:left="0" w:firstLine="0"/>
              <w:jc w:val="left"/>
            </w:pPr>
            <w:r>
              <w:t>-</w:t>
            </w:r>
          </w:p>
        </w:tc>
      </w:tr>
      <w:tr w:rsidR="00174C4D" w14:paraId="0BE91689" w14:textId="77777777" w:rsidTr="40F6E716">
        <w:trPr>
          <w:trHeight w:val="300"/>
        </w:trPr>
        <w:tc>
          <w:tcPr>
            <w:tcW w:w="794" w:type="dxa"/>
            <w:tcBorders>
              <w:top w:val="nil"/>
              <w:left w:val="nil"/>
              <w:bottom w:val="nil"/>
              <w:right w:val="nil"/>
            </w:tcBorders>
          </w:tcPr>
          <w:p w14:paraId="0BE91685"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8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87" w14:textId="77777777" w:rsidR="00174C4D" w:rsidRDefault="008F760C">
            <w:pPr>
              <w:spacing w:after="0" w:line="259" w:lineRule="auto"/>
              <w:ind w:left="0" w:firstLine="0"/>
              <w:jc w:val="left"/>
            </w:pPr>
            <w:r>
              <w:t>Mottled</w:t>
            </w:r>
            <w:r w:rsidR="001714A8">
              <w:t>-</w:t>
            </w:r>
            <w:r>
              <w:t xml:space="preserve">acidic </w:t>
            </w:r>
          </w:p>
        </w:tc>
        <w:tc>
          <w:tcPr>
            <w:tcW w:w="1562" w:type="dxa"/>
            <w:tcBorders>
              <w:top w:val="nil"/>
              <w:left w:val="nil"/>
              <w:bottom w:val="nil"/>
              <w:right w:val="nil"/>
            </w:tcBorders>
          </w:tcPr>
          <w:p w14:paraId="0BE91688" w14:textId="77777777" w:rsidR="00174C4D" w:rsidRDefault="001714A8">
            <w:pPr>
              <w:spacing w:after="0" w:line="259" w:lineRule="auto"/>
              <w:ind w:left="0" w:firstLine="0"/>
              <w:jc w:val="left"/>
            </w:pPr>
            <w:r>
              <w:t>-</w:t>
            </w:r>
          </w:p>
        </w:tc>
      </w:tr>
      <w:tr w:rsidR="00174C4D" w14:paraId="0BE9168E" w14:textId="77777777" w:rsidTr="40F6E716">
        <w:trPr>
          <w:trHeight w:val="300"/>
        </w:trPr>
        <w:tc>
          <w:tcPr>
            <w:tcW w:w="794" w:type="dxa"/>
            <w:tcBorders>
              <w:top w:val="nil"/>
              <w:left w:val="nil"/>
              <w:bottom w:val="nil"/>
              <w:right w:val="nil"/>
            </w:tcBorders>
          </w:tcPr>
          <w:p w14:paraId="0BE9168A"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8B"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68C" w14:textId="77777777" w:rsidR="00174C4D" w:rsidRDefault="008F760C">
            <w:pPr>
              <w:spacing w:after="0" w:line="259" w:lineRule="auto"/>
              <w:ind w:left="0" w:firstLine="0"/>
              <w:jc w:val="left"/>
            </w:pPr>
            <w:r>
              <w:t xml:space="preserve">Mottled </w:t>
            </w:r>
          </w:p>
        </w:tc>
        <w:tc>
          <w:tcPr>
            <w:tcW w:w="1562" w:type="dxa"/>
            <w:tcBorders>
              <w:top w:val="nil"/>
              <w:left w:val="nil"/>
              <w:bottom w:val="nil"/>
              <w:right w:val="nil"/>
            </w:tcBorders>
          </w:tcPr>
          <w:p w14:paraId="0BE9168D" w14:textId="77777777" w:rsidR="00174C4D" w:rsidRDefault="001714A8">
            <w:pPr>
              <w:spacing w:after="0" w:line="259" w:lineRule="auto"/>
              <w:ind w:left="0" w:firstLine="0"/>
              <w:jc w:val="left"/>
            </w:pPr>
            <w:r>
              <w:t>-</w:t>
            </w:r>
          </w:p>
        </w:tc>
      </w:tr>
      <w:tr w:rsidR="00174C4D" w14:paraId="0BE91693" w14:textId="77777777" w:rsidTr="40F6E716">
        <w:trPr>
          <w:trHeight w:val="300"/>
        </w:trPr>
        <w:tc>
          <w:tcPr>
            <w:tcW w:w="794" w:type="dxa"/>
            <w:tcBorders>
              <w:top w:val="nil"/>
              <w:left w:val="nil"/>
              <w:bottom w:val="nil"/>
              <w:right w:val="nil"/>
            </w:tcBorders>
          </w:tcPr>
          <w:p w14:paraId="0BE9168F"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90"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91" w14:textId="77777777" w:rsidR="00174C4D" w:rsidRDefault="008F760C" w:rsidP="001714A8">
            <w:pPr>
              <w:spacing w:after="0" w:line="259" w:lineRule="auto"/>
              <w:ind w:left="0" w:firstLine="0"/>
              <w:jc w:val="left"/>
            </w:pPr>
            <w:proofErr w:type="spellStart"/>
            <w:r>
              <w:t>Humose</w:t>
            </w:r>
            <w:proofErr w:type="spellEnd"/>
            <w:r>
              <w:t xml:space="preserve"> </w:t>
            </w:r>
          </w:p>
        </w:tc>
        <w:tc>
          <w:tcPr>
            <w:tcW w:w="1562" w:type="dxa"/>
            <w:tcBorders>
              <w:top w:val="nil"/>
              <w:left w:val="nil"/>
              <w:bottom w:val="nil"/>
              <w:right w:val="nil"/>
            </w:tcBorders>
          </w:tcPr>
          <w:p w14:paraId="0BE91692" w14:textId="77777777" w:rsidR="00174C4D" w:rsidRDefault="008F760C" w:rsidP="001714A8">
            <w:pPr>
              <w:spacing w:after="0" w:line="259" w:lineRule="auto"/>
              <w:ind w:left="0" w:firstLine="0"/>
              <w:jc w:val="left"/>
            </w:pPr>
            <w:proofErr w:type="spellStart"/>
            <w:r>
              <w:t>Pukaki</w:t>
            </w:r>
            <w:proofErr w:type="spellEnd"/>
          </w:p>
        </w:tc>
      </w:tr>
      <w:tr w:rsidR="00174C4D" w14:paraId="0BE91698" w14:textId="77777777" w:rsidTr="40F6E716">
        <w:trPr>
          <w:trHeight w:val="300"/>
        </w:trPr>
        <w:tc>
          <w:tcPr>
            <w:tcW w:w="794" w:type="dxa"/>
            <w:tcBorders>
              <w:top w:val="nil"/>
              <w:left w:val="nil"/>
              <w:bottom w:val="nil"/>
              <w:right w:val="nil"/>
            </w:tcBorders>
          </w:tcPr>
          <w:p w14:paraId="0BE91694"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95"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96" w14:textId="77777777" w:rsidR="00174C4D" w:rsidRDefault="008F760C" w:rsidP="001714A8">
            <w:pPr>
              <w:spacing w:after="0" w:line="259" w:lineRule="auto"/>
              <w:ind w:left="0" w:firstLine="0"/>
              <w:jc w:val="left"/>
            </w:pPr>
            <w:r>
              <w:t xml:space="preserve">Immature </w:t>
            </w:r>
          </w:p>
        </w:tc>
        <w:tc>
          <w:tcPr>
            <w:tcW w:w="1562" w:type="dxa"/>
            <w:tcBorders>
              <w:top w:val="nil"/>
              <w:left w:val="nil"/>
              <w:bottom w:val="nil"/>
              <w:right w:val="nil"/>
            </w:tcBorders>
          </w:tcPr>
          <w:p w14:paraId="0BE91697" w14:textId="77777777" w:rsidR="00174C4D" w:rsidRDefault="008F760C" w:rsidP="001714A8">
            <w:pPr>
              <w:spacing w:after="0" w:line="259" w:lineRule="auto"/>
              <w:ind w:left="0" w:firstLine="0"/>
              <w:jc w:val="left"/>
            </w:pPr>
            <w:proofErr w:type="spellStart"/>
            <w:r>
              <w:t>Grassmere</w:t>
            </w:r>
            <w:proofErr w:type="spellEnd"/>
          </w:p>
        </w:tc>
      </w:tr>
      <w:tr w:rsidR="00174C4D" w14:paraId="0BE9169D" w14:textId="77777777" w:rsidTr="40F6E716">
        <w:trPr>
          <w:trHeight w:val="300"/>
        </w:trPr>
        <w:tc>
          <w:tcPr>
            <w:tcW w:w="794" w:type="dxa"/>
            <w:tcBorders>
              <w:top w:val="nil"/>
              <w:left w:val="nil"/>
              <w:bottom w:val="nil"/>
              <w:right w:val="nil"/>
            </w:tcBorders>
          </w:tcPr>
          <w:p w14:paraId="0BE91699"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9A"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9B" w14:textId="77777777" w:rsidR="00174C4D" w:rsidRDefault="008F760C" w:rsidP="001714A8">
            <w:pPr>
              <w:spacing w:after="0" w:line="259" w:lineRule="auto"/>
              <w:ind w:left="0" w:firstLine="0"/>
              <w:jc w:val="left"/>
            </w:pPr>
            <w:r>
              <w:t xml:space="preserve">Pallic </w:t>
            </w:r>
          </w:p>
        </w:tc>
        <w:tc>
          <w:tcPr>
            <w:tcW w:w="1562" w:type="dxa"/>
            <w:tcBorders>
              <w:top w:val="nil"/>
              <w:left w:val="nil"/>
              <w:bottom w:val="nil"/>
              <w:right w:val="nil"/>
            </w:tcBorders>
          </w:tcPr>
          <w:p w14:paraId="0BE9169C" w14:textId="77777777" w:rsidR="00174C4D" w:rsidRDefault="001714A8" w:rsidP="001714A8">
            <w:pPr>
              <w:spacing w:after="0" w:line="259" w:lineRule="auto"/>
              <w:ind w:left="0" w:firstLine="0"/>
              <w:jc w:val="left"/>
            </w:pPr>
            <w:r>
              <w:t>-</w:t>
            </w:r>
          </w:p>
        </w:tc>
      </w:tr>
      <w:tr w:rsidR="00174C4D" w14:paraId="0BE916A2" w14:textId="77777777" w:rsidTr="40F6E716">
        <w:trPr>
          <w:trHeight w:val="300"/>
        </w:trPr>
        <w:tc>
          <w:tcPr>
            <w:tcW w:w="794" w:type="dxa"/>
            <w:tcBorders>
              <w:top w:val="nil"/>
              <w:left w:val="nil"/>
              <w:bottom w:val="nil"/>
              <w:right w:val="nil"/>
            </w:tcBorders>
          </w:tcPr>
          <w:p w14:paraId="0BE9169E" w14:textId="77777777" w:rsidR="00174C4D" w:rsidRDefault="008F760C">
            <w:pPr>
              <w:spacing w:after="0" w:line="259" w:lineRule="auto"/>
              <w:ind w:left="0" w:firstLine="0"/>
              <w:jc w:val="left"/>
            </w:pPr>
            <w:r>
              <w:lastRenderedPageBreak/>
              <w:t xml:space="preserve"> </w:t>
            </w:r>
          </w:p>
        </w:tc>
        <w:tc>
          <w:tcPr>
            <w:tcW w:w="2608" w:type="dxa"/>
            <w:tcBorders>
              <w:top w:val="nil"/>
              <w:left w:val="nil"/>
              <w:bottom w:val="nil"/>
              <w:right w:val="nil"/>
            </w:tcBorders>
          </w:tcPr>
          <w:p w14:paraId="0BE9169F"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A0" w14:textId="77777777" w:rsidR="00174C4D" w:rsidRDefault="008F760C" w:rsidP="001714A8">
            <w:pPr>
              <w:spacing w:after="0" w:line="259" w:lineRule="auto"/>
              <w:ind w:left="0" w:firstLine="0"/>
              <w:jc w:val="left"/>
            </w:pPr>
            <w:r>
              <w:t xml:space="preserve">Acidic </w:t>
            </w:r>
          </w:p>
        </w:tc>
        <w:tc>
          <w:tcPr>
            <w:tcW w:w="1562" w:type="dxa"/>
            <w:tcBorders>
              <w:top w:val="nil"/>
              <w:left w:val="nil"/>
              <w:bottom w:val="nil"/>
              <w:right w:val="nil"/>
            </w:tcBorders>
          </w:tcPr>
          <w:p w14:paraId="0BE916A1" w14:textId="77777777" w:rsidR="00174C4D" w:rsidRDefault="008F760C" w:rsidP="001714A8">
            <w:pPr>
              <w:spacing w:after="0" w:line="259" w:lineRule="auto"/>
              <w:ind w:left="0" w:firstLine="0"/>
              <w:jc w:val="left"/>
            </w:pPr>
            <w:r>
              <w:t>Pelorus</w:t>
            </w:r>
          </w:p>
        </w:tc>
      </w:tr>
      <w:tr w:rsidR="00174C4D" w14:paraId="0BE916A7" w14:textId="77777777" w:rsidTr="40F6E716">
        <w:trPr>
          <w:trHeight w:val="300"/>
        </w:trPr>
        <w:tc>
          <w:tcPr>
            <w:tcW w:w="794" w:type="dxa"/>
            <w:tcBorders>
              <w:top w:val="nil"/>
              <w:left w:val="nil"/>
              <w:bottom w:val="nil"/>
              <w:right w:val="nil"/>
            </w:tcBorders>
          </w:tcPr>
          <w:p w14:paraId="0BE916A3"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A4"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A5" w14:textId="77777777" w:rsidR="00174C4D" w:rsidRDefault="008F760C" w:rsidP="001714A8">
            <w:pPr>
              <w:spacing w:after="0" w:line="259" w:lineRule="auto"/>
              <w:ind w:left="0" w:firstLine="0"/>
              <w:jc w:val="left"/>
            </w:pPr>
            <w:r>
              <w:t xml:space="preserve">Weathered </w:t>
            </w:r>
          </w:p>
        </w:tc>
        <w:tc>
          <w:tcPr>
            <w:tcW w:w="1562" w:type="dxa"/>
            <w:tcBorders>
              <w:top w:val="nil"/>
              <w:left w:val="nil"/>
              <w:bottom w:val="nil"/>
              <w:right w:val="nil"/>
            </w:tcBorders>
          </w:tcPr>
          <w:p w14:paraId="0BE916A6" w14:textId="77777777" w:rsidR="00174C4D" w:rsidRDefault="001714A8" w:rsidP="001714A8">
            <w:pPr>
              <w:spacing w:after="0" w:line="259" w:lineRule="auto"/>
              <w:ind w:left="0" w:firstLine="0"/>
              <w:jc w:val="left"/>
            </w:pPr>
            <w:r>
              <w:t>-</w:t>
            </w:r>
          </w:p>
        </w:tc>
      </w:tr>
      <w:tr w:rsidR="00174C4D" w14:paraId="0BE916AC" w14:textId="77777777" w:rsidTr="40F6E716">
        <w:trPr>
          <w:trHeight w:val="300"/>
        </w:trPr>
        <w:tc>
          <w:tcPr>
            <w:tcW w:w="794" w:type="dxa"/>
            <w:tcBorders>
              <w:top w:val="nil"/>
              <w:left w:val="nil"/>
              <w:bottom w:val="nil"/>
              <w:right w:val="nil"/>
            </w:tcBorders>
          </w:tcPr>
          <w:p w14:paraId="0BE916A8"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A9"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AA" w14:textId="77777777" w:rsidR="00174C4D" w:rsidRDefault="008F760C" w:rsidP="001714A8">
            <w:pPr>
              <w:spacing w:after="0" w:line="259" w:lineRule="auto"/>
              <w:ind w:left="0" w:firstLine="0"/>
              <w:jc w:val="left"/>
            </w:pPr>
            <w:r>
              <w:t xml:space="preserve">Calcareous </w:t>
            </w:r>
          </w:p>
        </w:tc>
        <w:tc>
          <w:tcPr>
            <w:tcW w:w="1562" w:type="dxa"/>
            <w:tcBorders>
              <w:top w:val="nil"/>
              <w:left w:val="nil"/>
              <w:bottom w:val="nil"/>
              <w:right w:val="nil"/>
            </w:tcBorders>
          </w:tcPr>
          <w:p w14:paraId="0BE916AB" w14:textId="77777777" w:rsidR="00174C4D" w:rsidRDefault="001714A8" w:rsidP="001714A8">
            <w:pPr>
              <w:spacing w:after="0" w:line="259" w:lineRule="auto"/>
              <w:ind w:left="0" w:firstLine="0"/>
              <w:jc w:val="left"/>
            </w:pPr>
            <w:r>
              <w:t>-</w:t>
            </w:r>
          </w:p>
        </w:tc>
      </w:tr>
      <w:tr w:rsidR="00174C4D" w14:paraId="0BE916B1" w14:textId="77777777" w:rsidTr="40F6E716">
        <w:trPr>
          <w:trHeight w:val="307"/>
        </w:trPr>
        <w:tc>
          <w:tcPr>
            <w:tcW w:w="794" w:type="dxa"/>
            <w:tcBorders>
              <w:top w:val="nil"/>
              <w:left w:val="nil"/>
              <w:bottom w:val="nil"/>
              <w:right w:val="nil"/>
            </w:tcBorders>
          </w:tcPr>
          <w:p w14:paraId="0BE916AD"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6AE" w14:textId="77777777" w:rsidR="00174C4D" w:rsidRDefault="00174C4D" w:rsidP="001714A8">
            <w:pPr>
              <w:spacing w:after="0" w:line="259" w:lineRule="auto"/>
              <w:ind w:left="0" w:firstLine="0"/>
              <w:jc w:val="left"/>
            </w:pPr>
          </w:p>
        </w:tc>
        <w:tc>
          <w:tcPr>
            <w:tcW w:w="2834" w:type="dxa"/>
            <w:tcBorders>
              <w:top w:val="nil"/>
              <w:left w:val="nil"/>
              <w:bottom w:val="nil"/>
              <w:right w:val="nil"/>
            </w:tcBorders>
          </w:tcPr>
          <w:p w14:paraId="0BE916AF" w14:textId="77777777" w:rsidR="00174C4D" w:rsidRDefault="008F760C" w:rsidP="001714A8">
            <w:pPr>
              <w:spacing w:after="0" w:line="259" w:lineRule="auto"/>
              <w:ind w:left="0" w:firstLine="0"/>
              <w:jc w:val="left"/>
            </w:pPr>
            <w:r>
              <w:t xml:space="preserve">Typic </w:t>
            </w:r>
          </w:p>
        </w:tc>
        <w:tc>
          <w:tcPr>
            <w:tcW w:w="1562" w:type="dxa"/>
            <w:tcBorders>
              <w:top w:val="nil"/>
              <w:left w:val="nil"/>
              <w:bottom w:val="nil"/>
              <w:right w:val="nil"/>
            </w:tcBorders>
          </w:tcPr>
          <w:p w14:paraId="0BE916B0" w14:textId="77777777" w:rsidR="00174C4D" w:rsidRDefault="008F760C" w:rsidP="001714A8">
            <w:pPr>
              <w:spacing w:after="0" w:line="259" w:lineRule="auto"/>
              <w:ind w:left="0" w:firstLine="0"/>
              <w:jc w:val="left"/>
            </w:pPr>
            <w:proofErr w:type="spellStart"/>
            <w:r>
              <w:t>Ruahine</w:t>
            </w:r>
            <w:proofErr w:type="spellEnd"/>
          </w:p>
        </w:tc>
      </w:tr>
    </w:tbl>
    <w:p w14:paraId="0BE916B2" w14:textId="77777777" w:rsidR="00174C4D" w:rsidRDefault="008F760C">
      <w:pPr>
        <w:spacing w:after="0" w:line="259" w:lineRule="auto"/>
        <w:ind w:left="0" w:right="-8484"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21" wp14:editId="0BE92222">
                <wp:extent cx="5400040" cy="12700"/>
                <wp:effectExtent l="0" t="0" r="0" b="0"/>
                <wp:docPr id="96293" name="Group 9629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6073" name="Shape 6073"/>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10B9C25" id="Group 96293"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CdRRkFUgIAAK8FAAAOAAAAAAAAAAAAAAAAAC4CAABkcnMvZTJvRG9jLnhtbFBLAQItABQABgAI&#10;AAAAIQDhXyj32wAAAAMBAAAPAAAAAAAAAAAAAAAAAKwEAABkcnMvZG93bnJldi54bWxQSwUGAAAA&#10;AAQABADzAAAAtAUAAAAA&#10;">
                <v:shape id="Shape 607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" path="m,l5400040,e" filled="f" strokecolor="#181717" strokeweight="1pt">
                  <v:stroke miterlimit="1" joinstyle="miter"/>
                  <v:path arrowok="t" textboxrect="0,0,5400040,0"/>
                </v:shape>
                <w10:anchorlock/>
              </v:group>
            </w:pict>
          </mc:Fallback>
        </mc:AlternateContent>
      </w:r>
    </w:p>
    <w:p w14:paraId="0BE916B3" w14:textId="77777777" w:rsidR="00174C4D" w:rsidRDefault="008F760C">
      <w:pPr>
        <w:pStyle w:val="Heading3"/>
        <w:spacing w:after="291" w:line="259" w:lineRule="auto"/>
        <w:ind w:left="0" w:firstLine="0"/>
        <w:jc w:val="left"/>
      </w:pPr>
      <w:r>
        <w:t>KEY TO GROUPS OF BROWN SOILS</w:t>
      </w:r>
    </w:p>
    <w:p w14:paraId="0BE916B4" w14:textId="19C34A25" w:rsidR="00174C4D" w:rsidRDefault="008F760C">
      <w:pPr>
        <w:spacing w:after="100"/>
        <w:ind w:left="554" w:right="58" w:hanging="567"/>
      </w:pPr>
      <w:r w:rsidRPr="2F5329E2">
        <w:rPr>
          <w:b/>
          <w:bCs/>
        </w:rPr>
        <w:t>BL</w:t>
      </w:r>
      <w:r>
        <w:t xml:space="preserve"> </w:t>
      </w:r>
      <w:r>
        <w:tab/>
        <w:t>Brown soils that have within the B</w:t>
      </w:r>
      <w:ins w:id="1034" w:author="Andre Eger" w:date="2023-08-21T04:41:00Z">
        <w:r w:rsidR="4CA135BF">
          <w:t xml:space="preserve"> or BC</w:t>
        </w:r>
      </w:ins>
      <w:r>
        <w:t xml:space="preserve"> horizon a </w:t>
      </w:r>
      <w:proofErr w:type="spellStart"/>
      <w:r>
        <w:t>subhorizon</w:t>
      </w:r>
      <w:proofErr w:type="spellEnd"/>
      <w:r>
        <w:t xml:space="preserve"> that meets the requirements of </w:t>
      </w:r>
      <w:proofErr w:type="spellStart"/>
      <w:r w:rsidRPr="2F5329E2">
        <w:rPr>
          <w:color w:val="2B579A"/>
          <w:u w:val="single"/>
          <w:shd w:val="clear" w:color="auto" w:fill="E6E6E6"/>
          <w:rPrChange w:id="1035" w:author="Thomas Caspari" w:date="2017-10-12T14:41:00Z">
            <w:rPr>
              <w:color w:val="2B579A"/>
              <w:shd w:val="clear" w:color="auto" w:fill="E6E6E6"/>
            </w:rPr>
          </w:rPrChange>
        </w:rPr>
        <w:t>allophanic</w:t>
      </w:r>
      <w:proofErr w:type="spellEnd"/>
      <w:r w:rsidRPr="2F5329E2">
        <w:rPr>
          <w:color w:val="2B579A"/>
          <w:u w:val="single"/>
          <w:shd w:val="clear" w:color="auto" w:fill="E6E6E6"/>
          <w:rPrChange w:id="1036" w:author="Thomas Caspari" w:date="2017-10-12T14:41:00Z">
            <w:rPr>
              <w:color w:val="2B579A"/>
              <w:shd w:val="clear" w:color="auto" w:fill="E6E6E6"/>
            </w:rPr>
          </w:rPrChange>
        </w:rPr>
        <w:t xml:space="preserve"> soil material</w:t>
      </w:r>
      <w:r>
        <w:t xml:space="preserve"> but not necessarily the requirement for bulk density, and that is 10 cm or more thick and occurs with its upper surface at 60 cm or less from the mineral soil surface.</w:t>
      </w:r>
    </w:p>
    <w:p w14:paraId="0BE916B5" w14:textId="77777777" w:rsidR="00174C4D" w:rsidRDefault="00075EFE">
      <w:pPr>
        <w:spacing w:after="659" w:line="265" w:lineRule="auto"/>
        <w:ind w:left="10" w:right="57" w:hanging="10"/>
        <w:jc w:val="right"/>
      </w:pPr>
      <w:r>
        <w:rPr>
          <w:b/>
        </w:rPr>
        <w:t>ALLOPHANIC</w:t>
      </w:r>
      <w:r w:rsidR="008F760C">
        <w:rPr>
          <w:b/>
        </w:rPr>
        <w:t xml:space="preserve"> BROWN SOILS</w:t>
      </w:r>
    </w:p>
    <w:p w14:paraId="0BE916B7" w14:textId="0D5FC71D" w:rsidR="00174C4D" w:rsidRDefault="008F760C" w:rsidP="002D18EE">
      <w:pPr>
        <w:ind w:left="554" w:right="58" w:hanging="567"/>
      </w:pPr>
      <w:r>
        <w:rPr>
          <w:b/>
        </w:rPr>
        <w:t>BS</w:t>
      </w:r>
      <w:r>
        <w:t xml:space="preserve"> </w:t>
      </w:r>
      <w:r w:rsidR="00075EFE">
        <w:tab/>
      </w:r>
      <w:r>
        <w:t>Other Brown Soils that from the base of the A horizon to 60 cm from the mineral soil surface, have</w:t>
      </w:r>
      <w:ins w:id="1037" w:author="Andre Eger" w:date="2024-08-12T14:09:00Z" w16du:dateUtc="2024-08-12T02:09:00Z">
        <w:r w:rsidR="002D18EE">
          <w:t xml:space="preserve"> </w:t>
        </w:r>
      </w:ins>
      <w:r>
        <w:t xml:space="preserve">sand or loamy sand texture and less than 35% </w:t>
      </w:r>
      <w:ins w:id="1038" w:author="Andre Eger [2]" w:date="2024-11-13T16:12:00Z" w16du:dateUtc="2024-11-13T03:12:00Z">
        <w:r w:rsidR="000A3EF6" w:rsidRPr="000A3EF6">
          <w:t>coarse rock fragments</w:t>
        </w:r>
        <w:r w:rsidR="000A3EF6" w:rsidRPr="000A3EF6" w:rsidDel="000A3EF6">
          <w:t xml:space="preserve"> </w:t>
        </w:r>
      </w:ins>
      <w:del w:id="1039" w:author="Andre Eger [2]" w:date="2024-11-13T16:12:00Z" w16du:dateUtc="2024-11-13T03:12:00Z">
        <w:r w:rsidDel="000A3EF6">
          <w:delText xml:space="preserve">gravel </w:delText>
        </w:r>
      </w:del>
      <w:r>
        <w:t xml:space="preserve">(by volume), in all horizons (except for sandy loam laminations that do not meet the requirements of an </w:t>
      </w:r>
      <w:r w:rsidRPr="007A5299">
        <w:rPr>
          <w:color w:val="2B579A"/>
          <w:u w:val="single"/>
          <w:shd w:val="clear" w:color="auto" w:fill="E6E6E6"/>
          <w:rPrChange w:id="1040" w:author="Thomas Caspari" w:date="2017-10-12T14:41:00Z">
            <w:rPr>
              <w:color w:val="2B579A"/>
              <w:shd w:val="clear" w:color="auto" w:fill="E6E6E6"/>
            </w:rPr>
          </w:rPrChange>
        </w:rPr>
        <w:t>argillic horizon</w:t>
      </w:r>
      <w:r>
        <w:t>)</w:t>
      </w:r>
      <w:del w:id="1041" w:author="Andre Eger" w:date="2024-08-12T14:09:00Z" w16du:dateUtc="2024-08-12T02:09:00Z">
        <w:r w:rsidDel="002D18EE">
          <w:delText xml:space="preserve">, </w:delText>
        </w:r>
        <w:r w:rsidDel="002D18EE">
          <w:rPr>
            <w:i/>
          </w:rPr>
          <w:delText>and</w:delText>
        </w:r>
      </w:del>
      <w:ins w:id="1042" w:author="Andre Eger" w:date="2024-08-12T14:09:00Z" w16du:dateUtc="2024-08-12T02:09:00Z">
        <w:r w:rsidR="002D18EE">
          <w:t>.</w:t>
        </w:r>
      </w:ins>
    </w:p>
    <w:p w14:paraId="0BE916B8" w14:textId="4F274B37" w:rsidR="00174C4D" w:rsidDel="002D18EE" w:rsidRDefault="008F760C">
      <w:pPr>
        <w:numPr>
          <w:ilvl w:val="0"/>
          <w:numId w:val="57"/>
        </w:numPr>
        <w:spacing w:after="97"/>
        <w:ind w:right="58" w:hanging="567"/>
        <w:rPr>
          <w:del w:id="1043" w:author="Andre Eger" w:date="2024-08-12T14:08:00Z" w16du:dateUtc="2024-08-12T02:08:00Z"/>
        </w:rPr>
      </w:pPr>
      <w:commentRangeStart w:id="1044"/>
      <w:del w:id="1045" w:author="Andre Eger" w:date="2024-08-12T14:08:00Z" w16du:dateUtc="2024-08-12T02:08:00Z">
        <w:r w:rsidDel="002D18EE">
          <w:delText xml:space="preserve">do not have a </w:delText>
        </w:r>
        <w:r w:rsidRPr="007A5299" w:rsidDel="002D18EE">
          <w:rPr>
            <w:color w:val="2B579A"/>
            <w:u w:val="single"/>
            <w:shd w:val="clear" w:color="auto" w:fill="E6E6E6"/>
            <w:rPrChange w:id="1046" w:author="Thomas Caspari" w:date="2017-10-12T14:42:00Z">
              <w:rPr>
                <w:color w:val="2B579A"/>
                <w:shd w:val="clear" w:color="auto" w:fill="E6E6E6"/>
              </w:rPr>
            </w:rPrChange>
          </w:rPr>
          <w:delText>placic horizon</w:delText>
        </w:r>
        <w:r w:rsidDel="002D18EE">
          <w:delText>.</w:delText>
        </w:r>
        <w:commentRangeEnd w:id="1044"/>
        <w:r w:rsidR="002D18EE" w:rsidDel="002D18EE">
          <w:rPr>
            <w:rStyle w:val="CommentReference"/>
          </w:rPr>
          <w:commentReference w:id="1044"/>
        </w:r>
      </w:del>
    </w:p>
    <w:p w14:paraId="0BE916B9" w14:textId="77777777" w:rsidR="00174C4D" w:rsidRDefault="00075EFE">
      <w:pPr>
        <w:spacing w:after="347" w:line="265" w:lineRule="auto"/>
        <w:ind w:left="10" w:right="57" w:hanging="10"/>
        <w:jc w:val="right"/>
      </w:pPr>
      <w:r>
        <w:rPr>
          <w:b/>
        </w:rPr>
        <w:t>SANDY</w:t>
      </w:r>
      <w:r w:rsidR="008F760C">
        <w:rPr>
          <w:b/>
        </w:rPr>
        <w:t xml:space="preserve"> BROWN SOILS</w:t>
      </w:r>
    </w:p>
    <w:p w14:paraId="0BE916BA" w14:textId="77777777" w:rsidR="00174C4D" w:rsidRDefault="008F760C">
      <w:pPr>
        <w:spacing w:after="145"/>
        <w:ind w:left="554" w:right="58" w:hanging="567"/>
      </w:pPr>
      <w:r>
        <w:rPr>
          <w:b/>
        </w:rPr>
        <w:t>BX</w:t>
      </w:r>
      <w:r>
        <w:t xml:space="preserve"> </w:t>
      </w:r>
      <w:r w:rsidR="00075EFE">
        <w:tab/>
      </w:r>
      <w:r>
        <w:t>Other Brown Soils that in some part of the B horizon within 60 cm of the mineral soil surface, have</w:t>
      </w:r>
    </w:p>
    <w:p w14:paraId="0BE916BB" w14:textId="77777777" w:rsidR="00174C4D" w:rsidRDefault="008F760C">
      <w:pPr>
        <w:numPr>
          <w:ilvl w:val="0"/>
          <w:numId w:val="58"/>
        </w:numPr>
        <w:spacing w:after="137"/>
        <w:ind w:right="58" w:hanging="567"/>
      </w:pPr>
      <w:r>
        <w:t xml:space="preserve">matrix colour value 4 or less, </w:t>
      </w:r>
      <w:r>
        <w:rPr>
          <w:i/>
        </w:rPr>
        <w:t>and</w:t>
      </w:r>
    </w:p>
    <w:p w14:paraId="0BE916BC" w14:textId="77777777" w:rsidR="00174C4D" w:rsidRDefault="008F760C">
      <w:pPr>
        <w:numPr>
          <w:ilvl w:val="0"/>
          <w:numId w:val="58"/>
        </w:numPr>
        <w:spacing w:after="140"/>
        <w:ind w:right="58" w:hanging="567"/>
      </w:pPr>
      <w:r>
        <w:t xml:space="preserve">friable or very friable unconfined failure from very moist to dry, </w:t>
      </w:r>
      <w:r>
        <w:rPr>
          <w:i/>
        </w:rPr>
        <w:t>and</w:t>
      </w:r>
    </w:p>
    <w:p w14:paraId="0BE916BD" w14:textId="77777777" w:rsidR="00174C4D" w:rsidRDefault="008F760C">
      <w:pPr>
        <w:numPr>
          <w:ilvl w:val="0"/>
          <w:numId w:val="58"/>
        </w:numPr>
        <w:spacing w:after="9"/>
        <w:ind w:right="58" w:hanging="567"/>
      </w:pPr>
      <w:r>
        <w:t>fine or finer polyhedral peds.</w:t>
      </w:r>
    </w:p>
    <w:p w14:paraId="0BE916BE" w14:textId="77777777" w:rsidR="00174C4D" w:rsidRDefault="00075EFE">
      <w:pPr>
        <w:spacing w:after="347" w:line="265" w:lineRule="auto"/>
        <w:ind w:left="10" w:right="57" w:hanging="10"/>
        <w:jc w:val="right"/>
      </w:pPr>
      <w:r>
        <w:rPr>
          <w:b/>
        </w:rPr>
        <w:t>OXIDIC</w:t>
      </w:r>
      <w:r w:rsidR="008F760C">
        <w:rPr>
          <w:b/>
        </w:rPr>
        <w:t xml:space="preserve"> BROWN SOILS</w:t>
      </w:r>
    </w:p>
    <w:p w14:paraId="0BE916BF" w14:textId="5DF2EDAF" w:rsidR="00174C4D" w:rsidRDefault="008F760C">
      <w:pPr>
        <w:spacing w:after="140"/>
        <w:ind w:left="554" w:right="58" w:hanging="567"/>
      </w:pPr>
      <w:r w:rsidRPr="66AE9BF6">
        <w:rPr>
          <w:b/>
          <w:bCs/>
        </w:rPr>
        <w:t>BM</w:t>
      </w:r>
      <w:r>
        <w:t xml:space="preserve"> </w:t>
      </w:r>
      <w:r>
        <w:tab/>
        <w:t xml:space="preserve">Other Brown Soils that, in a </w:t>
      </w:r>
      <w:proofErr w:type="spellStart"/>
      <w:r>
        <w:t>subhorizon</w:t>
      </w:r>
      <w:proofErr w:type="spellEnd"/>
      <w:r>
        <w:t xml:space="preserve"> of the B</w:t>
      </w:r>
      <w:ins w:id="1047" w:author="Andre Eger" w:date="2023-08-21T04:44:00Z">
        <w:r w:rsidR="2931AE92">
          <w:t xml:space="preserve"> or BC</w:t>
        </w:r>
      </w:ins>
      <w:r>
        <w:t xml:space="preserve"> at 60 cm from the mineral soil surface, or at the base of the B</w:t>
      </w:r>
      <w:ins w:id="1048" w:author="Andre Eger" w:date="2023-08-21T21:47:00Z">
        <w:r w:rsidR="1931160A">
          <w:t xml:space="preserve"> or BC</w:t>
        </w:r>
      </w:ins>
      <w:r>
        <w:t xml:space="preserve"> if shallower, have</w:t>
      </w:r>
    </w:p>
    <w:p w14:paraId="0BE916C0" w14:textId="77777777" w:rsidR="00174C4D" w:rsidRDefault="008F760C">
      <w:pPr>
        <w:numPr>
          <w:ilvl w:val="0"/>
          <w:numId w:val="59"/>
        </w:numPr>
        <w:spacing w:after="140"/>
        <w:ind w:right="58" w:hanging="567"/>
      </w:pPr>
      <w:r>
        <w:t xml:space="preserve">matrix colour value 4 or less and moderately or strongly pedal polyhedral peds (20 mm or less in size), </w:t>
      </w:r>
      <w:r>
        <w:rPr>
          <w:i/>
        </w:rPr>
        <w:t>or</w:t>
      </w:r>
    </w:p>
    <w:p w14:paraId="0BE916C1" w14:textId="61D541A1" w:rsidR="00174C4D" w:rsidRDefault="008F760C">
      <w:pPr>
        <w:numPr>
          <w:ilvl w:val="0"/>
          <w:numId w:val="59"/>
        </w:numPr>
        <w:spacing w:after="140"/>
        <w:ind w:right="58" w:hanging="567"/>
      </w:pPr>
      <w:r>
        <w:t xml:space="preserve">5% (by volume) or more </w:t>
      </w:r>
      <w:ins w:id="1049" w:author="Andre Eger [2]" w:date="2024-11-13T16:13:00Z" w16du:dateUtc="2024-11-13T03:13:00Z">
        <w:r w:rsidR="000A3EF6" w:rsidRPr="000A3EF6">
          <w:t>coarse rock fragments</w:t>
        </w:r>
        <w:r w:rsidR="000A3EF6" w:rsidRPr="000A3EF6" w:rsidDel="000A3EF6">
          <w:t xml:space="preserve"> </w:t>
        </w:r>
      </w:ins>
      <w:commentRangeStart w:id="1050"/>
      <w:commentRangeStart w:id="1051"/>
      <w:commentRangeStart w:id="1052"/>
      <w:del w:id="1053" w:author="Andre Eger [2]" w:date="2024-11-13T16:13:00Z" w16du:dateUtc="2024-11-13T03:13:00Z">
        <w:r w:rsidDel="000A3EF6">
          <w:delText xml:space="preserve">gravel </w:delText>
        </w:r>
        <w:commentRangeEnd w:id="1050"/>
        <w:r w:rsidR="00A23EA7" w:rsidDel="000A3EF6">
          <w:rPr>
            <w:rStyle w:val="CommentReference"/>
          </w:rPr>
          <w:commentReference w:id="1050"/>
        </w:r>
        <w:commentRangeEnd w:id="1051"/>
        <w:r w:rsidR="003E7D49" w:rsidDel="000A3EF6">
          <w:rPr>
            <w:rStyle w:val="CommentReference"/>
          </w:rPr>
          <w:commentReference w:id="1051"/>
        </w:r>
        <w:commentRangeEnd w:id="1052"/>
        <w:r w:rsidDel="000A3EF6">
          <w:rPr>
            <w:rStyle w:val="CommentReference"/>
          </w:rPr>
          <w:commentReference w:id="1052"/>
        </w:r>
      </w:del>
      <w:r>
        <w:t xml:space="preserve">that consists mainly of mafic or ultramafic rocks (but not tuffaceous greywacke), </w:t>
      </w:r>
      <w:r w:rsidRPr="3A201357">
        <w:rPr>
          <w:i/>
          <w:iCs/>
        </w:rPr>
        <w:t>or</w:t>
      </w:r>
    </w:p>
    <w:p w14:paraId="0BE916C2" w14:textId="4828A2D9" w:rsidR="00174C4D" w:rsidRDefault="008F760C">
      <w:pPr>
        <w:numPr>
          <w:ilvl w:val="0"/>
          <w:numId w:val="59"/>
        </w:numPr>
        <w:spacing w:after="100"/>
        <w:ind w:right="58" w:hanging="567"/>
      </w:pPr>
      <w:r>
        <w:t xml:space="preserve">an exchangeable calcium/magnesium ratio of 0.2 or less and exchangeable magnesium of 1.5 </w:t>
      </w:r>
      <w:proofErr w:type="spellStart"/>
      <w:r>
        <w:t>cmol</w:t>
      </w:r>
      <w:ins w:id="1054" w:author="Andre Eger" w:date="2023-08-16T06:48:00Z">
        <w:r w:rsidR="309D1B14">
          <w:t>c</w:t>
        </w:r>
      </w:ins>
      <w:proofErr w:type="spellEnd"/>
      <w:r>
        <w:t>/kg or more.</w:t>
      </w:r>
    </w:p>
    <w:p w14:paraId="0BE916C3" w14:textId="77777777" w:rsidR="009352C3" w:rsidRDefault="00075EFE">
      <w:pPr>
        <w:spacing w:after="286" w:line="265" w:lineRule="auto"/>
        <w:ind w:left="10" w:right="57" w:hanging="10"/>
        <w:jc w:val="right"/>
        <w:rPr>
          <w:b/>
        </w:rPr>
      </w:pPr>
      <w:r>
        <w:rPr>
          <w:b/>
        </w:rPr>
        <w:t>MAFIC</w:t>
      </w:r>
      <w:r w:rsidR="008F760C">
        <w:rPr>
          <w:b/>
        </w:rPr>
        <w:t xml:space="preserve"> BROWN SOILS</w:t>
      </w:r>
    </w:p>
    <w:p w14:paraId="0BE916C4" w14:textId="77777777" w:rsidR="00174C4D" w:rsidRPr="009352C3" w:rsidRDefault="009352C3" w:rsidP="009352C3">
      <w:pPr>
        <w:spacing w:after="160" w:line="259" w:lineRule="auto"/>
        <w:ind w:left="0" w:firstLine="0"/>
        <w:jc w:val="left"/>
        <w:rPr>
          <w:b/>
        </w:rPr>
      </w:pPr>
      <w:r>
        <w:rPr>
          <w:b/>
        </w:rPr>
        <w:lastRenderedPageBreak/>
        <w:br w:type="page"/>
      </w:r>
    </w:p>
    <w:p w14:paraId="0BE916C5" w14:textId="3C58EB18" w:rsidR="00174C4D" w:rsidDel="009B05AF" w:rsidRDefault="5B3C88DD" w:rsidP="009352C3">
      <w:pPr>
        <w:spacing w:after="137"/>
        <w:ind w:left="567" w:right="58" w:hanging="580"/>
        <w:rPr>
          <w:del w:id="1055" w:author="Balin Robertson" w:date="2024-10-01T10:39:00Z" w16du:dateUtc="2024-09-30T21:39:00Z"/>
        </w:rPr>
      </w:pPr>
      <w:r w:rsidRPr="5325B21B">
        <w:rPr>
          <w:b/>
          <w:bCs/>
        </w:rPr>
        <w:lastRenderedPageBreak/>
        <w:t>B</w:t>
      </w:r>
      <w:del w:id="1056" w:author="Andre Eger" w:date="2023-08-15T01:48:00Z">
        <w:r w:rsidRPr="5325B21B" w:rsidDel="008F760C">
          <w:rPr>
            <w:b/>
            <w:bCs/>
          </w:rPr>
          <w:delText>a</w:delText>
        </w:r>
      </w:del>
      <w:proofErr w:type="gramStart"/>
      <w:ins w:id="1057" w:author="Andre Eger" w:date="2023-08-15T01:48:00Z">
        <w:r w:rsidR="366EBDEF" w:rsidRPr="5325B21B">
          <w:rPr>
            <w:b/>
            <w:bCs/>
          </w:rPr>
          <w:t>A</w:t>
        </w:r>
      </w:ins>
      <w:proofErr w:type="gramEnd"/>
      <w:r>
        <w:t xml:space="preserve"> </w:t>
      </w:r>
      <w:r>
        <w:tab/>
        <w:t xml:space="preserve">Other Brown Soils that have </w:t>
      </w:r>
      <w:commentRangeStart w:id="1058"/>
      <w:commentRangeStart w:id="1059"/>
      <w:del w:id="1060" w:author="Balin Robertson" w:date="2024-09-30T21:38:00Z">
        <w:r w:rsidRPr="5325B21B" w:rsidDel="5B3C88DD">
          <w:rPr>
            <w:i/>
            <w:iCs/>
          </w:rPr>
          <w:delText>either</w:delText>
        </w:r>
      </w:del>
      <w:ins w:id="1061" w:author="Balin Robertson" w:date="2024-09-30T21:38:00Z">
        <w:r w:rsidR="6C5A41A9" w:rsidRPr="5325B21B">
          <w:rPr>
            <w:i/>
            <w:iCs/>
          </w:rPr>
          <w:t>a</w:t>
        </w:r>
      </w:ins>
      <w:ins w:id="1062" w:author="Balin Robertson" w:date="2024-10-01T10:39:00Z" w16du:dateUtc="2024-09-30T21:39:00Z">
        <w:r w:rsidR="009B05AF">
          <w:rPr>
            <w:i/>
            <w:iCs/>
          </w:rPr>
          <w:t xml:space="preserve"> </w:t>
        </w:r>
      </w:ins>
    </w:p>
    <w:p w14:paraId="0BE916C6" w14:textId="19BC981E" w:rsidR="00174C4D" w:rsidRDefault="008F760C">
      <w:pPr>
        <w:spacing w:after="137"/>
        <w:ind w:left="567" w:right="58" w:hanging="580"/>
        <w:pPrChange w:id="1063" w:author="Balin Robertson" w:date="2024-10-01T10:39:00Z" w16du:dateUtc="2024-09-30T21:39:00Z">
          <w:pPr>
            <w:numPr>
              <w:numId w:val="60"/>
            </w:numPr>
            <w:spacing w:after="140"/>
            <w:ind w:left="1134" w:right="58" w:hanging="567"/>
          </w:pPr>
        </w:pPrChange>
      </w:pPr>
      <w:r>
        <w:t>pH of 4.8 or less in some part between 20 and 60 cm from the mineral soil surface</w:t>
      </w:r>
      <w:del w:id="1064" w:author="Balin Robertson" w:date="2024-09-30T21:38:00Z">
        <w:r w:rsidDel="008F760C">
          <w:delText xml:space="preserve">, </w:delText>
        </w:r>
        <w:r w:rsidRPr="5325B21B" w:rsidDel="008F760C">
          <w:rPr>
            <w:i/>
            <w:iCs/>
          </w:rPr>
          <w:delText>or</w:delText>
        </w:r>
      </w:del>
    </w:p>
    <w:p w14:paraId="0BE916C7" w14:textId="7071F872" w:rsidR="00174C4D" w:rsidRDefault="008F760C">
      <w:pPr>
        <w:numPr>
          <w:ilvl w:val="0"/>
          <w:numId w:val="60"/>
        </w:numPr>
        <w:spacing w:after="41"/>
        <w:ind w:right="58" w:hanging="567"/>
      </w:pPr>
      <w:del w:id="1065" w:author="Balin Robertson" w:date="2024-09-30T21:38:00Z">
        <w:r w:rsidDel="008F760C">
          <w:delText xml:space="preserve">a </w:delText>
        </w:r>
        <w:r w:rsidRPr="5325B21B" w:rsidDel="008F760C">
          <w:rPr>
            <w:color w:val="2B579A"/>
            <w:u w:val="single"/>
            <w:rPrChange w:id="1066" w:author="Thomas Caspari" w:date="2017-10-12T14:45:00Z">
              <w:rPr>
                <w:color w:val="2B579A"/>
              </w:rPr>
            </w:rPrChange>
          </w:rPr>
          <w:delText>placic horizon</w:delText>
        </w:r>
        <w:r w:rsidDel="008F760C">
          <w:delText>.</w:delText>
        </w:r>
      </w:del>
      <w:commentRangeEnd w:id="1058"/>
      <w:r w:rsidR="005028E8">
        <w:rPr>
          <w:rStyle w:val="CommentReference"/>
        </w:rPr>
        <w:commentReference w:id="1058"/>
      </w:r>
      <w:commentRangeEnd w:id="1059"/>
      <w:r w:rsidR="00E522DE">
        <w:rPr>
          <w:rStyle w:val="CommentReference"/>
        </w:rPr>
        <w:commentReference w:id="1059"/>
      </w:r>
    </w:p>
    <w:p w14:paraId="0BE916C8" w14:textId="77777777" w:rsidR="00174C4D" w:rsidRDefault="00075EFE">
      <w:pPr>
        <w:spacing w:after="286" w:line="265" w:lineRule="auto"/>
        <w:ind w:left="10" w:right="57" w:hanging="10"/>
        <w:jc w:val="right"/>
      </w:pPr>
      <w:r>
        <w:rPr>
          <w:b/>
        </w:rPr>
        <w:t>ACID</w:t>
      </w:r>
      <w:r w:rsidR="008F760C">
        <w:rPr>
          <w:b/>
        </w:rPr>
        <w:t xml:space="preserve"> BROWN SOILS</w:t>
      </w:r>
    </w:p>
    <w:p w14:paraId="0BE916C9" w14:textId="04639FAA" w:rsidR="00174C4D" w:rsidRDefault="5B3C88DD">
      <w:pPr>
        <w:spacing w:after="100"/>
        <w:ind w:left="554" w:right="58" w:hanging="567"/>
      </w:pPr>
      <w:r w:rsidRPr="2F5329E2">
        <w:rPr>
          <w:b/>
          <w:bCs/>
        </w:rPr>
        <w:t>B</w:t>
      </w:r>
      <w:del w:id="1067" w:author="Andre Eger" w:date="2023-08-15T01:48:00Z">
        <w:r w:rsidR="008F760C" w:rsidRPr="2F5329E2" w:rsidDel="008F760C">
          <w:rPr>
            <w:b/>
            <w:bCs/>
          </w:rPr>
          <w:delText>f</w:delText>
        </w:r>
      </w:del>
      <w:ins w:id="1068" w:author="Andre Eger" w:date="2023-08-15T01:48:00Z">
        <w:r w:rsidR="5BECB557" w:rsidRPr="2F5329E2">
          <w:rPr>
            <w:b/>
            <w:bCs/>
          </w:rPr>
          <w:t>F</w:t>
        </w:r>
      </w:ins>
      <w:r>
        <w:t xml:space="preserve"> </w:t>
      </w:r>
      <w:r w:rsidR="008F760C">
        <w:tab/>
      </w:r>
      <w:r>
        <w:t xml:space="preserve">Other Brown Soils that have a </w:t>
      </w:r>
      <w:r w:rsidRPr="2F5329E2">
        <w:rPr>
          <w:color w:val="2B579A"/>
          <w:u w:val="single"/>
          <w:shd w:val="clear" w:color="auto" w:fill="E6E6E6"/>
          <w:rPrChange w:id="1069" w:author="Thomas Caspari" w:date="2017-10-12T14:45:00Z">
            <w:rPr>
              <w:color w:val="2B579A"/>
              <w:shd w:val="clear" w:color="auto" w:fill="E6E6E6"/>
            </w:rPr>
          </w:rPrChange>
        </w:rPr>
        <w:t>fragipan</w:t>
      </w:r>
      <w:r>
        <w:t xml:space="preserve">, or an </w:t>
      </w:r>
      <w:proofErr w:type="spellStart"/>
      <w:r>
        <w:t>apedal</w:t>
      </w:r>
      <w:proofErr w:type="spellEnd"/>
      <w:r>
        <w:t xml:space="preserve"> </w:t>
      </w:r>
      <w:proofErr w:type="spellStart"/>
      <w:r>
        <w:t>subhorizon</w:t>
      </w:r>
      <w:proofErr w:type="spellEnd"/>
      <w:r>
        <w:t xml:space="preserve"> with a slightly firm or stronger moist soil strength in the B</w:t>
      </w:r>
      <w:ins w:id="1070" w:author="Andre Eger" w:date="2023-08-21T04:45:00Z">
        <w:r w:rsidR="1B33B235">
          <w:t xml:space="preserve"> or BC</w:t>
        </w:r>
      </w:ins>
      <w:r>
        <w:t xml:space="preserve"> horizon, with an upper boundary within 90 cm of the mineral soil surface.</w:t>
      </w:r>
    </w:p>
    <w:p w14:paraId="0BE916CA" w14:textId="77777777" w:rsidR="00174C4D" w:rsidRDefault="009352C3">
      <w:pPr>
        <w:spacing w:after="286" w:line="265" w:lineRule="auto"/>
        <w:ind w:left="10" w:right="57" w:hanging="10"/>
        <w:jc w:val="right"/>
      </w:pPr>
      <w:r>
        <w:rPr>
          <w:b/>
        </w:rPr>
        <w:t>FIRM</w:t>
      </w:r>
      <w:r w:rsidR="008F760C">
        <w:rPr>
          <w:b/>
        </w:rPr>
        <w:t xml:space="preserve"> BROWN SOILS</w:t>
      </w:r>
    </w:p>
    <w:p w14:paraId="0BE916CB" w14:textId="77777777" w:rsidR="00174C4D" w:rsidRDefault="008F760C" w:rsidP="009352C3">
      <w:pPr>
        <w:spacing w:after="9"/>
        <w:ind w:left="567" w:right="58" w:hanging="580"/>
      </w:pPr>
      <w:r>
        <w:rPr>
          <w:b/>
        </w:rPr>
        <w:t>BO</w:t>
      </w:r>
      <w:r>
        <w:t xml:space="preserve"> </w:t>
      </w:r>
      <w:r w:rsidR="009352C3">
        <w:tab/>
      </w:r>
      <w:r>
        <w:t>Other Brown Soils.</w:t>
      </w:r>
    </w:p>
    <w:p w14:paraId="0BE916CC" w14:textId="77777777" w:rsidR="00174C4D" w:rsidRDefault="009352C3">
      <w:pPr>
        <w:spacing w:after="371" w:line="265" w:lineRule="auto"/>
        <w:ind w:left="10" w:right="57" w:hanging="10"/>
        <w:jc w:val="right"/>
      </w:pPr>
      <w:r>
        <w:rPr>
          <w:b/>
        </w:rPr>
        <w:t>ORTHIC</w:t>
      </w:r>
      <w:r w:rsidR="008F760C">
        <w:rPr>
          <w:b/>
        </w:rPr>
        <w:t xml:space="preserve"> BROWN SOILS</w:t>
      </w:r>
    </w:p>
    <w:p w14:paraId="0BE916CD" w14:textId="77777777" w:rsidR="00174C4D" w:rsidRDefault="008F760C">
      <w:pPr>
        <w:spacing w:after="142"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23" wp14:editId="0BE92224">
                <wp:extent cx="5400040" cy="6350"/>
                <wp:effectExtent l="0" t="0" r="0" b="0"/>
                <wp:docPr id="98019" name="Group 98019"/>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6243" name="Shape 6243"/>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186B0BB" id="Group 98019"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">
                <v:shape id="Shape 624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" path="m,l5400040,e" filled="f" strokecolor="#181717" strokeweight=".5pt">
                  <v:stroke miterlimit="1" joinstyle="miter"/>
                  <v:path arrowok="t" textboxrect="0,0,5400040,0"/>
                </v:shape>
                <w10:anchorlock/>
              </v:group>
            </w:pict>
          </mc:Fallback>
        </mc:AlternateContent>
      </w:r>
    </w:p>
    <w:p w14:paraId="0BE916CE" w14:textId="77777777" w:rsidR="00174C4D" w:rsidRDefault="009352C3">
      <w:pPr>
        <w:pStyle w:val="Heading3"/>
        <w:spacing w:after="443"/>
        <w:ind w:left="-2" w:right="58"/>
      </w:pPr>
      <w:r>
        <w:t>KEY TO</w:t>
      </w:r>
      <w:r w:rsidR="008F760C">
        <w:t xml:space="preserve"> </w:t>
      </w:r>
      <w:r>
        <w:t>SUBGROUPS</w:t>
      </w:r>
      <w:r w:rsidR="008F760C">
        <w:t xml:space="preserve"> O</w:t>
      </w:r>
      <w:r>
        <w:t>F</w:t>
      </w:r>
      <w:r w:rsidR="008F760C">
        <w:t xml:space="preserve"> BROWN SOILS</w:t>
      </w:r>
    </w:p>
    <w:p w14:paraId="0BE916CF" w14:textId="77777777" w:rsidR="00174C4D" w:rsidRDefault="008F760C" w:rsidP="009352C3">
      <w:pPr>
        <w:ind w:left="567" w:right="58" w:hanging="580"/>
      </w:pPr>
      <w:r>
        <w:rPr>
          <w:b/>
        </w:rPr>
        <w:t>BL</w:t>
      </w:r>
      <w:r>
        <w:t xml:space="preserve"> </w:t>
      </w:r>
      <w:r w:rsidR="009352C3">
        <w:tab/>
      </w:r>
      <w:r>
        <w:t>ALLOPHANIC BROWN SOILS</w:t>
      </w:r>
    </w:p>
    <w:p w14:paraId="0BE916D0" w14:textId="77777777" w:rsidR="00174C4D" w:rsidRDefault="008F760C">
      <w:pPr>
        <w:ind w:left="554" w:right="58" w:hanging="567"/>
      </w:pPr>
      <w:r>
        <w:t xml:space="preserve"> </w:t>
      </w:r>
      <w:r w:rsidR="009352C3">
        <w:tab/>
      </w:r>
      <w:proofErr w:type="spellStart"/>
      <w:r>
        <w:t>Allophanic</w:t>
      </w:r>
      <w:proofErr w:type="spellEnd"/>
      <w:r>
        <w:t xml:space="preserve"> Brown Soils occur in soils that have a horizon with properties dominated by the presence of minerals with short</w:t>
      </w:r>
      <w:r w:rsidR="009352C3">
        <w:t>-</w:t>
      </w:r>
      <w:r>
        <w:t>range order and aluminium</w:t>
      </w:r>
      <w:r w:rsidR="009352C3">
        <w:t>-</w:t>
      </w:r>
      <w:r>
        <w:t xml:space="preserve">humus complexes. Such horizons are weak in strength, sensitive, and have low bulk density. They occur in </w:t>
      </w:r>
      <w:proofErr w:type="spellStart"/>
      <w:r>
        <w:t>quartzo</w:t>
      </w:r>
      <w:proofErr w:type="spellEnd"/>
      <w:r w:rsidR="009352C3">
        <w:t>-</w:t>
      </w:r>
      <w:r>
        <w:t>feldspathic and tuffaceous (greywacke) sandstone and argillite, and in volcanic</w:t>
      </w:r>
      <w:r w:rsidR="009352C3">
        <w:t>-</w:t>
      </w:r>
      <w:r>
        <w:t>ash parent materials.</w:t>
      </w:r>
    </w:p>
    <w:p w14:paraId="0BE916D1" w14:textId="112C694F" w:rsidR="00174C4D" w:rsidRDefault="5B3C88DD" w:rsidP="006504E7">
      <w:pPr>
        <w:spacing w:after="43" w:line="249" w:lineRule="auto"/>
        <w:ind w:left="1418" w:right="386" w:hanging="861"/>
      </w:pPr>
      <w:r w:rsidRPr="2DFBA46F">
        <w:rPr>
          <w:b/>
          <w:bCs/>
        </w:rPr>
        <w:t>BLM</w:t>
      </w:r>
      <w:r w:rsidR="008F760C">
        <w:tab/>
      </w:r>
      <w:proofErr w:type="spellStart"/>
      <w:r>
        <w:t>Allophanic</w:t>
      </w:r>
      <w:proofErr w:type="spellEnd"/>
      <w:r>
        <w:t xml:space="preserve"> Brown Soils that have a </w:t>
      </w:r>
      <w:r w:rsidRPr="00A81881">
        <w:rPr>
          <w:color w:val="2B579A"/>
          <w:u w:val="single"/>
          <w:shd w:val="clear" w:color="auto" w:fill="E6E6E6"/>
          <w:rPrChange w:id="1071" w:author="Balin Robertson" w:date="2024-10-01T11:06:00Z" w16du:dateUtc="2024-09-30T22:06:00Z">
            <w:rPr>
              <w:color w:val="2B579A"/>
              <w:shd w:val="clear" w:color="auto" w:fill="E6E6E6"/>
            </w:rPr>
          </w:rPrChange>
        </w:rPr>
        <w:t>mottled profile form</w:t>
      </w:r>
      <w:ins w:id="1072" w:author="Andre Eger" w:date="2023-08-15T01:49:00Z">
        <w:r w:rsidR="537AF146" w:rsidRPr="00A81881">
          <w:rPr>
            <w:u w:val="single"/>
            <w:rPrChange w:id="1073" w:author="Balin Robertson" w:date="2024-10-01T11:06:00Z" w16du:dateUtc="2024-09-30T22:06:00Z">
              <w:rPr/>
            </w:rPrChange>
          </w:rPr>
          <w:t xml:space="preserve"> or perch-</w:t>
        </w:r>
        <w:proofErr w:type="spellStart"/>
        <w:r w:rsidR="537AF146" w:rsidRPr="00A81881">
          <w:rPr>
            <w:u w:val="single"/>
            <w:rPrChange w:id="1074" w:author="Balin Robertson" w:date="2024-10-01T11:06:00Z" w16du:dateUtc="2024-09-30T22:06:00Z">
              <w:rPr/>
            </w:rPrChange>
          </w:rPr>
          <w:t>gley</w:t>
        </w:r>
        <w:proofErr w:type="spellEnd"/>
        <w:r w:rsidR="537AF146" w:rsidRPr="00A81881">
          <w:rPr>
            <w:u w:val="single"/>
            <w:rPrChange w:id="1075" w:author="Balin Robertson" w:date="2024-10-01T11:06:00Z" w16du:dateUtc="2024-09-30T22:06:00Z">
              <w:rPr/>
            </w:rPrChange>
          </w:rPr>
          <w:t xml:space="preserve"> features</w:t>
        </w:r>
      </w:ins>
      <w:r>
        <w:t>.</w:t>
      </w:r>
    </w:p>
    <w:p w14:paraId="0BE916D2" w14:textId="1895E595" w:rsidR="00174C4D" w:rsidRDefault="008F760C">
      <w:pPr>
        <w:spacing w:after="286" w:line="265" w:lineRule="auto"/>
        <w:ind w:left="10" w:right="57" w:hanging="10"/>
        <w:jc w:val="right"/>
      </w:pPr>
      <w:r>
        <w:rPr>
          <w:b/>
        </w:rPr>
        <w:t xml:space="preserve">Mottled </w:t>
      </w:r>
      <w:proofErr w:type="spellStart"/>
      <w:r w:rsidR="007A5299">
        <w:rPr>
          <w:b/>
        </w:rPr>
        <w:t>A</w:t>
      </w:r>
      <w:r>
        <w:rPr>
          <w:b/>
        </w:rPr>
        <w:t>llophanic</w:t>
      </w:r>
      <w:proofErr w:type="spellEnd"/>
      <w:r>
        <w:rPr>
          <w:b/>
        </w:rPr>
        <w:t xml:space="preserve"> Brown Soils</w:t>
      </w:r>
    </w:p>
    <w:p w14:paraId="1A82EFFF" w14:textId="51CE5E4B" w:rsidR="003A5905" w:rsidRDefault="003A5905">
      <w:pPr>
        <w:spacing w:after="58"/>
        <w:ind w:left="1417" w:right="58" w:hanging="850"/>
        <w:rPr>
          <w:ins w:id="1076" w:author="Andre Eger [2]" w:date="2024-11-13T13:25:00Z" w16du:dateUtc="2024-11-13T00:25:00Z"/>
          <w:color w:val="D13438"/>
          <w:sz w:val="24"/>
          <w:szCs w:val="24"/>
          <w:u w:val="single"/>
        </w:rPr>
      </w:pPr>
      <w:ins w:id="1077" w:author="Andre Eger [2]" w:date="2024-11-13T13:25:00Z" w16du:dateUtc="2024-11-13T00:25:00Z">
        <w:r w:rsidRPr="2F5329E2">
          <w:rPr>
            <w:b/>
            <w:bCs/>
          </w:rPr>
          <w:t>BL</w:t>
        </w:r>
        <w:r>
          <w:rPr>
            <w:b/>
            <w:bCs/>
          </w:rPr>
          <w:t>P</w:t>
        </w:r>
        <w:r>
          <w:rPr>
            <w:b/>
            <w:bCs/>
          </w:rPr>
          <w:tab/>
        </w:r>
        <w:r w:rsidRPr="1112485A">
          <w:rPr>
            <w:color w:val="D13438"/>
            <w:sz w:val="24"/>
            <w:szCs w:val="24"/>
            <w:u w:val="single"/>
          </w:rPr>
          <w:t xml:space="preserve">Other soils that have a </w:t>
        </w:r>
        <w:proofErr w:type="spellStart"/>
        <w:r w:rsidRPr="1112485A">
          <w:rPr>
            <w:color w:val="D13438"/>
            <w:sz w:val="24"/>
            <w:szCs w:val="24"/>
            <w:u w:val="single"/>
          </w:rPr>
          <w:t>placic</w:t>
        </w:r>
        <w:proofErr w:type="spellEnd"/>
        <w:r w:rsidRPr="1112485A">
          <w:rPr>
            <w:color w:val="D13438"/>
            <w:sz w:val="24"/>
            <w:szCs w:val="24"/>
            <w:u w:val="single"/>
          </w:rPr>
          <w:t xml:space="preserve"> horizon.</w:t>
        </w:r>
      </w:ins>
    </w:p>
    <w:p w14:paraId="5A2740A0" w14:textId="77777777" w:rsidR="003A5905" w:rsidRDefault="003A5905" w:rsidP="003A5905">
      <w:pPr>
        <w:spacing w:after="0" w:afterAutospacing="1" w:line="240" w:lineRule="auto"/>
        <w:jc w:val="right"/>
        <w:rPr>
          <w:ins w:id="1078" w:author="Andre Eger [2]" w:date="2024-11-13T13:26:00Z" w16du:dateUtc="2024-11-13T00:26:00Z"/>
          <w:color w:val="000000" w:themeColor="text1"/>
          <w:sz w:val="24"/>
          <w:szCs w:val="24"/>
        </w:rPr>
      </w:pPr>
      <w:proofErr w:type="spellStart"/>
      <w:ins w:id="1079" w:author="Andre Eger [2]" w:date="2024-11-13T13:26:00Z" w16du:dateUtc="2024-11-13T00:26:00Z">
        <w:r w:rsidRPr="1112485A">
          <w:rPr>
            <w:b/>
            <w:bCs/>
            <w:color w:val="D13438"/>
            <w:sz w:val="24"/>
            <w:szCs w:val="24"/>
            <w:u w:val="single"/>
          </w:rPr>
          <w:t>Placic</w:t>
        </w:r>
        <w:proofErr w:type="spellEnd"/>
        <w:r w:rsidRPr="1112485A">
          <w:rPr>
            <w:b/>
            <w:bCs/>
            <w:color w:val="D13438"/>
            <w:sz w:val="24"/>
            <w:szCs w:val="24"/>
            <w:u w:val="single"/>
          </w:rPr>
          <w:t xml:space="preserve"> </w:t>
        </w:r>
        <w:proofErr w:type="spellStart"/>
        <w:r w:rsidRPr="1112485A">
          <w:rPr>
            <w:b/>
            <w:bCs/>
            <w:color w:val="D13438"/>
            <w:sz w:val="24"/>
            <w:szCs w:val="24"/>
            <w:u w:val="single"/>
          </w:rPr>
          <w:t>Allophanic</w:t>
        </w:r>
        <w:proofErr w:type="spellEnd"/>
        <w:r w:rsidRPr="1112485A">
          <w:rPr>
            <w:b/>
            <w:bCs/>
            <w:color w:val="D13438"/>
            <w:sz w:val="24"/>
            <w:szCs w:val="24"/>
            <w:u w:val="single"/>
          </w:rPr>
          <w:t xml:space="preserve"> Brown Soils</w:t>
        </w:r>
      </w:ins>
    </w:p>
    <w:p w14:paraId="4BF35D71" w14:textId="77777777" w:rsidR="003A5905" w:rsidRDefault="003A5905">
      <w:pPr>
        <w:spacing w:after="58"/>
        <w:ind w:left="1417" w:right="58" w:hanging="850"/>
        <w:rPr>
          <w:b/>
          <w:bCs/>
        </w:rPr>
      </w:pPr>
    </w:p>
    <w:p w14:paraId="0BE916D3" w14:textId="1130DC5F" w:rsidR="00174C4D" w:rsidRDefault="008F760C">
      <w:pPr>
        <w:spacing w:after="58"/>
        <w:ind w:left="1417" w:right="58" w:hanging="850"/>
      </w:pPr>
      <w:r w:rsidRPr="2F5329E2">
        <w:rPr>
          <w:b/>
          <w:bCs/>
        </w:rPr>
        <w:t>BL</w:t>
      </w:r>
      <w:r w:rsidR="009352C3" w:rsidRPr="2F5329E2">
        <w:rPr>
          <w:b/>
          <w:bCs/>
        </w:rPr>
        <w:t>A</w:t>
      </w:r>
      <w:r w:rsidR="009352C3">
        <w:rPr>
          <w:b/>
        </w:rPr>
        <w:tab/>
      </w:r>
      <w:r>
        <w:t>Other soils that have, in some part</w:t>
      </w:r>
      <w:commentRangeStart w:id="1080"/>
      <w:commentRangeStart w:id="1081"/>
      <w:commentRangeStart w:id="1082"/>
      <w:r w:rsidRPr="2F5329E2">
        <w:rPr>
          <w:sz w:val="23"/>
          <w:szCs w:val="23"/>
          <w:vertAlign w:val="superscript"/>
        </w:rPr>
        <w:footnoteReference w:id="3"/>
      </w:r>
      <w:commentRangeEnd w:id="1080"/>
      <w:r w:rsidR="00061109">
        <w:rPr>
          <w:rStyle w:val="CommentReference"/>
        </w:rPr>
        <w:commentReference w:id="1080"/>
      </w:r>
      <w:commentRangeEnd w:id="1081"/>
      <w:r w:rsidR="00B62993">
        <w:rPr>
          <w:rStyle w:val="CommentReference"/>
        </w:rPr>
        <w:commentReference w:id="1081"/>
      </w:r>
      <w:commentRangeEnd w:id="1082"/>
      <w:r w:rsidR="0043163D">
        <w:rPr>
          <w:rStyle w:val="CommentReference"/>
        </w:rPr>
        <w:commentReference w:id="1082"/>
      </w:r>
      <w:r>
        <w:t xml:space="preserve"> of the B</w:t>
      </w:r>
      <w:ins w:id="1084" w:author="Andre Eger" w:date="2023-08-21T04:46:00Z">
        <w:r w:rsidR="3AE00BB6">
          <w:t xml:space="preserve"> or BC</w:t>
        </w:r>
      </w:ins>
      <w:r>
        <w:t xml:space="preserve"> horizon to 60 cm from the mineral soil surface, </w:t>
      </w:r>
      <w:r w:rsidRPr="2F5329E2">
        <w:rPr>
          <w:i/>
          <w:iCs/>
        </w:rPr>
        <w:t>both</w:t>
      </w:r>
    </w:p>
    <w:p w14:paraId="0BE916D4" w14:textId="008D0D8A" w:rsidR="00174C4D" w:rsidRDefault="008F760C">
      <w:pPr>
        <w:numPr>
          <w:ilvl w:val="0"/>
          <w:numId w:val="61"/>
        </w:numPr>
        <w:spacing w:after="61"/>
        <w:ind w:right="58" w:hanging="567"/>
      </w:pPr>
      <w:r>
        <w:t>crumb (or earthy) structure, or bulk density of the fine</w:t>
      </w:r>
      <w:r w:rsidR="007A5299">
        <w:t>-</w:t>
      </w:r>
      <w:r>
        <w:t>earth fraction less than 1.1 Mg/m</w:t>
      </w:r>
      <w:r>
        <w:rPr>
          <w:sz w:val="23"/>
          <w:vertAlign w:val="superscript"/>
        </w:rPr>
        <w:t>3</w:t>
      </w:r>
      <w:r>
        <w:t xml:space="preserve"> with weakly pedal or </w:t>
      </w:r>
      <w:proofErr w:type="spellStart"/>
      <w:r>
        <w:t>apedal</w:t>
      </w:r>
      <w:proofErr w:type="spellEnd"/>
      <w:r>
        <w:t xml:space="preserve"> fabric, </w:t>
      </w:r>
      <w:r>
        <w:rPr>
          <w:i/>
        </w:rPr>
        <w:t>and</w:t>
      </w:r>
    </w:p>
    <w:p w14:paraId="0BE916D5" w14:textId="77777777" w:rsidR="00174C4D" w:rsidRDefault="008F760C">
      <w:pPr>
        <w:numPr>
          <w:ilvl w:val="0"/>
          <w:numId w:val="61"/>
        </w:numPr>
        <w:spacing w:after="41"/>
        <w:ind w:right="58" w:hanging="567"/>
      </w:pPr>
      <w:r>
        <w:lastRenderedPageBreak/>
        <w:t>pH less than 5.5.</w:t>
      </w:r>
    </w:p>
    <w:p w14:paraId="0BE916D7" w14:textId="26E850CB" w:rsidR="00174C4D" w:rsidRPr="009352C3" w:rsidRDefault="009352C3" w:rsidP="003A5905">
      <w:pPr>
        <w:spacing w:after="286" w:line="265" w:lineRule="auto"/>
        <w:ind w:left="10" w:right="57" w:hanging="10"/>
        <w:jc w:val="right"/>
        <w:rPr>
          <w:b/>
        </w:rPr>
      </w:pPr>
      <w:r>
        <w:rPr>
          <w:b/>
        </w:rPr>
        <w:t>A</w:t>
      </w:r>
      <w:r w:rsidR="008F760C">
        <w:rPr>
          <w:b/>
        </w:rPr>
        <w:t xml:space="preserve">cidic </w:t>
      </w:r>
      <w:proofErr w:type="spellStart"/>
      <w:r w:rsidR="007A5299">
        <w:rPr>
          <w:b/>
        </w:rPr>
        <w:t>A</w:t>
      </w:r>
      <w:r w:rsidR="008F760C">
        <w:rPr>
          <w:b/>
        </w:rPr>
        <w:t>llophanic</w:t>
      </w:r>
      <w:proofErr w:type="spellEnd"/>
      <w:r w:rsidR="008F760C">
        <w:rPr>
          <w:b/>
        </w:rPr>
        <w:t xml:space="preserve"> Brown Soils</w:t>
      </w:r>
    </w:p>
    <w:p w14:paraId="0BE916D8" w14:textId="77777777" w:rsidR="00174C4D" w:rsidRDefault="008F760C" w:rsidP="009352C3">
      <w:pPr>
        <w:tabs>
          <w:tab w:val="center" w:pos="805"/>
          <w:tab w:val="center" w:pos="2866"/>
        </w:tabs>
        <w:spacing w:after="59"/>
        <w:ind w:left="1418" w:hanging="851"/>
        <w:jc w:val="left"/>
      </w:pPr>
      <w:r>
        <w:rPr>
          <w:rFonts w:ascii="Calibri" w:eastAsia="Calibri" w:hAnsi="Calibri" w:cs="Calibri"/>
          <w:color w:val="000000"/>
          <w:sz w:val="22"/>
        </w:rPr>
        <w:tab/>
      </w:r>
      <w:r>
        <w:rPr>
          <w:b/>
        </w:rPr>
        <w:t>BLF</w:t>
      </w:r>
      <w:r w:rsidR="009352C3">
        <w:rPr>
          <w:b/>
        </w:rPr>
        <w:tab/>
      </w:r>
      <w:r>
        <w:t xml:space="preserve">Other soils that have </w:t>
      </w:r>
      <w:r>
        <w:rPr>
          <w:i/>
        </w:rPr>
        <w:t>both</w:t>
      </w:r>
    </w:p>
    <w:p w14:paraId="0BE916D9" w14:textId="77777777" w:rsidR="00174C4D" w:rsidRDefault="008F760C">
      <w:pPr>
        <w:numPr>
          <w:ilvl w:val="0"/>
          <w:numId w:val="62"/>
        </w:numPr>
        <w:spacing w:after="86"/>
        <w:ind w:right="58" w:hanging="567"/>
      </w:pPr>
      <w:r>
        <w:t>in some part of the B horizon to 60 cm from the mineral soil surface, crumb (or earthy) structure, or bulk density of the fine-earth fraction less than 1.1 Mg/m</w:t>
      </w:r>
      <w:r>
        <w:rPr>
          <w:sz w:val="23"/>
          <w:vertAlign w:val="superscript"/>
        </w:rPr>
        <w:t>3</w:t>
      </w:r>
      <w:r>
        <w:t xml:space="preserve">, </w:t>
      </w:r>
      <w:r>
        <w:rPr>
          <w:i/>
        </w:rPr>
        <w:t>and</w:t>
      </w:r>
    </w:p>
    <w:p w14:paraId="0BE916DA" w14:textId="77777777" w:rsidR="00174C4D" w:rsidRDefault="008F760C">
      <w:pPr>
        <w:numPr>
          <w:ilvl w:val="0"/>
          <w:numId w:val="62"/>
        </w:numPr>
        <w:spacing w:after="44"/>
        <w:ind w:right="58" w:hanging="567"/>
      </w:pPr>
      <w:r>
        <w:t xml:space="preserve">an underlying layer that meets the requirements of a </w:t>
      </w:r>
      <w:r w:rsidRPr="007F158E">
        <w:rPr>
          <w:color w:val="2B579A"/>
          <w:u w:val="single"/>
          <w:shd w:val="clear" w:color="auto" w:fill="E6E6E6"/>
          <w:rPrChange w:id="1085" w:author="Thomas Caspari" w:date="2017-10-12T14:53:00Z">
            <w:rPr>
              <w:color w:val="2B579A"/>
              <w:shd w:val="clear" w:color="auto" w:fill="E6E6E6"/>
            </w:rPr>
          </w:rPrChange>
        </w:rPr>
        <w:t>fragipan</w:t>
      </w:r>
      <w:r>
        <w:t xml:space="preserve"> except for </w:t>
      </w:r>
      <w:proofErr w:type="spellStart"/>
      <w:r>
        <w:t>pedality</w:t>
      </w:r>
      <w:proofErr w:type="spellEnd"/>
      <w:r>
        <w:t xml:space="preserve">, or an </w:t>
      </w:r>
      <w:proofErr w:type="spellStart"/>
      <w:r>
        <w:t>apedal</w:t>
      </w:r>
      <w:proofErr w:type="spellEnd"/>
      <w:r>
        <w:t xml:space="preserve"> </w:t>
      </w:r>
      <w:proofErr w:type="spellStart"/>
      <w:r>
        <w:t>subhorizon</w:t>
      </w:r>
      <w:proofErr w:type="spellEnd"/>
      <w:r>
        <w:t xml:space="preserve"> with a slightly firm or stronger moist soil strength, with an upper boundary within 90 cm of the mineral soil surface.</w:t>
      </w:r>
    </w:p>
    <w:p w14:paraId="0BE916DB" w14:textId="77777777" w:rsidR="009352C3" w:rsidRPr="00E30067" w:rsidRDefault="008F760C" w:rsidP="00E30067">
      <w:pPr>
        <w:jc w:val="right"/>
        <w:rPr>
          <w:b/>
        </w:rPr>
      </w:pPr>
      <w:r w:rsidRPr="00E30067">
        <w:rPr>
          <w:b/>
        </w:rPr>
        <w:t xml:space="preserve">Firm </w:t>
      </w:r>
      <w:proofErr w:type="spellStart"/>
      <w:r w:rsidRPr="00E30067">
        <w:rPr>
          <w:b/>
        </w:rPr>
        <w:t>Allophanic</w:t>
      </w:r>
      <w:proofErr w:type="spellEnd"/>
      <w:r w:rsidRPr="00E30067">
        <w:rPr>
          <w:b/>
        </w:rPr>
        <w:t xml:space="preserve"> Brown Soils </w:t>
      </w:r>
    </w:p>
    <w:p w14:paraId="0BE916DC" w14:textId="40CC4E0E" w:rsidR="00174C4D" w:rsidRDefault="008F760C" w:rsidP="2F5329E2">
      <w:pPr>
        <w:ind w:left="1418" w:hanging="862"/>
        <w:rPr>
          <w:del w:id="1086" w:author="Andre Eger" w:date="2023-08-21T04:54:00Z"/>
          <w:i/>
          <w:iCs/>
        </w:rPr>
      </w:pPr>
      <w:commentRangeStart w:id="1087"/>
      <w:del w:id="1088" w:author="Andre Eger" w:date="2024-09-30T09:26:00Z" w16du:dateUtc="2024-09-29T20:26:00Z">
        <w:r w:rsidRPr="2F5329E2" w:rsidDel="006A78C0">
          <w:rPr>
            <w:b/>
            <w:bCs/>
          </w:rPr>
          <w:delText>B</w:delText>
        </w:r>
      </w:del>
      <w:del w:id="1089" w:author="Andre Eger" w:date="2023-08-21T04:54:00Z">
        <w:r w:rsidRPr="2F5329E2" w:rsidDel="008F760C">
          <w:rPr>
            <w:b/>
            <w:bCs/>
          </w:rPr>
          <w:delText>LAM</w:delText>
        </w:r>
        <w:r>
          <w:tab/>
        </w:r>
        <w:r w:rsidDel="008F760C">
          <w:delText xml:space="preserve">Other soils that have </w:delText>
        </w:r>
        <w:r w:rsidRPr="2F5329E2" w:rsidDel="008F760C">
          <w:rPr>
            <w:i/>
            <w:iCs/>
          </w:rPr>
          <w:delText>both</w:delText>
        </w:r>
      </w:del>
    </w:p>
    <w:p w14:paraId="0BE916DD" w14:textId="77777777" w:rsidR="00F11E18" w:rsidRDefault="00F11E18" w:rsidP="00164344">
      <w:pPr>
        <w:numPr>
          <w:ilvl w:val="0"/>
          <w:numId w:val="135"/>
        </w:numPr>
        <w:spacing w:after="86"/>
        <w:ind w:right="58" w:hanging="566"/>
        <w:rPr>
          <w:del w:id="1090" w:author="Andre Eger" w:date="2023-08-21T04:54:00Z"/>
        </w:rPr>
      </w:pPr>
      <w:del w:id="1091" w:author="Andre Eger" w:date="2023-08-21T04:54:00Z">
        <w:r w:rsidDel="00F11E18">
          <w:delText>pH less than 5.5 in some part of the B horizon to 60 cm from the mineral soil surface, and</w:delText>
        </w:r>
      </w:del>
    </w:p>
    <w:p w14:paraId="0BE916DE" w14:textId="77777777" w:rsidR="00F11E18" w:rsidRDefault="00F11E18" w:rsidP="00164344">
      <w:pPr>
        <w:numPr>
          <w:ilvl w:val="0"/>
          <w:numId w:val="135"/>
        </w:numPr>
        <w:spacing w:after="86"/>
        <w:ind w:right="58" w:hanging="566"/>
        <w:rPr>
          <w:del w:id="1092" w:author="Andre Eger" w:date="2023-08-21T04:54:00Z"/>
        </w:rPr>
      </w:pPr>
      <w:del w:id="1093" w:author="Andre Eger" w:date="2023-08-21T04:54:00Z">
        <w:r w:rsidDel="00F11E18">
          <w:delText xml:space="preserve">in a subhorizon at 60 cm from the mineral soil surface, or at the base of the B horizon if shallower, either </w:delText>
        </w:r>
      </w:del>
    </w:p>
    <w:p w14:paraId="0BE916DF" w14:textId="77777777" w:rsidR="00F11E18" w:rsidRDefault="00F11E18" w:rsidP="00164344">
      <w:pPr>
        <w:numPr>
          <w:ilvl w:val="1"/>
          <w:numId w:val="122"/>
        </w:numPr>
        <w:spacing w:after="75" w:line="239" w:lineRule="auto"/>
        <w:ind w:left="2552" w:hanging="567"/>
        <w:jc w:val="left"/>
        <w:rPr>
          <w:del w:id="1094" w:author="Andre Eger" w:date="2023-08-21T04:54:00Z"/>
        </w:rPr>
      </w:pPr>
      <w:del w:id="1095" w:author="Andre Eger" w:date="2023-08-21T04:54:00Z">
        <w:r w:rsidDel="00F11E18">
          <w:delText xml:space="preserve">matrix colour value 4 or less and moderately or strongly pedal polyhedral fabric, or </w:delText>
        </w:r>
      </w:del>
    </w:p>
    <w:p w14:paraId="0BE916E0" w14:textId="77777777" w:rsidR="00F11E18" w:rsidRDefault="00F11E18" w:rsidP="00164344">
      <w:pPr>
        <w:numPr>
          <w:ilvl w:val="1"/>
          <w:numId w:val="122"/>
        </w:numPr>
        <w:spacing w:after="58" w:line="239" w:lineRule="auto"/>
        <w:ind w:left="2552" w:hanging="567"/>
        <w:jc w:val="left"/>
        <w:rPr>
          <w:del w:id="1096" w:author="Andre Eger" w:date="2023-08-21T04:54:00Z"/>
        </w:rPr>
      </w:pPr>
      <w:del w:id="1097" w:author="Andre Eger" w:date="2023-08-21T04:54:00Z">
        <w:r w:rsidDel="00F11E18">
          <w:delText>5% (by volume) or more gravel consisting mainly of mafic rocks.</w:delText>
        </w:r>
      </w:del>
    </w:p>
    <w:p w14:paraId="0BE916E1" w14:textId="77777777" w:rsidR="00F11E18" w:rsidRDefault="00F11E18" w:rsidP="00F11E18">
      <w:pPr>
        <w:spacing w:after="0" w:line="252" w:lineRule="auto"/>
        <w:ind w:hanging="11"/>
        <w:jc w:val="right"/>
      </w:pPr>
      <w:del w:id="1098" w:author="Andre Eger" w:date="2023-08-21T04:54:00Z">
        <w:r w:rsidRPr="2F5329E2" w:rsidDel="00F11E18">
          <w:rPr>
            <w:b/>
            <w:bCs/>
          </w:rPr>
          <w:delText>Acidic-mafic Allophanic Brown Soils</w:delText>
        </w:r>
      </w:del>
      <w:commentRangeEnd w:id="1087"/>
      <w:r w:rsidR="00F803CF">
        <w:rPr>
          <w:rStyle w:val="CommentReference"/>
        </w:rPr>
        <w:commentReference w:id="1087"/>
      </w:r>
    </w:p>
    <w:tbl>
      <w:tblPr>
        <w:tblStyle w:val="TableGrid1"/>
        <w:tblW w:w="7891" w:type="dxa"/>
        <w:tblInd w:w="566" w:type="dxa"/>
        <w:tblLook w:val="04A0" w:firstRow="1" w:lastRow="0" w:firstColumn="1" w:lastColumn="0" w:noHBand="0" w:noVBand="1"/>
      </w:tblPr>
      <w:tblGrid>
        <w:gridCol w:w="852"/>
        <w:gridCol w:w="7039"/>
      </w:tblGrid>
      <w:tr w:rsidR="00174C4D" w14:paraId="0BE916E6" w14:textId="77777777" w:rsidTr="2F5329E2">
        <w:trPr>
          <w:trHeight w:val="1838"/>
        </w:trPr>
        <w:tc>
          <w:tcPr>
            <w:tcW w:w="852" w:type="dxa"/>
            <w:tcBorders>
              <w:top w:val="nil"/>
              <w:left w:val="nil"/>
              <w:bottom w:val="nil"/>
              <w:right w:val="nil"/>
            </w:tcBorders>
          </w:tcPr>
          <w:p w14:paraId="0BE916E2" w14:textId="77777777" w:rsidR="00F11E18" w:rsidRDefault="00F11E18" w:rsidP="009352C3">
            <w:pPr>
              <w:spacing w:after="0" w:line="259" w:lineRule="auto"/>
              <w:ind w:left="0" w:firstLine="0"/>
              <w:jc w:val="left"/>
              <w:rPr>
                <w:b/>
              </w:rPr>
            </w:pPr>
          </w:p>
          <w:p w14:paraId="0BB7EF9B" w14:textId="77777777" w:rsidR="00174C4D" w:rsidRDefault="008F760C" w:rsidP="009352C3">
            <w:pPr>
              <w:spacing w:after="0" w:line="259" w:lineRule="auto"/>
              <w:ind w:left="0" w:firstLine="0"/>
              <w:jc w:val="left"/>
              <w:rPr>
                <w:b/>
              </w:rPr>
            </w:pPr>
            <w:r>
              <w:rPr>
                <w:b/>
              </w:rPr>
              <w:t>BLT</w:t>
            </w:r>
          </w:p>
          <w:p w14:paraId="0A392F0C" w14:textId="77777777" w:rsidR="00D83D14" w:rsidRDefault="00D83D14" w:rsidP="009352C3">
            <w:pPr>
              <w:spacing w:after="0" w:line="259" w:lineRule="auto"/>
              <w:ind w:left="0" w:firstLine="0"/>
              <w:jc w:val="left"/>
              <w:rPr>
                <w:b/>
              </w:rPr>
            </w:pPr>
          </w:p>
          <w:p w14:paraId="638288D4" w14:textId="77777777" w:rsidR="00D83D14" w:rsidRDefault="00D83D14" w:rsidP="009352C3">
            <w:pPr>
              <w:spacing w:after="0" w:line="259" w:lineRule="auto"/>
              <w:ind w:left="0" w:firstLine="0"/>
              <w:jc w:val="left"/>
              <w:rPr>
                <w:b/>
              </w:rPr>
            </w:pPr>
          </w:p>
          <w:p w14:paraId="6DFC0329" w14:textId="77777777" w:rsidR="00D83D14" w:rsidRDefault="00D83D14" w:rsidP="009352C3">
            <w:pPr>
              <w:spacing w:after="0" w:line="259" w:lineRule="auto"/>
              <w:ind w:left="0" w:firstLine="0"/>
              <w:jc w:val="left"/>
              <w:rPr>
                <w:b/>
              </w:rPr>
            </w:pPr>
          </w:p>
          <w:p w14:paraId="6A6B0CF0" w14:textId="77777777" w:rsidR="00D83D14" w:rsidRDefault="00D83D14" w:rsidP="009352C3">
            <w:pPr>
              <w:spacing w:after="0" w:line="259" w:lineRule="auto"/>
              <w:ind w:left="0" w:firstLine="0"/>
              <w:jc w:val="left"/>
              <w:rPr>
                <w:b/>
              </w:rPr>
            </w:pPr>
          </w:p>
          <w:p w14:paraId="457BAE6C" w14:textId="77777777" w:rsidR="00D83D14" w:rsidRDefault="00D83D14" w:rsidP="009352C3">
            <w:pPr>
              <w:spacing w:after="0" w:line="259" w:lineRule="auto"/>
              <w:ind w:left="0" w:firstLine="0"/>
              <w:jc w:val="left"/>
              <w:rPr>
                <w:b/>
              </w:rPr>
            </w:pPr>
          </w:p>
          <w:p w14:paraId="122E8E33" w14:textId="6E592354" w:rsidR="00D83D14" w:rsidRDefault="00D83D14" w:rsidP="009352C3">
            <w:pPr>
              <w:spacing w:after="0" w:line="259" w:lineRule="auto"/>
              <w:ind w:left="0" w:firstLine="0"/>
              <w:jc w:val="left"/>
              <w:rPr>
                <w:b/>
              </w:rPr>
            </w:pPr>
          </w:p>
          <w:p w14:paraId="11D560A5" w14:textId="77777777" w:rsidR="00D83D14" w:rsidRDefault="00D83D14" w:rsidP="009352C3">
            <w:pPr>
              <w:spacing w:after="0" w:line="259" w:lineRule="auto"/>
              <w:ind w:left="0" w:firstLine="0"/>
              <w:jc w:val="left"/>
              <w:rPr>
                <w:b/>
              </w:rPr>
            </w:pPr>
          </w:p>
          <w:p w14:paraId="0BE916E3" w14:textId="77777777" w:rsidR="00D83D14" w:rsidRDefault="00D83D14" w:rsidP="009352C3">
            <w:pPr>
              <w:spacing w:after="0" w:line="259" w:lineRule="auto"/>
              <w:ind w:left="0" w:firstLine="0"/>
              <w:jc w:val="left"/>
            </w:pPr>
          </w:p>
        </w:tc>
        <w:tc>
          <w:tcPr>
            <w:tcW w:w="7039" w:type="dxa"/>
            <w:tcBorders>
              <w:top w:val="nil"/>
              <w:left w:val="nil"/>
              <w:bottom w:val="nil"/>
              <w:right w:val="nil"/>
            </w:tcBorders>
            <w:vAlign w:val="bottom"/>
          </w:tcPr>
          <w:p w14:paraId="1F8741C8" w14:textId="77777777" w:rsidR="00D83D14" w:rsidRDefault="00D83D14">
            <w:pPr>
              <w:spacing w:after="57" w:line="239" w:lineRule="auto"/>
              <w:ind w:left="0" w:right="66" w:firstLine="0"/>
            </w:pPr>
          </w:p>
          <w:p w14:paraId="0BE916E4" w14:textId="1497D306" w:rsidR="00174C4D" w:rsidRDefault="008F760C">
            <w:pPr>
              <w:spacing w:after="57" w:line="239" w:lineRule="auto"/>
              <w:ind w:left="0" w:right="66" w:firstLine="0"/>
            </w:pPr>
            <w:r>
              <w:t xml:space="preserve">Other soils that have, in some part of the B </w:t>
            </w:r>
            <w:ins w:id="1099" w:author="Andre Eger" w:date="2023-08-21T04:49:00Z">
              <w:r w:rsidR="735A5937">
                <w:t xml:space="preserve">or BC </w:t>
              </w:r>
            </w:ins>
            <w:r>
              <w:t>horizon to 60 cm depth from the mineral soil surface, crumb (or earthy) structure, or bulk density of the fine-earth fraction less than 1.1 Mg/m</w:t>
            </w:r>
            <w:r w:rsidRPr="2F5329E2">
              <w:rPr>
                <w:sz w:val="23"/>
                <w:szCs w:val="23"/>
                <w:vertAlign w:val="superscript"/>
              </w:rPr>
              <w:t>3</w:t>
            </w:r>
            <w:r>
              <w:t xml:space="preserve"> with weakly pedal or </w:t>
            </w:r>
            <w:proofErr w:type="spellStart"/>
            <w:r>
              <w:t>apedal</w:t>
            </w:r>
            <w:proofErr w:type="spellEnd"/>
            <w:r>
              <w:t xml:space="preserve"> fabric.</w:t>
            </w:r>
          </w:p>
          <w:p w14:paraId="7F170331" w14:textId="7C383EA1" w:rsidR="00174C4D" w:rsidRDefault="008F760C">
            <w:pPr>
              <w:spacing w:after="0" w:line="259" w:lineRule="auto"/>
              <w:ind w:left="0" w:right="65" w:firstLine="0"/>
              <w:jc w:val="right"/>
              <w:rPr>
                <w:ins w:id="1100" w:author="Balin Robertson" w:date="2024-10-16T04:17:00Z" w16du:dateUtc="2024-10-16T04:17:27Z"/>
              </w:rPr>
            </w:pPr>
            <w:r w:rsidRPr="1112485A">
              <w:rPr>
                <w:b/>
                <w:bCs/>
              </w:rPr>
              <w:t xml:space="preserve">Typic </w:t>
            </w:r>
            <w:proofErr w:type="spellStart"/>
            <w:r w:rsidRPr="1112485A">
              <w:rPr>
                <w:b/>
                <w:bCs/>
              </w:rPr>
              <w:t>Allophanic</w:t>
            </w:r>
            <w:proofErr w:type="spellEnd"/>
            <w:r w:rsidRPr="1112485A">
              <w:rPr>
                <w:b/>
                <w:bCs/>
              </w:rPr>
              <w:t xml:space="preserve"> Brown Soils</w:t>
            </w:r>
          </w:p>
          <w:p w14:paraId="29C445ED" w14:textId="377D9A73" w:rsidR="00174C4D" w:rsidRDefault="00174C4D" w:rsidP="1112485A">
            <w:pPr>
              <w:spacing w:after="0" w:line="259" w:lineRule="auto"/>
              <w:ind w:left="0" w:right="65" w:firstLine="0"/>
              <w:jc w:val="right"/>
              <w:rPr>
                <w:ins w:id="1101" w:author="Balin Robertson" w:date="2024-10-16T04:17:00Z" w16du:dateUtc="2024-10-16T04:17:30Z"/>
                <w:b/>
                <w:bCs/>
              </w:rPr>
            </w:pPr>
          </w:p>
          <w:p w14:paraId="0BE916E5" w14:textId="06DB7874" w:rsidR="00174C4D" w:rsidRDefault="00174C4D" w:rsidP="003A5905">
            <w:pPr>
              <w:spacing w:after="0" w:afterAutospacing="1" w:line="240" w:lineRule="auto"/>
              <w:jc w:val="right"/>
              <w:rPr>
                <w:b/>
                <w:bCs/>
              </w:rPr>
            </w:pPr>
          </w:p>
        </w:tc>
      </w:tr>
    </w:tbl>
    <w:p w14:paraId="0BE916E8" w14:textId="3A452B70" w:rsidR="009352C3" w:rsidRPr="009352C3" w:rsidRDefault="009352C3" w:rsidP="2F5329E2">
      <w:pPr>
        <w:tabs>
          <w:tab w:val="center" w:pos="805"/>
          <w:tab w:val="center" w:pos="2866"/>
        </w:tabs>
        <w:spacing w:after="59"/>
        <w:ind w:left="1418" w:hanging="851"/>
        <w:jc w:val="left"/>
        <w:rPr>
          <w:b/>
          <w:bCs/>
        </w:rPr>
      </w:pPr>
      <w:r w:rsidRPr="2F5329E2">
        <w:rPr>
          <w:b/>
          <w:bCs/>
        </w:rPr>
        <w:t>BLAD</w:t>
      </w:r>
      <w:r>
        <w:tab/>
        <w:t>Other soils that have pH less than 5.5 in some part of the B</w:t>
      </w:r>
      <w:ins w:id="1102" w:author="Andre Eger" w:date="2023-08-21T04:50:00Z">
        <w:r w:rsidR="219D3B43">
          <w:t xml:space="preserve"> or BC</w:t>
        </w:r>
      </w:ins>
      <w:r>
        <w:t xml:space="preserve"> horizon at 60 cm or less from the mineral soil surface.</w:t>
      </w:r>
    </w:p>
    <w:p w14:paraId="0BE916E9" w14:textId="77777777" w:rsidR="009352C3" w:rsidRDefault="009352C3" w:rsidP="009352C3">
      <w:pPr>
        <w:spacing w:after="465" w:line="259" w:lineRule="auto"/>
        <w:ind w:left="0" w:right="65" w:firstLine="0"/>
        <w:jc w:val="right"/>
      </w:pPr>
      <w:r>
        <w:rPr>
          <w:b/>
        </w:rPr>
        <w:t xml:space="preserve">Acidic-pedal </w:t>
      </w:r>
      <w:proofErr w:type="spellStart"/>
      <w:r>
        <w:rPr>
          <w:b/>
        </w:rPr>
        <w:t>Allophanic</w:t>
      </w:r>
      <w:proofErr w:type="spellEnd"/>
      <w:r>
        <w:rPr>
          <w:b/>
        </w:rPr>
        <w:t xml:space="preserve"> Brown Soils</w:t>
      </w:r>
    </w:p>
    <w:p w14:paraId="0BE916EA" w14:textId="77777777" w:rsidR="009352C3" w:rsidRDefault="009352C3" w:rsidP="00F11E18">
      <w:pPr>
        <w:spacing w:after="59" w:line="264" w:lineRule="auto"/>
        <w:ind w:left="1418" w:right="57" w:hanging="862"/>
        <w:rPr>
          <w:b/>
        </w:rPr>
      </w:pPr>
      <w:r>
        <w:rPr>
          <w:b/>
        </w:rPr>
        <w:t>BLD</w:t>
      </w:r>
      <w:r>
        <w:t xml:space="preserve"> </w:t>
      </w:r>
      <w:r>
        <w:tab/>
        <w:t>Other soils.</w:t>
      </w:r>
    </w:p>
    <w:p w14:paraId="0BE916EB" w14:textId="77777777" w:rsidR="009352C3" w:rsidRPr="00F11E18" w:rsidRDefault="008F760C" w:rsidP="00F11E18">
      <w:pPr>
        <w:spacing w:after="460" w:line="265" w:lineRule="auto"/>
        <w:ind w:left="10" w:right="57" w:hanging="10"/>
        <w:jc w:val="right"/>
      </w:pPr>
      <w:r>
        <w:rPr>
          <w:b/>
        </w:rPr>
        <w:t xml:space="preserve">Pedal </w:t>
      </w:r>
      <w:proofErr w:type="spellStart"/>
      <w:r>
        <w:rPr>
          <w:b/>
        </w:rPr>
        <w:t>Allophanic</w:t>
      </w:r>
      <w:proofErr w:type="spellEnd"/>
      <w:r>
        <w:rPr>
          <w:b/>
        </w:rPr>
        <w:t xml:space="preserve"> Brown Soils</w:t>
      </w:r>
    </w:p>
    <w:p w14:paraId="0BE916EC" w14:textId="77777777" w:rsidR="00174C4D" w:rsidRDefault="008F760C" w:rsidP="00F11E18">
      <w:pPr>
        <w:spacing w:after="212"/>
        <w:ind w:left="567" w:right="58" w:hanging="580"/>
      </w:pPr>
      <w:r>
        <w:rPr>
          <w:b/>
        </w:rPr>
        <w:lastRenderedPageBreak/>
        <w:t>BS</w:t>
      </w:r>
      <w:r w:rsidR="00F11E18">
        <w:tab/>
      </w:r>
      <w:r>
        <w:t>SANDY BROWN SOILS</w:t>
      </w:r>
    </w:p>
    <w:p w14:paraId="0BE916ED" w14:textId="77777777" w:rsidR="00174C4D" w:rsidRDefault="008F760C" w:rsidP="00F11E18">
      <w:pPr>
        <w:ind w:left="554" w:right="58" w:firstLine="0"/>
      </w:pPr>
      <w:r>
        <w:t xml:space="preserve">Sandy Brown Soils occur in sand deposits which are usually of aeolian </w:t>
      </w:r>
      <w:proofErr w:type="gramStart"/>
      <w:r>
        <w:t>origin, but</w:t>
      </w:r>
      <w:proofErr w:type="gramEnd"/>
      <w:r>
        <w:t xml:space="preserve"> may also be of alluvial origin. Subsurface horizons are sand or loamy sand.</w:t>
      </w:r>
    </w:p>
    <w:p w14:paraId="0BE916EE" w14:textId="22ED3D79" w:rsidR="00F11E18" w:rsidRPr="007F158E" w:rsidRDefault="5B3C88DD" w:rsidP="2DFBA46F">
      <w:pPr>
        <w:spacing w:after="59" w:line="252" w:lineRule="auto"/>
        <w:ind w:left="1418" w:right="57" w:hanging="851"/>
        <w:rPr>
          <w:u w:val="single"/>
          <w:rPrChange w:id="1103" w:author="Thomas Caspari" w:date="2017-10-12T14:53:00Z">
            <w:rPr/>
          </w:rPrChange>
        </w:rPr>
      </w:pPr>
      <w:r>
        <w:t xml:space="preserve"> </w:t>
      </w:r>
      <w:r w:rsidRPr="2DFBA46F">
        <w:rPr>
          <w:b/>
          <w:bCs/>
        </w:rPr>
        <w:t xml:space="preserve">BSMP </w:t>
      </w:r>
      <w:r>
        <w:t xml:space="preserve">Sandy Brown Soils that have a </w:t>
      </w:r>
      <w:r w:rsidRPr="2DFBA46F">
        <w:rPr>
          <w:color w:val="2B579A"/>
          <w:u w:val="single"/>
          <w:shd w:val="clear" w:color="auto" w:fill="E6E6E6"/>
          <w:rPrChange w:id="1104" w:author="Thomas Caspari" w:date="2017-10-12T14:53:00Z">
            <w:rPr>
              <w:color w:val="2B579A"/>
              <w:shd w:val="clear" w:color="auto" w:fill="E6E6E6"/>
            </w:rPr>
          </w:rPrChange>
        </w:rPr>
        <w:t>mottled profile form</w:t>
      </w:r>
      <w:ins w:id="1105" w:author="Andre Eger" w:date="2023-08-15T01:50:00Z">
        <w:r w:rsidR="6DBB85D6" w:rsidRPr="32B557F8">
          <w:rPr>
            <w:u w:val="single"/>
          </w:rPr>
          <w:t xml:space="preserve"> or perch-</w:t>
        </w:r>
        <w:proofErr w:type="spellStart"/>
        <w:r w:rsidR="6DBB85D6" w:rsidRPr="32B557F8">
          <w:rPr>
            <w:u w:val="single"/>
          </w:rPr>
          <w:t>gley</w:t>
        </w:r>
        <w:proofErr w:type="spellEnd"/>
        <w:r w:rsidR="6DBB85D6" w:rsidRPr="32B557F8">
          <w:rPr>
            <w:u w:val="single"/>
          </w:rPr>
          <w:t xml:space="preserve"> features</w:t>
        </w:r>
      </w:ins>
      <w:r>
        <w:t xml:space="preserve"> and a </w:t>
      </w:r>
      <w:proofErr w:type="spellStart"/>
      <w:r w:rsidRPr="2DFBA46F">
        <w:rPr>
          <w:color w:val="2B579A"/>
          <w:u w:val="single"/>
          <w:shd w:val="clear" w:color="auto" w:fill="E6E6E6"/>
          <w:rPrChange w:id="1106" w:author="Thomas Caspari" w:date="2017-10-12T14:53:00Z">
            <w:rPr>
              <w:color w:val="2B579A"/>
              <w:shd w:val="clear" w:color="auto" w:fill="E6E6E6"/>
            </w:rPr>
          </w:rPrChange>
        </w:rPr>
        <w:t>placic</w:t>
      </w:r>
      <w:proofErr w:type="spellEnd"/>
      <w:r w:rsidRPr="2DFBA46F">
        <w:rPr>
          <w:color w:val="2B579A"/>
          <w:u w:val="single"/>
          <w:shd w:val="clear" w:color="auto" w:fill="E6E6E6"/>
          <w:rPrChange w:id="1107" w:author="Thomas Caspari" w:date="2017-10-12T14:53:00Z">
            <w:rPr>
              <w:color w:val="2B579A"/>
              <w:shd w:val="clear" w:color="auto" w:fill="E6E6E6"/>
            </w:rPr>
          </w:rPrChange>
        </w:rPr>
        <w:t xml:space="preserve"> horizon </w:t>
      </w:r>
    </w:p>
    <w:p w14:paraId="0BE916EF" w14:textId="77777777" w:rsidR="00174C4D" w:rsidRDefault="008F760C" w:rsidP="00F11E18">
      <w:pPr>
        <w:ind w:left="1418" w:right="58" w:hanging="851"/>
        <w:jc w:val="right"/>
      </w:pPr>
      <w:r>
        <w:rPr>
          <w:b/>
        </w:rPr>
        <w:t>Mottled-</w:t>
      </w:r>
      <w:proofErr w:type="spellStart"/>
      <w:r>
        <w:rPr>
          <w:b/>
        </w:rPr>
        <w:t>placic</w:t>
      </w:r>
      <w:proofErr w:type="spellEnd"/>
      <w:r>
        <w:rPr>
          <w:b/>
        </w:rPr>
        <w:t xml:space="preserve"> Sandy Brown Soils</w:t>
      </w:r>
    </w:p>
    <w:tbl>
      <w:tblPr>
        <w:tblStyle w:val="TableGrid1"/>
        <w:tblW w:w="8569" w:type="dxa"/>
        <w:tblInd w:w="-566" w:type="dxa"/>
        <w:tblLook w:val="04A0" w:firstRow="1" w:lastRow="0" w:firstColumn="1" w:lastColumn="0" w:noHBand="0" w:noVBand="1"/>
      </w:tblPr>
      <w:tblGrid>
        <w:gridCol w:w="1417"/>
        <w:gridCol w:w="7152"/>
      </w:tblGrid>
      <w:tr w:rsidR="00174C4D" w14:paraId="0BE916F3" w14:textId="77777777" w:rsidTr="7563AD0B">
        <w:trPr>
          <w:trHeight w:val="782"/>
        </w:trPr>
        <w:tc>
          <w:tcPr>
            <w:tcW w:w="1417" w:type="dxa"/>
            <w:tcBorders>
              <w:top w:val="nil"/>
              <w:left w:val="nil"/>
              <w:bottom w:val="nil"/>
              <w:right w:val="nil"/>
            </w:tcBorders>
          </w:tcPr>
          <w:p w14:paraId="0BE916F0" w14:textId="77777777" w:rsidR="00174C4D" w:rsidRDefault="008F760C">
            <w:pPr>
              <w:spacing w:after="0" w:line="259" w:lineRule="auto"/>
              <w:ind w:left="307" w:firstLine="0"/>
              <w:jc w:val="center"/>
            </w:pPr>
            <w:r>
              <w:rPr>
                <w:b/>
              </w:rPr>
              <w:t>BSM</w:t>
            </w:r>
          </w:p>
        </w:tc>
        <w:tc>
          <w:tcPr>
            <w:tcW w:w="7152" w:type="dxa"/>
            <w:tcBorders>
              <w:top w:val="nil"/>
              <w:left w:val="nil"/>
              <w:bottom w:val="nil"/>
              <w:right w:val="nil"/>
            </w:tcBorders>
          </w:tcPr>
          <w:p w14:paraId="0BE916F1" w14:textId="6C9C6506" w:rsidR="00174C4D" w:rsidRDefault="5B3C88DD" w:rsidP="2DFBA46F">
            <w:pPr>
              <w:spacing w:after="33" w:line="259" w:lineRule="auto"/>
              <w:ind w:left="113" w:firstLine="0"/>
              <w:jc w:val="left"/>
            </w:pPr>
            <w:r>
              <w:t xml:space="preserve">Other soils that have a </w:t>
            </w:r>
            <w:r w:rsidRPr="2DFBA46F">
              <w:rPr>
                <w:color w:val="2B579A"/>
                <w:u w:val="single"/>
                <w:shd w:val="clear" w:color="auto" w:fill="E6E6E6"/>
                <w:rPrChange w:id="1108" w:author="Thomas Caspari" w:date="2017-10-12T14:53:00Z">
                  <w:rPr>
                    <w:color w:val="2B579A"/>
                    <w:shd w:val="clear" w:color="auto" w:fill="E6E6E6"/>
                  </w:rPr>
                </w:rPrChange>
              </w:rPr>
              <w:t>mottled profile form</w:t>
            </w:r>
            <w:ins w:id="1109" w:author="Andre Eger" w:date="2023-08-15T01:50:00Z">
              <w:r w:rsidR="44D32276" w:rsidRPr="2DFBA46F">
                <w:rPr>
                  <w:u w:val="single"/>
                </w:rPr>
                <w:t xml:space="preserve"> or perch-</w:t>
              </w:r>
              <w:proofErr w:type="spellStart"/>
              <w:r w:rsidR="44D32276" w:rsidRPr="2DFBA46F">
                <w:rPr>
                  <w:u w:val="single"/>
                </w:rPr>
                <w:t>gley</w:t>
              </w:r>
              <w:proofErr w:type="spellEnd"/>
              <w:r w:rsidR="44D32276" w:rsidRPr="2DFBA46F">
                <w:rPr>
                  <w:u w:val="single"/>
                </w:rPr>
                <w:t xml:space="preserve"> features</w:t>
              </w:r>
            </w:ins>
            <w:r>
              <w:t>.</w:t>
            </w:r>
          </w:p>
          <w:p w14:paraId="0BE916F2" w14:textId="77777777" w:rsidR="00174C4D" w:rsidRDefault="008F760C">
            <w:pPr>
              <w:spacing w:after="0" w:line="259" w:lineRule="auto"/>
              <w:ind w:left="0" w:right="65" w:firstLine="0"/>
              <w:jc w:val="right"/>
            </w:pPr>
            <w:r>
              <w:rPr>
                <w:b/>
              </w:rPr>
              <w:t xml:space="preserve">Mottled Sandy Brown Soils </w:t>
            </w:r>
          </w:p>
        </w:tc>
      </w:tr>
      <w:tr w:rsidR="00174C4D" w14:paraId="0BE916F7" w14:textId="77777777" w:rsidTr="7563AD0B">
        <w:trPr>
          <w:trHeight w:val="1428"/>
        </w:trPr>
        <w:tc>
          <w:tcPr>
            <w:tcW w:w="1417" w:type="dxa"/>
            <w:tcBorders>
              <w:top w:val="nil"/>
              <w:left w:val="nil"/>
              <w:bottom w:val="nil"/>
              <w:right w:val="nil"/>
            </w:tcBorders>
          </w:tcPr>
          <w:p w14:paraId="0BE916F4" w14:textId="77777777" w:rsidR="00174C4D" w:rsidRDefault="008F760C" w:rsidP="007F158E">
            <w:pPr>
              <w:spacing w:before="100" w:after="0" w:line="259" w:lineRule="auto"/>
              <w:ind w:left="567" w:firstLine="0"/>
              <w:jc w:val="left"/>
            </w:pPr>
            <w:r>
              <w:rPr>
                <w:b/>
              </w:rPr>
              <w:t>BSA</w:t>
            </w:r>
            <w:r>
              <w:t xml:space="preserve"> </w:t>
            </w:r>
          </w:p>
        </w:tc>
        <w:tc>
          <w:tcPr>
            <w:tcW w:w="7152" w:type="dxa"/>
            <w:tcBorders>
              <w:top w:val="nil"/>
              <w:left w:val="nil"/>
              <w:bottom w:val="nil"/>
              <w:right w:val="nil"/>
            </w:tcBorders>
            <w:vAlign w:val="center"/>
          </w:tcPr>
          <w:p w14:paraId="0BE916F5" w14:textId="2691457D" w:rsidR="00174C4D" w:rsidRDefault="008F760C">
            <w:pPr>
              <w:spacing w:after="1" w:line="239" w:lineRule="auto"/>
              <w:ind w:left="113" w:right="65" w:firstLine="0"/>
            </w:pPr>
            <w:r>
              <w:t>Other soils that have pH less than 5.5 in some part of the B</w:t>
            </w:r>
            <w:ins w:id="1110" w:author="Andre Eger" w:date="2023-08-21T04:55:00Z">
              <w:r w:rsidR="350D179D">
                <w:t xml:space="preserve"> or BC</w:t>
              </w:r>
            </w:ins>
            <w:r>
              <w:t xml:space="preserve"> horizon, to its base, or to 60 cm from the mineral soil surface (whichever is shallower).</w:t>
            </w:r>
          </w:p>
          <w:p w14:paraId="0BE916F6" w14:textId="77777777" w:rsidR="00174C4D" w:rsidRDefault="008F760C">
            <w:pPr>
              <w:spacing w:after="0" w:line="259" w:lineRule="auto"/>
              <w:ind w:left="0" w:right="65" w:firstLine="0"/>
              <w:jc w:val="right"/>
            </w:pPr>
            <w:r>
              <w:rPr>
                <w:b/>
              </w:rPr>
              <w:t>Acidic Sandy Brown Soils</w:t>
            </w:r>
          </w:p>
        </w:tc>
      </w:tr>
      <w:tr w:rsidR="00174C4D" w14:paraId="0BE916FD" w14:textId="77777777" w:rsidTr="7563AD0B">
        <w:trPr>
          <w:trHeight w:val="2312"/>
        </w:trPr>
        <w:tc>
          <w:tcPr>
            <w:tcW w:w="1417" w:type="dxa"/>
            <w:tcBorders>
              <w:top w:val="nil"/>
              <w:left w:val="nil"/>
              <w:bottom w:val="nil"/>
              <w:right w:val="nil"/>
            </w:tcBorders>
          </w:tcPr>
          <w:p w14:paraId="0BE916F8" w14:textId="77777777" w:rsidR="00174C4D" w:rsidRDefault="008F760C" w:rsidP="007F158E">
            <w:pPr>
              <w:spacing w:before="100" w:after="0" w:line="240" w:lineRule="auto"/>
              <w:ind w:left="204" w:firstLine="0"/>
              <w:jc w:val="center"/>
            </w:pPr>
            <w:r>
              <w:rPr>
                <w:b/>
              </w:rPr>
              <w:t>BSP</w:t>
            </w:r>
            <w:r>
              <w:t xml:space="preserve"> </w:t>
            </w:r>
          </w:p>
        </w:tc>
        <w:tc>
          <w:tcPr>
            <w:tcW w:w="7152" w:type="dxa"/>
            <w:tcBorders>
              <w:top w:val="nil"/>
              <w:left w:val="nil"/>
              <w:bottom w:val="nil"/>
              <w:right w:val="nil"/>
            </w:tcBorders>
            <w:vAlign w:val="center"/>
          </w:tcPr>
          <w:p w14:paraId="0BE916F9" w14:textId="77777777" w:rsidR="00174C4D" w:rsidRDefault="008F760C">
            <w:pPr>
              <w:spacing w:after="55" w:line="259" w:lineRule="auto"/>
              <w:ind w:left="113" w:firstLine="0"/>
              <w:jc w:val="left"/>
            </w:pPr>
            <w:r>
              <w:t xml:space="preserve">Other soils that have </w:t>
            </w:r>
            <w:r>
              <w:rPr>
                <w:i/>
              </w:rPr>
              <w:t>either</w:t>
            </w:r>
          </w:p>
          <w:p w14:paraId="0BE916FA" w14:textId="77777777" w:rsidR="00174C4D" w:rsidRDefault="008F760C" w:rsidP="00164344">
            <w:pPr>
              <w:numPr>
                <w:ilvl w:val="0"/>
                <w:numId w:val="123"/>
              </w:numPr>
              <w:spacing w:after="128" w:line="259" w:lineRule="auto"/>
              <w:ind w:right="33" w:hanging="454"/>
              <w:jc w:val="left"/>
            </w:pPr>
            <w:r>
              <w:t xml:space="preserve">an </w:t>
            </w:r>
            <w:r w:rsidRPr="007F158E">
              <w:rPr>
                <w:color w:val="2B579A"/>
                <w:u w:val="single"/>
                <w:shd w:val="clear" w:color="auto" w:fill="E6E6E6"/>
                <w:rPrChange w:id="1111" w:author="Thomas Caspari" w:date="2017-10-12T14:54:00Z">
                  <w:rPr>
                    <w:color w:val="2B579A"/>
                    <w:shd w:val="clear" w:color="auto" w:fill="E6E6E6"/>
                  </w:rPr>
                </w:rPrChange>
              </w:rPr>
              <w:t>argillic horizon</w:t>
            </w:r>
            <w:r>
              <w:t xml:space="preserve"> composed of lamellae, </w:t>
            </w:r>
            <w:r>
              <w:rPr>
                <w:i/>
              </w:rPr>
              <w:t>or</w:t>
            </w:r>
          </w:p>
          <w:p w14:paraId="0BE916FB" w14:textId="35DECB1F" w:rsidR="00174C4D" w:rsidRDefault="24DD5C45" w:rsidP="00164344">
            <w:pPr>
              <w:numPr>
                <w:ilvl w:val="0"/>
                <w:numId w:val="123"/>
              </w:numPr>
              <w:spacing w:after="57" w:line="239" w:lineRule="auto"/>
              <w:ind w:right="33" w:hanging="454"/>
              <w:jc w:val="left"/>
            </w:pPr>
            <w:ins w:id="1112" w:author="Andre Eger" w:date="2024-06-05T03:19:00Z">
              <w:r>
                <w:t xml:space="preserve">an </w:t>
              </w:r>
            </w:ins>
            <w:r w:rsidR="008F760C">
              <w:t xml:space="preserve">eluvial </w:t>
            </w:r>
            <w:del w:id="1113" w:author="Andre Eger" w:date="2024-06-05T03:19:00Z">
              <w:r w:rsidR="008F760C" w:rsidDel="008F760C">
                <w:delText xml:space="preserve">features, including an E </w:delText>
              </w:r>
            </w:del>
            <w:r w:rsidR="008F760C">
              <w:t xml:space="preserve">horizon, or </w:t>
            </w:r>
            <w:proofErr w:type="spellStart"/>
            <w:r w:rsidR="008F760C">
              <w:t>skeletans</w:t>
            </w:r>
            <w:proofErr w:type="spellEnd"/>
            <w:r w:rsidR="008F760C">
              <w:t xml:space="preserve"> as apparent segregations of relatively higher colour value in B or BC horizons (“two-tone”).</w:t>
            </w:r>
          </w:p>
          <w:p w14:paraId="0BE916FC" w14:textId="77777777" w:rsidR="00174C4D" w:rsidRDefault="008F760C">
            <w:pPr>
              <w:spacing w:after="0" w:line="259" w:lineRule="auto"/>
              <w:ind w:left="0" w:right="65" w:firstLine="0"/>
              <w:jc w:val="right"/>
            </w:pPr>
            <w:r>
              <w:rPr>
                <w:b/>
              </w:rPr>
              <w:t>Pallic Sandy Brown Soils</w:t>
            </w:r>
          </w:p>
        </w:tc>
      </w:tr>
      <w:tr w:rsidR="00174C4D" w14:paraId="0BE91701" w14:textId="77777777" w:rsidTr="7563AD0B">
        <w:trPr>
          <w:trHeight w:val="962"/>
        </w:trPr>
        <w:tc>
          <w:tcPr>
            <w:tcW w:w="1417" w:type="dxa"/>
            <w:tcBorders>
              <w:top w:val="nil"/>
              <w:left w:val="nil"/>
              <w:bottom w:val="nil"/>
              <w:right w:val="nil"/>
            </w:tcBorders>
          </w:tcPr>
          <w:p w14:paraId="0BE916FE" w14:textId="77777777" w:rsidR="00174C4D" w:rsidRDefault="008F760C">
            <w:pPr>
              <w:spacing w:after="0" w:line="259" w:lineRule="auto"/>
              <w:ind w:left="566" w:firstLine="0"/>
              <w:jc w:val="left"/>
            </w:pPr>
            <w:r>
              <w:rPr>
                <w:b/>
              </w:rPr>
              <w:t>BSX</w:t>
            </w:r>
            <w:r>
              <w:t xml:space="preserve"> </w:t>
            </w:r>
          </w:p>
        </w:tc>
        <w:tc>
          <w:tcPr>
            <w:tcW w:w="7152" w:type="dxa"/>
            <w:tcBorders>
              <w:top w:val="nil"/>
              <w:left w:val="nil"/>
              <w:bottom w:val="nil"/>
              <w:right w:val="nil"/>
            </w:tcBorders>
          </w:tcPr>
          <w:p w14:paraId="0BE916FF" w14:textId="62A1F9BD" w:rsidR="00174C4D" w:rsidRDefault="008F760C">
            <w:pPr>
              <w:spacing w:after="146" w:line="259" w:lineRule="auto"/>
              <w:ind w:left="113" w:firstLine="0"/>
              <w:jc w:val="left"/>
            </w:pPr>
            <w:r>
              <w:t xml:space="preserve">Other soils that have either a </w:t>
            </w:r>
            <w:proofErr w:type="spellStart"/>
            <w:r w:rsidRPr="007F158E">
              <w:rPr>
                <w:color w:val="2B579A"/>
                <w:u w:val="single"/>
                <w:shd w:val="clear" w:color="auto" w:fill="E6E6E6"/>
                <w:rPrChange w:id="1114" w:author="Thomas Caspari" w:date="2017-10-12T14:54:00Z">
                  <w:rPr>
                    <w:color w:val="2B579A"/>
                    <w:shd w:val="clear" w:color="auto" w:fill="E6E6E6"/>
                  </w:rPr>
                </w:rPrChange>
              </w:rPr>
              <w:t>placic</w:t>
            </w:r>
            <w:proofErr w:type="spellEnd"/>
            <w:r w:rsidRPr="007F158E">
              <w:rPr>
                <w:color w:val="2B579A"/>
                <w:u w:val="single"/>
                <w:shd w:val="clear" w:color="auto" w:fill="E6E6E6"/>
                <w:rPrChange w:id="1115" w:author="Thomas Caspari" w:date="2017-10-12T14:54:00Z">
                  <w:rPr>
                    <w:color w:val="2B579A"/>
                    <w:shd w:val="clear" w:color="auto" w:fill="E6E6E6"/>
                  </w:rPr>
                </w:rPrChange>
              </w:rPr>
              <w:t xml:space="preserve"> </w:t>
            </w:r>
            <w:ins w:id="1116" w:author="Thomas Caspari" w:date="2017-10-12T14:52:00Z">
              <w:r w:rsidR="007F158E" w:rsidRPr="007F158E">
                <w:rPr>
                  <w:color w:val="2B579A"/>
                  <w:u w:val="single"/>
                  <w:shd w:val="clear" w:color="auto" w:fill="E6E6E6"/>
                  <w:rPrChange w:id="1117" w:author="Thomas Caspari" w:date="2017-10-12T14:54:00Z">
                    <w:rPr>
                      <w:color w:val="2B579A"/>
                      <w:shd w:val="clear" w:color="auto" w:fill="E6E6E6"/>
                    </w:rPr>
                  </w:rPrChange>
                </w:rPr>
                <w:t>horizon</w:t>
              </w:r>
            </w:ins>
            <w:ins w:id="1118" w:author="Thomas Caspari" w:date="2017-10-12T14:51:00Z">
              <w:r w:rsidR="007F158E">
                <w:t xml:space="preserve"> </w:t>
              </w:r>
            </w:ins>
            <w:r>
              <w:t xml:space="preserve">or </w:t>
            </w:r>
            <w:del w:id="1119" w:author="Thomas Caspari" w:date="2017-10-12T14:52:00Z">
              <w:r w:rsidDel="007F158E">
                <w:delText xml:space="preserve">orstem </w:delText>
              </w:r>
            </w:del>
            <w:proofErr w:type="spellStart"/>
            <w:ins w:id="1120" w:author="Thomas Caspari" w:date="2017-10-12T14:52:00Z">
              <w:r w:rsidR="007F158E" w:rsidRPr="007F158E">
                <w:rPr>
                  <w:color w:val="2B579A"/>
                  <w:u w:val="single"/>
                  <w:shd w:val="clear" w:color="auto" w:fill="E6E6E6"/>
                  <w:rPrChange w:id="1121" w:author="Thomas Caspari" w:date="2017-10-12T14:54:00Z">
                    <w:rPr>
                      <w:color w:val="2B579A"/>
                      <w:shd w:val="clear" w:color="auto" w:fill="E6E6E6"/>
                    </w:rPr>
                  </w:rPrChange>
                </w:rPr>
                <w:t>ortstein</w:t>
              </w:r>
              <w:proofErr w:type="spellEnd"/>
              <w:r w:rsidR="007F158E" w:rsidRPr="007F158E">
                <w:rPr>
                  <w:color w:val="2B579A"/>
                  <w:u w:val="single"/>
                  <w:shd w:val="clear" w:color="auto" w:fill="E6E6E6"/>
                  <w:rPrChange w:id="1122" w:author="Thomas Caspari" w:date="2017-10-12T14:54:00Z">
                    <w:rPr>
                      <w:color w:val="2B579A"/>
                      <w:shd w:val="clear" w:color="auto" w:fill="E6E6E6"/>
                    </w:rPr>
                  </w:rPrChange>
                </w:rPr>
                <w:t>-</w:t>
              </w:r>
            </w:ins>
            <w:r w:rsidRPr="007F158E">
              <w:rPr>
                <w:color w:val="2B579A"/>
                <w:u w:val="single"/>
                <w:shd w:val="clear" w:color="auto" w:fill="E6E6E6"/>
                <w:rPrChange w:id="1123" w:author="Thomas Caspari" w:date="2017-10-12T14:54:00Z">
                  <w:rPr>
                    <w:color w:val="2B579A"/>
                    <w:shd w:val="clear" w:color="auto" w:fill="E6E6E6"/>
                  </w:rPr>
                </w:rPrChange>
              </w:rPr>
              <w:t>pan</w:t>
            </w:r>
          </w:p>
          <w:p w14:paraId="0BE91700" w14:textId="77777777" w:rsidR="00174C4D" w:rsidRDefault="008F760C">
            <w:pPr>
              <w:spacing w:after="0" w:line="259" w:lineRule="auto"/>
              <w:ind w:left="0" w:right="66" w:firstLine="0"/>
              <w:jc w:val="right"/>
            </w:pPr>
            <w:r>
              <w:rPr>
                <w:b/>
              </w:rPr>
              <w:t>Pan Sandy Brown Soils</w:t>
            </w:r>
          </w:p>
        </w:tc>
      </w:tr>
      <w:tr w:rsidR="00174C4D" w14:paraId="0BE91705" w14:textId="77777777" w:rsidTr="7563AD0B">
        <w:trPr>
          <w:trHeight w:val="689"/>
        </w:trPr>
        <w:tc>
          <w:tcPr>
            <w:tcW w:w="1417" w:type="dxa"/>
            <w:tcBorders>
              <w:top w:val="nil"/>
              <w:left w:val="nil"/>
              <w:bottom w:val="nil"/>
              <w:right w:val="nil"/>
            </w:tcBorders>
          </w:tcPr>
          <w:p w14:paraId="0BE91702" w14:textId="77777777" w:rsidR="00174C4D" w:rsidRDefault="008F760C">
            <w:pPr>
              <w:spacing w:after="0" w:line="259" w:lineRule="auto"/>
              <w:ind w:left="567" w:firstLine="0"/>
              <w:jc w:val="left"/>
            </w:pPr>
            <w:r>
              <w:rPr>
                <w:b/>
              </w:rPr>
              <w:t>BST</w:t>
            </w:r>
            <w:r>
              <w:t xml:space="preserve"> </w:t>
            </w:r>
          </w:p>
        </w:tc>
        <w:tc>
          <w:tcPr>
            <w:tcW w:w="7152" w:type="dxa"/>
            <w:tcBorders>
              <w:top w:val="nil"/>
              <w:left w:val="nil"/>
              <w:bottom w:val="nil"/>
              <w:right w:val="nil"/>
            </w:tcBorders>
          </w:tcPr>
          <w:p w14:paraId="0BE91703" w14:textId="77777777" w:rsidR="00174C4D" w:rsidRDefault="008F760C">
            <w:pPr>
              <w:spacing w:after="0" w:line="259" w:lineRule="auto"/>
              <w:ind w:left="0" w:firstLine="0"/>
              <w:jc w:val="left"/>
            </w:pPr>
            <w:r>
              <w:t>Other soils.</w:t>
            </w:r>
          </w:p>
          <w:p w14:paraId="0BE91704" w14:textId="77777777" w:rsidR="00174C4D" w:rsidRDefault="008F760C">
            <w:pPr>
              <w:spacing w:after="0" w:line="259" w:lineRule="auto"/>
              <w:ind w:left="0" w:right="65" w:firstLine="0"/>
              <w:jc w:val="right"/>
            </w:pPr>
            <w:r>
              <w:rPr>
                <w:b/>
              </w:rPr>
              <w:t>Typic Sandy Brown Soils</w:t>
            </w:r>
          </w:p>
        </w:tc>
      </w:tr>
      <w:tr w:rsidR="00174C4D" w14:paraId="0BE9170C" w14:textId="77777777" w:rsidTr="7563AD0B">
        <w:trPr>
          <w:trHeight w:val="5387"/>
        </w:trPr>
        <w:tc>
          <w:tcPr>
            <w:tcW w:w="8569" w:type="dxa"/>
            <w:gridSpan w:val="2"/>
            <w:tcBorders>
              <w:top w:val="nil"/>
              <w:left w:val="nil"/>
              <w:bottom w:val="nil"/>
              <w:right w:val="nil"/>
            </w:tcBorders>
            <w:vAlign w:val="bottom"/>
          </w:tcPr>
          <w:p w14:paraId="0BE91706" w14:textId="77777777" w:rsidR="00174C4D" w:rsidRDefault="008F760C" w:rsidP="007F158E">
            <w:pPr>
              <w:spacing w:after="129" w:line="259" w:lineRule="auto"/>
              <w:ind w:left="566" w:hanging="566"/>
              <w:jc w:val="left"/>
            </w:pPr>
            <w:r>
              <w:rPr>
                <w:b/>
              </w:rPr>
              <w:lastRenderedPageBreak/>
              <w:t>BX</w:t>
            </w:r>
            <w:r>
              <w:t xml:space="preserve"> </w:t>
            </w:r>
            <w:r w:rsidR="00F11E18">
              <w:t xml:space="preserve">  </w:t>
            </w:r>
            <w:r>
              <w:t>OXIDIC BROWN SOILS</w:t>
            </w:r>
          </w:p>
          <w:p w14:paraId="0BE91707" w14:textId="63E3814F" w:rsidR="00174C4D" w:rsidRDefault="008F760C" w:rsidP="00F11E18">
            <w:pPr>
              <w:spacing w:after="162" w:line="240" w:lineRule="auto"/>
              <w:ind w:left="567" w:firstLine="0"/>
            </w:pPr>
            <w:r>
              <w:t xml:space="preserve">Oxidic Brown Soils occur in strongly weathered soil materials </w:t>
            </w:r>
            <w:proofErr w:type="gramStart"/>
            <w:r>
              <w:t>similar to</w:t>
            </w:r>
            <w:proofErr w:type="gramEnd"/>
            <w:r>
              <w:t xml:space="preserve"> those of Oxidic Soils except that Oxidic Brown Soils </w:t>
            </w:r>
            <w:del w:id="1124" w:author="Andre Eger" w:date="2024-07-19T04:49:00Z">
              <w:r w:rsidDel="008F760C">
                <w:delText>have more weatherable</w:delText>
              </w:r>
            </w:del>
            <w:ins w:id="1125" w:author="Andre Eger" w:date="2024-07-19T04:49:00Z">
              <w:r w:rsidR="6575ED22">
                <w:t xml:space="preserve">are less </w:t>
              </w:r>
              <w:proofErr w:type="spellStart"/>
              <w:r w:rsidR="6575ED22">
                <w:t>weathered</w:t>
              </w:r>
            </w:ins>
            <w:del w:id="1126" w:author="Andre Eger" w:date="2024-07-19T04:49:00Z">
              <w:r w:rsidDel="008F760C">
                <w:delText xml:space="preserve"> minerals </w:delText>
              </w:r>
            </w:del>
            <w:r>
              <w:t>and</w:t>
            </w:r>
            <w:proofErr w:type="spellEnd"/>
            <w:ins w:id="1127" w:author="Andre Eger" w:date="2024-07-19T04:49:00Z">
              <w:r w:rsidR="49003A22">
                <w:t xml:space="preserve"> </w:t>
              </w:r>
            </w:ins>
            <w:ins w:id="1128" w:author="Andre Eger" w:date="2024-07-19T04:50:00Z">
              <w:r w:rsidR="0AF9F102">
                <w:t xml:space="preserve">thus </w:t>
              </w:r>
            </w:ins>
            <w:del w:id="1129" w:author="Andre Eger" w:date="2024-07-19T04:49:00Z">
              <w:r w:rsidDel="008F760C">
                <w:delText xml:space="preserve"> </w:delText>
              </w:r>
            </w:del>
            <w:proofErr w:type="spellStart"/>
            <w:ins w:id="1130" w:author="Andre Eger" w:date="2024-07-19T04:49:00Z">
              <w:r w:rsidR="1B5CB801">
                <w:t>have</w:t>
              </w:r>
            </w:ins>
            <w:del w:id="1131" w:author="Andre Eger" w:date="2024-07-19T04:49:00Z">
              <w:r w:rsidDel="008F760C">
                <w:delText>higher values of</w:delText>
              </w:r>
            </w:del>
            <w:ins w:id="1132" w:author="Andre Eger" w:date="2024-07-19T04:49:00Z">
              <w:r w:rsidR="40C2155A">
                <w:t>more</w:t>
              </w:r>
            </w:ins>
            <w:proofErr w:type="spellEnd"/>
            <w:r>
              <w:t xml:space="preserve"> reserve magnesium. They usually occur in association with Oxidic Soils, </w:t>
            </w:r>
            <w:proofErr w:type="spellStart"/>
            <w:r>
              <w:t>Ultic</w:t>
            </w:r>
            <w:proofErr w:type="spellEnd"/>
            <w:r>
              <w:t xml:space="preserve"> Soils or Granular Soils but on younger land surfaces.</w:t>
            </w:r>
          </w:p>
          <w:p w14:paraId="0BE91708" w14:textId="77777777" w:rsidR="00174C4D" w:rsidRDefault="008F760C">
            <w:pPr>
              <w:tabs>
                <w:tab w:val="center" w:pos="827"/>
                <w:tab w:val="center" w:pos="3754"/>
              </w:tabs>
              <w:spacing w:after="32" w:line="259" w:lineRule="auto"/>
              <w:ind w:left="0" w:firstLine="0"/>
              <w:jc w:val="left"/>
            </w:pPr>
            <w:r>
              <w:rPr>
                <w:rFonts w:ascii="Calibri" w:eastAsia="Calibri" w:hAnsi="Calibri" w:cs="Calibri"/>
                <w:color w:val="000000"/>
                <w:sz w:val="22"/>
              </w:rPr>
              <w:tab/>
            </w:r>
            <w:r>
              <w:rPr>
                <w:b/>
              </w:rPr>
              <w:t>BXT</w:t>
            </w:r>
            <w:r>
              <w:t xml:space="preserve"> </w:t>
            </w:r>
            <w:r>
              <w:tab/>
              <w:t>Oxidic Brown Soils (only one subgroup).</w:t>
            </w:r>
          </w:p>
          <w:p w14:paraId="0BE91709" w14:textId="77777777" w:rsidR="00174C4D" w:rsidRDefault="008F760C">
            <w:pPr>
              <w:spacing w:after="466" w:line="259" w:lineRule="auto"/>
              <w:ind w:left="0" w:right="65" w:firstLine="0"/>
              <w:jc w:val="right"/>
            </w:pPr>
            <w:r>
              <w:rPr>
                <w:b/>
              </w:rPr>
              <w:t>Typic Oxidic Brown Soils</w:t>
            </w:r>
          </w:p>
          <w:p w14:paraId="0BE9170A" w14:textId="3E2BF008" w:rsidR="00174C4D" w:rsidRDefault="008F760C" w:rsidP="007F158E">
            <w:pPr>
              <w:spacing w:after="129" w:line="259" w:lineRule="auto"/>
              <w:ind w:left="566" w:hanging="566"/>
              <w:jc w:val="left"/>
            </w:pPr>
            <w:r>
              <w:rPr>
                <w:b/>
              </w:rPr>
              <w:t>BM</w:t>
            </w:r>
            <w:r w:rsidR="007F158E">
              <w:rPr>
                <w:b/>
              </w:rPr>
              <w:tab/>
            </w:r>
            <w:r>
              <w:t>MAFIC BROWN SOILS</w:t>
            </w:r>
          </w:p>
          <w:p w14:paraId="0BE9170B" w14:textId="496B5716" w:rsidR="00174C4D" w:rsidRDefault="008F760C" w:rsidP="00F11E18">
            <w:pPr>
              <w:spacing w:after="0" w:line="259" w:lineRule="auto"/>
              <w:ind w:left="567" w:right="65" w:hanging="1"/>
            </w:pPr>
            <w:r>
              <w:t>Mafic Brown Soils occur in soil materials weathered from ultra</w:t>
            </w:r>
            <w:ins w:id="1133" w:author="Andre Eger" w:date="2023-08-22T23:50:00Z">
              <w:r w:rsidR="5C6AF8F3">
                <w:t>mafic</w:t>
              </w:r>
            </w:ins>
            <w:del w:id="1134" w:author="Andre Eger" w:date="2023-08-22T23:50:00Z">
              <w:r w:rsidDel="008F760C">
                <w:delText>basic</w:delText>
              </w:r>
            </w:del>
            <w:r>
              <w:t>,</w:t>
            </w:r>
            <w:ins w:id="1135" w:author="Andre Eger" w:date="2023-08-22T23:50:00Z">
              <w:r w:rsidR="5E74C39F">
                <w:t xml:space="preserve"> mafic</w:t>
              </w:r>
            </w:ins>
            <w:del w:id="1136" w:author="Andre Eger" w:date="2023-08-22T23:50:00Z">
              <w:r w:rsidDel="008F760C">
                <w:delText xml:space="preserve"> basic</w:delText>
              </w:r>
            </w:del>
            <w:r>
              <w:t xml:space="preserve"> or intermediate igneous rocks or tuffs. They have relatively high proportions of dark magnesium and iron-rich (mafic) silicate </w:t>
            </w:r>
            <w:proofErr w:type="gramStart"/>
            <w:r>
              <w:t>minerals, and</w:t>
            </w:r>
            <w:proofErr w:type="gramEnd"/>
            <w:r>
              <w:t xml:space="preserve"> have relatively large contents of iron oxides.</w:t>
            </w:r>
          </w:p>
        </w:tc>
      </w:tr>
    </w:tbl>
    <w:p w14:paraId="0BE9170D" w14:textId="3539738E" w:rsidR="00174C4D" w:rsidRDefault="008F760C" w:rsidP="00A23E92">
      <w:pPr>
        <w:spacing w:after="63"/>
        <w:ind w:left="993" w:right="58" w:hanging="1006"/>
      </w:pPr>
      <w:r>
        <w:rPr>
          <w:b/>
        </w:rPr>
        <w:t>BMMG</w:t>
      </w:r>
      <w:r>
        <w:t xml:space="preserve"> </w:t>
      </w:r>
      <w:r w:rsidR="00A23E92">
        <w:tab/>
      </w:r>
      <w:r>
        <w:t xml:space="preserve">Mafic Brown Soils that have </w:t>
      </w:r>
      <w:r>
        <w:rPr>
          <w:i/>
        </w:rPr>
        <w:t>both</w:t>
      </w:r>
    </w:p>
    <w:p w14:paraId="0BE9170E" w14:textId="1460543F" w:rsidR="00174C4D" w:rsidRDefault="5B3C88DD">
      <w:pPr>
        <w:numPr>
          <w:ilvl w:val="0"/>
          <w:numId w:val="63"/>
        </w:numPr>
        <w:spacing w:after="59"/>
        <w:ind w:right="58" w:hanging="454"/>
      </w:pPr>
      <w:r>
        <w:t xml:space="preserve">a </w:t>
      </w:r>
      <w:r w:rsidRPr="2DFBA46F">
        <w:rPr>
          <w:color w:val="2B579A"/>
          <w:u w:val="single"/>
          <w:shd w:val="clear" w:color="auto" w:fill="E6E6E6"/>
          <w:rPrChange w:id="1137" w:author="Thomas Caspari" w:date="2017-10-12T15:01:00Z">
            <w:rPr>
              <w:color w:val="2B579A"/>
              <w:shd w:val="clear" w:color="auto" w:fill="E6E6E6"/>
            </w:rPr>
          </w:rPrChange>
        </w:rPr>
        <w:t>mottled profile form</w:t>
      </w:r>
      <w:ins w:id="1138" w:author="Andre Eger" w:date="2023-08-15T01:50:00Z">
        <w:r w:rsidR="63978BF7" w:rsidRPr="2DFBA46F">
          <w:rPr>
            <w:u w:val="single"/>
          </w:rPr>
          <w:t xml:space="preserve"> or perch-</w:t>
        </w:r>
        <w:proofErr w:type="spellStart"/>
        <w:r w:rsidR="63978BF7" w:rsidRPr="2DFBA46F">
          <w:rPr>
            <w:u w:val="single"/>
          </w:rPr>
          <w:t>gley</w:t>
        </w:r>
        <w:proofErr w:type="spellEnd"/>
        <w:r w:rsidR="63978BF7" w:rsidRPr="2DFBA46F">
          <w:rPr>
            <w:u w:val="single"/>
          </w:rPr>
          <w:t xml:space="preserve"> features</w:t>
        </w:r>
      </w:ins>
      <w:r>
        <w:t xml:space="preserve">, </w:t>
      </w:r>
      <w:r w:rsidRPr="2DFBA46F">
        <w:rPr>
          <w:i/>
          <w:iCs/>
        </w:rPr>
        <w:t>and</w:t>
      </w:r>
    </w:p>
    <w:p w14:paraId="0BE9170F" w14:textId="77777777" w:rsidR="00174C4D" w:rsidRDefault="5B3C88DD">
      <w:pPr>
        <w:numPr>
          <w:ilvl w:val="0"/>
          <w:numId w:val="63"/>
        </w:numPr>
        <w:spacing w:after="59"/>
        <w:ind w:right="58" w:hanging="454"/>
      </w:pPr>
      <w:r>
        <w:t>either</w:t>
      </w:r>
    </w:p>
    <w:p w14:paraId="0BE91710" w14:textId="1D04FA86" w:rsidR="00174C4D" w:rsidRDefault="5B3C88DD">
      <w:pPr>
        <w:numPr>
          <w:ilvl w:val="1"/>
          <w:numId w:val="63"/>
        </w:numPr>
        <w:spacing w:after="61"/>
        <w:ind w:right="58" w:hanging="567"/>
      </w:pPr>
      <w:r>
        <w:t xml:space="preserve">5% (by volume) or more </w:t>
      </w:r>
      <w:ins w:id="1139" w:author="Andre Eger [2]" w:date="2024-11-13T16:13:00Z" w16du:dateUtc="2024-11-13T03:13:00Z">
        <w:r w:rsidR="000A3EF6" w:rsidRPr="000A3EF6">
          <w:t>coarse rock fragments</w:t>
        </w:r>
        <w:r w:rsidR="000A3EF6" w:rsidRPr="000A3EF6" w:rsidDel="000A3EF6">
          <w:t xml:space="preserve"> </w:t>
        </w:r>
      </w:ins>
      <w:del w:id="1140" w:author="Andre Eger [2]" w:date="2024-11-13T16:13:00Z" w16du:dateUtc="2024-11-13T03:13:00Z">
        <w:r w:rsidDel="000A3EF6">
          <w:delText xml:space="preserve">gravel </w:delText>
        </w:r>
      </w:del>
      <w:r>
        <w:t>consisting mainly of ultramafic rocks, or</w:t>
      </w:r>
    </w:p>
    <w:p w14:paraId="0BE91711" w14:textId="2617B9C3" w:rsidR="00174C4D" w:rsidRDefault="5B3C88DD">
      <w:pPr>
        <w:numPr>
          <w:ilvl w:val="1"/>
          <w:numId w:val="63"/>
        </w:numPr>
        <w:spacing w:after="100"/>
        <w:ind w:right="58" w:hanging="567"/>
      </w:pPr>
      <w:r>
        <w:t xml:space="preserve">have an exchangeable calcium/magnesium </w:t>
      </w:r>
      <w:ins w:id="1141" w:author="Andre Eger" w:date="2024-07-15T02:08:00Z">
        <w:r w:rsidR="1D86E266">
          <w:t xml:space="preserve">molar </w:t>
        </w:r>
      </w:ins>
      <w:r>
        <w:t>ratio of 0.2 or less in some part of the B</w:t>
      </w:r>
      <w:ins w:id="1142" w:author="Andre Eger" w:date="2023-08-21T04:55:00Z">
        <w:r w:rsidR="08168F90">
          <w:t xml:space="preserve"> o</w:t>
        </w:r>
      </w:ins>
      <w:ins w:id="1143" w:author="Andre Eger" w:date="2023-08-21T04:56:00Z">
        <w:r w:rsidR="08168F90">
          <w:t>r BC</w:t>
        </w:r>
      </w:ins>
      <w:r>
        <w:t xml:space="preserve"> horizon to 60 cm from the mineral soil surface.</w:t>
      </w:r>
    </w:p>
    <w:p w14:paraId="0BE91712" w14:textId="77777777" w:rsidR="00174C4D" w:rsidRDefault="008F760C">
      <w:pPr>
        <w:spacing w:after="0" w:line="265" w:lineRule="auto"/>
        <w:ind w:left="10" w:right="57" w:hanging="10"/>
        <w:jc w:val="right"/>
      </w:pPr>
      <w:r>
        <w:rPr>
          <w:b/>
        </w:rPr>
        <w:t>Mottled-</w:t>
      </w:r>
      <w:proofErr w:type="spellStart"/>
      <w:r>
        <w:rPr>
          <w:b/>
        </w:rPr>
        <w:t>magnesic</w:t>
      </w:r>
      <w:proofErr w:type="spellEnd"/>
      <w:r>
        <w:rPr>
          <w:b/>
        </w:rPr>
        <w:t xml:space="preserve"> Mafic Brown Soils</w:t>
      </w:r>
    </w:p>
    <w:p w14:paraId="0BE91713" w14:textId="77777777" w:rsidR="00174C4D" w:rsidRDefault="008F760C" w:rsidP="0014749E">
      <w:pPr>
        <w:tabs>
          <w:tab w:val="center" w:pos="891"/>
          <w:tab w:val="center" w:pos="2936"/>
        </w:tabs>
        <w:spacing w:after="59"/>
        <w:ind w:left="1418" w:hanging="851"/>
        <w:jc w:val="left"/>
      </w:pPr>
      <w:r>
        <w:rPr>
          <w:rFonts w:ascii="Calibri" w:eastAsia="Calibri" w:hAnsi="Calibri" w:cs="Calibri"/>
          <w:color w:val="000000"/>
          <w:sz w:val="22"/>
        </w:rPr>
        <w:tab/>
      </w:r>
      <w:r w:rsidRPr="4B0B46A4">
        <w:rPr>
          <w:b/>
          <w:bCs/>
        </w:rPr>
        <w:t>BMG</w:t>
      </w:r>
      <w:r>
        <w:rPr>
          <w:b/>
        </w:rPr>
        <w:tab/>
      </w:r>
      <w:r>
        <w:t xml:space="preserve">Other soils that have </w:t>
      </w:r>
      <w:r w:rsidRPr="4B0B46A4">
        <w:rPr>
          <w:i/>
          <w:iCs/>
        </w:rPr>
        <w:t>either</w:t>
      </w:r>
      <w:r>
        <w:t xml:space="preserve"> </w:t>
      </w:r>
    </w:p>
    <w:p w14:paraId="0BE91714" w14:textId="28FBFABB" w:rsidR="00174C4D" w:rsidRDefault="008F760C">
      <w:pPr>
        <w:numPr>
          <w:ilvl w:val="0"/>
          <w:numId w:val="64"/>
        </w:numPr>
        <w:spacing w:after="62"/>
        <w:ind w:right="58" w:hanging="454"/>
      </w:pPr>
      <w:r>
        <w:t xml:space="preserve">5% (by volume) or more </w:t>
      </w:r>
      <w:ins w:id="1144" w:author="Andre Eger [2]" w:date="2024-11-13T16:13:00Z" w16du:dateUtc="2024-11-13T03:13:00Z">
        <w:r w:rsidR="000A3EF6" w:rsidRPr="000A3EF6">
          <w:t>coarse rock fragments</w:t>
        </w:r>
        <w:r w:rsidR="000A3EF6" w:rsidRPr="000A3EF6" w:rsidDel="000A3EF6">
          <w:t xml:space="preserve"> </w:t>
        </w:r>
      </w:ins>
      <w:del w:id="1145" w:author="Andre Eger [2]" w:date="2024-11-13T16:13:00Z" w16du:dateUtc="2024-11-13T03:13:00Z">
        <w:r w:rsidDel="000A3EF6">
          <w:delText xml:space="preserve">gravel </w:delText>
        </w:r>
      </w:del>
      <w:r>
        <w:t xml:space="preserve">consisting mainly of ultramafic rocks, </w:t>
      </w:r>
      <w:r>
        <w:rPr>
          <w:i/>
        </w:rPr>
        <w:t>or</w:t>
      </w:r>
      <w:r>
        <w:t xml:space="preserve"> </w:t>
      </w:r>
    </w:p>
    <w:p w14:paraId="0BE91715" w14:textId="73A8BD08" w:rsidR="00174C4D" w:rsidRDefault="008F760C">
      <w:pPr>
        <w:numPr>
          <w:ilvl w:val="0"/>
          <w:numId w:val="64"/>
        </w:numPr>
        <w:spacing w:after="113"/>
        <w:ind w:right="58" w:hanging="454"/>
      </w:pPr>
      <w:r>
        <w:t xml:space="preserve">have an exchangeable calcium/magnesium </w:t>
      </w:r>
      <w:ins w:id="1146" w:author="Andre Eger" w:date="2024-07-15T02:18:00Z">
        <w:r w:rsidR="15470E28">
          <w:t xml:space="preserve">molar </w:t>
        </w:r>
      </w:ins>
      <w:r>
        <w:t>ratio of 0.2 or less in some part of the B</w:t>
      </w:r>
      <w:ins w:id="1147" w:author="Andre Eger" w:date="2023-08-21T04:56:00Z">
        <w:r w:rsidR="1AFF6982">
          <w:t xml:space="preserve"> or BC</w:t>
        </w:r>
      </w:ins>
      <w:r>
        <w:t xml:space="preserve"> horizon to 60 cm from the mineral soil surface.</w:t>
      </w:r>
    </w:p>
    <w:p w14:paraId="0BE91716" w14:textId="77777777" w:rsidR="00174C4D" w:rsidRDefault="008F760C">
      <w:pPr>
        <w:spacing w:after="286" w:line="265" w:lineRule="auto"/>
        <w:ind w:left="10" w:right="57" w:hanging="10"/>
        <w:jc w:val="right"/>
        <w:rPr>
          <w:b/>
          <w:bCs/>
        </w:rPr>
      </w:pPr>
      <w:proofErr w:type="spellStart"/>
      <w:r w:rsidRPr="4B0B46A4">
        <w:rPr>
          <w:b/>
          <w:bCs/>
        </w:rPr>
        <w:t>Magnesic</w:t>
      </w:r>
      <w:proofErr w:type="spellEnd"/>
      <w:r w:rsidRPr="4B0B46A4">
        <w:rPr>
          <w:b/>
          <w:bCs/>
        </w:rPr>
        <w:t xml:space="preserve"> Mafic Brown Soils</w:t>
      </w:r>
    </w:p>
    <w:p w14:paraId="0BE91717" w14:textId="75170214" w:rsidR="00174C4D" w:rsidRDefault="5B3C88DD" w:rsidP="2DFBA46F">
      <w:pPr>
        <w:spacing w:after="41"/>
        <w:ind w:left="1418" w:right="58" w:hanging="852"/>
      </w:pPr>
      <w:r w:rsidRPr="2DFBA46F">
        <w:rPr>
          <w:b/>
          <w:bCs/>
        </w:rPr>
        <w:t>BMM</w:t>
      </w:r>
      <w:r w:rsidR="008F760C">
        <w:tab/>
      </w:r>
      <w:r>
        <w:t xml:space="preserve">Other soils that have a </w:t>
      </w:r>
      <w:r w:rsidRPr="2DFBA46F">
        <w:rPr>
          <w:color w:val="2B579A"/>
          <w:u w:val="single"/>
          <w:shd w:val="clear" w:color="auto" w:fill="E6E6E6"/>
          <w:rPrChange w:id="1148" w:author="Thomas Caspari" w:date="2017-10-12T15:02:00Z">
            <w:rPr>
              <w:color w:val="2B579A"/>
              <w:shd w:val="clear" w:color="auto" w:fill="E6E6E6"/>
            </w:rPr>
          </w:rPrChange>
        </w:rPr>
        <w:t>mottled profile form</w:t>
      </w:r>
      <w:ins w:id="1149" w:author="Andre Eger" w:date="2023-08-15T01:51:00Z">
        <w:r w:rsidR="10678E70" w:rsidRPr="2DFBA46F">
          <w:rPr>
            <w:u w:val="single"/>
          </w:rPr>
          <w:t xml:space="preserve"> or perch-</w:t>
        </w:r>
        <w:proofErr w:type="spellStart"/>
        <w:r w:rsidR="10678E70" w:rsidRPr="2DFBA46F">
          <w:rPr>
            <w:u w:val="single"/>
          </w:rPr>
          <w:t>gley</w:t>
        </w:r>
        <w:proofErr w:type="spellEnd"/>
        <w:r w:rsidR="10678E70" w:rsidRPr="2DFBA46F">
          <w:rPr>
            <w:u w:val="single"/>
          </w:rPr>
          <w:t xml:space="preserve"> features</w:t>
        </w:r>
      </w:ins>
      <w:r>
        <w:t>.</w:t>
      </w:r>
    </w:p>
    <w:p w14:paraId="0BE91718" w14:textId="77777777" w:rsidR="00174C4D" w:rsidRDefault="008F760C">
      <w:pPr>
        <w:spacing w:after="286" w:line="265" w:lineRule="auto"/>
        <w:ind w:left="10" w:right="57" w:hanging="10"/>
        <w:jc w:val="right"/>
      </w:pPr>
      <w:r>
        <w:rPr>
          <w:b/>
        </w:rPr>
        <w:t>Mottled Mafic Brown Soils</w:t>
      </w:r>
    </w:p>
    <w:p w14:paraId="0BE91719" w14:textId="5A4C84A5" w:rsidR="0014749E" w:rsidRDefault="008F760C" w:rsidP="0014749E">
      <w:pPr>
        <w:spacing w:after="59" w:line="252" w:lineRule="auto"/>
        <w:ind w:left="1418" w:right="57" w:hanging="851"/>
      </w:pPr>
      <w:r w:rsidRPr="2F5329E2">
        <w:rPr>
          <w:b/>
          <w:bCs/>
        </w:rPr>
        <w:t>BM</w:t>
      </w:r>
      <w:r w:rsidR="0014749E" w:rsidRPr="2F5329E2">
        <w:rPr>
          <w:b/>
          <w:bCs/>
        </w:rPr>
        <w:t>A</w:t>
      </w:r>
      <w:r>
        <w:tab/>
        <w:t>Other soils that have pH less than 5.5 in some part of the B</w:t>
      </w:r>
      <w:ins w:id="1150" w:author="Andre Eger" w:date="2023-08-21T04:56:00Z">
        <w:r w:rsidR="23AF2DB2">
          <w:t xml:space="preserve"> or BC</w:t>
        </w:r>
      </w:ins>
      <w:r>
        <w:t xml:space="preserve"> horizon to 60 cm from the mineral soil surface. </w:t>
      </w:r>
    </w:p>
    <w:p w14:paraId="0BE9171A" w14:textId="77777777" w:rsidR="00174C4D" w:rsidRDefault="0014749E" w:rsidP="0014749E">
      <w:pPr>
        <w:ind w:left="1417" w:right="58" w:hanging="851"/>
        <w:jc w:val="right"/>
      </w:pPr>
      <w:r>
        <w:rPr>
          <w:b/>
        </w:rPr>
        <w:t>A</w:t>
      </w:r>
      <w:r w:rsidR="008F760C">
        <w:rPr>
          <w:b/>
        </w:rPr>
        <w:t>cidic Mafic Brown Soils</w:t>
      </w:r>
    </w:p>
    <w:p w14:paraId="0BE9171B" w14:textId="77777777" w:rsidR="00174C4D" w:rsidRDefault="008F760C" w:rsidP="0014749E">
      <w:pPr>
        <w:spacing w:after="42"/>
        <w:ind w:left="1418" w:right="58" w:hanging="852"/>
      </w:pPr>
      <w:r>
        <w:rPr>
          <w:b/>
        </w:rPr>
        <w:lastRenderedPageBreak/>
        <w:t>BM</w:t>
      </w:r>
      <w:r w:rsidR="0014749E">
        <w:rPr>
          <w:b/>
        </w:rPr>
        <w:t>T</w:t>
      </w:r>
      <w:r w:rsidR="0014749E">
        <w:tab/>
      </w:r>
      <w:r>
        <w:t>Other soils.</w:t>
      </w:r>
    </w:p>
    <w:p w14:paraId="0BE9171C" w14:textId="77777777" w:rsidR="00174C4D" w:rsidRDefault="0014749E">
      <w:pPr>
        <w:spacing w:after="583" w:line="265" w:lineRule="auto"/>
        <w:ind w:left="10" w:right="57" w:hanging="10"/>
        <w:jc w:val="right"/>
      </w:pPr>
      <w:r>
        <w:rPr>
          <w:b/>
        </w:rPr>
        <w:t>T</w:t>
      </w:r>
      <w:r w:rsidR="008F760C">
        <w:rPr>
          <w:b/>
        </w:rPr>
        <w:t>ypic Mafic Brown Soils</w:t>
      </w:r>
    </w:p>
    <w:p w14:paraId="0BE9171D" w14:textId="77777777" w:rsidR="00174C4D" w:rsidRDefault="008F760C" w:rsidP="0014749E">
      <w:pPr>
        <w:ind w:left="567" w:right="58" w:hanging="580"/>
      </w:pPr>
      <w:r>
        <w:rPr>
          <w:b/>
        </w:rPr>
        <w:t>B</w:t>
      </w:r>
      <w:r w:rsidR="0014749E">
        <w:rPr>
          <w:b/>
        </w:rPr>
        <w:t>A</w:t>
      </w:r>
      <w:r w:rsidR="0014749E">
        <w:rPr>
          <w:b/>
        </w:rPr>
        <w:tab/>
      </w:r>
      <w:r>
        <w:t>ACID BROWN SOILS</w:t>
      </w:r>
    </w:p>
    <w:p w14:paraId="0BE9171E" w14:textId="76F7FEAB" w:rsidR="00174C4D" w:rsidRDefault="008F760C">
      <w:pPr>
        <w:ind w:left="554" w:right="58" w:hanging="567"/>
      </w:pPr>
      <w:r>
        <w:t xml:space="preserve"> </w:t>
      </w:r>
      <w:r w:rsidR="0014749E">
        <w:tab/>
      </w:r>
      <w:r>
        <w:t>Acid Brown Soils are strongly or extremely acid</w:t>
      </w:r>
      <w:ins w:id="1151" w:author="Andre Eger" w:date="2024-07-31T09:22:00Z" w16du:dateUtc="2024-07-30T21:22:00Z">
        <w:r w:rsidR="00856693">
          <w:t>ic</w:t>
        </w:r>
      </w:ins>
      <w:r>
        <w:t xml:space="preserve"> soils, many of which occur in very moist or cold mountain environments. Many have a </w:t>
      </w:r>
      <w:proofErr w:type="spellStart"/>
      <w:r>
        <w:t>placic</w:t>
      </w:r>
      <w:proofErr w:type="spellEnd"/>
      <w:r>
        <w:t xml:space="preserve"> horizon.</w:t>
      </w:r>
    </w:p>
    <w:p w14:paraId="0BE9171F" w14:textId="77777777" w:rsidR="0014749E" w:rsidRDefault="008F760C" w:rsidP="0014749E">
      <w:pPr>
        <w:spacing w:after="59" w:line="250" w:lineRule="auto"/>
        <w:ind w:left="1418" w:right="57" w:hanging="868"/>
        <w:jc w:val="left"/>
      </w:pPr>
      <w:r>
        <w:rPr>
          <w:b/>
        </w:rPr>
        <w:t>B</w:t>
      </w:r>
      <w:r w:rsidR="0014749E">
        <w:rPr>
          <w:b/>
        </w:rPr>
        <w:t>A</w:t>
      </w:r>
      <w:r>
        <w:rPr>
          <w:b/>
        </w:rPr>
        <w:t>O</w:t>
      </w:r>
      <w:r w:rsidR="0014749E">
        <w:tab/>
      </w:r>
      <w:r>
        <w:t xml:space="preserve">Acid Brown Soils that have a </w:t>
      </w:r>
      <w:r w:rsidRPr="00A23E92">
        <w:rPr>
          <w:color w:val="2B579A"/>
          <w:u w:val="single"/>
          <w:shd w:val="clear" w:color="auto" w:fill="E6E6E6"/>
          <w:rPrChange w:id="1152" w:author="Thomas Caspari" w:date="2017-10-12T15:02:00Z">
            <w:rPr>
              <w:color w:val="2B579A"/>
              <w:shd w:val="clear" w:color="auto" w:fill="E6E6E6"/>
            </w:rPr>
          </w:rPrChange>
        </w:rPr>
        <w:t>peaty topsoil</w:t>
      </w:r>
      <w:r>
        <w:t xml:space="preserve">. </w:t>
      </w:r>
    </w:p>
    <w:p w14:paraId="0BE91720" w14:textId="77777777" w:rsidR="00174C4D" w:rsidRDefault="0014749E" w:rsidP="0014749E">
      <w:pPr>
        <w:spacing w:after="298" w:line="250" w:lineRule="auto"/>
        <w:ind w:left="561" w:right="56" w:hanging="10"/>
        <w:jc w:val="right"/>
      </w:pPr>
      <w:r>
        <w:rPr>
          <w:b/>
        </w:rPr>
        <w:t>P</w:t>
      </w:r>
      <w:r w:rsidR="008F760C">
        <w:rPr>
          <w:b/>
        </w:rPr>
        <w:t xml:space="preserve">eaty </w:t>
      </w:r>
      <w:r w:rsidR="00CC334C">
        <w:rPr>
          <w:b/>
        </w:rPr>
        <w:t>A</w:t>
      </w:r>
      <w:r w:rsidR="008F760C">
        <w:rPr>
          <w:b/>
        </w:rPr>
        <w:t>cid Brown Soils</w:t>
      </w:r>
    </w:p>
    <w:p w14:paraId="0BE91721" w14:textId="77777777" w:rsidR="00174C4D" w:rsidRDefault="008F760C" w:rsidP="0005381F">
      <w:pPr>
        <w:spacing w:after="138"/>
        <w:ind w:left="1418" w:right="58" w:hanging="860"/>
      </w:pPr>
      <w:r>
        <w:rPr>
          <w:b/>
        </w:rPr>
        <w:t>B</w:t>
      </w:r>
      <w:r w:rsidR="0014749E">
        <w:rPr>
          <w:b/>
        </w:rPr>
        <w:t>A</w:t>
      </w:r>
      <w:r>
        <w:rPr>
          <w:b/>
        </w:rPr>
        <w:t>M</w:t>
      </w:r>
      <w:r w:rsidR="0014749E">
        <w:rPr>
          <w:b/>
        </w:rPr>
        <w:t>P</w:t>
      </w:r>
      <w:r w:rsidR="0005381F">
        <w:tab/>
      </w:r>
      <w:r>
        <w:t xml:space="preserve">Acid Brown Soils that have </w:t>
      </w:r>
      <w:r>
        <w:rPr>
          <w:i/>
        </w:rPr>
        <w:t>both</w:t>
      </w:r>
    </w:p>
    <w:p w14:paraId="0BE91722" w14:textId="506B40B5" w:rsidR="00174C4D" w:rsidRDefault="008F760C">
      <w:pPr>
        <w:numPr>
          <w:ilvl w:val="0"/>
          <w:numId w:val="65"/>
        </w:numPr>
        <w:spacing w:after="140"/>
        <w:ind w:right="58" w:hanging="567"/>
      </w:pPr>
      <w:r>
        <w:t xml:space="preserve">a </w:t>
      </w:r>
      <w:proofErr w:type="spellStart"/>
      <w:r w:rsidRPr="00A23E92">
        <w:rPr>
          <w:color w:val="2B579A"/>
          <w:u w:val="single"/>
          <w:shd w:val="clear" w:color="auto" w:fill="E6E6E6"/>
          <w:rPrChange w:id="1153" w:author="Thomas Caspari" w:date="2017-10-12T15:02:00Z">
            <w:rPr>
              <w:color w:val="2B579A"/>
              <w:shd w:val="clear" w:color="auto" w:fill="E6E6E6"/>
            </w:rPr>
          </w:rPrChange>
        </w:rPr>
        <w:t>placic</w:t>
      </w:r>
      <w:proofErr w:type="spellEnd"/>
      <w:r w:rsidRPr="00A23E92">
        <w:rPr>
          <w:color w:val="2B579A"/>
          <w:u w:val="single"/>
          <w:shd w:val="clear" w:color="auto" w:fill="E6E6E6"/>
          <w:rPrChange w:id="1154" w:author="Thomas Caspari" w:date="2017-10-12T15:02:00Z">
            <w:rPr>
              <w:color w:val="2B579A"/>
              <w:shd w:val="clear" w:color="auto" w:fill="E6E6E6"/>
            </w:rPr>
          </w:rPrChange>
        </w:rPr>
        <w:t xml:space="preserve"> horizon</w:t>
      </w:r>
      <w:r>
        <w:t xml:space="preserve"> </w:t>
      </w:r>
      <w:ins w:id="1155" w:author="Andre Eger" w:date="2024-10-03T12:25:00Z" w16du:dateUtc="2024-10-02T23:25:00Z">
        <w:r w:rsidR="009B5E19">
          <w:t xml:space="preserve">or </w:t>
        </w:r>
        <w:proofErr w:type="spellStart"/>
        <w:r w:rsidR="009B5E19">
          <w:t>ortstein</w:t>
        </w:r>
        <w:proofErr w:type="spellEnd"/>
        <w:r w:rsidR="009B5E19">
          <w:t xml:space="preserve">-pan </w:t>
        </w:r>
      </w:ins>
      <w:r>
        <w:t xml:space="preserve">at 60 cm or less from the mineral soil surface, </w:t>
      </w:r>
      <w:r w:rsidRPr="5085CBA8">
        <w:rPr>
          <w:i/>
          <w:iCs/>
        </w:rPr>
        <w:t>and</w:t>
      </w:r>
    </w:p>
    <w:p w14:paraId="0BE91723" w14:textId="5C41280E" w:rsidR="00174C4D" w:rsidRDefault="5B3C88DD">
      <w:pPr>
        <w:numPr>
          <w:ilvl w:val="0"/>
          <w:numId w:val="65"/>
        </w:numPr>
        <w:spacing w:after="41"/>
        <w:ind w:right="58" w:hanging="567"/>
      </w:pPr>
      <w:r>
        <w:t xml:space="preserve">a </w:t>
      </w:r>
      <w:r w:rsidRPr="2DFBA46F">
        <w:rPr>
          <w:color w:val="2B579A"/>
          <w:u w:val="single"/>
          <w:shd w:val="clear" w:color="auto" w:fill="E6E6E6"/>
          <w:rPrChange w:id="1156" w:author="Thomas Caspari" w:date="2017-10-12T15:02:00Z">
            <w:rPr>
              <w:color w:val="2B579A"/>
              <w:shd w:val="clear" w:color="auto" w:fill="E6E6E6"/>
            </w:rPr>
          </w:rPrChange>
        </w:rPr>
        <w:t>mottl</w:t>
      </w:r>
      <w:r w:rsidRPr="2DFBA46F">
        <w:rPr>
          <w:color w:val="2B579A"/>
          <w:u w:val="single"/>
          <w:shd w:val="clear" w:color="auto" w:fill="E6E6E6"/>
          <w:rPrChange w:id="1157" w:author="Andre Eger" w:date="2023-08-15T01:44:00Z">
            <w:rPr>
              <w:color w:val="2B579A"/>
              <w:shd w:val="clear" w:color="auto" w:fill="E6E6E6"/>
            </w:rPr>
          </w:rPrChange>
        </w:rPr>
        <w:t xml:space="preserve">ed </w:t>
      </w:r>
      <w:ins w:id="1158" w:author="Andre Eger" w:date="2023-08-15T01:44:00Z">
        <w:r w:rsidR="57CCCF96" w:rsidRPr="2DFBA46F">
          <w:rPr>
            <w:color w:val="2B579A"/>
            <w:u w:val="single"/>
            <w:shd w:val="clear" w:color="auto" w:fill="E6E6E6"/>
            <w:rPrChange w:id="1159" w:author="Andre Eger" w:date="2023-08-15T01:44:00Z">
              <w:rPr>
                <w:color w:val="2B579A"/>
                <w:shd w:val="clear" w:color="auto" w:fill="E6E6E6"/>
              </w:rPr>
            </w:rPrChange>
          </w:rPr>
          <w:t>pro</w:t>
        </w:r>
        <w:r w:rsidR="57CCCF96" w:rsidRPr="2DFBA46F">
          <w:rPr>
            <w:u w:val="single"/>
          </w:rPr>
          <w:t>file form</w:t>
        </w:r>
        <w:r w:rsidR="57CCCF96">
          <w:t xml:space="preserve"> </w:t>
        </w:r>
      </w:ins>
      <w:r>
        <w:t xml:space="preserve">or </w:t>
      </w:r>
      <w:ins w:id="1160" w:author="Andre Eger" w:date="2023-08-15T01:44:00Z">
        <w:r w:rsidR="0CCB084A">
          <w:t>p</w:t>
        </w:r>
        <w:r w:rsidR="0CCB084A" w:rsidRPr="2DFBA46F">
          <w:rPr>
            <w:color w:val="2B579A"/>
            <w:u w:val="single"/>
            <w:shd w:val="clear" w:color="auto" w:fill="E6E6E6"/>
            <w:rPrChange w:id="1161" w:author="Andre Eger" w:date="2023-08-15T01:44:00Z">
              <w:rPr>
                <w:color w:val="2B579A"/>
                <w:shd w:val="clear" w:color="auto" w:fill="E6E6E6"/>
              </w:rPr>
            </w:rPrChange>
          </w:rPr>
          <w:t>erch-</w:t>
        </w:r>
      </w:ins>
      <w:proofErr w:type="spellStart"/>
      <w:r w:rsidRPr="2DFBA46F">
        <w:rPr>
          <w:color w:val="2B579A"/>
          <w:u w:val="single"/>
          <w:shd w:val="clear" w:color="auto" w:fill="E6E6E6"/>
          <w:rPrChange w:id="1162" w:author="Thomas Caspari" w:date="2017-10-12T15:02:00Z">
            <w:rPr>
              <w:color w:val="2B579A"/>
              <w:shd w:val="clear" w:color="auto" w:fill="E6E6E6"/>
            </w:rPr>
          </w:rPrChange>
        </w:rPr>
        <w:t>gley</w:t>
      </w:r>
      <w:proofErr w:type="spellEnd"/>
      <w:r w:rsidRPr="2DFBA46F">
        <w:rPr>
          <w:color w:val="2B579A"/>
          <w:u w:val="single"/>
          <w:shd w:val="clear" w:color="auto" w:fill="E6E6E6"/>
          <w:rPrChange w:id="1163" w:author="Thomas Caspari" w:date="2017-10-12T15:02:00Z">
            <w:rPr>
              <w:color w:val="2B579A"/>
              <w:shd w:val="clear" w:color="auto" w:fill="E6E6E6"/>
            </w:rPr>
          </w:rPrChange>
        </w:rPr>
        <w:t xml:space="preserve"> </w:t>
      </w:r>
      <w:ins w:id="1164" w:author="Andre Eger" w:date="2023-08-15T01:44:00Z">
        <w:r w:rsidR="3C161328" w:rsidRPr="2DFBA46F">
          <w:rPr>
            <w:u w:val="single"/>
          </w:rPr>
          <w:t>features</w:t>
        </w:r>
      </w:ins>
      <w:del w:id="1165" w:author="Andre Eger" w:date="2023-08-15T01:44:00Z">
        <w:r w:rsidR="008F760C" w:rsidRPr="2DFBA46F" w:rsidDel="5B3C88DD">
          <w:rPr>
            <w:color w:val="2B579A"/>
            <w:u w:val="single"/>
            <w:shd w:val="clear" w:color="auto" w:fill="E6E6E6"/>
            <w:rPrChange w:id="1166" w:author="Thomas Caspari" w:date="2017-10-12T15:02:00Z">
              <w:rPr>
                <w:color w:val="2B579A"/>
                <w:shd w:val="clear" w:color="auto" w:fill="E6E6E6"/>
              </w:rPr>
            </w:rPrChange>
          </w:rPr>
          <w:delText>profile form</w:delText>
        </w:r>
      </w:del>
      <w:r>
        <w:t>.</w:t>
      </w:r>
    </w:p>
    <w:p w14:paraId="0BE91724" w14:textId="7DDE74B0" w:rsidR="00174C4D" w:rsidRDefault="008F760C">
      <w:pPr>
        <w:spacing w:after="0" w:line="265" w:lineRule="auto"/>
        <w:ind w:left="10" w:right="57" w:hanging="10"/>
        <w:jc w:val="right"/>
        <w:rPr>
          <w:b/>
        </w:rPr>
      </w:pPr>
      <w:r>
        <w:rPr>
          <w:b/>
        </w:rPr>
        <w:t>Mottled-</w:t>
      </w:r>
      <w:del w:id="1167" w:author="Andre Eger" w:date="2024-10-03T12:25:00Z" w16du:dateUtc="2024-10-02T23:25:00Z">
        <w:r w:rsidDel="009B5E19">
          <w:rPr>
            <w:b/>
          </w:rPr>
          <w:delText>placic</w:delText>
        </w:r>
      </w:del>
      <w:ins w:id="1168" w:author="Andre Eger" w:date="2024-10-03T12:25:00Z" w16du:dateUtc="2024-10-02T23:25:00Z">
        <w:r w:rsidR="009B5E19">
          <w:rPr>
            <w:b/>
          </w:rPr>
          <w:t>impeded</w:t>
        </w:r>
      </w:ins>
      <w:r>
        <w:rPr>
          <w:b/>
        </w:rPr>
        <w:t xml:space="preserve"> </w:t>
      </w:r>
      <w:r w:rsidR="00CC334C">
        <w:rPr>
          <w:b/>
        </w:rPr>
        <w:t>A</w:t>
      </w:r>
      <w:r>
        <w:rPr>
          <w:b/>
        </w:rPr>
        <w:t>cid Brown Soils</w:t>
      </w:r>
    </w:p>
    <w:p w14:paraId="0BE91725" w14:textId="77777777" w:rsidR="00CC334C" w:rsidRPr="00CC334C" w:rsidRDefault="00CC334C" w:rsidP="00CC334C">
      <w:pPr>
        <w:spacing w:after="0" w:line="265" w:lineRule="auto"/>
        <w:ind w:left="10" w:right="57" w:hanging="10"/>
        <w:jc w:val="right"/>
        <w:rPr>
          <w:b/>
        </w:rPr>
      </w:pPr>
    </w:p>
    <w:p w14:paraId="0BE91726" w14:textId="12F25278" w:rsidR="00CC334C" w:rsidRPr="00CC334C" w:rsidRDefault="07C026CD" w:rsidP="00CC334C">
      <w:pPr>
        <w:spacing w:after="138"/>
        <w:ind w:left="1418" w:right="58" w:hanging="860"/>
      </w:pPr>
      <w:r w:rsidRPr="2DFBA46F">
        <w:rPr>
          <w:b/>
          <w:bCs/>
        </w:rPr>
        <w:t>BAM</w:t>
      </w:r>
      <w:r w:rsidR="00CC334C">
        <w:tab/>
      </w:r>
      <w:r>
        <w:t xml:space="preserve">Other soils that have a </w:t>
      </w:r>
      <w:r w:rsidRPr="2DFBA46F">
        <w:rPr>
          <w:color w:val="2B579A"/>
          <w:u w:val="single"/>
          <w:shd w:val="clear" w:color="auto" w:fill="E6E6E6"/>
          <w:rPrChange w:id="1169" w:author="Thomas Caspari" w:date="2017-10-12T15:02:00Z">
            <w:rPr>
              <w:color w:val="2B579A"/>
              <w:shd w:val="clear" w:color="auto" w:fill="E6E6E6"/>
            </w:rPr>
          </w:rPrChange>
        </w:rPr>
        <w:t>mottled profile form</w:t>
      </w:r>
      <w:ins w:id="1170" w:author="Andre Eger" w:date="2023-08-15T01:46:00Z">
        <w:r w:rsidR="0BABD457" w:rsidRPr="2DFBA46F">
          <w:rPr>
            <w:u w:val="single"/>
          </w:rPr>
          <w:t xml:space="preserve"> or perch-</w:t>
        </w:r>
        <w:proofErr w:type="spellStart"/>
        <w:r w:rsidR="0BABD457" w:rsidRPr="2DFBA46F">
          <w:rPr>
            <w:u w:val="single"/>
          </w:rPr>
          <w:t>gley</w:t>
        </w:r>
        <w:proofErr w:type="spellEnd"/>
        <w:r w:rsidR="0BABD457" w:rsidRPr="2DFBA46F">
          <w:rPr>
            <w:u w:val="single"/>
          </w:rPr>
          <w:t xml:space="preserve"> features</w:t>
        </w:r>
      </w:ins>
      <w:r>
        <w:t>.</w:t>
      </w:r>
    </w:p>
    <w:p w14:paraId="0BE91727" w14:textId="77777777" w:rsidR="00CC334C" w:rsidRPr="00CC334C" w:rsidRDefault="00CC334C" w:rsidP="00CC334C">
      <w:pPr>
        <w:spacing w:after="0" w:line="265" w:lineRule="auto"/>
        <w:ind w:left="10" w:right="57" w:hanging="10"/>
        <w:jc w:val="right"/>
        <w:rPr>
          <w:b/>
        </w:rPr>
      </w:pPr>
      <w:r w:rsidRPr="00CC334C">
        <w:rPr>
          <w:b/>
        </w:rPr>
        <w:tab/>
        <w:t>Mottled Acid Brown Soils</w:t>
      </w:r>
    </w:p>
    <w:p w14:paraId="11FE9D74" w14:textId="77777777" w:rsidR="00E522DE" w:rsidRPr="00CC334C" w:rsidRDefault="00E522DE" w:rsidP="00E522DE">
      <w:pPr>
        <w:spacing w:after="0" w:line="265" w:lineRule="auto"/>
        <w:ind w:left="1418" w:right="57" w:hanging="861"/>
        <w:rPr>
          <w:ins w:id="1171" w:author="Andre Eger" w:date="2024-10-02T14:09:00Z" w16du:dateUtc="2024-10-02T01:09:00Z"/>
        </w:rPr>
      </w:pPr>
      <w:ins w:id="1172" w:author="Andre Eger" w:date="2024-10-02T14:09:00Z" w16du:dateUtc="2024-10-02T01:09:00Z">
        <w:r w:rsidRPr="00CC334C">
          <w:rPr>
            <w:b/>
          </w:rPr>
          <w:t>BAX</w:t>
        </w:r>
        <w:r w:rsidRPr="00CC334C">
          <w:t xml:space="preserve"> </w:t>
        </w:r>
        <w:r w:rsidRPr="00CC334C">
          <w:tab/>
          <w:t xml:space="preserve">Other soils that in the B have a </w:t>
        </w:r>
        <w:proofErr w:type="spellStart"/>
        <w:r w:rsidRPr="00CC334C">
          <w:t>subhorizon</w:t>
        </w:r>
        <w:proofErr w:type="spellEnd"/>
        <w:r w:rsidRPr="00CC334C">
          <w:t xml:space="preserve">, that meets the strength requirements of an </w:t>
        </w:r>
        <w:proofErr w:type="spellStart"/>
        <w:r w:rsidRPr="00034557">
          <w:rPr>
            <w:color w:val="2B579A"/>
            <w:u w:val="single"/>
            <w:shd w:val="clear" w:color="auto" w:fill="E6E6E6"/>
          </w:rPr>
          <w:t>ortstein</w:t>
        </w:r>
        <w:proofErr w:type="spellEnd"/>
        <w:r w:rsidRPr="00034557">
          <w:rPr>
            <w:rFonts w:ascii="MS Mincho" w:eastAsia="MS Mincho" w:hAnsi="MS Mincho" w:cs="MS Mincho"/>
            <w:color w:val="2B579A"/>
            <w:u w:val="single"/>
            <w:shd w:val="clear" w:color="auto" w:fill="E6E6E6"/>
          </w:rPr>
          <w:t>‑</w:t>
        </w:r>
        <w:r w:rsidRPr="00034557">
          <w:rPr>
            <w:color w:val="2B579A"/>
            <w:u w:val="single"/>
            <w:shd w:val="clear" w:color="auto" w:fill="E6E6E6"/>
          </w:rPr>
          <w:t>pan</w:t>
        </w:r>
        <w:r w:rsidRPr="00CC334C">
          <w:t>, within 90 cm of the mineral soil surface.</w:t>
        </w:r>
      </w:ins>
    </w:p>
    <w:p w14:paraId="6FEB2176" w14:textId="77777777" w:rsidR="00E522DE" w:rsidRPr="00CC334C" w:rsidRDefault="00E522DE" w:rsidP="00E522DE">
      <w:pPr>
        <w:spacing w:after="0" w:line="265" w:lineRule="auto"/>
        <w:ind w:left="10" w:right="57" w:hanging="10"/>
        <w:jc w:val="right"/>
        <w:rPr>
          <w:ins w:id="1173" w:author="Andre Eger" w:date="2024-10-02T14:09:00Z" w16du:dateUtc="2024-10-02T01:09:00Z"/>
          <w:b/>
        </w:rPr>
      </w:pPr>
      <w:ins w:id="1174" w:author="Andre Eger" w:date="2024-10-02T14:09:00Z" w16du:dateUtc="2024-10-02T01:09:00Z">
        <w:r w:rsidRPr="00CC334C">
          <w:rPr>
            <w:b/>
          </w:rPr>
          <w:t>Pan Acid Brown Soils</w:t>
        </w:r>
      </w:ins>
    </w:p>
    <w:p w14:paraId="0BE91728" w14:textId="77777777" w:rsidR="00CC334C" w:rsidRDefault="00CC334C" w:rsidP="00CC334C">
      <w:pPr>
        <w:spacing w:after="0" w:line="265" w:lineRule="auto"/>
        <w:ind w:left="1418" w:right="57" w:hanging="861"/>
      </w:pPr>
      <w:r w:rsidRPr="00CC334C">
        <w:rPr>
          <w:b/>
        </w:rPr>
        <w:t xml:space="preserve">BAP </w:t>
      </w:r>
      <w:r w:rsidRPr="00CC334C">
        <w:rPr>
          <w:b/>
        </w:rPr>
        <w:tab/>
      </w:r>
      <w:r w:rsidRPr="00CC334C">
        <w:t xml:space="preserve">Other soils with a </w:t>
      </w:r>
      <w:proofErr w:type="spellStart"/>
      <w:r w:rsidRPr="00A23E92">
        <w:rPr>
          <w:color w:val="2B579A"/>
          <w:u w:val="single"/>
          <w:shd w:val="clear" w:color="auto" w:fill="E6E6E6"/>
          <w:rPrChange w:id="1175" w:author="Thomas Caspari" w:date="2017-10-12T15:02:00Z">
            <w:rPr>
              <w:color w:val="2B579A"/>
              <w:shd w:val="clear" w:color="auto" w:fill="E6E6E6"/>
            </w:rPr>
          </w:rPrChange>
        </w:rPr>
        <w:t>placic</w:t>
      </w:r>
      <w:proofErr w:type="spellEnd"/>
      <w:r w:rsidRPr="00A23E92">
        <w:rPr>
          <w:color w:val="2B579A"/>
          <w:u w:val="single"/>
          <w:shd w:val="clear" w:color="auto" w:fill="E6E6E6"/>
          <w:rPrChange w:id="1176" w:author="Thomas Caspari" w:date="2017-10-12T15:02:00Z">
            <w:rPr>
              <w:color w:val="2B579A"/>
              <w:shd w:val="clear" w:color="auto" w:fill="E6E6E6"/>
            </w:rPr>
          </w:rPrChange>
        </w:rPr>
        <w:t xml:space="preserve"> horizon</w:t>
      </w:r>
      <w:r w:rsidRPr="00CC334C">
        <w:t xml:space="preserve">. </w:t>
      </w:r>
    </w:p>
    <w:p w14:paraId="0BE91729" w14:textId="1DADEB29" w:rsidR="00CC334C" w:rsidRPr="00CC334C" w:rsidRDefault="00CC334C" w:rsidP="00CC334C">
      <w:pPr>
        <w:spacing w:after="0" w:line="265" w:lineRule="auto"/>
        <w:ind w:left="1418" w:right="57" w:hanging="861"/>
        <w:jc w:val="right"/>
        <w:rPr>
          <w:b/>
        </w:rPr>
      </w:pPr>
      <w:proofErr w:type="spellStart"/>
      <w:r w:rsidRPr="00CC334C">
        <w:rPr>
          <w:b/>
        </w:rPr>
        <w:t>Placic</w:t>
      </w:r>
      <w:proofErr w:type="spellEnd"/>
      <w:r w:rsidRPr="00CC334C">
        <w:rPr>
          <w:b/>
        </w:rPr>
        <w:t xml:space="preserve"> Acid Brown Soils</w:t>
      </w:r>
    </w:p>
    <w:p w14:paraId="0BE9172A" w14:textId="6F93A4C5" w:rsidR="00CC334C" w:rsidRPr="00CC334C" w:rsidDel="00E522DE" w:rsidRDefault="00CC334C" w:rsidP="00CC334C">
      <w:pPr>
        <w:spacing w:after="0" w:line="265" w:lineRule="auto"/>
        <w:ind w:left="1418" w:right="57" w:hanging="861"/>
        <w:rPr>
          <w:del w:id="1177" w:author="Andre Eger" w:date="2024-10-02T14:09:00Z" w16du:dateUtc="2024-10-02T01:09:00Z"/>
        </w:rPr>
      </w:pPr>
      <w:del w:id="1178" w:author="Andre Eger" w:date="2024-10-02T14:09:00Z" w16du:dateUtc="2024-10-02T01:09:00Z">
        <w:r w:rsidRPr="00CC334C" w:rsidDel="00E522DE">
          <w:rPr>
            <w:b/>
          </w:rPr>
          <w:delText>BAX</w:delText>
        </w:r>
        <w:r w:rsidRPr="00CC334C" w:rsidDel="00E522DE">
          <w:delText xml:space="preserve"> </w:delText>
        </w:r>
        <w:r w:rsidRPr="00CC334C" w:rsidDel="00E522DE">
          <w:tab/>
          <w:delText xml:space="preserve">Other soils that in the B have a subhorizon, that meets the strength requirements of an </w:delText>
        </w:r>
        <w:r w:rsidRPr="00A23E92" w:rsidDel="00E522DE">
          <w:rPr>
            <w:color w:val="2B579A"/>
            <w:u w:val="single"/>
            <w:shd w:val="clear" w:color="auto" w:fill="E6E6E6"/>
            <w:rPrChange w:id="1179" w:author="Thomas Caspari" w:date="2017-10-12T15:02:00Z">
              <w:rPr>
                <w:color w:val="2B579A"/>
                <w:shd w:val="clear" w:color="auto" w:fill="E6E6E6"/>
              </w:rPr>
            </w:rPrChange>
          </w:rPr>
          <w:delText>ortstein</w:delText>
        </w:r>
        <w:r w:rsidRPr="00A23E92" w:rsidDel="00E522DE">
          <w:rPr>
            <w:rFonts w:ascii="MS Mincho" w:eastAsia="MS Mincho" w:hAnsi="MS Mincho" w:cs="MS Mincho"/>
            <w:color w:val="2B579A"/>
            <w:u w:val="single"/>
            <w:shd w:val="clear" w:color="auto" w:fill="E6E6E6"/>
            <w:rPrChange w:id="1180" w:author="Thomas Caspari" w:date="2017-10-12T15:02:00Z">
              <w:rPr>
                <w:rFonts w:ascii="MS Mincho" w:eastAsia="MS Mincho" w:hAnsi="MS Mincho" w:cs="MS Mincho"/>
                <w:color w:val="2B579A"/>
                <w:shd w:val="clear" w:color="auto" w:fill="E6E6E6"/>
              </w:rPr>
            </w:rPrChange>
          </w:rPr>
          <w:delText>‑</w:delText>
        </w:r>
        <w:r w:rsidRPr="00A23E92" w:rsidDel="00E522DE">
          <w:rPr>
            <w:color w:val="2B579A"/>
            <w:u w:val="single"/>
            <w:shd w:val="clear" w:color="auto" w:fill="E6E6E6"/>
            <w:rPrChange w:id="1181" w:author="Thomas Caspari" w:date="2017-10-12T15:02:00Z">
              <w:rPr>
                <w:color w:val="2B579A"/>
                <w:shd w:val="clear" w:color="auto" w:fill="E6E6E6"/>
              </w:rPr>
            </w:rPrChange>
          </w:rPr>
          <w:delText>pan</w:delText>
        </w:r>
        <w:r w:rsidRPr="00CC334C" w:rsidDel="00E522DE">
          <w:delText>, within 90 cm of the mineral soil surface.</w:delText>
        </w:r>
      </w:del>
    </w:p>
    <w:p w14:paraId="0BE9172B" w14:textId="3C6F3986" w:rsidR="00CC334C" w:rsidRPr="00CC334C" w:rsidDel="00E522DE" w:rsidRDefault="00CC334C" w:rsidP="00CC334C">
      <w:pPr>
        <w:spacing w:after="0" w:line="265" w:lineRule="auto"/>
        <w:ind w:left="10" w:right="57" w:hanging="10"/>
        <w:jc w:val="right"/>
        <w:rPr>
          <w:del w:id="1182" w:author="Andre Eger" w:date="2024-10-02T14:09:00Z" w16du:dateUtc="2024-10-02T01:09:00Z"/>
          <w:b/>
        </w:rPr>
      </w:pPr>
      <w:del w:id="1183" w:author="Andre Eger" w:date="2024-10-02T14:09:00Z" w16du:dateUtc="2024-10-02T01:09:00Z">
        <w:r w:rsidRPr="00CC334C" w:rsidDel="00E522DE">
          <w:rPr>
            <w:b/>
          </w:rPr>
          <w:delText>Pan Acid Brown Soils</w:delText>
        </w:r>
      </w:del>
    </w:p>
    <w:p w14:paraId="0BE9172C" w14:textId="77777777" w:rsidR="00CC334C" w:rsidRDefault="00CC334C">
      <w:pPr>
        <w:spacing w:after="0" w:line="265" w:lineRule="auto"/>
        <w:ind w:left="10" w:right="57" w:hanging="10"/>
        <w:jc w:val="right"/>
      </w:pPr>
    </w:p>
    <w:p w14:paraId="0BE9172D" w14:textId="77777777" w:rsidR="00174C4D" w:rsidRDefault="008F760C" w:rsidP="00D75333">
      <w:pPr>
        <w:tabs>
          <w:tab w:val="left" w:pos="567"/>
          <w:tab w:val="center" w:pos="829"/>
          <w:tab w:val="center" w:pos="2073"/>
        </w:tabs>
        <w:spacing w:after="42"/>
        <w:ind w:left="0" w:firstLine="0"/>
        <w:jc w:val="left"/>
      </w:pPr>
      <w:r>
        <w:rPr>
          <w:rFonts w:ascii="Calibri" w:eastAsia="Calibri" w:hAnsi="Calibri" w:cs="Calibri"/>
          <w:color w:val="000000"/>
          <w:sz w:val="22"/>
        </w:rPr>
        <w:tab/>
      </w:r>
      <w:r>
        <w:rPr>
          <w:b/>
        </w:rPr>
        <w:t>BAT</w:t>
      </w:r>
      <w:r>
        <w:rPr>
          <w:b/>
        </w:rPr>
        <w:tab/>
      </w:r>
      <w:r>
        <w:t>Other soils.</w:t>
      </w:r>
    </w:p>
    <w:p w14:paraId="0BE9172E" w14:textId="77777777" w:rsidR="00174C4D" w:rsidRDefault="008F760C">
      <w:pPr>
        <w:spacing w:after="286" w:line="265" w:lineRule="auto"/>
        <w:ind w:left="10" w:right="57" w:hanging="10"/>
        <w:jc w:val="right"/>
      </w:pPr>
      <w:r>
        <w:rPr>
          <w:b/>
        </w:rPr>
        <w:t>Typic Acid Brown Soils</w:t>
      </w:r>
    </w:p>
    <w:p w14:paraId="0BE9172F" w14:textId="77777777" w:rsidR="00174C4D" w:rsidRDefault="008F760C" w:rsidP="00D81B0F">
      <w:pPr>
        <w:spacing w:after="138"/>
        <w:ind w:left="567" w:right="58" w:hanging="580"/>
      </w:pPr>
      <w:r>
        <w:rPr>
          <w:b/>
        </w:rPr>
        <w:t>BF</w:t>
      </w:r>
      <w:r w:rsidR="00D81B0F">
        <w:tab/>
      </w:r>
      <w:r>
        <w:t>FIRM BROWN SOILS</w:t>
      </w:r>
    </w:p>
    <w:p w14:paraId="0BE91730" w14:textId="3D489F05" w:rsidR="00174C4D" w:rsidRDefault="008F760C" w:rsidP="40F6E716">
      <w:pPr>
        <w:ind w:left="554" w:right="58" w:firstLine="0"/>
      </w:pPr>
      <w:r>
        <w:t xml:space="preserve">Firm Brown Soils have an </w:t>
      </w:r>
      <w:proofErr w:type="spellStart"/>
      <w:r>
        <w:t>apedal</w:t>
      </w:r>
      <w:proofErr w:type="spellEnd"/>
      <w:r>
        <w:t xml:space="preserve"> subsurface horizon with </w:t>
      </w:r>
      <w:del w:id="1184" w:author="Andre Eger" w:date="2023-08-23T01:09:00Z">
        <w:r w:rsidDel="008F760C">
          <w:delText>strong</w:delText>
        </w:r>
      </w:del>
      <w:ins w:id="1185" w:author="Andre Eger" w:date="2023-08-23T01:09:00Z">
        <w:r w:rsidR="3B706284">
          <w:t xml:space="preserve"> slightly firm or stronger</w:t>
        </w:r>
      </w:ins>
      <w:r>
        <w:t xml:space="preserve"> moist soil strength which shares some of the characteristics of a </w:t>
      </w:r>
      <w:r w:rsidRPr="40F6E716">
        <w:rPr>
          <w:color w:val="2B579A"/>
          <w:u w:val="single"/>
          <w:shd w:val="clear" w:color="auto" w:fill="E6E6E6"/>
          <w:rPrChange w:id="1186" w:author="Thomas Caspari" w:date="2017-10-12T15:03:00Z">
            <w:rPr>
              <w:color w:val="2B579A"/>
              <w:shd w:val="clear" w:color="auto" w:fill="E6E6E6"/>
            </w:rPr>
          </w:rPrChange>
        </w:rPr>
        <w:t>fragipan</w:t>
      </w:r>
      <w:r>
        <w:t xml:space="preserve"> or an </w:t>
      </w:r>
      <w:proofErr w:type="spellStart"/>
      <w:r w:rsidRPr="40F6E716">
        <w:rPr>
          <w:color w:val="2B579A"/>
          <w:u w:val="single"/>
          <w:shd w:val="clear" w:color="auto" w:fill="E6E6E6"/>
          <w:rPrChange w:id="1187" w:author="Thomas Caspari" w:date="2017-10-12T15:03:00Z">
            <w:rPr>
              <w:color w:val="2B579A"/>
              <w:shd w:val="clear" w:color="auto" w:fill="E6E6E6"/>
            </w:rPr>
          </w:rPrChange>
        </w:rPr>
        <w:t>ortstein</w:t>
      </w:r>
      <w:proofErr w:type="spellEnd"/>
      <w:r w:rsidRPr="40F6E716">
        <w:rPr>
          <w:color w:val="2B579A"/>
          <w:u w:val="single"/>
          <w:shd w:val="clear" w:color="auto" w:fill="E6E6E6"/>
          <w:rPrChange w:id="1188" w:author="Thomas Caspari" w:date="2017-10-12T15:03:00Z">
            <w:rPr>
              <w:color w:val="2B579A"/>
              <w:shd w:val="clear" w:color="auto" w:fill="E6E6E6"/>
            </w:rPr>
          </w:rPrChange>
        </w:rPr>
        <w:t>-pan</w:t>
      </w:r>
      <w:r>
        <w:t>. The soils occur on relatively stable sites and are most commonly on flat, rolling or moderately hilly slopes.</w:t>
      </w:r>
    </w:p>
    <w:p w14:paraId="0BE91731" w14:textId="34233D11" w:rsidR="00174C4D" w:rsidRDefault="008F760C" w:rsidP="00D2165C">
      <w:pPr>
        <w:tabs>
          <w:tab w:val="center" w:pos="2841"/>
        </w:tabs>
        <w:spacing w:after="63"/>
        <w:ind w:left="1418" w:hanging="851"/>
        <w:jc w:val="left"/>
        <w:rPr>
          <w:i/>
          <w:iCs/>
        </w:rPr>
      </w:pPr>
      <w:r w:rsidRPr="6F4656E1">
        <w:rPr>
          <w:b/>
          <w:bCs/>
        </w:rPr>
        <w:t>BFMA</w:t>
      </w:r>
      <w:r w:rsidR="00D2165C">
        <w:tab/>
      </w:r>
      <w:r>
        <w:t xml:space="preserve">Firm Brown Soils that have </w:t>
      </w:r>
      <w:r w:rsidRPr="6F4656E1">
        <w:rPr>
          <w:i/>
          <w:iCs/>
        </w:rPr>
        <w:t>both</w:t>
      </w:r>
    </w:p>
    <w:p w14:paraId="0BE91732" w14:textId="044DC7F9" w:rsidR="00174C4D" w:rsidRDefault="5B3C88DD" w:rsidP="00D81B0F">
      <w:pPr>
        <w:numPr>
          <w:ilvl w:val="0"/>
          <w:numId w:val="66"/>
        </w:numPr>
        <w:ind w:left="1985" w:right="58" w:hanging="567"/>
      </w:pPr>
      <w:r>
        <w:lastRenderedPageBreak/>
        <w:t xml:space="preserve">a </w:t>
      </w:r>
      <w:r w:rsidRPr="2DFBA46F">
        <w:rPr>
          <w:color w:val="2B579A"/>
          <w:u w:val="single"/>
          <w:shd w:val="clear" w:color="auto" w:fill="E6E6E6"/>
          <w:rPrChange w:id="1189" w:author="Thomas Caspari" w:date="2017-10-12T15:03:00Z">
            <w:rPr>
              <w:color w:val="2B579A"/>
              <w:shd w:val="clear" w:color="auto" w:fill="E6E6E6"/>
            </w:rPr>
          </w:rPrChange>
        </w:rPr>
        <w:t>mottled profile</w:t>
      </w:r>
      <w:r w:rsidRPr="2DFBA46F">
        <w:rPr>
          <w:color w:val="2B579A"/>
          <w:u w:val="single"/>
          <w:shd w:val="clear" w:color="auto" w:fill="E6E6E6"/>
          <w:rPrChange w:id="1190" w:author="Andre Eger" w:date="2023-08-15T01:51:00Z">
            <w:rPr>
              <w:color w:val="2B579A"/>
              <w:shd w:val="clear" w:color="auto" w:fill="E6E6E6"/>
            </w:rPr>
          </w:rPrChange>
        </w:rPr>
        <w:t xml:space="preserve"> from</w:t>
      </w:r>
      <w:ins w:id="1191" w:author="Andre Eger" w:date="2023-08-15T01:51:00Z">
        <w:r w:rsidR="74C2E21B">
          <w:t xml:space="preserve"> </w:t>
        </w:r>
        <w:r w:rsidR="74C2E21B" w:rsidRPr="2DFBA46F">
          <w:rPr>
            <w:u w:val="single"/>
          </w:rPr>
          <w:t>or perch-</w:t>
        </w:r>
        <w:proofErr w:type="spellStart"/>
        <w:r w:rsidR="74C2E21B" w:rsidRPr="2DFBA46F">
          <w:rPr>
            <w:u w:val="single"/>
          </w:rPr>
          <w:t>gley</w:t>
        </w:r>
        <w:proofErr w:type="spellEnd"/>
        <w:r w:rsidR="74C2E21B" w:rsidRPr="2DFBA46F">
          <w:rPr>
            <w:u w:val="single"/>
          </w:rPr>
          <w:t xml:space="preserve"> features</w:t>
        </w:r>
      </w:ins>
      <w:r>
        <w:t xml:space="preserve">, </w:t>
      </w:r>
      <w:r w:rsidRPr="2DFBA46F">
        <w:rPr>
          <w:i/>
          <w:iCs/>
        </w:rPr>
        <w:t>and</w:t>
      </w:r>
    </w:p>
    <w:p w14:paraId="0BE91733" w14:textId="77777777" w:rsidR="00174C4D" w:rsidRDefault="5B3C88DD" w:rsidP="00D81B0F">
      <w:pPr>
        <w:numPr>
          <w:ilvl w:val="0"/>
          <w:numId w:val="66"/>
        </w:numPr>
        <w:spacing w:after="100"/>
        <w:ind w:left="1985" w:right="58" w:hanging="567"/>
      </w:pPr>
      <w:r>
        <w:t>pH less than 5.5 in some part between the base of the A   horizon and within 60 cm of the mineral soil surface.</w:t>
      </w:r>
    </w:p>
    <w:p w14:paraId="0BE91734" w14:textId="77777777" w:rsidR="00174C4D" w:rsidRDefault="008F760C">
      <w:pPr>
        <w:spacing w:after="130" w:line="265" w:lineRule="auto"/>
        <w:ind w:left="10" w:right="57" w:hanging="10"/>
        <w:jc w:val="right"/>
      </w:pPr>
      <w:r>
        <w:rPr>
          <w:b/>
        </w:rPr>
        <w:t>Mottled-acidic Firm Brown Soils</w:t>
      </w:r>
    </w:p>
    <w:p w14:paraId="0BE91735" w14:textId="77777777" w:rsidR="00174C4D" w:rsidRDefault="008F760C" w:rsidP="00D2165C">
      <w:pPr>
        <w:spacing w:after="65"/>
        <w:ind w:left="1418" w:right="58" w:hanging="851"/>
      </w:pPr>
      <w:r>
        <w:rPr>
          <w:b/>
        </w:rPr>
        <w:t>BFMC</w:t>
      </w:r>
      <w:r w:rsidR="00D2165C">
        <w:tab/>
      </w:r>
      <w:r>
        <w:t xml:space="preserve">Other soils that have </w:t>
      </w:r>
      <w:r>
        <w:rPr>
          <w:i/>
        </w:rPr>
        <w:t>both</w:t>
      </w:r>
    </w:p>
    <w:p w14:paraId="0BE91736" w14:textId="5EFD0446" w:rsidR="00174C4D" w:rsidRDefault="5B3C88DD">
      <w:pPr>
        <w:numPr>
          <w:ilvl w:val="0"/>
          <w:numId w:val="67"/>
        </w:numPr>
        <w:spacing w:after="59"/>
        <w:ind w:right="58" w:hanging="566"/>
      </w:pPr>
      <w:r>
        <w:t xml:space="preserve">a </w:t>
      </w:r>
      <w:r w:rsidRPr="2DFBA46F">
        <w:rPr>
          <w:color w:val="2B579A"/>
          <w:u w:val="single"/>
          <w:shd w:val="clear" w:color="auto" w:fill="E6E6E6"/>
          <w:rPrChange w:id="1192" w:author="Thomas Caspari" w:date="2017-10-12T15:03:00Z">
            <w:rPr>
              <w:color w:val="2B579A"/>
              <w:shd w:val="clear" w:color="auto" w:fill="E6E6E6"/>
            </w:rPr>
          </w:rPrChange>
        </w:rPr>
        <w:t>mottled profile form</w:t>
      </w:r>
      <w:ins w:id="1193" w:author="Andre Eger" w:date="2023-08-15T01:51:00Z">
        <w:r w:rsidR="4EC80BCB" w:rsidRPr="2DFBA46F">
          <w:rPr>
            <w:u w:val="single"/>
          </w:rPr>
          <w:t xml:space="preserve"> or perch-</w:t>
        </w:r>
        <w:proofErr w:type="spellStart"/>
        <w:r w:rsidR="4EC80BCB" w:rsidRPr="2DFBA46F">
          <w:rPr>
            <w:u w:val="single"/>
          </w:rPr>
          <w:t>gley</w:t>
        </w:r>
        <w:proofErr w:type="spellEnd"/>
        <w:r w:rsidR="4EC80BCB" w:rsidRPr="2DFBA46F">
          <w:rPr>
            <w:u w:val="single"/>
          </w:rPr>
          <w:t xml:space="preserve"> features</w:t>
        </w:r>
      </w:ins>
      <w:r>
        <w:t xml:space="preserve">, </w:t>
      </w:r>
      <w:r w:rsidRPr="2DFBA46F">
        <w:rPr>
          <w:i/>
          <w:iCs/>
        </w:rPr>
        <w:t>and</w:t>
      </w:r>
    </w:p>
    <w:p w14:paraId="0BE91737" w14:textId="77777777" w:rsidR="00174C4D" w:rsidRDefault="5B3C88DD">
      <w:pPr>
        <w:numPr>
          <w:ilvl w:val="0"/>
          <w:numId w:val="67"/>
        </w:numPr>
        <w:spacing w:after="101"/>
        <w:ind w:right="58" w:hanging="566"/>
      </w:pPr>
      <w:r>
        <w:t>a horizon that is cemented to the degree that it is at least weakly indurated, within 90 cm of the mineral soil surface.</w:t>
      </w:r>
    </w:p>
    <w:p w14:paraId="0BE91738" w14:textId="77777777" w:rsidR="00174C4D" w:rsidRDefault="008F760C">
      <w:pPr>
        <w:spacing w:after="286" w:line="265" w:lineRule="auto"/>
        <w:ind w:left="10" w:right="57" w:hanging="10"/>
        <w:jc w:val="right"/>
      </w:pPr>
      <w:r>
        <w:rPr>
          <w:b/>
        </w:rPr>
        <w:t>Mottled-cemented Firm Brown Soils</w:t>
      </w:r>
    </w:p>
    <w:p w14:paraId="0BE91739" w14:textId="77777777" w:rsidR="00174C4D" w:rsidRDefault="008F760C" w:rsidP="00D2165C">
      <w:pPr>
        <w:ind w:left="1418" w:right="58" w:hanging="852"/>
      </w:pPr>
      <w:r>
        <w:rPr>
          <w:b/>
        </w:rPr>
        <w:t>BFMW</w:t>
      </w:r>
      <w:r w:rsidR="00D2165C">
        <w:tab/>
      </w:r>
      <w:r>
        <w:t xml:space="preserve">Other soils that have </w:t>
      </w:r>
      <w:r>
        <w:rPr>
          <w:i/>
        </w:rPr>
        <w:t>both</w:t>
      </w:r>
    </w:p>
    <w:p w14:paraId="0BE9173A" w14:textId="33E072C7" w:rsidR="00174C4D" w:rsidRDefault="5B3C88DD" w:rsidP="00164344">
      <w:pPr>
        <w:numPr>
          <w:ilvl w:val="0"/>
          <w:numId w:val="136"/>
        </w:numPr>
        <w:spacing w:after="59"/>
        <w:ind w:right="58" w:hanging="566"/>
      </w:pPr>
      <w:r>
        <w:t xml:space="preserve">a </w:t>
      </w:r>
      <w:r w:rsidRPr="2DFBA46F">
        <w:rPr>
          <w:color w:val="2B579A"/>
          <w:u w:val="single"/>
          <w:shd w:val="clear" w:color="auto" w:fill="E6E6E6"/>
          <w:rPrChange w:id="1194" w:author="Thomas Caspari" w:date="2017-10-12T15:03:00Z">
            <w:rPr>
              <w:color w:val="2B579A"/>
              <w:shd w:val="clear" w:color="auto" w:fill="E6E6E6"/>
            </w:rPr>
          </w:rPrChange>
        </w:rPr>
        <w:t>mottled profile form</w:t>
      </w:r>
      <w:ins w:id="1195" w:author="Andre Eger" w:date="2023-08-15T01:51:00Z">
        <w:r w:rsidR="008C09F7" w:rsidRPr="2DFBA46F">
          <w:rPr>
            <w:u w:val="single"/>
          </w:rPr>
          <w:t xml:space="preserve"> or perch-</w:t>
        </w:r>
        <w:proofErr w:type="spellStart"/>
        <w:r w:rsidR="008C09F7" w:rsidRPr="2DFBA46F">
          <w:rPr>
            <w:u w:val="single"/>
          </w:rPr>
          <w:t>gley</w:t>
        </w:r>
        <w:proofErr w:type="spellEnd"/>
        <w:r w:rsidR="008C09F7" w:rsidRPr="2DFBA46F">
          <w:rPr>
            <w:u w:val="single"/>
          </w:rPr>
          <w:t xml:space="preserve"> features</w:t>
        </w:r>
      </w:ins>
      <w:r>
        <w:t xml:space="preserve">, and </w:t>
      </w:r>
    </w:p>
    <w:p w14:paraId="0BE9173B" w14:textId="25321AFF" w:rsidR="00174C4D" w:rsidRDefault="003A5905" w:rsidP="00164344">
      <w:pPr>
        <w:numPr>
          <w:ilvl w:val="0"/>
          <w:numId w:val="136"/>
        </w:numPr>
        <w:spacing w:after="59"/>
        <w:ind w:right="58" w:hanging="566"/>
      </w:pPr>
      <w:r>
        <w:t>clasts</w:t>
      </w:r>
      <w:r w:rsidR="5B3C88DD">
        <w:t xml:space="preserve"> that in the majority </w:t>
      </w:r>
      <w:r>
        <w:t>are</w:t>
      </w:r>
      <w:r w:rsidR="5B3C88DD">
        <w:t xml:space="preserve"> weathered to the extent that </w:t>
      </w:r>
      <w:del w:id="1196" w:author="Andre Eger" w:date="2024-07-22T00:01:00Z">
        <w:r w:rsidR="008F760C" w:rsidDel="5B3C88DD">
          <w:delText xml:space="preserve">clasts </w:delText>
        </w:r>
      </w:del>
      <w:ins w:id="1197" w:author="Andre Eger" w:date="2024-07-22T00:01:00Z">
        <w:r w:rsidR="6D04B8D5">
          <w:t xml:space="preserve">rock fragments </w:t>
        </w:r>
      </w:ins>
      <w:r w:rsidR="5B3C88DD">
        <w:t>may easily be broken by hammer or spade.</w:t>
      </w:r>
    </w:p>
    <w:p w14:paraId="0BE9173C" w14:textId="77777777" w:rsidR="00174C4D" w:rsidRDefault="008F760C">
      <w:pPr>
        <w:spacing w:after="286" w:line="265" w:lineRule="auto"/>
        <w:ind w:left="10" w:right="57" w:hanging="10"/>
        <w:jc w:val="right"/>
      </w:pPr>
      <w:r>
        <w:rPr>
          <w:b/>
        </w:rPr>
        <w:t>Mottled-weathered Firm Brown Soils</w:t>
      </w:r>
    </w:p>
    <w:p w14:paraId="0BE9173D" w14:textId="77777777" w:rsidR="00174C4D" w:rsidRPr="00D2165C" w:rsidRDefault="008F760C" w:rsidP="00D2165C">
      <w:pPr>
        <w:spacing w:after="9"/>
        <w:ind w:left="1418" w:right="58" w:hanging="852"/>
      </w:pPr>
      <w:r>
        <w:rPr>
          <w:b/>
        </w:rPr>
        <w:t>BFMP</w:t>
      </w:r>
      <w:r w:rsidR="00D2165C">
        <w:tab/>
      </w:r>
      <w:r>
        <w:t xml:space="preserve">Other soils that have </w:t>
      </w:r>
      <w:r>
        <w:rPr>
          <w:i/>
        </w:rPr>
        <w:t>both</w:t>
      </w:r>
    </w:p>
    <w:p w14:paraId="0BE9173E" w14:textId="6714E095" w:rsidR="00174C4D" w:rsidRPr="00D2165C" w:rsidRDefault="5B3C88DD" w:rsidP="00164344">
      <w:pPr>
        <w:numPr>
          <w:ilvl w:val="0"/>
          <w:numId w:val="137"/>
        </w:numPr>
        <w:spacing w:after="59"/>
        <w:ind w:right="58" w:hanging="566"/>
      </w:pPr>
      <w:r>
        <w:t xml:space="preserve">a </w:t>
      </w:r>
      <w:r w:rsidRPr="2DFBA46F">
        <w:rPr>
          <w:color w:val="2B579A"/>
          <w:u w:val="single"/>
          <w:shd w:val="clear" w:color="auto" w:fill="E6E6E6"/>
          <w:rPrChange w:id="1198" w:author="Thomas Caspari" w:date="2017-10-12T15:03:00Z">
            <w:rPr>
              <w:color w:val="2B579A"/>
              <w:shd w:val="clear" w:color="auto" w:fill="E6E6E6"/>
            </w:rPr>
          </w:rPrChange>
        </w:rPr>
        <w:t>mottled profile form</w:t>
      </w:r>
      <w:ins w:id="1199" w:author="Andre Eger" w:date="2023-08-15T01:51:00Z">
        <w:r w:rsidR="153EC469" w:rsidRPr="2DFBA46F">
          <w:rPr>
            <w:u w:val="single"/>
          </w:rPr>
          <w:t xml:space="preserve"> or perch-</w:t>
        </w:r>
        <w:proofErr w:type="spellStart"/>
        <w:r w:rsidR="153EC469" w:rsidRPr="2DFBA46F">
          <w:rPr>
            <w:u w:val="single"/>
          </w:rPr>
          <w:t>gley</w:t>
        </w:r>
        <w:proofErr w:type="spellEnd"/>
        <w:r w:rsidR="153EC469" w:rsidRPr="2DFBA46F">
          <w:rPr>
            <w:u w:val="single"/>
          </w:rPr>
          <w:t xml:space="preserve"> features</w:t>
        </w:r>
      </w:ins>
      <w:r>
        <w:t>, and</w:t>
      </w:r>
    </w:p>
    <w:p w14:paraId="0BE9173F" w14:textId="77777777" w:rsidR="00174C4D" w:rsidRPr="00D2165C" w:rsidRDefault="5B3C88DD" w:rsidP="00164344">
      <w:pPr>
        <w:numPr>
          <w:ilvl w:val="0"/>
          <w:numId w:val="137"/>
        </w:numPr>
        <w:spacing w:after="59"/>
        <w:ind w:right="58" w:hanging="566"/>
      </w:pPr>
      <w:r>
        <w:t>that have in some part of the B or BC horizon to 90cm in from the mineral soil surface, either matrix hue of 2.5Y or yellower or matrix hue of 10YR and chroma 4 or less with either</w:t>
      </w:r>
    </w:p>
    <w:p w14:paraId="0BE91740" w14:textId="3788306F" w:rsidR="00174C4D" w:rsidRDefault="008F760C" w:rsidP="00164344">
      <w:pPr>
        <w:numPr>
          <w:ilvl w:val="1"/>
          <w:numId w:val="68"/>
        </w:numPr>
        <w:spacing w:after="0"/>
        <w:ind w:left="2694" w:right="1408" w:hanging="720"/>
      </w:pPr>
      <w:r>
        <w:t xml:space="preserve">non-reactive, very weak or weak </w:t>
      </w:r>
      <w:r w:rsidRPr="00A23E92">
        <w:rPr>
          <w:color w:val="2B579A"/>
          <w:u w:val="single"/>
          <w:shd w:val="clear" w:color="auto" w:fill="E6E6E6"/>
          <w:rPrChange w:id="1200" w:author="Thomas Caspari" w:date="2017-10-12T15:05:00Z">
            <w:rPr>
              <w:color w:val="2B579A"/>
              <w:shd w:val="clear" w:color="auto" w:fill="E6E6E6"/>
            </w:rPr>
          </w:rPrChange>
        </w:rPr>
        <w:t>reactive-</w:t>
      </w:r>
      <w:r w:rsidR="00A23E92" w:rsidRPr="00A23E92">
        <w:rPr>
          <w:color w:val="2B579A"/>
          <w:u w:val="single"/>
          <w:shd w:val="clear" w:color="auto" w:fill="E6E6E6"/>
          <w:rPrChange w:id="1201" w:author="Thomas Caspari" w:date="2017-10-12T15:05:00Z">
            <w:rPr>
              <w:color w:val="2B579A"/>
              <w:shd w:val="clear" w:color="auto" w:fill="E6E6E6"/>
            </w:rPr>
          </w:rPrChange>
        </w:rPr>
        <w:t>a</w:t>
      </w:r>
      <w:r w:rsidRPr="00A23E92">
        <w:rPr>
          <w:color w:val="2B579A"/>
          <w:u w:val="single"/>
          <w:shd w:val="clear" w:color="auto" w:fill="E6E6E6"/>
          <w:rPrChange w:id="1202" w:author="Thomas Caspari" w:date="2017-10-12T15:05:00Z">
            <w:rPr>
              <w:color w:val="2B579A"/>
              <w:shd w:val="clear" w:color="auto" w:fill="E6E6E6"/>
            </w:rPr>
          </w:rPrChange>
        </w:rPr>
        <w:t>luminium test</w:t>
      </w:r>
      <w:r>
        <w:t>, or</w:t>
      </w:r>
    </w:p>
    <w:p w14:paraId="0BE91741" w14:textId="77777777" w:rsidR="00D2165C" w:rsidRDefault="008F760C" w:rsidP="00164344">
      <w:pPr>
        <w:numPr>
          <w:ilvl w:val="1"/>
          <w:numId w:val="68"/>
        </w:numPr>
        <w:spacing w:after="44"/>
        <w:ind w:left="2694" w:right="1408" w:hanging="720"/>
      </w:pPr>
      <w:r>
        <w:t xml:space="preserve">a </w:t>
      </w:r>
      <w:r w:rsidRPr="00A23E92">
        <w:rPr>
          <w:color w:val="2B579A"/>
          <w:u w:val="single"/>
          <w:shd w:val="clear" w:color="auto" w:fill="E6E6E6"/>
          <w:rPrChange w:id="1203" w:author="Thomas Caspari" w:date="2017-10-12T15:05:00Z">
            <w:rPr>
              <w:color w:val="2B579A"/>
              <w:shd w:val="clear" w:color="auto" w:fill="E6E6E6"/>
            </w:rPr>
          </w:rPrChange>
        </w:rPr>
        <w:t>cutanic horizon</w:t>
      </w:r>
      <w:r>
        <w:t xml:space="preserve">, or  </w:t>
      </w:r>
    </w:p>
    <w:p w14:paraId="0BE91742" w14:textId="77777777" w:rsidR="00174C4D" w:rsidRDefault="008F760C" w:rsidP="00164344">
      <w:pPr>
        <w:numPr>
          <w:ilvl w:val="1"/>
          <w:numId w:val="68"/>
        </w:numPr>
        <w:spacing w:after="44"/>
        <w:ind w:left="2694" w:right="1408" w:hanging="720"/>
      </w:pPr>
      <w:r>
        <w:t>P retention less than 30%.</w:t>
      </w:r>
    </w:p>
    <w:p w14:paraId="0BE91744" w14:textId="136680FA" w:rsidR="00174C4D" w:rsidRPr="00D2165C" w:rsidRDefault="008F760C" w:rsidP="004E1806">
      <w:pPr>
        <w:spacing w:after="286" w:line="265" w:lineRule="auto"/>
        <w:ind w:left="10" w:right="57" w:hanging="10"/>
        <w:jc w:val="right"/>
        <w:rPr>
          <w:b/>
        </w:rPr>
      </w:pPr>
      <w:r>
        <w:rPr>
          <w:b/>
        </w:rPr>
        <w:t>Mottled-</w:t>
      </w:r>
      <w:proofErr w:type="spellStart"/>
      <w:r>
        <w:rPr>
          <w:b/>
        </w:rPr>
        <w:t>pallic</w:t>
      </w:r>
      <w:proofErr w:type="spellEnd"/>
      <w:r>
        <w:rPr>
          <w:b/>
        </w:rPr>
        <w:t xml:space="preserve"> Firm Brown Soils</w:t>
      </w:r>
    </w:p>
    <w:p w14:paraId="0BE91745" w14:textId="22F63916" w:rsidR="00174C4D" w:rsidRDefault="5B3C88DD" w:rsidP="2DFBA46F">
      <w:pPr>
        <w:tabs>
          <w:tab w:val="center" w:pos="855"/>
          <w:tab w:val="center" w:pos="3955"/>
        </w:tabs>
        <w:spacing w:after="50" w:line="252" w:lineRule="auto"/>
        <w:ind w:left="851" w:hanging="851"/>
        <w:jc w:val="left"/>
      </w:pPr>
      <w:r w:rsidRPr="2DFBA46F">
        <w:rPr>
          <w:b/>
          <w:bCs/>
        </w:rPr>
        <w:t>B</w:t>
      </w:r>
      <w:r w:rsidR="20628C44" w:rsidRPr="2DFBA46F">
        <w:rPr>
          <w:b/>
          <w:bCs/>
        </w:rPr>
        <w:t>F</w:t>
      </w:r>
      <w:r w:rsidRPr="2DFBA46F">
        <w:rPr>
          <w:b/>
          <w:bCs/>
        </w:rPr>
        <w:t>M</w:t>
      </w:r>
      <w:r w:rsidR="008F760C">
        <w:tab/>
      </w:r>
      <w:r>
        <w:t xml:space="preserve">Other Soils that have a </w:t>
      </w:r>
      <w:r w:rsidRPr="2DFBA46F">
        <w:rPr>
          <w:color w:val="2B579A"/>
          <w:u w:val="single"/>
          <w:shd w:val="clear" w:color="auto" w:fill="E6E6E6"/>
          <w:rPrChange w:id="1204" w:author="Thomas Caspari" w:date="2017-10-12T15:05:00Z">
            <w:rPr>
              <w:color w:val="2B579A"/>
              <w:shd w:val="clear" w:color="auto" w:fill="E6E6E6"/>
            </w:rPr>
          </w:rPrChange>
        </w:rPr>
        <w:t>mottled profile form</w:t>
      </w:r>
      <w:ins w:id="1205" w:author="Andre Eger" w:date="2023-08-15T01:52:00Z">
        <w:r w:rsidR="4EEE3566" w:rsidRPr="2DFBA46F">
          <w:rPr>
            <w:u w:val="single"/>
          </w:rPr>
          <w:t xml:space="preserve"> or perch-</w:t>
        </w:r>
        <w:proofErr w:type="spellStart"/>
        <w:r w:rsidR="4EEE3566" w:rsidRPr="2DFBA46F">
          <w:rPr>
            <w:u w:val="single"/>
          </w:rPr>
          <w:t>gley</w:t>
        </w:r>
        <w:proofErr w:type="spellEnd"/>
        <w:r w:rsidR="4EEE3566" w:rsidRPr="2DFBA46F">
          <w:rPr>
            <w:u w:val="single"/>
          </w:rPr>
          <w:t xml:space="preserve"> features</w:t>
        </w:r>
      </w:ins>
      <w:r>
        <w:t>.</w:t>
      </w:r>
    </w:p>
    <w:p w14:paraId="0BE91746" w14:textId="77777777" w:rsidR="00174C4D" w:rsidRDefault="008F760C">
      <w:pPr>
        <w:spacing w:after="286" w:line="265" w:lineRule="auto"/>
        <w:ind w:left="10" w:right="57" w:hanging="10"/>
        <w:jc w:val="right"/>
      </w:pPr>
      <w:r>
        <w:rPr>
          <w:b/>
        </w:rPr>
        <w:t xml:space="preserve">Mottled </w:t>
      </w:r>
      <w:r w:rsidR="00164344">
        <w:rPr>
          <w:b/>
        </w:rPr>
        <w:t>F</w:t>
      </w:r>
      <w:r>
        <w:rPr>
          <w:b/>
        </w:rPr>
        <w:t>irm Brown Soils</w:t>
      </w:r>
    </w:p>
    <w:p w14:paraId="0BE91747" w14:textId="565980AB" w:rsidR="00174C4D" w:rsidRDefault="008F760C" w:rsidP="00164344">
      <w:pPr>
        <w:spacing w:after="59"/>
        <w:ind w:left="851" w:right="58" w:hanging="864"/>
      </w:pPr>
      <w:r>
        <w:rPr>
          <w:b/>
        </w:rPr>
        <w:t>B</w:t>
      </w:r>
      <w:r w:rsidR="00164344">
        <w:rPr>
          <w:b/>
        </w:rPr>
        <w:t>F</w:t>
      </w:r>
      <w:del w:id="1206" w:author="Andre Eger" w:date="2024-08-12T14:22:00Z" w16du:dateUtc="2024-08-12T02:22:00Z">
        <w:r w:rsidR="00164344" w:rsidDel="00E60AE4">
          <w:rPr>
            <w:b/>
          </w:rPr>
          <w:delText>A</w:delText>
        </w:r>
      </w:del>
      <w:r>
        <w:rPr>
          <w:b/>
        </w:rPr>
        <w:t>C</w:t>
      </w:r>
      <w:ins w:id="1207" w:author="Andre Eger" w:date="2024-08-12T14:22:00Z" w16du:dateUtc="2024-08-12T02:22:00Z">
        <w:r w:rsidR="00E60AE4">
          <w:rPr>
            <w:b/>
          </w:rPr>
          <w:t>A</w:t>
        </w:r>
      </w:ins>
      <w:r w:rsidR="00164344">
        <w:tab/>
      </w:r>
      <w:r>
        <w:t xml:space="preserve">Other soils have </w:t>
      </w:r>
      <w:r>
        <w:rPr>
          <w:i/>
        </w:rPr>
        <w:t>both</w:t>
      </w:r>
    </w:p>
    <w:p w14:paraId="0BE91748" w14:textId="77777777" w:rsidR="00174C4D" w:rsidRDefault="008F760C" w:rsidP="00164344">
      <w:pPr>
        <w:numPr>
          <w:ilvl w:val="0"/>
          <w:numId w:val="69"/>
        </w:numPr>
        <w:spacing w:after="62"/>
        <w:ind w:right="58" w:hanging="566"/>
      </w:pPr>
      <w:r>
        <w:t xml:space="preserve">pH less than 5.5 in some part between the base of the A horizon and within 60 cm of the mineral soil surface, </w:t>
      </w:r>
      <w:r>
        <w:rPr>
          <w:i/>
        </w:rPr>
        <w:t>and</w:t>
      </w:r>
    </w:p>
    <w:p w14:paraId="0BE91749" w14:textId="5B5A5A01" w:rsidR="00164344" w:rsidRDefault="008F760C" w:rsidP="00164344">
      <w:pPr>
        <w:numPr>
          <w:ilvl w:val="0"/>
          <w:numId w:val="69"/>
        </w:numPr>
        <w:spacing w:after="50" w:line="252" w:lineRule="auto"/>
        <w:ind w:right="57" w:hanging="566"/>
      </w:pPr>
      <w:r>
        <w:t xml:space="preserve">a horizon that is cemented to the degree that it is at least weakly </w:t>
      </w:r>
      <w:del w:id="1208" w:author="Thomas Caspari" w:date="2017-10-12T15:10:00Z">
        <w:r w:rsidDel="00037A44">
          <w:delText>indivated</w:delText>
        </w:r>
      </w:del>
      <w:ins w:id="1209" w:author="Thomas Caspari" w:date="2017-10-12T15:10:00Z">
        <w:r w:rsidR="00037A44">
          <w:t>indurated</w:t>
        </w:r>
      </w:ins>
      <w:r>
        <w:t xml:space="preserve">, within 90 cm of the mineral soil surface. </w:t>
      </w:r>
    </w:p>
    <w:p w14:paraId="0BE9174A" w14:textId="77777777" w:rsidR="00174C4D" w:rsidRDefault="00164344" w:rsidP="00164344">
      <w:pPr>
        <w:ind w:left="1418" w:right="58" w:firstLine="0"/>
        <w:jc w:val="right"/>
      </w:pPr>
      <w:r>
        <w:rPr>
          <w:b/>
        </w:rPr>
        <w:t>A</w:t>
      </w:r>
      <w:r w:rsidR="008F760C">
        <w:rPr>
          <w:b/>
        </w:rPr>
        <w:t xml:space="preserve">cidic-cemented </w:t>
      </w:r>
      <w:r>
        <w:rPr>
          <w:b/>
        </w:rPr>
        <w:t>F</w:t>
      </w:r>
      <w:r w:rsidR="008F760C">
        <w:rPr>
          <w:b/>
        </w:rPr>
        <w:t>irm Brown Soils</w:t>
      </w:r>
    </w:p>
    <w:p w14:paraId="0BE9174B" w14:textId="77777777" w:rsidR="00174C4D" w:rsidRDefault="008F760C" w:rsidP="00164344">
      <w:pPr>
        <w:spacing w:after="50" w:line="252" w:lineRule="auto"/>
        <w:ind w:left="840" w:right="57" w:hanging="851"/>
      </w:pPr>
      <w:r>
        <w:rPr>
          <w:b/>
        </w:rPr>
        <w:lastRenderedPageBreak/>
        <w:t>B</w:t>
      </w:r>
      <w:r w:rsidR="00164344">
        <w:rPr>
          <w:b/>
        </w:rPr>
        <w:t>F</w:t>
      </w:r>
      <w:r>
        <w:rPr>
          <w:b/>
        </w:rPr>
        <w:t>C</w:t>
      </w:r>
      <w:r>
        <w:t xml:space="preserve"> </w:t>
      </w:r>
      <w:r w:rsidR="00164344">
        <w:tab/>
      </w:r>
      <w:r>
        <w:t>Other soils that have a horizon that is cemented to the degree that it is at least weakly indurated, within 90 cm of the mineral soil surface.</w:t>
      </w:r>
    </w:p>
    <w:p w14:paraId="0BE9174C" w14:textId="77777777" w:rsidR="00174C4D" w:rsidRDefault="008F760C">
      <w:pPr>
        <w:spacing w:after="286" w:line="265" w:lineRule="auto"/>
        <w:ind w:left="10" w:right="57" w:hanging="10"/>
        <w:jc w:val="right"/>
      </w:pPr>
      <w:r>
        <w:rPr>
          <w:b/>
        </w:rPr>
        <w:t xml:space="preserve">Cemented </w:t>
      </w:r>
      <w:r w:rsidR="00164344">
        <w:rPr>
          <w:b/>
        </w:rPr>
        <w:t>F</w:t>
      </w:r>
      <w:r>
        <w:rPr>
          <w:b/>
        </w:rPr>
        <w:t>irm Brown Soils</w:t>
      </w:r>
    </w:p>
    <w:p w14:paraId="0BE9174D" w14:textId="0C4D9424" w:rsidR="00174C4D" w:rsidRDefault="008F760C">
      <w:pPr>
        <w:spacing w:after="61"/>
        <w:ind w:left="838" w:right="58" w:hanging="851"/>
      </w:pPr>
      <w:r w:rsidRPr="66AE9BF6">
        <w:rPr>
          <w:b/>
          <w:bCs/>
        </w:rPr>
        <w:t>B</w:t>
      </w:r>
      <w:r w:rsidR="00164344" w:rsidRPr="66AE9BF6">
        <w:rPr>
          <w:b/>
          <w:bCs/>
        </w:rPr>
        <w:t>F</w:t>
      </w:r>
      <w:del w:id="1210" w:author="Andre Eger" w:date="2024-08-12T14:22:00Z" w16du:dateUtc="2024-08-12T02:22:00Z">
        <w:r w:rsidR="00164344" w:rsidRPr="66AE9BF6" w:rsidDel="00E60AE4">
          <w:rPr>
            <w:b/>
            <w:bCs/>
          </w:rPr>
          <w:delText>A</w:delText>
        </w:r>
      </w:del>
      <w:r w:rsidRPr="66AE9BF6">
        <w:rPr>
          <w:b/>
          <w:bCs/>
        </w:rPr>
        <w:t>L</w:t>
      </w:r>
      <w:ins w:id="1211" w:author="Andre Eger" w:date="2024-08-12T14:22:00Z" w16du:dateUtc="2024-08-12T02:22:00Z">
        <w:r w:rsidR="00E60AE4">
          <w:rPr>
            <w:b/>
            <w:bCs/>
          </w:rPr>
          <w:t>A</w:t>
        </w:r>
      </w:ins>
      <w:r>
        <w:t xml:space="preserve"> </w:t>
      </w:r>
      <w:r>
        <w:tab/>
        <w:t xml:space="preserve">Other soils that have in some part of the B </w:t>
      </w:r>
      <w:ins w:id="1212" w:author="Andre Eger" w:date="2023-08-21T21:54:00Z">
        <w:r w:rsidR="695F371F">
          <w:t xml:space="preserve">or BC </w:t>
        </w:r>
      </w:ins>
      <w:r>
        <w:t xml:space="preserve">horizon to 90 cm or less from the mineral soil surface </w:t>
      </w:r>
      <w:r w:rsidRPr="66AE9BF6">
        <w:rPr>
          <w:i/>
          <w:iCs/>
        </w:rPr>
        <w:t>both</w:t>
      </w:r>
    </w:p>
    <w:p w14:paraId="0BE9174E" w14:textId="77777777" w:rsidR="00174C4D" w:rsidRPr="00164344" w:rsidRDefault="008F760C" w:rsidP="00D75333">
      <w:pPr>
        <w:numPr>
          <w:ilvl w:val="0"/>
          <w:numId w:val="138"/>
        </w:numPr>
        <w:spacing w:after="62"/>
        <w:ind w:right="58" w:hanging="567"/>
      </w:pPr>
      <w:r w:rsidRPr="00164344">
        <w:t xml:space="preserve">P retention 85% or more, or strong or very strong </w:t>
      </w:r>
      <w:r w:rsidRPr="00037A44">
        <w:rPr>
          <w:color w:val="2B579A"/>
          <w:u w:val="single"/>
          <w:shd w:val="clear" w:color="auto" w:fill="E6E6E6"/>
          <w:rPrChange w:id="1213" w:author="Thomas Caspari" w:date="2017-10-12T15:10:00Z">
            <w:rPr>
              <w:color w:val="2B579A"/>
              <w:shd w:val="clear" w:color="auto" w:fill="E6E6E6"/>
            </w:rPr>
          </w:rPrChange>
        </w:rPr>
        <w:t>reactive</w:t>
      </w:r>
      <w:r w:rsidR="00164344" w:rsidRPr="00037A44">
        <w:rPr>
          <w:color w:val="2B579A"/>
          <w:u w:val="single"/>
          <w:shd w:val="clear" w:color="auto" w:fill="E6E6E6"/>
          <w:rPrChange w:id="1214" w:author="Thomas Caspari" w:date="2017-10-12T15:10:00Z">
            <w:rPr>
              <w:color w:val="2B579A"/>
              <w:shd w:val="clear" w:color="auto" w:fill="E6E6E6"/>
            </w:rPr>
          </w:rPrChange>
        </w:rPr>
        <w:t>-</w:t>
      </w:r>
      <w:r w:rsidRPr="00037A44">
        <w:rPr>
          <w:color w:val="2B579A"/>
          <w:u w:val="single"/>
          <w:shd w:val="clear" w:color="auto" w:fill="E6E6E6"/>
          <w:rPrChange w:id="1215" w:author="Thomas Caspari" w:date="2017-10-12T15:10:00Z">
            <w:rPr>
              <w:color w:val="2B579A"/>
              <w:shd w:val="clear" w:color="auto" w:fill="E6E6E6"/>
            </w:rPr>
          </w:rPrChange>
        </w:rPr>
        <w:t>aluminium test</w:t>
      </w:r>
      <w:r w:rsidRPr="00164344">
        <w:t>, and</w:t>
      </w:r>
    </w:p>
    <w:p w14:paraId="0BE9174F" w14:textId="77777777" w:rsidR="00164344" w:rsidRPr="00164344" w:rsidRDefault="008F760C" w:rsidP="00D75333">
      <w:pPr>
        <w:numPr>
          <w:ilvl w:val="0"/>
          <w:numId w:val="138"/>
        </w:numPr>
        <w:spacing w:after="62"/>
        <w:ind w:right="58" w:hanging="567"/>
      </w:pPr>
      <w:r w:rsidRPr="00164344">
        <w:t xml:space="preserve">pH of less than 5.5. </w:t>
      </w:r>
    </w:p>
    <w:p w14:paraId="0BE91750" w14:textId="77777777" w:rsidR="00174C4D" w:rsidRPr="00E30067" w:rsidRDefault="00164344" w:rsidP="00E30067">
      <w:pPr>
        <w:jc w:val="right"/>
        <w:rPr>
          <w:b/>
        </w:rPr>
      </w:pPr>
      <w:r w:rsidRPr="00E30067">
        <w:rPr>
          <w:b/>
        </w:rPr>
        <w:t>A</w:t>
      </w:r>
      <w:r w:rsidR="008F760C" w:rsidRPr="00E30067">
        <w:rPr>
          <w:b/>
        </w:rPr>
        <w:t>cidic-</w:t>
      </w:r>
      <w:proofErr w:type="spellStart"/>
      <w:r w:rsidRPr="00E30067">
        <w:rPr>
          <w:b/>
        </w:rPr>
        <w:t>a</w:t>
      </w:r>
      <w:r w:rsidR="008F760C" w:rsidRPr="00E30067">
        <w:rPr>
          <w:b/>
        </w:rPr>
        <w:t>llophanic</w:t>
      </w:r>
      <w:proofErr w:type="spellEnd"/>
      <w:r w:rsidR="008F760C" w:rsidRPr="00E30067">
        <w:rPr>
          <w:b/>
        </w:rPr>
        <w:t xml:space="preserve"> </w:t>
      </w:r>
      <w:r w:rsidRPr="00E30067">
        <w:rPr>
          <w:b/>
        </w:rPr>
        <w:t>F</w:t>
      </w:r>
      <w:r w:rsidR="008F760C" w:rsidRPr="00E30067">
        <w:rPr>
          <w:b/>
        </w:rPr>
        <w:t>irm Brown Soils</w:t>
      </w:r>
    </w:p>
    <w:p w14:paraId="0BE91751" w14:textId="08AF04E4" w:rsidR="00164344" w:rsidRDefault="00164344" w:rsidP="66AE9BF6">
      <w:pPr>
        <w:spacing w:after="61"/>
        <w:ind w:left="838" w:right="58" w:hanging="851"/>
        <w:rPr>
          <w:b/>
          <w:bCs/>
        </w:rPr>
      </w:pPr>
      <w:r w:rsidRPr="66AE9BF6">
        <w:rPr>
          <w:b/>
          <w:bCs/>
        </w:rPr>
        <w:t xml:space="preserve">BFL </w:t>
      </w:r>
      <w:r>
        <w:tab/>
        <w:t xml:space="preserve">Other soils that have P retention 85% or more, or strong or very strong </w:t>
      </w:r>
      <w:r w:rsidRPr="66AE9BF6">
        <w:rPr>
          <w:color w:val="2B579A"/>
          <w:u w:val="single"/>
          <w:shd w:val="clear" w:color="auto" w:fill="E6E6E6"/>
          <w:rPrChange w:id="1216" w:author="Thomas Caspari" w:date="2017-10-12T15:10:00Z">
            <w:rPr>
              <w:color w:val="2B579A"/>
              <w:shd w:val="clear" w:color="auto" w:fill="E6E6E6"/>
            </w:rPr>
          </w:rPrChange>
        </w:rPr>
        <w:t>reactive-aluminium test</w:t>
      </w:r>
      <w:r>
        <w:t xml:space="preserve">, in some part of the B </w:t>
      </w:r>
      <w:ins w:id="1217" w:author="Andre Eger" w:date="2023-08-21T21:55:00Z">
        <w:r w:rsidR="7BA158DA">
          <w:t xml:space="preserve">or BC </w:t>
        </w:r>
      </w:ins>
      <w:r>
        <w:t>horizon to 90 cm or less from the mineral soil surface.</w:t>
      </w:r>
      <w:r w:rsidRPr="66AE9BF6">
        <w:rPr>
          <w:b/>
          <w:bCs/>
        </w:rPr>
        <w:t xml:space="preserve"> </w:t>
      </w:r>
    </w:p>
    <w:p w14:paraId="0BE91752" w14:textId="0B3B8337" w:rsidR="00164344" w:rsidRPr="00164344" w:rsidRDefault="00164344" w:rsidP="00164344">
      <w:pPr>
        <w:spacing w:after="286" w:line="252" w:lineRule="auto"/>
        <w:ind w:left="840" w:right="57" w:hanging="851"/>
        <w:jc w:val="right"/>
        <w:rPr>
          <w:ins w:id="1218" w:author="Balin Robertson" w:date="2024-10-16T04:20:00Z" w16du:dateUtc="2024-10-16T04:20:54Z"/>
          <w:b/>
          <w:bCs/>
        </w:rPr>
      </w:pPr>
      <w:proofErr w:type="spellStart"/>
      <w:r w:rsidRPr="44F93A24">
        <w:rPr>
          <w:b/>
          <w:bCs/>
        </w:rPr>
        <w:t>Allophanic</w:t>
      </w:r>
      <w:proofErr w:type="spellEnd"/>
      <w:r w:rsidRPr="44F93A24">
        <w:rPr>
          <w:b/>
          <w:bCs/>
        </w:rPr>
        <w:t xml:space="preserve"> Firm Brown Soils</w:t>
      </w:r>
    </w:p>
    <w:p w14:paraId="1A59880A" w14:textId="1211F402" w:rsidR="2323490B" w:rsidRDefault="2323490B">
      <w:pPr>
        <w:spacing w:beforeAutospacing="1" w:afterAutospacing="1" w:line="240" w:lineRule="auto"/>
        <w:rPr>
          <w:ins w:id="1219" w:author="Balin Robertson" w:date="2024-10-16T04:20:00Z" w16du:dateUtc="2024-10-16T04:20:55Z"/>
          <w:color w:val="D13438"/>
          <w:sz w:val="24"/>
          <w:szCs w:val="24"/>
        </w:rPr>
        <w:pPrChange w:id="1220" w:author="Balin Robertson" w:date="2024-10-16T04:20:00Z">
          <w:pPr/>
        </w:pPrChange>
      </w:pPr>
      <w:ins w:id="1221" w:author="Balin Robertson" w:date="2024-10-16T04:20:00Z">
        <w:r w:rsidRPr="44F93A24">
          <w:rPr>
            <w:b/>
            <w:bCs/>
            <w:color w:val="D13438"/>
            <w:sz w:val="24"/>
            <w:szCs w:val="24"/>
            <w:u w:val="single"/>
          </w:rPr>
          <w:t>BFF</w:t>
        </w:r>
      </w:ins>
    </w:p>
    <w:p w14:paraId="5E64A409" w14:textId="564CCAA9" w:rsidR="2323490B" w:rsidRDefault="2323490B">
      <w:pPr>
        <w:spacing w:afterAutospacing="1" w:line="240" w:lineRule="auto"/>
        <w:rPr>
          <w:ins w:id="1222" w:author="Balin Robertson" w:date="2024-10-16T04:20:00Z" w16du:dateUtc="2024-10-16T04:20:55Z"/>
          <w:color w:val="D13438"/>
          <w:sz w:val="24"/>
          <w:szCs w:val="24"/>
        </w:rPr>
        <w:pPrChange w:id="1223" w:author="Balin Robertson" w:date="2024-10-16T04:20:00Z">
          <w:pPr/>
        </w:pPrChange>
      </w:pPr>
      <w:ins w:id="1224" w:author="Balin Robertson" w:date="2024-10-16T04:20:00Z">
        <w:r w:rsidRPr="44F93A24">
          <w:rPr>
            <w:color w:val="D13438"/>
            <w:sz w:val="24"/>
            <w:szCs w:val="24"/>
            <w:u w:val="single"/>
          </w:rPr>
          <w:t xml:space="preserve">Other soils that have a </w:t>
        </w:r>
        <w:proofErr w:type="spellStart"/>
        <w:r w:rsidRPr="44F93A24">
          <w:rPr>
            <w:color w:val="D13438"/>
            <w:sz w:val="24"/>
            <w:szCs w:val="24"/>
            <w:u w:val="single"/>
          </w:rPr>
          <w:t>placic</w:t>
        </w:r>
        <w:proofErr w:type="spellEnd"/>
        <w:r w:rsidRPr="44F93A24">
          <w:rPr>
            <w:color w:val="D13438"/>
            <w:sz w:val="24"/>
            <w:szCs w:val="24"/>
            <w:u w:val="single"/>
          </w:rPr>
          <w:t xml:space="preserve"> horizon.</w:t>
        </w:r>
      </w:ins>
    </w:p>
    <w:p w14:paraId="39FFC89D" w14:textId="798246CD" w:rsidR="2323490B" w:rsidRDefault="2323490B">
      <w:pPr>
        <w:spacing w:afterAutospacing="1" w:line="240" w:lineRule="auto"/>
        <w:jc w:val="right"/>
        <w:rPr>
          <w:ins w:id="1225" w:author="Balin Robertson" w:date="2024-10-16T04:20:00Z" w16du:dateUtc="2024-10-16T04:20:55Z"/>
          <w:color w:val="D13438"/>
          <w:sz w:val="24"/>
          <w:szCs w:val="24"/>
        </w:rPr>
        <w:pPrChange w:id="1226" w:author="Balin Robertson" w:date="2024-10-16T04:20:00Z">
          <w:pPr/>
        </w:pPrChange>
      </w:pPr>
      <w:proofErr w:type="spellStart"/>
      <w:ins w:id="1227" w:author="Balin Robertson" w:date="2024-10-16T04:20:00Z">
        <w:r w:rsidRPr="44F93A24">
          <w:rPr>
            <w:b/>
            <w:bCs/>
            <w:color w:val="D13438"/>
            <w:sz w:val="24"/>
            <w:szCs w:val="24"/>
            <w:u w:val="single"/>
          </w:rPr>
          <w:t>Placic</w:t>
        </w:r>
        <w:proofErr w:type="spellEnd"/>
        <w:r w:rsidRPr="44F93A24">
          <w:rPr>
            <w:b/>
            <w:bCs/>
            <w:color w:val="D13438"/>
            <w:sz w:val="24"/>
            <w:szCs w:val="24"/>
            <w:u w:val="single"/>
          </w:rPr>
          <w:t xml:space="preserve"> Firm Brown Soils</w:t>
        </w:r>
      </w:ins>
    </w:p>
    <w:p w14:paraId="2E9ACDD8" w14:textId="719F9344" w:rsidR="44F93A24" w:rsidRDefault="44F93A24" w:rsidP="44F93A24">
      <w:pPr>
        <w:spacing w:after="286" w:line="252" w:lineRule="auto"/>
        <w:ind w:left="840" w:right="57" w:hanging="851"/>
        <w:jc w:val="right"/>
        <w:rPr>
          <w:b/>
          <w:bCs/>
        </w:rPr>
      </w:pPr>
    </w:p>
    <w:p w14:paraId="72023C36" w14:textId="5BAA58CF" w:rsidR="00E60AE4" w:rsidRDefault="00E60AE4" w:rsidP="00E60AE4">
      <w:pPr>
        <w:spacing w:after="61"/>
        <w:ind w:left="838" w:right="58" w:hanging="851"/>
        <w:rPr>
          <w:ins w:id="1228" w:author="Andre Eger" w:date="2024-08-12T14:19:00Z" w16du:dateUtc="2024-08-12T02:19:00Z"/>
        </w:rPr>
      </w:pPr>
      <w:bookmarkStart w:id="1229" w:name="_Hlk174365409"/>
      <w:ins w:id="1230" w:author="Andre Eger" w:date="2024-08-12T14:19:00Z" w16du:dateUtc="2024-08-12T02:19:00Z">
        <w:r w:rsidRPr="66AE9BF6">
          <w:rPr>
            <w:b/>
            <w:bCs/>
          </w:rPr>
          <w:t>BF</w:t>
        </w:r>
      </w:ins>
      <w:ins w:id="1231" w:author="Andre Eger" w:date="2024-08-12T14:21:00Z" w16du:dateUtc="2024-08-12T02:21:00Z">
        <w:r>
          <w:rPr>
            <w:b/>
            <w:bCs/>
          </w:rPr>
          <w:t>W</w:t>
        </w:r>
      </w:ins>
      <w:ins w:id="1232" w:author="Andre Eger" w:date="2024-08-12T14:22:00Z" w16du:dateUtc="2024-08-12T02:22:00Z">
        <w:r>
          <w:rPr>
            <w:b/>
            <w:bCs/>
          </w:rPr>
          <w:t>A</w:t>
        </w:r>
      </w:ins>
      <w:ins w:id="1233" w:author="Andre Eger" w:date="2024-08-12T14:19:00Z" w16du:dateUtc="2024-08-12T02:19:00Z">
        <w:r>
          <w:t xml:space="preserve"> </w:t>
        </w:r>
        <w:r>
          <w:tab/>
          <w:t xml:space="preserve">Other soils that have </w:t>
        </w:r>
        <w:r w:rsidRPr="66AE9BF6">
          <w:rPr>
            <w:i/>
            <w:iCs/>
          </w:rPr>
          <w:t>both</w:t>
        </w:r>
      </w:ins>
    </w:p>
    <w:p w14:paraId="5ACCC9E5" w14:textId="1E77309B" w:rsidR="00E60AE4" w:rsidRPr="00164344" w:rsidRDefault="0094647B" w:rsidP="00E60AE4">
      <w:pPr>
        <w:numPr>
          <w:ilvl w:val="0"/>
          <w:numId w:val="152"/>
        </w:numPr>
        <w:spacing w:after="62"/>
        <w:ind w:right="58" w:hanging="567"/>
        <w:rPr>
          <w:ins w:id="1234" w:author="Andre Eger" w:date="2024-08-12T14:19:00Z" w16du:dateUtc="2024-08-12T02:19:00Z"/>
        </w:rPr>
      </w:pPr>
      <w:ins w:id="1235" w:author="Andre Eger" w:date="2024-08-12T14:26:00Z" w16du:dateUtc="2024-08-12T02:26:00Z">
        <w:r>
          <w:t xml:space="preserve">in the B or BC horizon to 90 cm or less from the mineral soil surface </w:t>
        </w:r>
      </w:ins>
      <w:ins w:id="1236" w:author="Andre Eger" w:date="2024-08-12T14:23:00Z" w16du:dateUtc="2024-08-12T02:23:00Z">
        <w:r w:rsidR="00E60AE4">
          <w:t xml:space="preserve">the majority of the </w:t>
        </w:r>
      </w:ins>
      <w:ins w:id="1237" w:author="Andre Eger" w:date="2024-08-12T14:38:00Z" w16du:dateUtc="2024-08-12T02:38:00Z">
        <w:r w:rsidR="00020CF8">
          <w:t xml:space="preserve">coarse rock fragments </w:t>
        </w:r>
      </w:ins>
      <w:ins w:id="1238" w:author="Andre Eger" w:date="2024-08-12T14:23:00Z" w16du:dateUtc="2024-08-12T02:23:00Z">
        <w:r w:rsidR="00E60AE4">
          <w:t>is weathered to the extent that coarse rock fragments may easily be broken by hammer or spade</w:t>
        </w:r>
      </w:ins>
      <w:ins w:id="1239" w:author="Andre Eger" w:date="2024-08-12T14:19:00Z" w16du:dateUtc="2024-08-12T02:19:00Z">
        <w:r w:rsidR="00E60AE4" w:rsidRPr="00164344">
          <w:t>, and</w:t>
        </w:r>
      </w:ins>
    </w:p>
    <w:p w14:paraId="7D6A2DC7" w14:textId="653EE7B5" w:rsidR="00E60AE4" w:rsidRPr="00164344" w:rsidRDefault="00020CF8" w:rsidP="00E60AE4">
      <w:pPr>
        <w:numPr>
          <w:ilvl w:val="0"/>
          <w:numId w:val="152"/>
        </w:numPr>
        <w:spacing w:after="62"/>
        <w:ind w:right="58" w:hanging="567"/>
        <w:rPr>
          <w:ins w:id="1240" w:author="Andre Eger" w:date="2024-08-12T14:19:00Z" w16du:dateUtc="2024-08-12T02:19:00Z"/>
        </w:rPr>
      </w:pPr>
      <w:ins w:id="1241" w:author="Andre Eger" w:date="2024-08-12T14:38:00Z" w16du:dateUtc="2024-08-12T02:38:00Z">
        <w:r>
          <w:t xml:space="preserve">a </w:t>
        </w:r>
      </w:ins>
      <w:ins w:id="1242" w:author="Andre Eger" w:date="2024-08-12T14:19:00Z" w16du:dateUtc="2024-08-12T02:19:00Z">
        <w:r w:rsidR="00E60AE4" w:rsidRPr="00164344">
          <w:t>pH of less than 5.5</w:t>
        </w:r>
      </w:ins>
      <w:ins w:id="1243" w:author="Andre Eger" w:date="2024-08-12T14:28:00Z" w16du:dateUtc="2024-08-12T02:28:00Z">
        <w:r w:rsidR="0094647B" w:rsidRPr="0094647B">
          <w:t xml:space="preserve"> within 60 cm of the mineral soil surface in some part</w:t>
        </w:r>
        <w:r w:rsidR="0094647B">
          <w:t xml:space="preserve"> of t</w:t>
        </w:r>
      </w:ins>
      <w:ins w:id="1244" w:author="Andre Eger" w:date="2024-08-12T14:29:00Z" w16du:dateUtc="2024-08-12T02:29:00Z">
        <w:r w:rsidR="0094647B">
          <w:t>he</w:t>
        </w:r>
      </w:ins>
      <w:ins w:id="1245" w:author="Andre Eger" w:date="2024-08-12T14:28:00Z" w16du:dateUtc="2024-08-12T02:28:00Z">
        <w:r w:rsidR="0094647B" w:rsidRPr="0094647B">
          <w:t xml:space="preserve"> </w:t>
        </w:r>
        <w:r w:rsidR="0094647B">
          <w:t>B or BC</w:t>
        </w:r>
        <w:r w:rsidR="0094647B" w:rsidRPr="0094647B">
          <w:t xml:space="preserve"> horizon</w:t>
        </w:r>
      </w:ins>
      <w:ins w:id="1246" w:author="Andre Eger" w:date="2024-08-12T14:19:00Z" w16du:dateUtc="2024-08-12T02:19:00Z">
        <w:r w:rsidR="00E60AE4" w:rsidRPr="00164344">
          <w:t xml:space="preserve">. </w:t>
        </w:r>
      </w:ins>
    </w:p>
    <w:p w14:paraId="6D6B3875" w14:textId="65F9F722" w:rsidR="00E60AE4" w:rsidRPr="00E30067" w:rsidRDefault="00E60AE4" w:rsidP="00E60AE4">
      <w:pPr>
        <w:jc w:val="right"/>
        <w:rPr>
          <w:ins w:id="1247" w:author="Andre Eger" w:date="2024-08-12T14:19:00Z" w16du:dateUtc="2024-08-12T02:19:00Z"/>
          <w:b/>
        </w:rPr>
      </w:pPr>
      <w:ins w:id="1248" w:author="Andre Eger" w:date="2024-08-12T14:19:00Z" w16du:dateUtc="2024-08-12T02:19:00Z">
        <w:r w:rsidRPr="00E30067">
          <w:rPr>
            <w:b/>
          </w:rPr>
          <w:t>Acidic-</w:t>
        </w:r>
      </w:ins>
      <w:ins w:id="1249" w:author="Andre Eger" w:date="2024-08-12T14:29:00Z" w16du:dateUtc="2024-08-12T02:29:00Z">
        <w:r w:rsidR="0094647B">
          <w:rPr>
            <w:b/>
          </w:rPr>
          <w:t>weathered</w:t>
        </w:r>
      </w:ins>
      <w:ins w:id="1250" w:author="Andre Eger" w:date="2024-08-12T14:19:00Z" w16du:dateUtc="2024-08-12T02:19:00Z">
        <w:r w:rsidRPr="00E30067">
          <w:rPr>
            <w:b/>
          </w:rPr>
          <w:t xml:space="preserve"> Firm Brown Soils</w:t>
        </w:r>
      </w:ins>
    </w:p>
    <w:p w14:paraId="0BE91753" w14:textId="7BEC81C2" w:rsidR="00164344" w:rsidRPr="00164344" w:rsidRDefault="00164344" w:rsidP="004E1806">
      <w:pPr>
        <w:spacing w:after="61"/>
        <w:ind w:left="838" w:right="58" w:hanging="827"/>
        <w:rPr>
          <w:b/>
          <w:bCs/>
        </w:rPr>
      </w:pPr>
      <w:bookmarkStart w:id="1251" w:name="_Hlk174365577"/>
      <w:bookmarkEnd w:id="1229"/>
      <w:r w:rsidRPr="06479B5B">
        <w:rPr>
          <w:b/>
          <w:bCs/>
        </w:rPr>
        <w:t xml:space="preserve">BFW </w:t>
      </w:r>
      <w:r>
        <w:tab/>
        <w:t xml:space="preserve">Other soils in which the majority of the </w:t>
      </w:r>
      <w:ins w:id="1252" w:author="Andre Eger [2]" w:date="2024-11-13T16:13:00Z" w16du:dateUtc="2024-11-13T03:13:00Z">
        <w:r w:rsidR="000A3EF6" w:rsidRPr="000A3EF6">
          <w:t>coarse rock fragments</w:t>
        </w:r>
        <w:r w:rsidR="000A3EF6" w:rsidRPr="000A3EF6" w:rsidDel="000A3EF6">
          <w:t xml:space="preserve"> </w:t>
        </w:r>
      </w:ins>
      <w:del w:id="1253" w:author="Andre Eger [2]" w:date="2024-11-13T16:13:00Z" w16du:dateUtc="2024-11-13T03:13:00Z">
        <w:r w:rsidDel="000A3EF6">
          <w:delText xml:space="preserve">gravel </w:delText>
        </w:r>
      </w:del>
      <w:r>
        <w:t>is weathered to the extent that clasts may easily be broken by hammer or spade.</w:t>
      </w:r>
    </w:p>
    <w:bookmarkEnd w:id="1251"/>
    <w:p w14:paraId="0BE91754" w14:textId="77777777" w:rsidR="00164344" w:rsidRDefault="00164344" w:rsidP="00164344">
      <w:pPr>
        <w:jc w:val="right"/>
        <w:rPr>
          <w:ins w:id="1254" w:author="Andre Eger" w:date="2024-10-14T09:50:00Z" w16du:dateUtc="2024-10-13T20:50:00Z"/>
          <w:b/>
        </w:rPr>
      </w:pPr>
      <w:r w:rsidRPr="00164344">
        <w:rPr>
          <w:b/>
        </w:rPr>
        <w:t xml:space="preserve">Weathered </w:t>
      </w:r>
      <w:r>
        <w:rPr>
          <w:b/>
        </w:rPr>
        <w:t>F</w:t>
      </w:r>
      <w:r w:rsidRPr="00164344">
        <w:rPr>
          <w:b/>
        </w:rPr>
        <w:t>irm Brown Soils</w:t>
      </w:r>
    </w:p>
    <w:p w14:paraId="7B7D60D2" w14:textId="650DF6F5" w:rsidR="00C3228A" w:rsidRDefault="00C3228A" w:rsidP="00C3228A">
      <w:pPr>
        <w:spacing w:after="59" w:line="252" w:lineRule="auto"/>
        <w:ind w:left="851" w:hanging="851"/>
        <w:rPr>
          <w:ins w:id="1255" w:author="Andre Eger" w:date="2024-10-14T09:50:00Z" w16du:dateUtc="2024-10-13T20:50:00Z"/>
        </w:rPr>
      </w:pPr>
      <w:ins w:id="1256" w:author="Andre Eger" w:date="2024-10-14T09:50:00Z" w16du:dateUtc="2024-10-13T20:50:00Z">
        <w:r w:rsidRPr="00164344">
          <w:rPr>
            <w:b/>
          </w:rPr>
          <w:t>BFP</w:t>
        </w:r>
        <w:r>
          <w:rPr>
            <w:b/>
          </w:rPr>
          <w:t>A</w:t>
        </w:r>
        <w:r>
          <w:tab/>
          <w:t xml:space="preserve">Other soils that have in some part of the B or BC horizon to 90 cm from the mineral soil surface, </w:t>
        </w:r>
        <w:r w:rsidRPr="00164344">
          <w:rPr>
            <w:i/>
          </w:rPr>
          <w:t>either</w:t>
        </w:r>
      </w:ins>
    </w:p>
    <w:p w14:paraId="13F8484F" w14:textId="77777777" w:rsidR="00C3228A" w:rsidRDefault="00C3228A" w:rsidP="00C3228A">
      <w:pPr>
        <w:numPr>
          <w:ilvl w:val="0"/>
          <w:numId w:val="139"/>
        </w:numPr>
        <w:spacing w:after="62"/>
        <w:ind w:right="58" w:hanging="567"/>
        <w:rPr>
          <w:ins w:id="1257" w:author="Andre Eger" w:date="2024-10-14T09:50:00Z" w16du:dateUtc="2024-10-13T20:50:00Z"/>
        </w:rPr>
      </w:pPr>
      <w:ins w:id="1258" w:author="Andre Eger" w:date="2024-10-14T09:50:00Z" w16du:dateUtc="2024-10-13T20:50:00Z">
        <w:r>
          <w:t xml:space="preserve">matrix hue of 2.5Y or yellower, </w:t>
        </w:r>
        <w:r w:rsidRPr="00164344">
          <w:t>or</w:t>
        </w:r>
      </w:ins>
    </w:p>
    <w:p w14:paraId="36FAC775" w14:textId="77777777" w:rsidR="00C3228A" w:rsidRDefault="00C3228A" w:rsidP="00C3228A">
      <w:pPr>
        <w:numPr>
          <w:ilvl w:val="0"/>
          <w:numId w:val="139"/>
        </w:numPr>
        <w:spacing w:after="62"/>
        <w:ind w:right="58" w:hanging="567"/>
        <w:rPr>
          <w:ins w:id="1259" w:author="Andre Eger" w:date="2024-10-14T09:50:00Z" w16du:dateUtc="2024-10-13T20:50:00Z"/>
        </w:rPr>
      </w:pPr>
      <w:ins w:id="1260" w:author="Andre Eger" w:date="2024-10-14T09:50:00Z" w16du:dateUtc="2024-10-13T20:50:00Z">
        <w:r>
          <w:t xml:space="preserve">matrix hue of 10YR and chroma 4 or less with either </w:t>
        </w:r>
      </w:ins>
    </w:p>
    <w:p w14:paraId="4DC2954A" w14:textId="77777777" w:rsidR="00C3228A" w:rsidRDefault="00C3228A" w:rsidP="00C3228A">
      <w:pPr>
        <w:spacing w:after="0" w:line="252" w:lineRule="auto"/>
        <w:ind w:left="2153" w:hanging="735"/>
        <w:rPr>
          <w:ins w:id="1261" w:author="Andre Eger" w:date="2024-10-14T09:50:00Z" w16du:dateUtc="2024-10-13T20:50:00Z"/>
        </w:rPr>
      </w:pPr>
      <w:ins w:id="1262" w:author="Andre Eger" w:date="2024-10-14T09:50:00Z" w16du:dateUtc="2024-10-13T20:50:00Z">
        <w:r>
          <w:t>(a)</w:t>
        </w:r>
        <w:r>
          <w:tab/>
          <w:t>non</w:t>
        </w:r>
        <w:r>
          <w:rPr>
            <w:rFonts w:ascii="MS Mincho" w:eastAsia="MS Mincho" w:hAnsi="MS Mincho" w:cs="MS Mincho"/>
          </w:rPr>
          <w:t>-</w:t>
        </w:r>
        <w:r>
          <w:t xml:space="preserve">reactive, very weak or weak </w:t>
        </w:r>
        <w:r w:rsidRPr="00A6411F">
          <w:rPr>
            <w:color w:val="2B579A"/>
            <w:u w:val="single"/>
            <w:shd w:val="clear" w:color="auto" w:fill="E6E6E6"/>
          </w:rPr>
          <w:t>reactive</w:t>
        </w:r>
        <w:r w:rsidRPr="00A6411F">
          <w:rPr>
            <w:rFonts w:ascii="MS Mincho" w:eastAsia="MS Mincho" w:hAnsi="MS Mincho" w:cs="MS Mincho"/>
            <w:color w:val="2B579A"/>
            <w:u w:val="single"/>
            <w:shd w:val="clear" w:color="auto" w:fill="E6E6E6"/>
          </w:rPr>
          <w:t>-</w:t>
        </w:r>
        <w:r w:rsidRPr="00A6411F">
          <w:rPr>
            <w:color w:val="2B579A"/>
            <w:u w:val="single"/>
            <w:shd w:val="clear" w:color="auto" w:fill="E6E6E6"/>
          </w:rPr>
          <w:t>aluminium test</w:t>
        </w:r>
        <w:r>
          <w:t xml:space="preserve">, </w:t>
        </w:r>
        <w:r w:rsidRPr="00164344">
          <w:rPr>
            <w:i/>
          </w:rPr>
          <w:t>or</w:t>
        </w:r>
      </w:ins>
    </w:p>
    <w:p w14:paraId="3CE62428" w14:textId="77777777" w:rsidR="00C3228A" w:rsidRDefault="00C3228A" w:rsidP="00C3228A">
      <w:pPr>
        <w:spacing w:after="0" w:line="252" w:lineRule="auto"/>
        <w:ind w:left="1702" w:hanging="284"/>
        <w:rPr>
          <w:ins w:id="1263" w:author="Andre Eger" w:date="2024-10-14T09:50:00Z" w16du:dateUtc="2024-10-13T20:50:00Z"/>
        </w:rPr>
      </w:pPr>
      <w:ins w:id="1264" w:author="Andre Eger" w:date="2024-10-14T09:50:00Z" w16du:dateUtc="2024-10-13T20:50:00Z">
        <w:r>
          <w:lastRenderedPageBreak/>
          <w:t>(b)</w:t>
        </w:r>
        <w:r>
          <w:tab/>
          <w:t xml:space="preserve">a </w:t>
        </w:r>
        <w:r w:rsidRPr="00A6411F">
          <w:rPr>
            <w:color w:val="2B579A"/>
            <w:u w:val="single"/>
            <w:shd w:val="clear" w:color="auto" w:fill="E6E6E6"/>
          </w:rPr>
          <w:t>cutanic horizon</w:t>
        </w:r>
        <w:r>
          <w:t xml:space="preserve">, </w:t>
        </w:r>
        <w:r w:rsidRPr="00164344">
          <w:rPr>
            <w:i/>
          </w:rPr>
          <w:t>or</w:t>
        </w:r>
        <w:r>
          <w:t xml:space="preserve"> </w:t>
        </w:r>
      </w:ins>
    </w:p>
    <w:p w14:paraId="1F420AC3" w14:textId="77777777" w:rsidR="00C3228A" w:rsidRDefault="00C3228A" w:rsidP="00C3228A">
      <w:pPr>
        <w:spacing w:after="0" w:line="252" w:lineRule="auto"/>
        <w:ind w:left="1702" w:hanging="284"/>
        <w:rPr>
          <w:ins w:id="1265" w:author="Andre Eger" w:date="2024-10-14T09:51:00Z" w16du:dateUtc="2024-10-13T20:51:00Z"/>
        </w:rPr>
      </w:pPr>
      <w:ins w:id="1266" w:author="Andre Eger" w:date="2024-10-14T09:50:00Z" w16du:dateUtc="2024-10-13T20:50:00Z">
        <w:r>
          <w:t>(c)</w:t>
        </w:r>
        <w:r>
          <w:tab/>
          <w:t xml:space="preserve">P retention less than 30%. </w:t>
        </w:r>
      </w:ins>
    </w:p>
    <w:p w14:paraId="7A8C84BD" w14:textId="77777777" w:rsidR="00C3228A" w:rsidRDefault="00C3228A" w:rsidP="00C3228A">
      <w:pPr>
        <w:spacing w:after="0" w:line="252" w:lineRule="auto"/>
        <w:ind w:left="0" w:firstLine="0"/>
        <w:rPr>
          <w:ins w:id="1267" w:author="Andre Eger" w:date="2024-10-14T09:51:00Z" w16du:dateUtc="2024-10-13T20:51:00Z"/>
        </w:rPr>
      </w:pPr>
    </w:p>
    <w:p w14:paraId="6405D810" w14:textId="51AD25B5" w:rsidR="00C3228A" w:rsidRDefault="00C3228A">
      <w:pPr>
        <w:spacing w:after="0" w:line="252" w:lineRule="auto"/>
        <w:ind w:left="0" w:firstLine="720"/>
        <w:rPr>
          <w:ins w:id="1268" w:author="Andre Eger" w:date="2024-10-14T09:50:00Z" w16du:dateUtc="2024-10-13T20:50:00Z"/>
        </w:rPr>
        <w:pPrChange w:id="1269" w:author="Andre Eger" w:date="2024-10-14T09:51:00Z" w16du:dateUtc="2024-10-13T20:51:00Z">
          <w:pPr>
            <w:spacing w:after="0" w:line="252" w:lineRule="auto"/>
            <w:ind w:left="1702" w:hanging="284"/>
          </w:pPr>
        </w:pPrChange>
      </w:pPr>
      <w:ins w:id="1270" w:author="Andre Eger" w:date="2024-10-14T09:50:00Z" w16du:dateUtc="2024-10-13T20:50:00Z">
        <w:r>
          <w:t>AND</w:t>
        </w:r>
      </w:ins>
    </w:p>
    <w:p w14:paraId="6DD480F1" w14:textId="77777777" w:rsidR="00C3228A" w:rsidRDefault="00C3228A" w:rsidP="00C3228A">
      <w:pPr>
        <w:spacing w:after="0" w:line="252" w:lineRule="auto"/>
        <w:rPr>
          <w:ins w:id="1271" w:author="Andre Eger" w:date="2024-10-14T09:51:00Z" w16du:dateUtc="2024-10-13T20:51:00Z"/>
        </w:rPr>
      </w:pPr>
    </w:p>
    <w:p w14:paraId="76D0E9A1" w14:textId="05B6B5DF" w:rsidR="00C3228A" w:rsidRPr="00164344" w:rsidRDefault="00C3228A">
      <w:pPr>
        <w:spacing w:after="0" w:line="252" w:lineRule="auto"/>
        <w:ind w:left="720" w:firstLine="0"/>
        <w:rPr>
          <w:ins w:id="1272" w:author="Andre Eger" w:date="2024-10-14T09:50:00Z" w16du:dateUtc="2024-10-13T20:50:00Z"/>
        </w:rPr>
        <w:pPrChange w:id="1273" w:author="Andre Eger" w:date="2024-10-14T09:50:00Z" w16du:dateUtc="2024-10-13T20:50:00Z">
          <w:pPr>
            <w:spacing w:after="0" w:line="252" w:lineRule="auto"/>
            <w:ind w:left="1702" w:hanging="284"/>
          </w:pPr>
        </w:pPrChange>
      </w:pPr>
      <w:ins w:id="1274" w:author="Andre Eger" w:date="2024-10-14T09:51:00Z" w16du:dateUtc="2024-10-13T20:51:00Z">
        <w:r w:rsidRPr="00C3228A">
          <w:t>a pH of less than 5.5 within 60 cm of the mineral soil surface in some part of the B or BC horizon.</w:t>
        </w:r>
      </w:ins>
    </w:p>
    <w:p w14:paraId="4AB2E2B8" w14:textId="1A0DBDD1" w:rsidR="00C3228A" w:rsidRPr="00164344" w:rsidRDefault="261E158B" w:rsidP="00C3228A">
      <w:pPr>
        <w:jc w:val="right"/>
        <w:rPr>
          <w:b/>
          <w:bCs/>
        </w:rPr>
      </w:pPr>
      <w:ins w:id="1275" w:author="Balin Robertson" w:date="2024-10-13T22:41:00Z">
        <w:r w:rsidRPr="1C7F7C5C">
          <w:rPr>
            <w:b/>
            <w:bCs/>
          </w:rPr>
          <w:t>Acidic-</w:t>
        </w:r>
      </w:ins>
      <w:proofErr w:type="spellStart"/>
      <w:ins w:id="1276" w:author="Andre Eger" w:date="2024-10-14T09:50:00Z">
        <w:del w:id="1277" w:author="Balin Robertson" w:date="2024-10-13T22:41:00Z">
          <w:r w:rsidRPr="1C7F7C5C" w:rsidDel="00C3228A">
            <w:rPr>
              <w:b/>
              <w:bCs/>
            </w:rPr>
            <w:delText>P</w:delText>
          </w:r>
        </w:del>
      </w:ins>
      <w:ins w:id="1278" w:author="Balin Robertson" w:date="2024-10-13T22:41:00Z">
        <w:r w:rsidR="0222E59F" w:rsidRPr="1C7F7C5C">
          <w:rPr>
            <w:b/>
            <w:bCs/>
          </w:rPr>
          <w:t>p</w:t>
        </w:r>
      </w:ins>
      <w:ins w:id="1279" w:author="Andre Eger" w:date="2024-10-14T09:50:00Z">
        <w:r w:rsidR="00C3228A" w:rsidRPr="1C7F7C5C">
          <w:rPr>
            <w:b/>
            <w:bCs/>
          </w:rPr>
          <w:t>allic</w:t>
        </w:r>
        <w:proofErr w:type="spellEnd"/>
        <w:r w:rsidR="00C3228A" w:rsidRPr="1C7F7C5C">
          <w:rPr>
            <w:b/>
            <w:bCs/>
          </w:rPr>
          <w:t xml:space="preserve"> Firm Brown Soils</w:t>
        </w:r>
      </w:ins>
    </w:p>
    <w:p w14:paraId="0BE91755" w14:textId="714039A8" w:rsidR="00164344" w:rsidRDefault="00164344" w:rsidP="00164344">
      <w:pPr>
        <w:spacing w:after="59" w:line="252" w:lineRule="auto"/>
        <w:ind w:left="851" w:hanging="851"/>
      </w:pPr>
      <w:commentRangeStart w:id="1280"/>
      <w:commentRangeStart w:id="1281"/>
      <w:r w:rsidRPr="00164344">
        <w:rPr>
          <w:b/>
        </w:rPr>
        <w:t>BFP</w:t>
      </w:r>
      <w:commentRangeEnd w:id="1280"/>
      <w:r w:rsidR="00896758">
        <w:rPr>
          <w:rStyle w:val="CommentReference"/>
        </w:rPr>
        <w:commentReference w:id="1280"/>
      </w:r>
      <w:commentRangeEnd w:id="1281"/>
      <w:r w:rsidR="00C3228A">
        <w:rPr>
          <w:rStyle w:val="CommentReference"/>
        </w:rPr>
        <w:commentReference w:id="1281"/>
      </w:r>
      <w:r>
        <w:tab/>
        <w:t xml:space="preserve">Other soils that have in some part of the B or BC horizon to 90 cm from the mineral soil surface, </w:t>
      </w:r>
      <w:r w:rsidRPr="00164344">
        <w:rPr>
          <w:i/>
        </w:rPr>
        <w:t>either</w:t>
      </w:r>
    </w:p>
    <w:p w14:paraId="0BE91756" w14:textId="77777777" w:rsidR="00164344" w:rsidRDefault="00164344" w:rsidP="00D75333">
      <w:pPr>
        <w:numPr>
          <w:ilvl w:val="0"/>
          <w:numId w:val="139"/>
        </w:numPr>
        <w:spacing w:after="62"/>
        <w:ind w:right="58" w:hanging="567"/>
      </w:pPr>
      <w:r>
        <w:t xml:space="preserve">matrix hue of 2.5Y or yellower, </w:t>
      </w:r>
      <w:r w:rsidRPr="00164344">
        <w:t>or</w:t>
      </w:r>
    </w:p>
    <w:p w14:paraId="0BE91757" w14:textId="77777777" w:rsidR="00164344" w:rsidRDefault="00164344" w:rsidP="00D75333">
      <w:pPr>
        <w:numPr>
          <w:ilvl w:val="0"/>
          <w:numId w:val="139"/>
        </w:numPr>
        <w:spacing w:after="62"/>
        <w:ind w:right="58" w:hanging="567"/>
      </w:pPr>
      <w:r>
        <w:t xml:space="preserve">matrix hue of 10YR and chroma 4 or less with either </w:t>
      </w:r>
    </w:p>
    <w:p w14:paraId="0BE91758" w14:textId="77777777" w:rsidR="00164344" w:rsidRDefault="00164344" w:rsidP="00164344">
      <w:pPr>
        <w:spacing w:after="0" w:line="252" w:lineRule="auto"/>
        <w:ind w:left="2153" w:hanging="735"/>
      </w:pPr>
      <w:r>
        <w:t>(a)</w:t>
      </w:r>
      <w:r>
        <w:tab/>
        <w:t>non</w:t>
      </w:r>
      <w:r>
        <w:rPr>
          <w:rFonts w:ascii="MS Mincho" w:eastAsia="MS Mincho" w:hAnsi="MS Mincho" w:cs="MS Mincho"/>
        </w:rPr>
        <w:t>-</w:t>
      </w:r>
      <w:r>
        <w:t xml:space="preserve">reactive, very weak or weak </w:t>
      </w:r>
      <w:r w:rsidRPr="00037A44">
        <w:rPr>
          <w:color w:val="2B579A"/>
          <w:u w:val="single"/>
          <w:shd w:val="clear" w:color="auto" w:fill="E6E6E6"/>
          <w:rPrChange w:id="1282" w:author="Thomas Caspari" w:date="2017-10-12T15:11:00Z">
            <w:rPr>
              <w:color w:val="2B579A"/>
              <w:shd w:val="clear" w:color="auto" w:fill="E6E6E6"/>
            </w:rPr>
          </w:rPrChange>
        </w:rPr>
        <w:t>reactive</w:t>
      </w:r>
      <w:r w:rsidRPr="00037A44">
        <w:rPr>
          <w:rFonts w:ascii="MS Mincho" w:eastAsia="MS Mincho" w:hAnsi="MS Mincho" w:cs="MS Mincho"/>
          <w:color w:val="2B579A"/>
          <w:u w:val="single"/>
          <w:shd w:val="clear" w:color="auto" w:fill="E6E6E6"/>
          <w:rPrChange w:id="1283" w:author="Thomas Caspari" w:date="2017-10-12T15:11:00Z">
            <w:rPr>
              <w:rFonts w:ascii="MS Mincho" w:eastAsia="MS Mincho" w:hAnsi="MS Mincho" w:cs="MS Mincho"/>
              <w:color w:val="2B579A"/>
              <w:shd w:val="clear" w:color="auto" w:fill="E6E6E6"/>
            </w:rPr>
          </w:rPrChange>
        </w:rPr>
        <w:t>-</w:t>
      </w:r>
      <w:r w:rsidRPr="00037A44">
        <w:rPr>
          <w:color w:val="2B579A"/>
          <w:u w:val="single"/>
          <w:shd w:val="clear" w:color="auto" w:fill="E6E6E6"/>
          <w:rPrChange w:id="1284" w:author="Thomas Caspari" w:date="2017-10-12T15:11:00Z">
            <w:rPr>
              <w:color w:val="2B579A"/>
              <w:shd w:val="clear" w:color="auto" w:fill="E6E6E6"/>
            </w:rPr>
          </w:rPrChange>
        </w:rPr>
        <w:t>aluminium test</w:t>
      </w:r>
      <w:r>
        <w:t xml:space="preserve">, </w:t>
      </w:r>
      <w:r w:rsidRPr="00164344">
        <w:rPr>
          <w:i/>
        </w:rPr>
        <w:t>or</w:t>
      </w:r>
    </w:p>
    <w:p w14:paraId="0BE91759" w14:textId="77777777" w:rsidR="00164344" w:rsidRDefault="00164344" w:rsidP="00164344">
      <w:pPr>
        <w:spacing w:after="0" w:line="252" w:lineRule="auto"/>
        <w:ind w:left="1702" w:hanging="284"/>
      </w:pPr>
      <w:r>
        <w:t>(b)</w:t>
      </w:r>
      <w:r>
        <w:tab/>
        <w:t xml:space="preserve">a </w:t>
      </w:r>
      <w:r w:rsidRPr="00037A44">
        <w:rPr>
          <w:color w:val="2B579A"/>
          <w:u w:val="single"/>
          <w:shd w:val="clear" w:color="auto" w:fill="E6E6E6"/>
          <w:rPrChange w:id="1285" w:author="Thomas Caspari" w:date="2017-10-12T15:11:00Z">
            <w:rPr>
              <w:color w:val="2B579A"/>
              <w:shd w:val="clear" w:color="auto" w:fill="E6E6E6"/>
            </w:rPr>
          </w:rPrChange>
        </w:rPr>
        <w:t>cutanic horizon</w:t>
      </w:r>
      <w:r>
        <w:t xml:space="preserve">, </w:t>
      </w:r>
      <w:r w:rsidRPr="00164344">
        <w:rPr>
          <w:i/>
        </w:rPr>
        <w:t>or</w:t>
      </w:r>
      <w:r>
        <w:t xml:space="preserve"> </w:t>
      </w:r>
    </w:p>
    <w:p w14:paraId="0BE9175A" w14:textId="77777777" w:rsidR="00164344" w:rsidRPr="00164344" w:rsidRDefault="00164344" w:rsidP="00164344">
      <w:pPr>
        <w:spacing w:after="0" w:line="252" w:lineRule="auto"/>
        <w:ind w:left="1702" w:hanging="284"/>
      </w:pPr>
      <w:r>
        <w:t>(c)</w:t>
      </w:r>
      <w:r>
        <w:tab/>
        <w:t>P retention less than 30%.</w:t>
      </w:r>
    </w:p>
    <w:p w14:paraId="67A2EB67" w14:textId="77777777" w:rsidR="004E1806" w:rsidRDefault="00164344" w:rsidP="004E1806">
      <w:pPr>
        <w:spacing w:after="286" w:line="265" w:lineRule="auto"/>
        <w:ind w:left="10" w:right="57" w:hanging="10"/>
        <w:jc w:val="right"/>
        <w:rPr>
          <w:b/>
        </w:rPr>
      </w:pPr>
      <w:r>
        <w:rPr>
          <w:b/>
        </w:rPr>
        <w:t>P</w:t>
      </w:r>
      <w:r w:rsidR="008F760C">
        <w:rPr>
          <w:b/>
        </w:rPr>
        <w:t xml:space="preserve">allic </w:t>
      </w:r>
      <w:r>
        <w:rPr>
          <w:b/>
        </w:rPr>
        <w:t>F</w:t>
      </w:r>
      <w:r w:rsidR="008F760C">
        <w:rPr>
          <w:b/>
        </w:rPr>
        <w:t>irm Brown Soils</w:t>
      </w:r>
    </w:p>
    <w:p w14:paraId="0BE9175D" w14:textId="50910CBF" w:rsidR="00D75333" w:rsidRPr="00D75333" w:rsidRDefault="00D75333" w:rsidP="004E1806">
      <w:pPr>
        <w:spacing w:after="286" w:line="265" w:lineRule="auto"/>
        <w:ind w:left="720" w:right="577" w:hanging="720"/>
        <w:rPr>
          <w:b/>
        </w:rPr>
      </w:pPr>
      <w:r>
        <w:rPr>
          <w:b/>
        </w:rPr>
        <w:t>BFA</w:t>
      </w:r>
      <w:r>
        <w:rPr>
          <w:b/>
        </w:rPr>
        <w:tab/>
      </w:r>
      <w:r w:rsidRPr="00D75333">
        <w:t xml:space="preserve">Other soils that have in some part of the B horizon above the </w:t>
      </w:r>
      <w:proofErr w:type="spellStart"/>
      <w:r w:rsidRPr="00D75333">
        <w:t>apedal</w:t>
      </w:r>
      <w:proofErr w:type="spellEnd"/>
      <w:r w:rsidRPr="00D75333">
        <w:t xml:space="preserve"> horizon with a slightly firm or stronger strength class, </w:t>
      </w:r>
      <w:r w:rsidRPr="00D75333">
        <w:rPr>
          <w:i/>
        </w:rPr>
        <w:t>either</w:t>
      </w:r>
    </w:p>
    <w:p w14:paraId="0BE9175E" w14:textId="77777777" w:rsidR="00D75333" w:rsidRPr="00D75333" w:rsidRDefault="00D75333" w:rsidP="00D75333">
      <w:pPr>
        <w:numPr>
          <w:ilvl w:val="0"/>
          <w:numId w:val="140"/>
        </w:numPr>
        <w:spacing w:after="62"/>
        <w:ind w:left="1985" w:right="58" w:hanging="567"/>
      </w:pPr>
      <w:r w:rsidRPr="00D75333">
        <w:t xml:space="preserve">pH less than 5.5, </w:t>
      </w:r>
      <w:r w:rsidRPr="00D75333">
        <w:rPr>
          <w:i/>
        </w:rPr>
        <w:t>or</w:t>
      </w:r>
    </w:p>
    <w:p w14:paraId="0BE9175F" w14:textId="77777777" w:rsidR="00D75333" w:rsidRDefault="00D75333" w:rsidP="00D75333">
      <w:pPr>
        <w:numPr>
          <w:ilvl w:val="0"/>
          <w:numId w:val="140"/>
        </w:numPr>
        <w:spacing w:after="62"/>
        <w:ind w:left="1985" w:right="58" w:hanging="567"/>
        <w:rPr>
          <w:b/>
        </w:rPr>
      </w:pPr>
      <w:r w:rsidRPr="00D75333">
        <w:t xml:space="preserve">a </w:t>
      </w:r>
      <w:proofErr w:type="spellStart"/>
      <w:r w:rsidRPr="00D75333">
        <w:t>subhorizon</w:t>
      </w:r>
      <w:proofErr w:type="spellEnd"/>
      <w:r w:rsidRPr="00D75333">
        <w:t xml:space="preserve"> with 10% or more humus or humus</w:t>
      </w:r>
      <w:r>
        <w:t>-</w:t>
      </w:r>
      <w:r w:rsidRPr="00D75333">
        <w:t>clay</w:t>
      </w:r>
      <w:r>
        <w:t xml:space="preserve"> </w:t>
      </w:r>
      <w:r w:rsidRPr="00D75333">
        <w:t>coatings of moist colour value 4 or less or colour value 5 and chroma 3.</w:t>
      </w:r>
      <w:r w:rsidRPr="00D75333">
        <w:rPr>
          <w:b/>
        </w:rPr>
        <w:t xml:space="preserve"> </w:t>
      </w:r>
    </w:p>
    <w:p w14:paraId="0BE91760" w14:textId="77777777" w:rsidR="00D75333" w:rsidRPr="00D75333" w:rsidRDefault="00D75333" w:rsidP="00D75333">
      <w:pPr>
        <w:spacing w:after="62"/>
        <w:ind w:left="1418" w:right="58" w:firstLine="0"/>
        <w:jc w:val="right"/>
        <w:rPr>
          <w:b/>
        </w:rPr>
      </w:pPr>
      <w:r>
        <w:rPr>
          <w:b/>
        </w:rPr>
        <w:t>Ac</w:t>
      </w:r>
      <w:r w:rsidRPr="00D75333">
        <w:rPr>
          <w:b/>
        </w:rPr>
        <w:t xml:space="preserve">idic </w:t>
      </w:r>
      <w:r>
        <w:rPr>
          <w:b/>
        </w:rPr>
        <w:t>F</w:t>
      </w:r>
      <w:r w:rsidRPr="00D75333">
        <w:rPr>
          <w:b/>
        </w:rPr>
        <w:t>irm Brown Soils</w:t>
      </w:r>
    </w:p>
    <w:p w14:paraId="0BE91761" w14:textId="77777777" w:rsidR="00D75333" w:rsidRDefault="00D75333" w:rsidP="004E1806">
      <w:pPr>
        <w:spacing w:after="583" w:line="265" w:lineRule="auto"/>
        <w:ind w:left="0" w:right="57" w:firstLine="0"/>
        <w:rPr>
          <w:b/>
        </w:rPr>
      </w:pPr>
      <w:r>
        <w:rPr>
          <w:b/>
        </w:rPr>
        <w:t>BFT</w:t>
      </w:r>
      <w:r>
        <w:rPr>
          <w:b/>
        </w:rPr>
        <w:tab/>
      </w:r>
      <w:r w:rsidRPr="00D75333">
        <w:t>Other soils.</w:t>
      </w:r>
    </w:p>
    <w:p w14:paraId="0BE91762" w14:textId="77777777" w:rsidR="00174C4D" w:rsidRDefault="00D75333">
      <w:pPr>
        <w:spacing w:after="583" w:line="265" w:lineRule="auto"/>
        <w:ind w:left="10" w:right="57" w:hanging="10"/>
        <w:jc w:val="right"/>
      </w:pPr>
      <w:r>
        <w:rPr>
          <w:b/>
        </w:rPr>
        <w:t>T</w:t>
      </w:r>
      <w:r w:rsidR="008F760C">
        <w:rPr>
          <w:b/>
        </w:rPr>
        <w:t xml:space="preserve">ypic </w:t>
      </w:r>
      <w:r>
        <w:rPr>
          <w:b/>
        </w:rPr>
        <w:t>F</w:t>
      </w:r>
      <w:r w:rsidR="008F760C">
        <w:rPr>
          <w:b/>
        </w:rPr>
        <w:t>irm Brown Soils</w:t>
      </w:r>
    </w:p>
    <w:p w14:paraId="0BE91763" w14:textId="77777777" w:rsidR="00174C4D" w:rsidRDefault="008F760C" w:rsidP="00D75333">
      <w:pPr>
        <w:ind w:left="567" w:right="58" w:hanging="580"/>
      </w:pPr>
      <w:r>
        <w:rPr>
          <w:b/>
        </w:rPr>
        <w:t>BO</w:t>
      </w:r>
      <w:r w:rsidR="00D75333">
        <w:rPr>
          <w:b/>
        </w:rPr>
        <w:tab/>
      </w:r>
      <w:r>
        <w:t>ORTHIC BROWN SOILS</w:t>
      </w:r>
    </w:p>
    <w:p w14:paraId="0BE91764" w14:textId="77777777" w:rsidR="00174C4D" w:rsidRDefault="008F760C">
      <w:pPr>
        <w:ind w:left="554" w:right="58" w:hanging="567"/>
      </w:pPr>
      <w:r>
        <w:t xml:space="preserve"> </w:t>
      </w:r>
      <w:r w:rsidR="00D75333">
        <w:tab/>
      </w:r>
      <w:r>
        <w:t>Orthic Brown Soils have B horizon peds or have weak or very weak soil strength to depth. They most commonly occur on hilly or steep slopes, or on Holocene land surfaces.</w:t>
      </w:r>
    </w:p>
    <w:p w14:paraId="0BE91765" w14:textId="18C46E26" w:rsidR="00174C4D" w:rsidRPr="00D75333" w:rsidRDefault="008F760C" w:rsidP="00037A44">
      <w:pPr>
        <w:ind w:left="1560" w:right="58" w:hanging="994"/>
      </w:pPr>
      <w:r>
        <w:rPr>
          <w:b/>
        </w:rPr>
        <w:t xml:space="preserve">BOMW </w:t>
      </w:r>
      <w:r w:rsidR="00037A44">
        <w:rPr>
          <w:b/>
        </w:rPr>
        <w:tab/>
      </w:r>
      <w:r>
        <w:t xml:space="preserve">Orthic Brown Soils that have </w:t>
      </w:r>
      <w:r>
        <w:rPr>
          <w:i/>
        </w:rPr>
        <w:t>both</w:t>
      </w:r>
    </w:p>
    <w:p w14:paraId="0BE91766" w14:textId="11909834" w:rsidR="00174C4D" w:rsidRPr="00D75333" w:rsidRDefault="5B3C88DD" w:rsidP="00037A44">
      <w:pPr>
        <w:numPr>
          <w:ilvl w:val="0"/>
          <w:numId w:val="141"/>
        </w:numPr>
        <w:spacing w:after="62"/>
        <w:ind w:left="2127" w:right="58" w:hanging="567"/>
      </w:pPr>
      <w:r>
        <w:t xml:space="preserve">a </w:t>
      </w:r>
      <w:r w:rsidRPr="2DFBA46F">
        <w:rPr>
          <w:color w:val="2B579A"/>
          <w:u w:val="single"/>
          <w:shd w:val="clear" w:color="auto" w:fill="E6E6E6"/>
          <w:rPrChange w:id="1286" w:author="Thomas Caspari" w:date="2017-10-12T15:13:00Z">
            <w:rPr>
              <w:color w:val="2B579A"/>
              <w:shd w:val="clear" w:color="auto" w:fill="E6E6E6"/>
            </w:rPr>
          </w:rPrChange>
        </w:rPr>
        <w:t>mottled profile form</w:t>
      </w:r>
      <w:ins w:id="1287" w:author="Andre Eger" w:date="2023-08-15T01:52:00Z">
        <w:r w:rsidR="638B402A" w:rsidRPr="2DFBA46F">
          <w:rPr>
            <w:u w:val="single"/>
          </w:rPr>
          <w:t xml:space="preserve"> or perch-</w:t>
        </w:r>
        <w:proofErr w:type="spellStart"/>
        <w:r w:rsidR="638B402A" w:rsidRPr="2DFBA46F">
          <w:rPr>
            <w:u w:val="single"/>
          </w:rPr>
          <w:t>gley</w:t>
        </w:r>
        <w:proofErr w:type="spellEnd"/>
        <w:r w:rsidR="638B402A" w:rsidRPr="2DFBA46F">
          <w:rPr>
            <w:u w:val="single"/>
          </w:rPr>
          <w:t xml:space="preserve"> features</w:t>
        </w:r>
      </w:ins>
      <w:r>
        <w:t xml:space="preserve">, </w:t>
      </w:r>
      <w:r w:rsidRPr="2DFBA46F">
        <w:rPr>
          <w:i/>
          <w:iCs/>
        </w:rPr>
        <w:t>and</w:t>
      </w:r>
    </w:p>
    <w:p w14:paraId="0BE91767" w14:textId="119799DD" w:rsidR="00174C4D" w:rsidRPr="00D75333" w:rsidRDefault="00BB1935" w:rsidP="00037A44">
      <w:pPr>
        <w:numPr>
          <w:ilvl w:val="0"/>
          <w:numId w:val="141"/>
        </w:numPr>
        <w:spacing w:after="62"/>
        <w:ind w:left="2127" w:right="58" w:hanging="567"/>
      </w:pPr>
      <w:r>
        <w:lastRenderedPageBreak/>
        <w:t>clasts</w:t>
      </w:r>
      <w:r w:rsidR="5B3C88DD">
        <w:t xml:space="preserve"> that in the majority is weathered to the extent that   </w:t>
      </w:r>
      <w:del w:id="1288" w:author="Andre Eger" w:date="2024-07-22T00:02:00Z">
        <w:r w:rsidR="008F760C" w:rsidDel="5B3C88DD">
          <w:delText xml:space="preserve">clasts </w:delText>
        </w:r>
      </w:del>
      <w:ins w:id="1289" w:author="Andre Eger" w:date="2024-07-22T00:02:00Z">
        <w:r w:rsidR="58B0E665">
          <w:t xml:space="preserve">rock fragments </w:t>
        </w:r>
      </w:ins>
      <w:r w:rsidR="5B3C88DD">
        <w:t>may easily be broken by hammer or spade</w:t>
      </w:r>
    </w:p>
    <w:p w14:paraId="0BE91768" w14:textId="77777777" w:rsidR="00174C4D" w:rsidRPr="00E30067" w:rsidRDefault="008F760C" w:rsidP="2DFBA46F">
      <w:pPr>
        <w:jc w:val="right"/>
        <w:rPr>
          <w:ins w:id="1290" w:author="Andre Eger" w:date="2023-08-15T01:58:00Z"/>
          <w:b/>
          <w:bCs/>
        </w:rPr>
      </w:pPr>
      <w:r w:rsidRPr="00E30067">
        <w:rPr>
          <w:rFonts w:ascii="Calibri" w:eastAsia="Calibri" w:hAnsi="Calibri" w:cs="Calibri"/>
          <w:b/>
          <w:color w:val="000000"/>
          <w:sz w:val="22"/>
        </w:rPr>
        <w:tab/>
      </w:r>
      <w:r w:rsidR="5B3C88DD" w:rsidRPr="2DFBA46F">
        <w:rPr>
          <w:b/>
          <w:bCs/>
        </w:rPr>
        <w:t xml:space="preserve"> </w:t>
      </w:r>
      <w:r w:rsidRPr="00E30067">
        <w:rPr>
          <w:b/>
        </w:rPr>
        <w:tab/>
      </w:r>
      <w:r w:rsidR="5B3C88DD" w:rsidRPr="2DFBA46F">
        <w:rPr>
          <w:b/>
          <w:bCs/>
        </w:rPr>
        <w:t xml:space="preserve"> </w:t>
      </w:r>
      <w:r w:rsidRPr="00E30067">
        <w:rPr>
          <w:b/>
        </w:rPr>
        <w:tab/>
      </w:r>
      <w:r w:rsidR="5B3C88DD" w:rsidRPr="2DFBA46F">
        <w:rPr>
          <w:b/>
          <w:bCs/>
        </w:rPr>
        <w:t>Mottled-weathered Orthic Brown Soils</w:t>
      </w:r>
    </w:p>
    <w:p w14:paraId="7363AD70" w14:textId="3714E51E" w:rsidR="2DFBA46F" w:rsidRDefault="2DFBA46F" w:rsidP="2DFBA46F">
      <w:pPr>
        <w:jc w:val="right"/>
        <w:rPr>
          <w:ins w:id="1291" w:author="Andre Eger" w:date="2023-08-15T01:56:00Z"/>
          <w:b/>
          <w:bCs/>
        </w:rPr>
      </w:pPr>
    </w:p>
    <w:p w14:paraId="25479EDC" w14:textId="40406B83" w:rsidR="39D185F4" w:rsidRDefault="39D185F4" w:rsidP="2DFBA46F">
      <w:pPr>
        <w:spacing w:after="9"/>
        <w:ind w:left="1418" w:right="58" w:hanging="852"/>
        <w:rPr>
          <w:ins w:id="1292" w:author="Andre Eger" w:date="2023-08-15T01:56:00Z"/>
        </w:rPr>
      </w:pPr>
      <w:ins w:id="1293" w:author="Andre Eger" w:date="2023-08-15T01:56:00Z">
        <w:r w:rsidRPr="2DFBA46F">
          <w:rPr>
            <w:b/>
            <w:bCs/>
          </w:rPr>
          <w:t>BOMP</w:t>
        </w:r>
        <w:r>
          <w:tab/>
          <w:t xml:space="preserve">Other soils that have </w:t>
        </w:r>
        <w:r w:rsidRPr="2DFBA46F">
          <w:rPr>
            <w:i/>
            <w:iCs/>
          </w:rPr>
          <w:t>both</w:t>
        </w:r>
      </w:ins>
    </w:p>
    <w:p w14:paraId="375258D5" w14:textId="6714E095" w:rsidR="39D185F4" w:rsidRDefault="39D185F4" w:rsidP="00BB1935">
      <w:pPr>
        <w:numPr>
          <w:ilvl w:val="0"/>
          <w:numId w:val="165"/>
        </w:numPr>
        <w:spacing w:after="59"/>
        <w:ind w:right="58" w:hanging="566"/>
        <w:rPr>
          <w:ins w:id="1294" w:author="Andre Eger" w:date="2023-08-15T01:56:00Z"/>
        </w:rPr>
      </w:pPr>
      <w:ins w:id="1295" w:author="Andre Eger" w:date="2023-08-15T01:56:00Z">
        <w:r>
          <w:t xml:space="preserve">a </w:t>
        </w:r>
        <w:r w:rsidRPr="2DFBA46F">
          <w:rPr>
            <w:u w:val="single"/>
          </w:rPr>
          <w:t>mottled profile form or perch-</w:t>
        </w:r>
        <w:proofErr w:type="spellStart"/>
        <w:r w:rsidRPr="2DFBA46F">
          <w:rPr>
            <w:u w:val="single"/>
          </w:rPr>
          <w:t>gley</w:t>
        </w:r>
        <w:proofErr w:type="spellEnd"/>
        <w:r w:rsidRPr="2DFBA46F">
          <w:rPr>
            <w:u w:val="single"/>
          </w:rPr>
          <w:t xml:space="preserve"> features</w:t>
        </w:r>
        <w:r>
          <w:t>, and</w:t>
        </w:r>
      </w:ins>
    </w:p>
    <w:p w14:paraId="5E712835" w14:textId="77777777" w:rsidR="39D185F4" w:rsidRDefault="39D185F4" w:rsidP="00BB1935">
      <w:pPr>
        <w:numPr>
          <w:ilvl w:val="0"/>
          <w:numId w:val="165"/>
        </w:numPr>
        <w:spacing w:after="59"/>
        <w:ind w:right="58" w:hanging="566"/>
        <w:rPr>
          <w:ins w:id="1296" w:author="Andre Eger" w:date="2023-08-15T01:56:00Z"/>
        </w:rPr>
      </w:pPr>
      <w:ins w:id="1297" w:author="Andre Eger" w:date="2023-08-15T01:56:00Z">
        <w:r>
          <w:t>that have in some part of the B or BC horizon to 90cm in from the mineral soil surface, either matrix hue of 2.5Y or yellower or matrix hue of 10YR and chroma 4 or less with either</w:t>
        </w:r>
      </w:ins>
    </w:p>
    <w:p w14:paraId="03C4B1F2" w14:textId="3788306F" w:rsidR="39D185F4" w:rsidRDefault="39D185F4" w:rsidP="2DFBA46F">
      <w:pPr>
        <w:numPr>
          <w:ilvl w:val="1"/>
          <w:numId w:val="68"/>
        </w:numPr>
        <w:spacing w:after="0"/>
        <w:ind w:left="2694" w:right="1408" w:hanging="720"/>
        <w:rPr>
          <w:ins w:id="1298" w:author="Andre Eger" w:date="2023-08-15T01:56:00Z"/>
        </w:rPr>
      </w:pPr>
      <w:ins w:id="1299" w:author="Andre Eger" w:date="2023-08-15T01:56:00Z">
        <w:r>
          <w:t xml:space="preserve">non-reactive, very weak or weak </w:t>
        </w:r>
        <w:r w:rsidRPr="2DFBA46F">
          <w:rPr>
            <w:u w:val="single"/>
          </w:rPr>
          <w:t>reactive-aluminium test</w:t>
        </w:r>
        <w:r>
          <w:t>, or</w:t>
        </w:r>
      </w:ins>
    </w:p>
    <w:p w14:paraId="342BA073" w14:textId="77777777" w:rsidR="39D185F4" w:rsidRDefault="39D185F4" w:rsidP="2DFBA46F">
      <w:pPr>
        <w:numPr>
          <w:ilvl w:val="1"/>
          <w:numId w:val="68"/>
        </w:numPr>
        <w:spacing w:after="44"/>
        <w:ind w:left="2694" w:right="1408" w:hanging="720"/>
        <w:rPr>
          <w:ins w:id="1300" w:author="Andre Eger" w:date="2023-08-15T01:56:00Z"/>
        </w:rPr>
      </w:pPr>
      <w:ins w:id="1301" w:author="Andre Eger" w:date="2023-08-15T01:56:00Z">
        <w:r>
          <w:t xml:space="preserve">a </w:t>
        </w:r>
        <w:r w:rsidRPr="2DFBA46F">
          <w:rPr>
            <w:u w:val="single"/>
          </w:rPr>
          <w:t>cutanic horizon</w:t>
        </w:r>
        <w:r>
          <w:t xml:space="preserve">, or  </w:t>
        </w:r>
      </w:ins>
    </w:p>
    <w:p w14:paraId="0B46921B" w14:textId="77777777" w:rsidR="39D185F4" w:rsidRDefault="39D185F4" w:rsidP="2DFBA46F">
      <w:pPr>
        <w:numPr>
          <w:ilvl w:val="1"/>
          <w:numId w:val="68"/>
        </w:numPr>
        <w:spacing w:after="44"/>
        <w:ind w:left="2694" w:right="1408" w:hanging="720"/>
        <w:rPr>
          <w:ins w:id="1302" w:author="Andre Eger" w:date="2023-08-15T01:56:00Z"/>
        </w:rPr>
      </w:pPr>
      <w:ins w:id="1303" w:author="Andre Eger" w:date="2023-08-15T01:56:00Z">
        <w:r>
          <w:t>P retention less than 30%.</w:t>
        </w:r>
      </w:ins>
    </w:p>
    <w:p w14:paraId="6002C8F5" w14:textId="0FB0CA76" w:rsidR="39D185F4" w:rsidRDefault="39D185F4" w:rsidP="2DFBA46F">
      <w:pPr>
        <w:spacing w:after="286" w:line="265" w:lineRule="auto"/>
        <w:ind w:left="10" w:right="57" w:hanging="10"/>
        <w:jc w:val="right"/>
        <w:rPr>
          <w:ins w:id="1304" w:author="Andre Eger" w:date="2023-08-15T01:56:00Z"/>
          <w:b/>
          <w:bCs/>
        </w:rPr>
      </w:pPr>
      <w:ins w:id="1305" w:author="Andre Eger" w:date="2023-08-15T01:56:00Z">
        <w:r w:rsidRPr="2DFBA46F">
          <w:rPr>
            <w:b/>
            <w:bCs/>
          </w:rPr>
          <w:t>Mottled-</w:t>
        </w:r>
        <w:proofErr w:type="spellStart"/>
        <w:r w:rsidRPr="2DFBA46F">
          <w:rPr>
            <w:b/>
            <w:bCs/>
          </w:rPr>
          <w:t>pallic</w:t>
        </w:r>
        <w:proofErr w:type="spellEnd"/>
        <w:r w:rsidRPr="2DFBA46F">
          <w:rPr>
            <w:b/>
            <w:bCs/>
          </w:rPr>
          <w:t xml:space="preserve"> </w:t>
        </w:r>
      </w:ins>
      <w:ins w:id="1306" w:author="Andre Eger" w:date="2023-08-15T01:57:00Z">
        <w:r w:rsidRPr="2DFBA46F">
          <w:rPr>
            <w:b/>
            <w:bCs/>
          </w:rPr>
          <w:t xml:space="preserve">Orthic </w:t>
        </w:r>
      </w:ins>
      <w:ins w:id="1307" w:author="Andre Eger" w:date="2023-08-15T01:56:00Z">
        <w:r w:rsidRPr="2DFBA46F">
          <w:rPr>
            <w:b/>
            <w:bCs/>
          </w:rPr>
          <w:t>Brown Soils</w:t>
        </w:r>
      </w:ins>
    </w:p>
    <w:p w14:paraId="3037C624" w14:textId="6B9080FA" w:rsidR="2DFBA46F" w:rsidRDefault="2DFBA46F" w:rsidP="2DFBA46F">
      <w:pPr>
        <w:jc w:val="right"/>
        <w:rPr>
          <w:b/>
          <w:bCs/>
        </w:rPr>
      </w:pPr>
    </w:p>
    <w:p w14:paraId="0BE91769" w14:textId="7D39BD42" w:rsidR="00174C4D" w:rsidRDefault="008F760C" w:rsidP="00037A44">
      <w:pPr>
        <w:ind w:left="1560" w:right="58" w:hanging="994"/>
      </w:pPr>
      <w:r>
        <w:rPr>
          <w:b/>
        </w:rPr>
        <w:t>BOM</w:t>
      </w:r>
      <w:r w:rsidR="00D75333">
        <w:rPr>
          <w:b/>
        </w:rPr>
        <w:t>A</w:t>
      </w:r>
      <w:r>
        <w:t xml:space="preserve"> </w:t>
      </w:r>
      <w:r w:rsidR="00037A44">
        <w:tab/>
      </w:r>
      <w:r>
        <w:t xml:space="preserve">Other soils that have </w:t>
      </w:r>
      <w:r>
        <w:rPr>
          <w:i/>
        </w:rPr>
        <w:t>both</w:t>
      </w:r>
    </w:p>
    <w:p w14:paraId="0BE9176A" w14:textId="54DF8734" w:rsidR="00174C4D" w:rsidRDefault="5B3C88DD" w:rsidP="00037A44">
      <w:pPr>
        <w:numPr>
          <w:ilvl w:val="0"/>
          <w:numId w:val="142"/>
        </w:numPr>
        <w:spacing w:after="62"/>
        <w:ind w:left="2127" w:right="58" w:hanging="567"/>
      </w:pPr>
      <w:r>
        <w:t xml:space="preserve">a </w:t>
      </w:r>
      <w:r w:rsidRPr="2DFBA46F">
        <w:rPr>
          <w:color w:val="2B579A"/>
          <w:u w:val="single"/>
          <w:shd w:val="clear" w:color="auto" w:fill="E6E6E6"/>
          <w:rPrChange w:id="1308" w:author="Thomas Caspari" w:date="2017-10-12T15:13:00Z">
            <w:rPr>
              <w:color w:val="2B579A"/>
              <w:shd w:val="clear" w:color="auto" w:fill="E6E6E6"/>
            </w:rPr>
          </w:rPrChange>
        </w:rPr>
        <w:t>mottled profile form</w:t>
      </w:r>
      <w:ins w:id="1309" w:author="Andre Eger" w:date="2023-08-15T01:52:00Z">
        <w:r w:rsidR="5CE09F9D" w:rsidRPr="2DFBA46F">
          <w:rPr>
            <w:u w:val="single"/>
          </w:rPr>
          <w:t xml:space="preserve"> or perch-</w:t>
        </w:r>
        <w:proofErr w:type="spellStart"/>
        <w:r w:rsidR="5CE09F9D" w:rsidRPr="2DFBA46F">
          <w:rPr>
            <w:u w:val="single"/>
          </w:rPr>
          <w:t>gley</w:t>
        </w:r>
        <w:proofErr w:type="spellEnd"/>
        <w:r w:rsidR="5CE09F9D" w:rsidRPr="2DFBA46F">
          <w:rPr>
            <w:u w:val="single"/>
          </w:rPr>
          <w:t xml:space="preserve"> features</w:t>
        </w:r>
      </w:ins>
      <w:r>
        <w:t xml:space="preserve">, </w:t>
      </w:r>
      <w:r w:rsidRPr="2DFBA46F">
        <w:rPr>
          <w:i/>
          <w:iCs/>
        </w:rPr>
        <w:t>and</w:t>
      </w:r>
    </w:p>
    <w:p w14:paraId="0BE9176B" w14:textId="77777777" w:rsidR="00174C4D" w:rsidRDefault="5B3C88DD" w:rsidP="00037A44">
      <w:pPr>
        <w:numPr>
          <w:ilvl w:val="0"/>
          <w:numId w:val="142"/>
        </w:numPr>
        <w:spacing w:after="62"/>
        <w:ind w:left="2127" w:right="58" w:hanging="567"/>
      </w:pPr>
      <w:r>
        <w:t>pH less than 5.5 in some part between the base of the A   horizon and within 60 cm of the mineral soil surface.</w:t>
      </w:r>
    </w:p>
    <w:p w14:paraId="0BE9176C" w14:textId="77777777" w:rsidR="00174C4D" w:rsidRDefault="008F760C">
      <w:pPr>
        <w:tabs>
          <w:tab w:val="center" w:pos="566"/>
          <w:tab w:val="center" w:pos="1417"/>
          <w:tab w:val="right" w:pos="8505"/>
        </w:tabs>
        <w:spacing w:after="285" w:line="265" w:lineRule="auto"/>
        <w:ind w:left="0" w:firstLine="0"/>
        <w:jc w:val="left"/>
      </w:pPr>
      <w:r>
        <w:rPr>
          <w:rFonts w:ascii="Calibri" w:eastAsia="Calibri" w:hAnsi="Calibri" w:cs="Calibri"/>
          <w:color w:val="000000"/>
          <w:sz w:val="22"/>
        </w:rPr>
        <w:tab/>
      </w:r>
      <w:r>
        <w:t xml:space="preserve"> </w:t>
      </w:r>
      <w:r>
        <w:tab/>
        <w:t xml:space="preserve"> </w:t>
      </w:r>
      <w:r>
        <w:tab/>
      </w:r>
      <w:r>
        <w:rPr>
          <w:b/>
        </w:rPr>
        <w:t>Mottled-acidic Orthic Brown Soils</w:t>
      </w:r>
    </w:p>
    <w:p w14:paraId="0BE9176D" w14:textId="3F7E59E5" w:rsidR="00CE071C" w:rsidRDefault="5B3C88DD" w:rsidP="2DFBA46F">
      <w:pPr>
        <w:spacing w:after="42"/>
        <w:ind w:left="1560" w:right="58" w:hanging="994"/>
      </w:pPr>
      <w:r w:rsidRPr="2DFBA46F">
        <w:rPr>
          <w:b/>
          <w:bCs/>
        </w:rPr>
        <w:t>BOM</w:t>
      </w:r>
      <w:r>
        <w:t xml:space="preserve"> </w:t>
      </w:r>
      <w:r w:rsidR="008F760C">
        <w:tab/>
      </w:r>
      <w:r>
        <w:t xml:space="preserve">Other soils that have a </w:t>
      </w:r>
      <w:r w:rsidRPr="2DFBA46F">
        <w:rPr>
          <w:color w:val="2B579A"/>
          <w:u w:val="single"/>
          <w:shd w:val="clear" w:color="auto" w:fill="E6E6E6"/>
          <w:rPrChange w:id="1310" w:author="Thomas Caspari" w:date="2017-10-12T15:13:00Z">
            <w:rPr>
              <w:color w:val="2B579A"/>
              <w:shd w:val="clear" w:color="auto" w:fill="E6E6E6"/>
            </w:rPr>
          </w:rPrChange>
        </w:rPr>
        <w:t>mottled profile form</w:t>
      </w:r>
      <w:ins w:id="1311" w:author="Andre Eger" w:date="2023-08-15T01:52:00Z">
        <w:r w:rsidR="52F75F25" w:rsidRPr="2DFBA46F">
          <w:rPr>
            <w:u w:val="single"/>
          </w:rPr>
          <w:t xml:space="preserve"> or perch-</w:t>
        </w:r>
        <w:proofErr w:type="spellStart"/>
        <w:r w:rsidR="52F75F25" w:rsidRPr="2DFBA46F">
          <w:rPr>
            <w:u w:val="single"/>
          </w:rPr>
          <w:t>gley</w:t>
        </w:r>
        <w:proofErr w:type="spellEnd"/>
        <w:r w:rsidR="52F75F25" w:rsidRPr="2DFBA46F">
          <w:rPr>
            <w:u w:val="single"/>
          </w:rPr>
          <w:t xml:space="preserve"> features</w:t>
        </w:r>
      </w:ins>
      <w:r>
        <w:t>.</w:t>
      </w:r>
    </w:p>
    <w:p w14:paraId="0BE9176E" w14:textId="77777777" w:rsidR="00174C4D" w:rsidRDefault="008F760C" w:rsidP="00CE071C">
      <w:pPr>
        <w:spacing w:after="42"/>
        <w:ind w:left="575" w:right="58"/>
        <w:jc w:val="right"/>
      </w:pPr>
      <w:r>
        <w:tab/>
      </w:r>
      <w:r w:rsidRPr="00CE071C">
        <w:rPr>
          <w:b/>
        </w:rPr>
        <w:t>Mottled Orthic Brown Soils</w:t>
      </w:r>
    </w:p>
    <w:p w14:paraId="0BE9176F" w14:textId="77777777" w:rsidR="00174C4D" w:rsidRDefault="00174C4D">
      <w:pPr>
        <w:spacing w:after="282" w:line="259" w:lineRule="auto"/>
        <w:ind w:left="10" w:right="122" w:hanging="10"/>
        <w:jc w:val="right"/>
      </w:pPr>
    </w:p>
    <w:tbl>
      <w:tblPr>
        <w:tblStyle w:val="TableGrid1"/>
        <w:tblW w:w="8500" w:type="dxa"/>
        <w:tblInd w:w="0" w:type="dxa"/>
        <w:tblCellMar>
          <w:top w:w="1" w:type="dxa"/>
        </w:tblCellMar>
        <w:tblLook w:val="04A0" w:firstRow="1" w:lastRow="0" w:firstColumn="1" w:lastColumn="0" w:noHBand="0" w:noVBand="1"/>
        <w:tblPrChange w:id="1312" w:author="Thomas Caspari" w:date="2017-10-12T15:19:00Z">
          <w:tblPr>
            <w:tblStyle w:val="TableGrid1"/>
            <w:tblW w:w="8008" w:type="dxa"/>
            <w:tblInd w:w="0" w:type="dxa"/>
            <w:tblCellMar>
              <w:top w:w="1" w:type="dxa"/>
            </w:tblCellMar>
            <w:tblLook w:val="04A0" w:firstRow="1" w:lastRow="0" w:firstColumn="1" w:lastColumn="0" w:noHBand="0" w:noVBand="1"/>
          </w:tblPr>
        </w:tblPrChange>
      </w:tblPr>
      <w:tblGrid>
        <w:gridCol w:w="851"/>
        <w:gridCol w:w="7649"/>
        <w:tblGridChange w:id="1313">
          <w:tblGrid>
            <w:gridCol w:w="360"/>
            <w:gridCol w:w="360"/>
            <w:gridCol w:w="131"/>
            <w:gridCol w:w="7649"/>
          </w:tblGrid>
        </w:tblGridChange>
      </w:tblGrid>
      <w:tr w:rsidR="00174C4D" w14:paraId="0BE91775" w14:textId="77777777" w:rsidTr="66AE9BF6">
        <w:trPr>
          <w:trHeight w:val="2326"/>
          <w:trPrChange w:id="1314" w:author="Thomas Caspari" w:date="2017-10-12T15:19:00Z">
            <w:trPr>
              <w:gridAfter w:val="0"/>
              <w:trHeight w:val="2326"/>
            </w:trPr>
          </w:trPrChange>
        </w:trPr>
        <w:tc>
          <w:tcPr>
            <w:tcW w:w="851" w:type="dxa"/>
            <w:tcBorders>
              <w:top w:val="nil"/>
              <w:left w:val="nil"/>
              <w:bottom w:val="nil"/>
              <w:right w:val="nil"/>
            </w:tcBorders>
            <w:tcPrChange w:id="1315" w:author="Thomas Caspari" w:date="2017-10-12T15:19:00Z">
              <w:tcPr>
                <w:tcW w:w="851" w:type="dxa"/>
                <w:tcBorders>
                  <w:top w:val="nil"/>
                  <w:left w:val="nil"/>
                  <w:bottom w:val="nil"/>
                  <w:right w:val="nil"/>
                </w:tcBorders>
              </w:tcPr>
            </w:tcPrChange>
          </w:tcPr>
          <w:p w14:paraId="0BE91770" w14:textId="77777777" w:rsidR="00174C4D" w:rsidRDefault="008F760C" w:rsidP="00D75333">
            <w:pPr>
              <w:spacing w:after="0" w:line="259" w:lineRule="auto"/>
              <w:ind w:left="0" w:firstLine="0"/>
              <w:jc w:val="left"/>
            </w:pPr>
            <w:r>
              <w:rPr>
                <w:b/>
              </w:rPr>
              <w:t>BO</w:t>
            </w:r>
            <w:r w:rsidR="00D75333">
              <w:rPr>
                <w:b/>
              </w:rPr>
              <w:t>H</w:t>
            </w:r>
            <w:r>
              <w:t xml:space="preserve"> </w:t>
            </w:r>
          </w:p>
        </w:tc>
        <w:tc>
          <w:tcPr>
            <w:tcW w:w="7649" w:type="dxa"/>
            <w:tcBorders>
              <w:top w:val="nil"/>
              <w:left w:val="nil"/>
              <w:bottom w:val="nil"/>
              <w:right w:val="nil"/>
            </w:tcBorders>
            <w:tcPrChange w:id="1316" w:author="Thomas Caspari" w:date="2017-10-12T15:19:00Z">
              <w:tcPr>
                <w:tcW w:w="7157" w:type="dxa"/>
                <w:tcBorders>
                  <w:top w:val="nil"/>
                  <w:left w:val="nil"/>
                  <w:bottom w:val="nil"/>
                  <w:right w:val="nil"/>
                </w:tcBorders>
              </w:tcPr>
            </w:tcPrChange>
          </w:tcPr>
          <w:p w14:paraId="0BE91771" w14:textId="77777777" w:rsidR="00174C4D" w:rsidRDefault="008F760C">
            <w:pPr>
              <w:spacing w:after="128" w:line="259" w:lineRule="auto"/>
              <w:ind w:left="0" w:firstLine="0"/>
              <w:jc w:val="left"/>
            </w:pPr>
            <w:r>
              <w:t xml:space="preserve">Other soils that have </w:t>
            </w:r>
            <w:r>
              <w:rPr>
                <w:i/>
              </w:rPr>
              <w:t>both</w:t>
            </w:r>
          </w:p>
          <w:p w14:paraId="0BE91772" w14:textId="77777777" w:rsidR="00174C4D" w:rsidRDefault="008F760C" w:rsidP="00164344">
            <w:pPr>
              <w:numPr>
                <w:ilvl w:val="0"/>
                <w:numId w:val="125"/>
              </w:numPr>
              <w:spacing w:after="151" w:line="241" w:lineRule="auto"/>
              <w:ind w:right="34" w:hanging="567"/>
              <w:jc w:val="left"/>
            </w:pPr>
            <w:r>
              <w:t xml:space="preserve">colour value of the matrix 4 or less and hue 2.5Y or redder, or 10% or more coatings of colour value 4 or less in the greater part of the B horizon, </w:t>
            </w:r>
            <w:r>
              <w:rPr>
                <w:i/>
              </w:rPr>
              <w:t>and</w:t>
            </w:r>
          </w:p>
          <w:p w14:paraId="0BE91773" w14:textId="77777777" w:rsidR="00D75333" w:rsidRDefault="008F760C" w:rsidP="00D75333">
            <w:pPr>
              <w:numPr>
                <w:ilvl w:val="0"/>
                <w:numId w:val="125"/>
              </w:numPr>
              <w:spacing w:after="0" w:line="259" w:lineRule="auto"/>
              <w:ind w:right="34" w:hanging="567"/>
              <w:jc w:val="left"/>
            </w:pPr>
            <w:r>
              <w:t>10% or less clay within 90 cm of the mineral soil surface</w:t>
            </w:r>
          </w:p>
          <w:p w14:paraId="0BE91774" w14:textId="77777777" w:rsidR="00174C4D" w:rsidRDefault="00D75333" w:rsidP="00D75333">
            <w:pPr>
              <w:spacing w:after="0" w:line="259" w:lineRule="auto"/>
              <w:ind w:left="567" w:right="34" w:firstLine="0"/>
              <w:jc w:val="right"/>
            </w:pPr>
            <w:proofErr w:type="spellStart"/>
            <w:r>
              <w:rPr>
                <w:b/>
              </w:rPr>
              <w:t>H</w:t>
            </w:r>
            <w:r w:rsidR="008F760C">
              <w:rPr>
                <w:b/>
              </w:rPr>
              <w:t>umose</w:t>
            </w:r>
            <w:proofErr w:type="spellEnd"/>
            <w:r w:rsidR="008F760C">
              <w:rPr>
                <w:b/>
              </w:rPr>
              <w:t xml:space="preserve"> Orthic Brown Soils</w:t>
            </w:r>
          </w:p>
        </w:tc>
      </w:tr>
      <w:tr w:rsidR="00174C4D" w14:paraId="0BE9177E" w14:textId="77777777" w:rsidTr="66AE9BF6">
        <w:trPr>
          <w:trHeight w:val="3739"/>
          <w:trPrChange w:id="1317" w:author="Thomas Caspari" w:date="2017-10-12T15:19:00Z">
            <w:trPr>
              <w:gridAfter w:val="0"/>
              <w:trHeight w:val="3739"/>
            </w:trPr>
          </w:trPrChange>
        </w:trPr>
        <w:tc>
          <w:tcPr>
            <w:tcW w:w="851" w:type="dxa"/>
            <w:tcBorders>
              <w:top w:val="nil"/>
              <w:left w:val="nil"/>
              <w:bottom w:val="nil"/>
              <w:right w:val="nil"/>
            </w:tcBorders>
            <w:tcPrChange w:id="1318" w:author="Thomas Caspari" w:date="2017-10-12T15:19:00Z">
              <w:tcPr>
                <w:tcW w:w="851" w:type="dxa"/>
                <w:tcBorders>
                  <w:top w:val="nil"/>
                  <w:left w:val="nil"/>
                  <w:bottom w:val="nil"/>
                  <w:right w:val="nil"/>
                </w:tcBorders>
              </w:tcPr>
            </w:tcPrChange>
          </w:tcPr>
          <w:p w14:paraId="0BE91776" w14:textId="77777777" w:rsidR="00644145" w:rsidRDefault="00644145" w:rsidP="002B405A">
            <w:pPr>
              <w:spacing w:after="0" w:line="259" w:lineRule="auto"/>
              <w:ind w:left="0" w:firstLine="0"/>
              <w:jc w:val="left"/>
              <w:rPr>
                <w:b/>
              </w:rPr>
            </w:pPr>
          </w:p>
          <w:p w14:paraId="0BE91777" w14:textId="77777777" w:rsidR="00174C4D" w:rsidRDefault="008F760C" w:rsidP="002B405A">
            <w:pPr>
              <w:spacing w:after="0" w:line="259" w:lineRule="auto"/>
              <w:ind w:left="0" w:firstLine="0"/>
              <w:jc w:val="left"/>
            </w:pPr>
            <w:r>
              <w:rPr>
                <w:b/>
              </w:rPr>
              <w:t>BOI</w:t>
            </w:r>
            <w:r>
              <w:t xml:space="preserve"> </w:t>
            </w:r>
          </w:p>
        </w:tc>
        <w:tc>
          <w:tcPr>
            <w:tcW w:w="7649" w:type="dxa"/>
            <w:tcBorders>
              <w:top w:val="nil"/>
              <w:left w:val="nil"/>
              <w:bottom w:val="nil"/>
              <w:right w:val="nil"/>
            </w:tcBorders>
            <w:vAlign w:val="center"/>
            <w:tcPrChange w:id="1319" w:author="Thomas Caspari" w:date="2017-10-12T15:19:00Z">
              <w:tcPr>
                <w:tcW w:w="7157" w:type="dxa"/>
                <w:tcBorders>
                  <w:top w:val="nil"/>
                  <w:left w:val="nil"/>
                  <w:bottom w:val="nil"/>
                  <w:right w:val="nil"/>
                </w:tcBorders>
                <w:vAlign w:val="center"/>
              </w:tcPr>
            </w:tcPrChange>
          </w:tcPr>
          <w:p w14:paraId="0BE91778" w14:textId="77777777" w:rsidR="00174C4D" w:rsidRDefault="008F760C" w:rsidP="002B405A">
            <w:pPr>
              <w:spacing w:after="128" w:line="259" w:lineRule="auto"/>
              <w:ind w:left="0" w:firstLine="0"/>
              <w:jc w:val="left"/>
            </w:pPr>
            <w:r>
              <w:t xml:space="preserve">Other soils that have </w:t>
            </w:r>
            <w:r>
              <w:rPr>
                <w:i/>
              </w:rPr>
              <w:t>either</w:t>
            </w:r>
          </w:p>
          <w:p w14:paraId="0BE91779" w14:textId="46EA7F5B" w:rsidR="00174C4D" w:rsidRDefault="008F760C" w:rsidP="002B405A">
            <w:pPr>
              <w:numPr>
                <w:ilvl w:val="0"/>
                <w:numId w:val="126"/>
              </w:numPr>
              <w:spacing w:after="154" w:line="239" w:lineRule="auto"/>
              <w:ind w:hanging="567"/>
              <w:jc w:val="left"/>
            </w:pPr>
            <w:r>
              <w:t xml:space="preserve">a buried A horizon within </w:t>
            </w:r>
            <w:commentRangeStart w:id="1320"/>
            <w:r>
              <w:t xml:space="preserve">120 cm </w:t>
            </w:r>
            <w:commentRangeEnd w:id="1320"/>
            <w:r w:rsidR="0045239C">
              <w:rPr>
                <w:rStyle w:val="CommentReference"/>
              </w:rPr>
              <w:commentReference w:id="1320"/>
            </w:r>
            <w:r>
              <w:t xml:space="preserve">of the mineral soil surface, </w:t>
            </w:r>
            <w:r>
              <w:rPr>
                <w:i/>
              </w:rPr>
              <w:t>or</w:t>
            </w:r>
          </w:p>
          <w:p w14:paraId="0BE9177A" w14:textId="77777777" w:rsidR="00174C4D" w:rsidRDefault="008F760C" w:rsidP="002B405A">
            <w:pPr>
              <w:numPr>
                <w:ilvl w:val="0"/>
                <w:numId w:val="126"/>
              </w:numPr>
              <w:spacing w:after="155" w:line="239" w:lineRule="auto"/>
              <w:ind w:hanging="567"/>
              <w:jc w:val="left"/>
            </w:pPr>
            <w:r>
              <w:t xml:space="preserve">a </w:t>
            </w:r>
            <w:r w:rsidRPr="00037A44">
              <w:rPr>
                <w:color w:val="2B579A"/>
                <w:u w:val="single"/>
                <w:shd w:val="clear" w:color="auto" w:fill="E6E6E6"/>
                <w:rPrChange w:id="1321" w:author="Thomas Caspari" w:date="2017-10-12T15:14:00Z">
                  <w:rPr>
                    <w:color w:val="2B579A"/>
                    <w:shd w:val="clear" w:color="auto" w:fill="E6E6E6"/>
                  </w:rPr>
                </w:rPrChange>
              </w:rPr>
              <w:t>weathered</w:t>
            </w:r>
            <w:r w:rsidR="00D75333" w:rsidRPr="00037A44">
              <w:rPr>
                <w:color w:val="2B579A"/>
                <w:u w:val="single"/>
                <w:shd w:val="clear" w:color="auto" w:fill="E6E6E6"/>
                <w:rPrChange w:id="1322" w:author="Thomas Caspari" w:date="2017-10-12T15:14:00Z">
                  <w:rPr>
                    <w:color w:val="2B579A"/>
                    <w:shd w:val="clear" w:color="auto" w:fill="E6E6E6"/>
                  </w:rPr>
                </w:rPrChange>
              </w:rPr>
              <w:t>-</w:t>
            </w:r>
            <w:r w:rsidRPr="00037A44">
              <w:rPr>
                <w:color w:val="2B579A"/>
                <w:u w:val="single"/>
                <w:shd w:val="clear" w:color="auto" w:fill="E6E6E6"/>
                <w:rPrChange w:id="1323" w:author="Thomas Caspari" w:date="2017-10-12T15:14:00Z">
                  <w:rPr>
                    <w:color w:val="2B579A"/>
                    <w:shd w:val="clear" w:color="auto" w:fill="E6E6E6"/>
                  </w:rPr>
                </w:rPrChange>
              </w:rPr>
              <w:t>B horizon</w:t>
            </w:r>
            <w:r>
              <w:t xml:space="preserve"> 30 cm or less thick that, throughout, </w:t>
            </w:r>
          </w:p>
          <w:p w14:paraId="0BE9177B" w14:textId="77777777" w:rsidR="00174C4D" w:rsidRDefault="008F760C" w:rsidP="002B405A">
            <w:pPr>
              <w:numPr>
                <w:ilvl w:val="1"/>
                <w:numId w:val="126"/>
              </w:numPr>
              <w:spacing w:after="130" w:line="259" w:lineRule="auto"/>
              <w:ind w:hanging="566"/>
              <w:jc w:val="left"/>
            </w:pPr>
            <w:r>
              <w:t xml:space="preserve">has chroma less than 6, and </w:t>
            </w:r>
          </w:p>
          <w:p w14:paraId="0BE9177C" w14:textId="77777777" w:rsidR="00174C4D" w:rsidRDefault="008F760C" w:rsidP="002B405A">
            <w:pPr>
              <w:numPr>
                <w:ilvl w:val="1"/>
                <w:numId w:val="126"/>
              </w:numPr>
              <w:spacing w:after="115" w:line="239" w:lineRule="auto"/>
              <w:ind w:hanging="566"/>
              <w:jc w:val="left"/>
            </w:pPr>
            <w:r>
              <w:t xml:space="preserve">is either </w:t>
            </w:r>
            <w:proofErr w:type="spellStart"/>
            <w:r>
              <w:t>apedal</w:t>
            </w:r>
            <w:proofErr w:type="spellEnd"/>
            <w:r>
              <w:t xml:space="preserve"> massive or </w:t>
            </w:r>
            <w:proofErr w:type="spellStart"/>
            <w:r>
              <w:t>apedal</w:t>
            </w:r>
            <w:proofErr w:type="spellEnd"/>
            <w:r>
              <w:t xml:space="preserve"> single</w:t>
            </w:r>
            <w:r w:rsidR="00D75333">
              <w:t>-</w:t>
            </w:r>
            <w:r>
              <w:t>grain and has weak or very weak moist soil strength.</w:t>
            </w:r>
          </w:p>
          <w:p w14:paraId="0BE9177D" w14:textId="77777777" w:rsidR="00174C4D" w:rsidRDefault="008F760C" w:rsidP="002B405A">
            <w:pPr>
              <w:spacing w:after="0" w:line="259" w:lineRule="auto"/>
              <w:ind w:left="0" w:firstLine="0"/>
              <w:jc w:val="right"/>
            </w:pPr>
            <w:r>
              <w:rPr>
                <w:b/>
              </w:rPr>
              <w:t>Immature Orthic Brown Soils</w:t>
            </w:r>
          </w:p>
        </w:tc>
      </w:tr>
      <w:tr w:rsidR="00174C4D" w14:paraId="0BE9178A" w14:textId="77777777" w:rsidTr="66AE9BF6">
        <w:trPr>
          <w:trHeight w:val="3598"/>
          <w:trPrChange w:id="1324" w:author="Thomas Caspari" w:date="2017-10-12T15:19:00Z">
            <w:trPr>
              <w:gridAfter w:val="0"/>
              <w:trHeight w:val="3598"/>
            </w:trPr>
          </w:trPrChange>
        </w:trPr>
        <w:tc>
          <w:tcPr>
            <w:tcW w:w="851" w:type="dxa"/>
            <w:tcBorders>
              <w:top w:val="nil"/>
              <w:left w:val="nil"/>
              <w:bottom w:val="nil"/>
              <w:right w:val="nil"/>
            </w:tcBorders>
            <w:tcPrChange w:id="1325" w:author="Thomas Caspari" w:date="2017-10-12T15:19:00Z">
              <w:tcPr>
                <w:tcW w:w="851" w:type="dxa"/>
                <w:tcBorders>
                  <w:top w:val="nil"/>
                  <w:left w:val="nil"/>
                  <w:bottom w:val="nil"/>
                  <w:right w:val="nil"/>
                </w:tcBorders>
              </w:tcPr>
            </w:tcPrChange>
          </w:tcPr>
          <w:p w14:paraId="0BE9177F" w14:textId="77777777" w:rsidR="00174C4D" w:rsidRDefault="008F760C" w:rsidP="002B405A">
            <w:pPr>
              <w:spacing w:after="0" w:line="259" w:lineRule="auto"/>
              <w:ind w:left="0" w:firstLine="0"/>
              <w:jc w:val="left"/>
            </w:pPr>
            <w:r>
              <w:rPr>
                <w:b/>
              </w:rPr>
              <w:t>BO</w:t>
            </w:r>
            <w:r w:rsidR="00D75333">
              <w:rPr>
                <w:b/>
              </w:rPr>
              <w:t>P</w:t>
            </w:r>
            <w:r>
              <w:t xml:space="preserve"> </w:t>
            </w:r>
          </w:p>
        </w:tc>
        <w:tc>
          <w:tcPr>
            <w:tcW w:w="7649" w:type="dxa"/>
            <w:tcBorders>
              <w:top w:val="nil"/>
              <w:left w:val="nil"/>
              <w:bottom w:val="nil"/>
              <w:right w:val="nil"/>
            </w:tcBorders>
            <w:vAlign w:val="center"/>
            <w:tcPrChange w:id="1326" w:author="Thomas Caspari" w:date="2017-10-12T15:19:00Z">
              <w:tcPr>
                <w:tcW w:w="7157" w:type="dxa"/>
                <w:tcBorders>
                  <w:top w:val="nil"/>
                  <w:left w:val="nil"/>
                  <w:bottom w:val="nil"/>
                  <w:right w:val="nil"/>
                </w:tcBorders>
                <w:vAlign w:val="center"/>
              </w:tcPr>
            </w:tcPrChange>
          </w:tcPr>
          <w:p w14:paraId="0BE91781" w14:textId="2D796C9A" w:rsidR="00174C4D" w:rsidRDefault="008F760C" w:rsidP="002B405A">
            <w:pPr>
              <w:spacing w:after="0" w:line="259" w:lineRule="auto"/>
              <w:ind w:left="0" w:firstLine="0"/>
            </w:pPr>
            <w:r>
              <w:t xml:space="preserve">Other soils that have in some part of the </w:t>
            </w:r>
            <w:commentRangeStart w:id="1327"/>
            <w:commentRangeStart w:id="1328"/>
            <w:del w:id="1329" w:author="Andre Eger" w:date="2024-10-02T14:00:00Z" w16du:dateUtc="2024-10-02T01:00:00Z">
              <w:r w:rsidDel="00DD0013">
                <w:delText xml:space="preserve">solum </w:delText>
              </w:r>
            </w:del>
            <w:ins w:id="1330" w:author="Andre Eger" w:date="2024-10-02T14:00:00Z" w16du:dateUtc="2024-10-02T01:00:00Z">
              <w:r w:rsidR="00DD0013">
                <w:t xml:space="preserve">B or BC horizon </w:t>
              </w:r>
            </w:ins>
            <w:r>
              <w:t>within</w:t>
            </w:r>
            <w:r w:rsidR="00037A44">
              <w:t xml:space="preserve"> </w:t>
            </w:r>
            <w:r>
              <w:t xml:space="preserve">90 cm from the mineral soil surface </w:t>
            </w:r>
            <w:r>
              <w:rPr>
                <w:i/>
              </w:rPr>
              <w:t>either</w:t>
            </w:r>
          </w:p>
          <w:p w14:paraId="0BE91782" w14:textId="77777777" w:rsidR="00174C4D" w:rsidRDefault="008F760C" w:rsidP="002B405A">
            <w:pPr>
              <w:numPr>
                <w:ilvl w:val="0"/>
                <w:numId w:val="127"/>
              </w:numPr>
              <w:spacing w:after="130" w:line="259" w:lineRule="auto"/>
              <w:ind w:hanging="566"/>
              <w:jc w:val="left"/>
            </w:pPr>
            <w:r>
              <w:t xml:space="preserve">matrix hue of 2.5Y or yellower, </w:t>
            </w:r>
            <w:r>
              <w:rPr>
                <w:i/>
              </w:rPr>
              <w:t>or</w:t>
            </w:r>
          </w:p>
          <w:p w14:paraId="0BE91783" w14:textId="77777777" w:rsidR="00174C4D" w:rsidRDefault="008F760C" w:rsidP="002B405A">
            <w:pPr>
              <w:numPr>
                <w:ilvl w:val="0"/>
                <w:numId w:val="127"/>
              </w:numPr>
              <w:spacing w:after="50" w:line="259" w:lineRule="auto"/>
              <w:ind w:hanging="566"/>
              <w:jc w:val="left"/>
            </w:pPr>
            <w:r>
              <w:t xml:space="preserve">matrix hue of 10YR and chroma 4 or less with either </w:t>
            </w:r>
          </w:p>
          <w:p w14:paraId="0BE91784" w14:textId="77777777" w:rsidR="00174C4D" w:rsidRPr="00037A44" w:rsidRDefault="008F760C" w:rsidP="002B405A">
            <w:pPr>
              <w:numPr>
                <w:ilvl w:val="1"/>
                <w:numId w:val="127"/>
              </w:numPr>
              <w:spacing w:after="0" w:line="259" w:lineRule="auto"/>
              <w:ind w:hanging="566"/>
              <w:jc w:val="left"/>
              <w:rPr>
                <w:u w:val="single"/>
                <w:rPrChange w:id="1331" w:author="Thomas Caspari" w:date="2017-10-12T15:18:00Z">
                  <w:rPr/>
                </w:rPrChange>
              </w:rPr>
            </w:pPr>
            <w:r>
              <w:t>non</w:t>
            </w:r>
            <w:r w:rsidR="00D75333">
              <w:t>-</w:t>
            </w:r>
            <w:r>
              <w:t xml:space="preserve">reactive, very weak or weak </w:t>
            </w:r>
            <w:proofErr w:type="gramStart"/>
            <w:r w:rsidRPr="00037A44">
              <w:rPr>
                <w:color w:val="2B579A"/>
                <w:u w:val="single"/>
                <w:shd w:val="clear" w:color="auto" w:fill="E6E6E6"/>
                <w:rPrChange w:id="1332" w:author="Thomas Caspari" w:date="2017-10-12T15:18:00Z">
                  <w:rPr>
                    <w:color w:val="2B579A"/>
                    <w:shd w:val="clear" w:color="auto" w:fill="E6E6E6"/>
                  </w:rPr>
                </w:rPrChange>
              </w:rPr>
              <w:t>reactive</w:t>
            </w:r>
            <w:r w:rsidR="00644145" w:rsidRPr="00037A44">
              <w:rPr>
                <w:color w:val="2B579A"/>
                <w:u w:val="single"/>
                <w:shd w:val="clear" w:color="auto" w:fill="E6E6E6"/>
                <w:rPrChange w:id="1333" w:author="Thomas Caspari" w:date="2017-10-12T15:18:00Z">
                  <w:rPr>
                    <w:color w:val="2B579A"/>
                    <w:shd w:val="clear" w:color="auto" w:fill="E6E6E6"/>
                  </w:rPr>
                </w:rPrChange>
              </w:rPr>
              <w:t>-</w:t>
            </w:r>
            <w:r w:rsidRPr="00037A44">
              <w:rPr>
                <w:color w:val="2B579A"/>
                <w:u w:val="single"/>
                <w:shd w:val="clear" w:color="auto" w:fill="E6E6E6"/>
                <w:rPrChange w:id="1334" w:author="Thomas Caspari" w:date="2017-10-12T15:18:00Z">
                  <w:rPr>
                    <w:color w:val="2B579A"/>
                    <w:shd w:val="clear" w:color="auto" w:fill="E6E6E6"/>
                  </w:rPr>
                </w:rPrChange>
              </w:rPr>
              <w:t>aluminium</w:t>
            </w:r>
            <w:proofErr w:type="gramEnd"/>
            <w:r w:rsidRPr="00037A44">
              <w:rPr>
                <w:color w:val="2B579A"/>
                <w:u w:val="single"/>
                <w:shd w:val="clear" w:color="auto" w:fill="E6E6E6"/>
                <w:rPrChange w:id="1335" w:author="Thomas Caspari" w:date="2017-10-12T15:18:00Z">
                  <w:rPr>
                    <w:color w:val="2B579A"/>
                    <w:shd w:val="clear" w:color="auto" w:fill="E6E6E6"/>
                  </w:rPr>
                </w:rPrChange>
              </w:rPr>
              <w:t xml:space="preserve"> </w:t>
            </w:r>
          </w:p>
          <w:p w14:paraId="0BE91785" w14:textId="77777777" w:rsidR="00174C4D" w:rsidRDefault="008F760C" w:rsidP="002B405A">
            <w:pPr>
              <w:spacing w:after="50" w:line="259" w:lineRule="auto"/>
              <w:ind w:left="1135" w:firstLine="0"/>
              <w:jc w:val="left"/>
            </w:pPr>
            <w:r w:rsidRPr="00037A44">
              <w:rPr>
                <w:color w:val="2B579A"/>
                <w:u w:val="single"/>
                <w:shd w:val="clear" w:color="auto" w:fill="E6E6E6"/>
                <w:rPrChange w:id="1336" w:author="Thomas Caspari" w:date="2017-10-12T15:18:00Z">
                  <w:rPr>
                    <w:color w:val="2B579A"/>
                    <w:shd w:val="clear" w:color="auto" w:fill="E6E6E6"/>
                  </w:rPr>
                </w:rPrChange>
              </w:rPr>
              <w:t>test</w:t>
            </w:r>
            <w:r>
              <w:t>, or</w:t>
            </w:r>
          </w:p>
          <w:p w14:paraId="0BE91786" w14:textId="77777777" w:rsidR="00174C4D" w:rsidRDefault="008F760C" w:rsidP="002B405A">
            <w:pPr>
              <w:numPr>
                <w:ilvl w:val="1"/>
                <w:numId w:val="127"/>
              </w:numPr>
              <w:spacing w:after="50" w:line="259" w:lineRule="auto"/>
              <w:ind w:hanging="566"/>
              <w:jc w:val="left"/>
            </w:pPr>
            <w:r>
              <w:t xml:space="preserve">a </w:t>
            </w:r>
            <w:r w:rsidRPr="00037A44">
              <w:rPr>
                <w:color w:val="2B579A"/>
                <w:u w:val="single"/>
                <w:shd w:val="clear" w:color="auto" w:fill="E6E6E6"/>
                <w:rPrChange w:id="1337" w:author="Thomas Caspari" w:date="2017-10-12T15:18:00Z">
                  <w:rPr>
                    <w:color w:val="2B579A"/>
                    <w:shd w:val="clear" w:color="auto" w:fill="E6E6E6"/>
                  </w:rPr>
                </w:rPrChange>
              </w:rPr>
              <w:t>cutanic horizon</w:t>
            </w:r>
            <w:r>
              <w:t xml:space="preserve">, or </w:t>
            </w:r>
          </w:p>
          <w:p w14:paraId="0BE91787" w14:textId="2D249928" w:rsidR="00D75333" w:rsidRDefault="008F760C" w:rsidP="002B405A">
            <w:pPr>
              <w:numPr>
                <w:ilvl w:val="1"/>
                <w:numId w:val="127"/>
              </w:numPr>
              <w:spacing w:after="0" w:line="259" w:lineRule="auto"/>
              <w:ind w:hanging="566"/>
              <w:jc w:val="left"/>
            </w:pPr>
            <w:r>
              <w:t xml:space="preserve">P retention less than 30%. </w:t>
            </w:r>
            <w:commentRangeEnd w:id="1327"/>
            <w:r w:rsidR="0045239C">
              <w:rPr>
                <w:rStyle w:val="CommentReference"/>
              </w:rPr>
              <w:commentReference w:id="1327"/>
            </w:r>
            <w:commentRangeEnd w:id="1328"/>
            <w:r w:rsidR="00DD0013">
              <w:rPr>
                <w:rStyle w:val="CommentReference"/>
              </w:rPr>
              <w:commentReference w:id="1328"/>
            </w:r>
          </w:p>
          <w:p w14:paraId="0BE91788" w14:textId="77777777" w:rsidR="00174C4D" w:rsidRDefault="00D75333" w:rsidP="002B405A">
            <w:pPr>
              <w:spacing w:after="0" w:line="259" w:lineRule="auto"/>
              <w:ind w:left="568" w:firstLine="0"/>
              <w:jc w:val="right"/>
              <w:rPr>
                <w:b/>
              </w:rPr>
            </w:pPr>
            <w:r>
              <w:rPr>
                <w:b/>
              </w:rPr>
              <w:t>P</w:t>
            </w:r>
            <w:r w:rsidR="008F760C">
              <w:rPr>
                <w:b/>
              </w:rPr>
              <w:t>allic Orthic Brown Soils</w:t>
            </w:r>
          </w:p>
          <w:p w14:paraId="0BE91789" w14:textId="77777777" w:rsidR="00644145" w:rsidRDefault="00644145" w:rsidP="002B405A">
            <w:pPr>
              <w:spacing w:after="0" w:line="259" w:lineRule="auto"/>
              <w:ind w:left="568" w:firstLine="0"/>
              <w:jc w:val="right"/>
            </w:pPr>
          </w:p>
        </w:tc>
      </w:tr>
      <w:tr w:rsidR="00174C4D" w:rsidDel="009A351D" w14:paraId="0BE9178E" w14:textId="39CB30D8" w:rsidTr="66AE9BF6">
        <w:trPr>
          <w:trHeight w:val="772"/>
          <w:trPrChange w:id="1338" w:author="Thomas Caspari" w:date="2017-10-12T15:19:00Z">
            <w:trPr>
              <w:gridAfter w:val="0"/>
              <w:trHeight w:val="772"/>
            </w:trPr>
          </w:trPrChange>
        </w:trPr>
        <w:tc>
          <w:tcPr>
            <w:tcW w:w="851" w:type="dxa"/>
            <w:tcBorders>
              <w:top w:val="nil"/>
              <w:left w:val="nil"/>
              <w:bottom w:val="nil"/>
              <w:right w:val="nil"/>
            </w:tcBorders>
            <w:tcPrChange w:id="1339" w:author="Thomas Caspari" w:date="2017-10-12T15:19:00Z">
              <w:tcPr>
                <w:tcW w:w="851" w:type="dxa"/>
                <w:tcBorders>
                  <w:top w:val="nil"/>
                  <w:left w:val="nil"/>
                  <w:bottom w:val="nil"/>
                  <w:right w:val="nil"/>
                </w:tcBorders>
              </w:tcPr>
            </w:tcPrChange>
          </w:tcPr>
          <w:p w14:paraId="0BE9178B" w14:textId="3B26A4B8" w:rsidR="00174C4D" w:rsidDel="009A351D" w:rsidRDefault="009A351D" w:rsidP="002B405A">
            <w:pPr>
              <w:spacing w:after="0" w:line="259" w:lineRule="auto"/>
              <w:ind w:left="0" w:firstLine="0"/>
              <w:jc w:val="left"/>
              <w:rPr>
                <w:del w:id="1340" w:author="Andre Eger" w:date="2024-11-01T10:11:00Z" w16du:dateUtc="2024-10-31T21:11:00Z"/>
              </w:rPr>
            </w:pPr>
            <w:ins w:id="1341" w:author="Andre Eger" w:date="2024-11-01T10:13:00Z" w16du:dateUtc="2024-10-31T21:13:00Z">
              <w:r w:rsidRPr="06479B5B">
                <w:rPr>
                  <w:b/>
                  <w:bCs/>
                </w:rPr>
                <w:t>BOW</w:t>
              </w:r>
              <w:r>
                <w:rPr>
                  <w:b/>
                  <w:bCs/>
                </w:rPr>
                <w:t>A</w:t>
              </w:r>
              <w:r w:rsidDel="009A351D">
                <w:rPr>
                  <w:b/>
                </w:rPr>
                <w:t xml:space="preserve"> </w:t>
              </w:r>
            </w:ins>
          </w:p>
        </w:tc>
        <w:tc>
          <w:tcPr>
            <w:tcW w:w="7649" w:type="dxa"/>
            <w:tcBorders>
              <w:top w:val="nil"/>
              <w:left w:val="nil"/>
              <w:bottom w:val="nil"/>
              <w:right w:val="nil"/>
            </w:tcBorders>
            <w:vAlign w:val="bottom"/>
            <w:tcPrChange w:id="1342" w:author="Thomas Caspari" w:date="2017-10-12T15:19:00Z">
              <w:tcPr>
                <w:tcW w:w="7157" w:type="dxa"/>
                <w:tcBorders>
                  <w:top w:val="nil"/>
                  <w:left w:val="nil"/>
                  <w:bottom w:val="nil"/>
                  <w:right w:val="nil"/>
                </w:tcBorders>
                <w:vAlign w:val="bottom"/>
              </w:tcPr>
            </w:tcPrChange>
          </w:tcPr>
          <w:p w14:paraId="3961F8B6" w14:textId="77777777" w:rsidR="009A351D" w:rsidRDefault="009A351D" w:rsidP="002B405A">
            <w:pPr>
              <w:spacing w:after="0" w:line="259" w:lineRule="auto"/>
              <w:ind w:left="0" w:firstLine="0"/>
              <w:rPr>
                <w:ins w:id="1343" w:author="Andre Eger" w:date="2024-11-01T10:14:00Z" w16du:dateUtc="2024-10-31T21:14:00Z"/>
              </w:rPr>
            </w:pPr>
            <w:ins w:id="1344" w:author="Andre Eger" w:date="2024-11-01T10:13:00Z" w16du:dateUtc="2024-10-31T21:13:00Z">
              <w:r>
                <w:t xml:space="preserve">Other soils </w:t>
              </w:r>
            </w:ins>
          </w:p>
          <w:p w14:paraId="62979C95" w14:textId="6DA64B9F" w:rsidR="00547B12" w:rsidRDefault="009A351D" w:rsidP="009A351D">
            <w:pPr>
              <w:spacing w:after="0" w:line="259" w:lineRule="auto"/>
              <w:ind w:left="0" w:firstLine="0"/>
              <w:rPr>
                <w:ins w:id="1345" w:author="Andre Eger" w:date="2024-11-01T10:16:00Z" w16du:dateUtc="2024-10-31T21:16:00Z"/>
              </w:rPr>
            </w:pPr>
            <w:ins w:id="1346" w:author="Andre Eger" w:date="2024-11-01T10:14:00Z" w16du:dateUtc="2024-10-31T21:14:00Z">
              <w:r>
                <w:t>1</w:t>
              </w:r>
            </w:ins>
            <w:ins w:id="1347" w:author="Andre Eger" w:date="2024-11-01T10:15:00Z" w16du:dateUtc="2024-10-31T21:15:00Z">
              <w:r>
                <w:t xml:space="preserve">. </w:t>
              </w:r>
            </w:ins>
            <w:ins w:id="1348" w:author="Andre Eger" w:date="2024-11-01T10:16:00Z" w16du:dateUtc="2024-10-31T21:16:00Z">
              <w:r w:rsidR="00547B12">
                <w:t xml:space="preserve">that </w:t>
              </w:r>
            </w:ins>
            <w:ins w:id="1349" w:author="Andre Eger [2]" w:date="2024-11-13T16:14:00Z" w16du:dateUtc="2024-11-13T03:14:00Z">
              <w:r w:rsidR="000A3EF6">
                <w:t>contain</w:t>
              </w:r>
            </w:ins>
            <w:ins w:id="1350" w:author="Andre Eger" w:date="2024-11-01T10:16:00Z" w16du:dateUtc="2024-10-31T21:16:00Z">
              <w:r w:rsidR="00547B12">
                <w:t xml:space="preserve"> </w:t>
              </w:r>
            </w:ins>
            <w:ins w:id="1351" w:author="Andre Eger [2]" w:date="2024-11-13T16:14:00Z" w16du:dateUtc="2024-11-13T03:14:00Z">
              <w:r w:rsidR="000A3EF6" w:rsidRPr="000A3EF6">
                <w:t>coarse rock fragments</w:t>
              </w:r>
              <w:r w:rsidR="000A3EF6" w:rsidRPr="000A3EF6" w:rsidDel="000A3EF6">
                <w:t xml:space="preserve"> </w:t>
              </w:r>
            </w:ins>
            <w:ins w:id="1352" w:author="Andre Eger" w:date="2024-11-01T10:13:00Z" w16du:dateUtc="2024-10-31T21:13:00Z">
              <w:del w:id="1353" w:author="Andre Eger [2]" w:date="2024-11-13T16:14:00Z" w16du:dateUtc="2024-11-13T03:14:00Z">
                <w:r w:rsidDel="000A3EF6">
                  <w:delText xml:space="preserve">gravel </w:delText>
                </w:r>
              </w:del>
              <w:r>
                <w:t xml:space="preserve">that in the majority </w:t>
              </w:r>
              <w:del w:id="1354" w:author="Andre Eger [2]" w:date="2024-11-13T16:14:00Z" w16du:dateUtc="2024-11-13T03:14:00Z">
                <w:r w:rsidDel="000A3EF6">
                  <w:delText>is</w:delText>
                </w:r>
              </w:del>
            </w:ins>
            <w:ins w:id="1355" w:author="Andre Eger [2]" w:date="2024-11-13T16:14:00Z" w16du:dateUtc="2024-11-13T03:14:00Z">
              <w:r w:rsidR="000A3EF6">
                <w:t>are</w:t>
              </w:r>
            </w:ins>
            <w:ins w:id="1356" w:author="Andre Eger" w:date="2024-11-01T10:13:00Z" w16du:dateUtc="2024-10-31T21:13:00Z">
              <w:r>
                <w:t xml:space="preserve"> weathered to the extent that </w:t>
              </w:r>
            </w:ins>
            <w:ins w:id="1357" w:author="Andre Eger [2]" w:date="2024-11-13T16:14:00Z" w16du:dateUtc="2024-11-13T03:14:00Z">
              <w:r w:rsidR="000A3EF6">
                <w:t>clasts</w:t>
              </w:r>
            </w:ins>
            <w:ins w:id="1358" w:author="Andre Eger" w:date="2024-11-01T10:13:00Z" w16du:dateUtc="2024-10-31T21:13:00Z">
              <w:r>
                <w:t xml:space="preserve"> may easily be broken by hammer or spade</w:t>
              </w:r>
            </w:ins>
            <w:ins w:id="1359" w:author="Andre Eger" w:date="2024-11-01T10:15:00Z" w16du:dateUtc="2024-10-31T21:15:00Z">
              <w:r w:rsidR="00547B12">
                <w:t xml:space="preserve"> and</w:t>
              </w:r>
            </w:ins>
          </w:p>
          <w:p w14:paraId="0BE9178C" w14:textId="33EC0CC8" w:rsidR="00644145" w:rsidDel="009A351D" w:rsidRDefault="00547B12" w:rsidP="009A351D">
            <w:pPr>
              <w:spacing w:after="0" w:line="259" w:lineRule="auto"/>
              <w:ind w:left="0" w:firstLine="0"/>
              <w:rPr>
                <w:del w:id="1360" w:author="Andre Eger" w:date="2024-11-01T10:11:00Z" w16du:dateUtc="2024-10-31T21:11:00Z"/>
              </w:rPr>
            </w:pPr>
            <w:ins w:id="1361" w:author="Andre Eger" w:date="2024-11-01T10:16:00Z" w16du:dateUtc="2024-10-31T21:16:00Z">
              <w:r>
                <w:t xml:space="preserve">2. that have </w:t>
              </w:r>
            </w:ins>
            <w:ins w:id="1362" w:author="Andre Eger" w:date="2024-11-01T10:14:00Z" w16du:dateUtc="2024-10-31T21:14:00Z">
              <w:r w:rsidR="009A351D">
                <w:t xml:space="preserve">a </w:t>
              </w:r>
              <w:r w:rsidR="009A351D" w:rsidRPr="00164344">
                <w:t>pH of less than 5.5</w:t>
              </w:r>
              <w:r w:rsidR="009A351D" w:rsidRPr="0094647B">
                <w:t xml:space="preserve"> within 60 cm of the mineral soil surface in some part</w:t>
              </w:r>
              <w:r w:rsidR="009A351D">
                <w:t xml:space="preserve"> of the</w:t>
              </w:r>
              <w:r w:rsidR="009A351D" w:rsidRPr="0094647B">
                <w:t xml:space="preserve"> </w:t>
              </w:r>
              <w:r w:rsidR="009A351D">
                <w:t>B or BC</w:t>
              </w:r>
              <w:r w:rsidR="009A351D" w:rsidRPr="0094647B">
                <w:t xml:space="preserve"> </w:t>
              </w:r>
              <w:proofErr w:type="spellStart"/>
              <w:r w:rsidR="009A351D" w:rsidRPr="0094647B">
                <w:t>horizon</w:t>
              </w:r>
              <w:r w:rsidR="009A351D" w:rsidRPr="00164344">
                <w:t>.</w:t>
              </w:r>
            </w:ins>
            <w:del w:id="1363" w:author="Andre Eger" w:date="2024-11-01T10:11:00Z" w16du:dateUtc="2024-10-31T21:11:00Z">
              <w:r w:rsidR="008F760C" w:rsidDel="009A351D">
                <w:delText>Other soils that have pH less than 5.5 in some part of the B</w:delText>
              </w:r>
            </w:del>
            <w:ins w:id="1364" w:author="Andre Eger" w:date="2023-08-21T22:08:00Z">
              <w:del w:id="1365" w:author="Andre Eger" w:date="2024-11-01T10:11:00Z" w16du:dateUtc="2024-10-31T21:11:00Z">
                <w:r w:rsidR="6DB2471B" w:rsidDel="009A351D">
                  <w:delText xml:space="preserve"> or BC</w:delText>
                </w:r>
              </w:del>
            </w:ins>
            <w:del w:id="1366" w:author="Andre Eger" w:date="2024-11-01T10:11:00Z" w16du:dateUtc="2024-10-31T21:11:00Z">
              <w:r w:rsidR="008F760C" w:rsidDel="009A351D">
                <w:delText xml:space="preserve"> horizon to 60 cm from the mineral soil surface.</w:delText>
              </w:r>
            </w:del>
          </w:p>
          <w:p w14:paraId="0BE9178D" w14:textId="5BC98998" w:rsidR="00644145" w:rsidRPr="00644145" w:rsidDel="009A351D" w:rsidRDefault="00547B12" w:rsidP="002B405A">
            <w:pPr>
              <w:spacing w:line="264" w:lineRule="auto"/>
              <w:ind w:left="0" w:firstLine="0"/>
              <w:jc w:val="right"/>
              <w:rPr>
                <w:del w:id="1367" w:author="Andre Eger" w:date="2024-11-01T10:11:00Z" w16du:dateUtc="2024-10-31T21:11:00Z"/>
                <w:b/>
              </w:rPr>
            </w:pPr>
            <w:ins w:id="1368" w:author="Andre Eger" w:date="2024-11-01T10:16:00Z" w16du:dateUtc="2024-10-31T21:16:00Z">
              <w:r>
                <w:rPr>
                  <w:b/>
                </w:rPr>
                <w:t>Acidic</w:t>
              </w:r>
              <w:proofErr w:type="spellEnd"/>
              <w:r>
                <w:rPr>
                  <w:b/>
                </w:rPr>
                <w:t xml:space="preserve"> Weathered Orthic Brown Soils</w:t>
              </w:r>
              <w:r w:rsidDel="009A351D">
                <w:rPr>
                  <w:b/>
                </w:rPr>
                <w:t xml:space="preserve"> </w:t>
              </w:r>
            </w:ins>
          </w:p>
        </w:tc>
      </w:tr>
    </w:tbl>
    <w:p w14:paraId="0BE9178F" w14:textId="29E1A79D" w:rsidR="00174C4D" w:rsidRDefault="008F760C" w:rsidP="06479B5B">
      <w:pPr>
        <w:spacing w:after="44"/>
        <w:ind w:left="851" w:hanging="864"/>
      </w:pPr>
      <w:r w:rsidRPr="06479B5B">
        <w:rPr>
          <w:b/>
          <w:bCs/>
        </w:rPr>
        <w:t>BOW</w:t>
      </w:r>
      <w:r>
        <w:tab/>
        <w:t xml:space="preserve">Other soils with </w:t>
      </w:r>
      <w:ins w:id="1369" w:author="Andre Eger [2]" w:date="2024-11-13T16:15:00Z" w16du:dateUtc="2024-11-13T03:15:00Z">
        <w:r w:rsidR="000A3EF6">
          <w:t>coarse rock fragments</w:t>
        </w:r>
        <w:r w:rsidR="000A3EF6" w:rsidDel="000A3EF6">
          <w:t xml:space="preserve"> </w:t>
        </w:r>
      </w:ins>
      <w:del w:id="1370" w:author="Andre Eger [2]" w:date="2024-11-13T16:15:00Z" w16du:dateUtc="2024-11-13T03:15:00Z">
        <w:r w:rsidR="00BB1935" w:rsidDel="000A3EF6">
          <w:delText>clasts</w:delText>
        </w:r>
        <w:r w:rsidDel="000A3EF6">
          <w:delText xml:space="preserve"> </w:delText>
        </w:r>
      </w:del>
      <w:r>
        <w:t>that in the majority is weathered to the extent that clasts</w:t>
      </w:r>
      <w:ins w:id="1371" w:author="Andre Eger [2]" w:date="2024-11-13T16:15:00Z" w16du:dateUtc="2024-11-13T03:15:00Z">
        <w:r w:rsidR="000A3EF6">
          <w:t xml:space="preserve"> </w:t>
        </w:r>
      </w:ins>
      <w:r>
        <w:t>may easily be broken by hammer or spade</w:t>
      </w:r>
    </w:p>
    <w:p w14:paraId="0BE91790" w14:textId="77777777" w:rsidR="00174C4D" w:rsidRDefault="008F760C" w:rsidP="002B405A">
      <w:pPr>
        <w:spacing w:after="286" w:line="265" w:lineRule="auto"/>
        <w:ind w:left="10" w:hanging="10"/>
        <w:jc w:val="right"/>
      </w:pPr>
      <w:r>
        <w:rPr>
          <w:b/>
        </w:rPr>
        <w:t>Weathered Orthic Brown Soils</w:t>
      </w:r>
    </w:p>
    <w:tbl>
      <w:tblPr>
        <w:tblStyle w:val="TableGrid1"/>
        <w:tblW w:w="8500" w:type="dxa"/>
        <w:tblInd w:w="0" w:type="dxa"/>
        <w:tblCellMar>
          <w:top w:w="1" w:type="dxa"/>
        </w:tblCellMar>
        <w:tblLook w:val="04A0" w:firstRow="1" w:lastRow="0" w:firstColumn="1" w:lastColumn="0" w:noHBand="0" w:noVBand="1"/>
      </w:tblPr>
      <w:tblGrid>
        <w:gridCol w:w="851"/>
        <w:gridCol w:w="7649"/>
      </w:tblGrid>
      <w:tr w:rsidR="009A351D" w14:paraId="41338E1A" w14:textId="77777777" w:rsidTr="00EA7AC6">
        <w:trPr>
          <w:trHeight w:val="772"/>
        </w:trPr>
        <w:tc>
          <w:tcPr>
            <w:tcW w:w="851" w:type="dxa"/>
            <w:tcBorders>
              <w:top w:val="nil"/>
              <w:left w:val="nil"/>
              <w:bottom w:val="nil"/>
              <w:right w:val="nil"/>
            </w:tcBorders>
          </w:tcPr>
          <w:p w14:paraId="431D96ED" w14:textId="77777777" w:rsidR="009A351D" w:rsidRDefault="009A351D" w:rsidP="00EA7AC6">
            <w:pPr>
              <w:spacing w:after="0" w:line="259" w:lineRule="auto"/>
              <w:ind w:left="0" w:firstLine="0"/>
              <w:jc w:val="left"/>
            </w:pPr>
            <w:ins w:id="1372" w:author="Andre Eger" w:date="2024-11-01T10:11:00Z" w16du:dateUtc="2024-10-31T21:11:00Z">
              <w:r>
                <w:rPr>
                  <w:b/>
                </w:rPr>
                <w:t>BOA</w:t>
              </w:r>
              <w:r>
                <w:t xml:space="preserve"> </w:t>
              </w:r>
            </w:ins>
          </w:p>
        </w:tc>
        <w:tc>
          <w:tcPr>
            <w:tcW w:w="7649" w:type="dxa"/>
            <w:tcBorders>
              <w:top w:val="nil"/>
              <w:left w:val="nil"/>
              <w:bottom w:val="nil"/>
              <w:right w:val="nil"/>
            </w:tcBorders>
            <w:vAlign w:val="bottom"/>
          </w:tcPr>
          <w:p w14:paraId="6133CE5F" w14:textId="77777777" w:rsidR="009A351D" w:rsidRDefault="009A351D" w:rsidP="00EA7AC6">
            <w:pPr>
              <w:spacing w:after="0" w:line="259" w:lineRule="auto"/>
              <w:ind w:left="0" w:firstLine="0"/>
              <w:rPr>
                <w:ins w:id="1373" w:author="Andre Eger" w:date="2024-11-01T10:11:00Z" w16du:dateUtc="2024-10-31T21:11:00Z"/>
              </w:rPr>
            </w:pPr>
            <w:ins w:id="1374" w:author="Andre Eger" w:date="2024-11-01T10:11:00Z" w16du:dateUtc="2024-10-31T21:11:00Z">
              <w:r>
                <w:t>Other soils that have pH less than 5.5 in some part of the B or BC horizon to 60 cm from the mineral soil surface.</w:t>
              </w:r>
            </w:ins>
          </w:p>
          <w:p w14:paraId="1B810F45" w14:textId="77777777" w:rsidR="009A351D" w:rsidRPr="00644145" w:rsidRDefault="009A351D" w:rsidP="00EA7AC6">
            <w:pPr>
              <w:spacing w:line="264" w:lineRule="auto"/>
              <w:ind w:left="0" w:firstLine="0"/>
              <w:jc w:val="right"/>
              <w:rPr>
                <w:b/>
              </w:rPr>
            </w:pPr>
            <w:ins w:id="1375" w:author="Andre Eger" w:date="2024-11-01T10:11:00Z" w16du:dateUtc="2024-10-31T21:11:00Z">
              <w:r>
                <w:rPr>
                  <w:b/>
                </w:rPr>
                <w:t>Acidic Orthic Brown Soils</w:t>
              </w:r>
            </w:ins>
          </w:p>
        </w:tc>
      </w:tr>
    </w:tbl>
    <w:p w14:paraId="0BE91791" w14:textId="77777777" w:rsidR="00174C4D" w:rsidRDefault="008F760C" w:rsidP="002B405A">
      <w:pPr>
        <w:spacing w:after="44"/>
        <w:ind w:left="838" w:hanging="851"/>
      </w:pPr>
      <w:r>
        <w:rPr>
          <w:b/>
        </w:rPr>
        <w:lastRenderedPageBreak/>
        <w:t>BOC</w:t>
      </w:r>
      <w:r w:rsidR="00644145">
        <w:tab/>
      </w:r>
      <w:r>
        <w:t xml:space="preserve">Other soils that have in part of the B horizon a </w:t>
      </w:r>
      <w:r w:rsidRPr="002B405A">
        <w:rPr>
          <w:color w:val="2B579A"/>
          <w:u w:val="single"/>
          <w:shd w:val="clear" w:color="auto" w:fill="E6E6E6"/>
          <w:rPrChange w:id="1376" w:author="Thomas Caspari" w:date="2017-10-12T15:20:00Z">
            <w:rPr>
              <w:color w:val="2B579A"/>
              <w:shd w:val="clear" w:color="auto" w:fill="E6E6E6"/>
            </w:rPr>
          </w:rPrChange>
        </w:rPr>
        <w:t>calcareous horizon</w:t>
      </w:r>
      <w:r>
        <w:t xml:space="preserve"> within 60 cm of the mineral soil surface.</w:t>
      </w:r>
    </w:p>
    <w:p w14:paraId="0BE91792" w14:textId="77777777" w:rsidR="00174C4D" w:rsidRDefault="008F760C" w:rsidP="002B405A">
      <w:pPr>
        <w:spacing w:after="286" w:line="265" w:lineRule="auto"/>
        <w:ind w:left="10" w:hanging="10"/>
        <w:jc w:val="right"/>
      </w:pPr>
      <w:r>
        <w:rPr>
          <w:b/>
        </w:rPr>
        <w:t>Calcareous Orthic Brown Soils</w:t>
      </w:r>
    </w:p>
    <w:p w14:paraId="0BE91793" w14:textId="77777777" w:rsidR="00174C4D" w:rsidRDefault="008F760C" w:rsidP="002B405A">
      <w:pPr>
        <w:tabs>
          <w:tab w:val="center" w:pos="602"/>
          <w:tab w:val="center" w:pos="1827"/>
        </w:tabs>
        <w:spacing w:after="9"/>
        <w:ind w:left="851" w:hanging="849"/>
        <w:jc w:val="left"/>
      </w:pPr>
      <w:r>
        <w:rPr>
          <w:b/>
        </w:rPr>
        <w:t>BO</w:t>
      </w:r>
      <w:r w:rsidR="00644145">
        <w:rPr>
          <w:b/>
        </w:rPr>
        <w:t>T</w:t>
      </w:r>
      <w:r w:rsidR="00644145">
        <w:rPr>
          <w:b/>
        </w:rPr>
        <w:tab/>
      </w:r>
      <w:r>
        <w:tab/>
        <w:t>Other soils.</w:t>
      </w:r>
    </w:p>
    <w:p w14:paraId="41B684C8" w14:textId="1F366584" w:rsidR="00E311E0" w:rsidRDefault="00644145" w:rsidP="00E311E0">
      <w:pPr>
        <w:spacing w:after="286" w:line="265" w:lineRule="auto"/>
        <w:ind w:left="10" w:right="57" w:hanging="10"/>
        <w:jc w:val="right"/>
        <w:rPr>
          <w:ins w:id="1377" w:author="Andre Eger" w:date="2024-07-26T15:20:00Z" w16du:dateUtc="2024-07-26T03:20:00Z"/>
        </w:rPr>
      </w:pPr>
      <w:r>
        <w:rPr>
          <w:b/>
        </w:rPr>
        <w:t>T</w:t>
      </w:r>
      <w:r w:rsidR="008F760C">
        <w:rPr>
          <w:b/>
        </w:rPr>
        <w:t>ypic Orthic Brown Soils</w:t>
      </w:r>
    </w:p>
    <w:p w14:paraId="388D1CCA" w14:textId="54FAF9AF" w:rsidR="00D65DB8" w:rsidRDefault="00D65DB8">
      <w:pPr>
        <w:tabs>
          <w:tab w:val="center" w:pos="4252"/>
        </w:tabs>
        <w:spacing w:after="160" w:line="259" w:lineRule="auto"/>
        <w:ind w:left="0" w:firstLine="0"/>
        <w:jc w:val="left"/>
        <w:rPr>
          <w:b/>
          <w:sz w:val="30"/>
        </w:rPr>
        <w:pPrChange w:id="1378" w:author="Andre Eger" w:date="2024-07-26T15:20:00Z" w16du:dateUtc="2024-07-26T03:20:00Z">
          <w:pPr>
            <w:spacing w:after="160" w:line="259" w:lineRule="auto"/>
            <w:ind w:left="0" w:firstLine="0"/>
            <w:jc w:val="left"/>
          </w:pPr>
        </w:pPrChange>
      </w:pPr>
      <w:ins w:id="1379" w:author="Andre Eger" w:date="2024-07-26T15:20:00Z" w16du:dateUtc="2024-07-26T03:20:00Z">
        <w:r w:rsidRPr="00E311E0">
          <w:br w:type="page"/>
        </w:r>
      </w:ins>
    </w:p>
    <w:p w14:paraId="0BE91795" w14:textId="6635C9D7" w:rsidR="00174C4D" w:rsidRDefault="008F760C">
      <w:pPr>
        <w:pStyle w:val="Heading1"/>
        <w:spacing w:line="259" w:lineRule="auto"/>
        <w:ind w:left="-3"/>
      </w:pPr>
      <w:bookmarkStart w:id="1380" w:name="_Toc182384775"/>
      <w:proofErr w:type="spellStart"/>
      <w:r>
        <w:lastRenderedPageBreak/>
        <w:t>G</w:t>
      </w:r>
      <w:r w:rsidR="0022101E">
        <w:t>ley</w:t>
      </w:r>
      <w:proofErr w:type="spellEnd"/>
      <w:r w:rsidR="0022101E">
        <w:t xml:space="preserve"> Soils</w:t>
      </w:r>
      <w:bookmarkEnd w:id="1380"/>
    </w:p>
    <w:p w14:paraId="0BE91796" w14:textId="77777777" w:rsidR="00174C4D" w:rsidRDefault="008F760C">
      <w:pPr>
        <w:spacing w:after="588"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25" wp14:editId="0BE92226">
                <wp:extent cx="5400040" cy="12700"/>
                <wp:effectExtent l="0" t="0" r="0" b="0"/>
                <wp:docPr id="105740" name="Group 105740"/>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7015" name="Shape 7015"/>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9685A52" id="Group 105740"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Ljhw8FRAgAArwUAAA4AAAAAAAAAAAAAAAAALgIAAGRycy9lMm9Eb2MueG1sUEsBAi0AFAAGAAgA&#10;AAAhAOFfKPfbAAAAAwEAAA8AAAAAAAAAAAAAAAAAqwQAAGRycy9kb3ducmV2LnhtbFBLBQYAAAAA&#10;BAAEAPMAAACzBQAAAAA=&#10;">
                <v:shape id="Shape 7015"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" path="m,l5400040,e" filled="f" strokecolor="#181717" strokeweight="1pt">
                  <v:stroke miterlimit="83231f" joinstyle="miter"/>
                  <v:path arrowok="t" textboxrect="0,0,5400040,0"/>
                </v:shape>
                <w10:anchorlock/>
              </v:group>
            </w:pict>
          </mc:Fallback>
        </mc:AlternateContent>
      </w:r>
    </w:p>
    <w:p w14:paraId="0BE91797" w14:textId="77777777" w:rsidR="00174C4D" w:rsidRDefault="008F760C">
      <w:pPr>
        <w:pStyle w:val="Heading3"/>
        <w:spacing w:after="281"/>
        <w:ind w:left="-4" w:hanging="9"/>
        <w:jc w:val="left"/>
      </w:pPr>
      <w:r>
        <w:t>CO</w:t>
      </w:r>
      <w:r w:rsidR="00AA309F">
        <w:t>N</w:t>
      </w:r>
      <w:r>
        <w:t>CE</w:t>
      </w:r>
      <w:r w:rsidR="00AA309F">
        <w:t>PT</w:t>
      </w:r>
      <w:r>
        <w:t xml:space="preserve"> O</w:t>
      </w:r>
      <w:r w:rsidR="00AA309F">
        <w:t>F</w:t>
      </w:r>
      <w:r>
        <w:t xml:space="preserve"> </w:t>
      </w:r>
      <w:r w:rsidR="00AA309F">
        <w:t>TH</w:t>
      </w:r>
      <w:r>
        <w:t>E O</w:t>
      </w:r>
      <w:r w:rsidR="00AA309F">
        <w:t>RD</w:t>
      </w:r>
      <w:r>
        <w:t>E</w:t>
      </w:r>
      <w:r w:rsidR="00AA309F">
        <w:t>R</w:t>
      </w:r>
    </w:p>
    <w:p w14:paraId="0BE91798" w14:textId="7F84F3FC" w:rsidR="00174C4D" w:rsidRDefault="008F760C">
      <w:pPr>
        <w:spacing w:after="554" w:line="249" w:lineRule="auto"/>
        <w:ind w:left="-5" w:right="55"/>
      </w:pPr>
      <w:proofErr w:type="spellStart"/>
      <w:r>
        <w:t>Gley</w:t>
      </w:r>
      <w:proofErr w:type="spellEnd"/>
      <w:r>
        <w:t xml:space="preserve"> Soils are </w:t>
      </w:r>
      <w:proofErr w:type="gramStart"/>
      <w:r>
        <w:t>poorly-drained</w:t>
      </w:r>
      <w:proofErr w:type="gramEnd"/>
      <w:r>
        <w:t xml:space="preserve"> and very poorly-drained soils. In their undrained state, saturation occurs during prolonged periods, oxygen is limited and reducing conditions occur (typically affecting iron, manganese, nitrates, and sometimes sulphates). Greyish colours are dominant throughout the solum or to a depth of 90 cm or more.</w:t>
      </w:r>
    </w:p>
    <w:p w14:paraId="0BE91799" w14:textId="77777777" w:rsidR="00174C4D" w:rsidRDefault="00AA309F">
      <w:pPr>
        <w:pStyle w:val="Heading3"/>
        <w:spacing w:after="281"/>
        <w:ind w:left="-4" w:hanging="9"/>
        <w:jc w:val="left"/>
      </w:pPr>
      <w:r>
        <w:t>CORRELATION</w:t>
      </w:r>
    </w:p>
    <w:p w14:paraId="0BE9179A" w14:textId="156EA7DC" w:rsidR="00174C4D" w:rsidRDefault="008F760C">
      <w:pPr>
        <w:spacing w:after="552"/>
        <w:ind w:left="-14" w:right="54" w:firstLine="0"/>
      </w:pPr>
      <w:r>
        <w:t xml:space="preserve">The order comprises </w:t>
      </w:r>
      <w:proofErr w:type="spellStart"/>
      <w:r>
        <w:t>gley</w:t>
      </w:r>
      <w:proofErr w:type="spellEnd"/>
      <w:r>
        <w:t xml:space="preserve"> soils and </w:t>
      </w:r>
      <w:proofErr w:type="spellStart"/>
      <w:r>
        <w:t>gleyed</w:t>
      </w:r>
      <w:proofErr w:type="spellEnd"/>
      <w:r>
        <w:t xml:space="preserve"> recent soils of the NZ Genetic Soil Classification. The soils correlate predominantly with </w:t>
      </w:r>
      <w:ins w:id="1381" w:author="Andre Eger" w:date="2024-07-29T14:32:00Z" w16du:dateUtc="2024-07-29T02:32:00Z">
        <w:r w:rsidR="00B257AC">
          <w:t xml:space="preserve">soils </w:t>
        </w:r>
      </w:ins>
      <w:ins w:id="1382" w:author="Kirstin Deuss" w:date="2024-10-11T17:16:00Z" w16du:dateUtc="2024-10-11T04:16:00Z">
        <w:r w:rsidR="00072302">
          <w:t>exhibiting</w:t>
        </w:r>
      </w:ins>
      <w:ins w:id="1383" w:author="Andre Eger" w:date="2024-07-29T14:32:00Z" w16du:dateUtc="2024-07-29T02:32:00Z">
        <w:r w:rsidR="00B257AC">
          <w:t xml:space="preserve"> aquic conditions </w:t>
        </w:r>
      </w:ins>
      <w:del w:id="1384" w:author="Andre Eger" w:date="2024-07-29T14:32:00Z" w16du:dateUtc="2024-07-29T02:32:00Z">
        <w:r w:rsidDel="00B257AC">
          <w:delText xml:space="preserve"> Aquents, Aquepts and Aquox (Oxidic Gley Soils) of</w:delText>
        </w:r>
      </w:del>
      <w:ins w:id="1385" w:author="Andre Eger" w:date="2024-07-29T14:32:00Z" w16du:dateUtc="2024-07-29T02:32:00Z">
        <w:r w:rsidR="00B257AC">
          <w:t>in</w:t>
        </w:r>
      </w:ins>
      <w:r>
        <w:t xml:space="preserve"> Soil Taxonomy</w:t>
      </w:r>
      <w:ins w:id="1386" w:author="Andre Eger" w:date="2024-07-29T14:33:00Z" w16du:dateUtc="2024-07-29T02:33:00Z">
        <w:r w:rsidR="00B257AC">
          <w:t xml:space="preserve">, particularly the suborders </w:t>
        </w:r>
      </w:ins>
      <w:proofErr w:type="spellStart"/>
      <w:ins w:id="1387" w:author="Andre Eger" w:date="2024-07-29T14:32:00Z" w16du:dateUtc="2024-07-29T02:32:00Z">
        <w:r w:rsidR="00B257AC">
          <w:t>Aquents</w:t>
        </w:r>
        <w:proofErr w:type="spellEnd"/>
        <w:r w:rsidR="00B257AC">
          <w:t xml:space="preserve">, </w:t>
        </w:r>
      </w:ins>
      <w:ins w:id="1388" w:author="Andre Eger" w:date="2024-07-29T14:33:00Z" w16du:dateUtc="2024-07-29T02:33:00Z">
        <w:r w:rsidR="00B257AC">
          <w:t>Aquepts,</w:t>
        </w:r>
      </w:ins>
      <w:ins w:id="1389" w:author="Andre Eger" w:date="2024-07-29T14:34:00Z" w16du:dateUtc="2024-07-29T02:34:00Z">
        <w:r w:rsidR="00B257AC">
          <w:t xml:space="preserve"> Aquults,</w:t>
        </w:r>
      </w:ins>
      <w:ins w:id="1390" w:author="Andre Eger" w:date="2024-07-29T14:33:00Z" w16du:dateUtc="2024-07-29T02:33:00Z">
        <w:r w:rsidR="00B257AC">
          <w:t xml:space="preserve"> and Aquox</w:t>
        </w:r>
      </w:ins>
      <w:r>
        <w:t>.</w:t>
      </w:r>
    </w:p>
    <w:p w14:paraId="0BE9179B" w14:textId="77777777" w:rsidR="00174C4D" w:rsidRDefault="00AA309F">
      <w:pPr>
        <w:pStyle w:val="Heading3"/>
        <w:spacing w:after="281"/>
        <w:ind w:left="-4" w:hanging="9"/>
        <w:jc w:val="left"/>
      </w:pPr>
      <w:r>
        <w:t>OCCURRENCE</w:t>
      </w:r>
    </w:p>
    <w:p w14:paraId="0BE9179C" w14:textId="77777777" w:rsidR="00174C4D" w:rsidRDefault="008F760C">
      <w:pPr>
        <w:spacing w:after="552"/>
        <w:ind w:left="-14" w:right="54" w:firstLine="0"/>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4928" behindDoc="0" locked="0" layoutInCell="1" allowOverlap="1" wp14:anchorId="0BE92227" wp14:editId="612A5AC4">
                <wp:simplePos x="0" y="0"/>
                <wp:positionH relativeFrom="page">
                  <wp:posOffset>1346835</wp:posOffset>
                </wp:positionH>
                <wp:positionV relativeFrom="page">
                  <wp:posOffset>1005732</wp:posOffset>
                </wp:positionV>
                <wp:extent cx="5400040" cy="12700"/>
                <wp:effectExtent l="0" t="0" r="0" b="0"/>
                <wp:wrapTopAndBottom/>
                <wp:docPr id="105739" name="Group 105739"/>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7014" name="Shape 7014"/>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9BD167D" id="Group 105739" o:spid="_x0000_s1026" style="position:absolute;margin-left:106.05pt;margin-top:79.2pt;width:425.2pt;height:1pt;z-index:251644928;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">
                <v:shape id="Shape 701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" path="m,l5400040,e" filled="f" strokecolor="#181717" strokeweight="1pt">
                  <v:stroke miterlimit="83231f" joinstyle="miter"/>
                  <v:path arrowok="t" textboxrect="0,0,5400040,0"/>
                </v:shape>
                <w10:wrap type="topAndBottom" anchorx="page" anchory="page"/>
              </v:group>
            </w:pict>
          </mc:Fallback>
        </mc:AlternateContent>
      </w:r>
      <w:proofErr w:type="spellStart"/>
      <w:r>
        <w:t>Gley</w:t>
      </w:r>
      <w:proofErr w:type="spellEnd"/>
      <w:r>
        <w:t xml:space="preserve"> Soils occur throughout New Zealand, usually in low parts of the landscape where there are high groundwater-tables, or in places where there are seepages. Large areas of </w:t>
      </w:r>
      <w:proofErr w:type="spellStart"/>
      <w:r>
        <w:t>Gley</w:t>
      </w:r>
      <w:proofErr w:type="spellEnd"/>
      <w:r>
        <w:t xml:space="preserve"> Soils have been artificially drained to form productive agricultural land.</w:t>
      </w:r>
    </w:p>
    <w:p w14:paraId="0BE9179D" w14:textId="77777777" w:rsidR="00174C4D" w:rsidRDefault="00AA309F">
      <w:pPr>
        <w:pStyle w:val="Heading3"/>
        <w:spacing w:after="354"/>
        <w:ind w:left="-4" w:hanging="9"/>
        <w:jc w:val="left"/>
      </w:pPr>
      <w:r>
        <w:t>ACCESSORY PROPERTIES OF THE ORDER</w:t>
      </w:r>
    </w:p>
    <w:p w14:paraId="0BE9179E" w14:textId="77777777" w:rsidR="00174C4D" w:rsidRDefault="008F760C" w:rsidP="00164344">
      <w:pPr>
        <w:numPr>
          <w:ilvl w:val="0"/>
          <w:numId w:val="72"/>
        </w:numPr>
        <w:spacing w:after="141"/>
        <w:ind w:right="54" w:hanging="567"/>
      </w:pPr>
      <w:r>
        <w:rPr>
          <w:i/>
        </w:rPr>
        <w:t>Segregation of iron and manganese oxides.</w:t>
      </w:r>
      <w:r>
        <w:t xml:space="preserve"> Particles in reduced parts of the soil are not coated by secondary oxides. Redox segregations of iron and manganese oxides, however, are usually present elsewhere in the soil and may occupy large volumes.</w:t>
      </w:r>
    </w:p>
    <w:p w14:paraId="0BE9179F" w14:textId="22998D64" w:rsidR="00174C4D" w:rsidRDefault="008F760C" w:rsidP="00164344">
      <w:pPr>
        <w:numPr>
          <w:ilvl w:val="0"/>
          <w:numId w:val="72"/>
        </w:numPr>
        <w:spacing w:after="141"/>
        <w:ind w:right="54" w:hanging="567"/>
      </w:pPr>
      <w:r>
        <w:rPr>
          <w:i/>
        </w:rPr>
        <w:t>Commonly formed in alluvial or colluvial parent materials</w:t>
      </w:r>
      <w:r>
        <w:t>. Soils most frequently occur in relatively low parts of the landscape, in hollows or associated with flushes.</w:t>
      </w:r>
    </w:p>
    <w:p w14:paraId="0BE917A0" w14:textId="77777777" w:rsidR="00174C4D" w:rsidRDefault="008F760C" w:rsidP="00164344">
      <w:pPr>
        <w:numPr>
          <w:ilvl w:val="0"/>
          <w:numId w:val="72"/>
        </w:numPr>
        <w:spacing w:after="295"/>
        <w:ind w:right="54" w:hanging="567"/>
      </w:pPr>
      <w:r>
        <w:rPr>
          <w:i/>
        </w:rPr>
        <w:t>Wide range of clay minerals</w:t>
      </w:r>
      <w:r>
        <w:t xml:space="preserve">. The clay mineralogy commonly reflects the mineralogy of the </w:t>
      </w:r>
      <w:proofErr w:type="spellStart"/>
      <w:r>
        <w:t>ungleyed</w:t>
      </w:r>
      <w:proofErr w:type="spellEnd"/>
      <w:r>
        <w:t xml:space="preserve"> material from which the soils are derived. </w:t>
      </w:r>
      <w:proofErr w:type="spellStart"/>
      <w:r>
        <w:t>Gley</w:t>
      </w:r>
      <w:proofErr w:type="spellEnd"/>
      <w:r>
        <w:t xml:space="preserve"> Soils cover a wide range of mineralogy classes with Mixed, </w:t>
      </w:r>
      <w:proofErr w:type="spellStart"/>
      <w:r>
        <w:t>Illitic</w:t>
      </w:r>
      <w:proofErr w:type="spellEnd"/>
      <w:r>
        <w:t xml:space="preserve">, and </w:t>
      </w:r>
      <w:proofErr w:type="spellStart"/>
      <w:r>
        <w:t>Smectitic</w:t>
      </w:r>
      <w:proofErr w:type="spellEnd"/>
      <w:r>
        <w:t xml:space="preserve"> being the most common.</w:t>
      </w:r>
    </w:p>
    <w:p w14:paraId="0BE917A1" w14:textId="77777777" w:rsidR="00174C4D" w:rsidRDefault="008F760C" w:rsidP="00164344">
      <w:pPr>
        <w:numPr>
          <w:ilvl w:val="0"/>
          <w:numId w:val="72"/>
        </w:numPr>
        <w:spacing w:after="141"/>
        <w:ind w:right="54" w:hanging="567"/>
      </w:pPr>
      <w:r>
        <w:rPr>
          <w:i/>
        </w:rPr>
        <w:lastRenderedPageBreak/>
        <w:t>Poorly or very poorly drained</w:t>
      </w:r>
      <w:r>
        <w:t xml:space="preserve">. Topsoils have relatively high levels of organic </w:t>
      </w:r>
      <w:proofErr w:type="gramStart"/>
      <w:r>
        <w:t>matter</w:t>
      </w:r>
      <w:proofErr w:type="gramEnd"/>
      <w:r>
        <w:t xml:space="preserve"> and some are peaty. Subsurface horizons to depth are dominantly grey or bluish grey in colour with strong brown to dark brown redox segregations.</w:t>
      </w:r>
    </w:p>
    <w:p w14:paraId="0BE917A3" w14:textId="77777777" w:rsidR="00174C4D" w:rsidRDefault="008F760C" w:rsidP="00164344">
      <w:pPr>
        <w:numPr>
          <w:ilvl w:val="0"/>
          <w:numId w:val="72"/>
        </w:numPr>
        <w:spacing w:after="141"/>
        <w:ind w:right="54" w:hanging="567"/>
      </w:pPr>
      <w:r>
        <w:rPr>
          <w:i/>
        </w:rPr>
        <w:t>High groundwater-tables</w:t>
      </w:r>
      <w:r>
        <w:t xml:space="preserve">. Most are affected by high groundwater-tables, at least throughout winter months. Soils with </w:t>
      </w:r>
      <w:r w:rsidRPr="003A22FF">
        <w:rPr>
          <w:color w:val="2B579A"/>
          <w:u w:val="single"/>
          <w:shd w:val="clear" w:color="auto" w:fill="E6E6E6"/>
          <w:rPrChange w:id="1391" w:author="Thomas Caspari" w:date="2017-10-12T16:37:00Z">
            <w:rPr>
              <w:color w:val="2B579A"/>
              <w:shd w:val="clear" w:color="auto" w:fill="E6E6E6"/>
            </w:rPr>
          </w:rPrChange>
        </w:rPr>
        <w:t>slowly permeable layers</w:t>
      </w:r>
      <w:r>
        <w:t xml:space="preserve"> may also be subject to perching.</w:t>
      </w:r>
    </w:p>
    <w:p w14:paraId="0BE917A4" w14:textId="77777777" w:rsidR="00174C4D" w:rsidRDefault="008F760C" w:rsidP="00164344">
      <w:pPr>
        <w:numPr>
          <w:ilvl w:val="0"/>
          <w:numId w:val="72"/>
        </w:numPr>
        <w:spacing w:after="141"/>
        <w:ind w:right="54" w:hanging="567"/>
      </w:pPr>
      <w:r>
        <w:rPr>
          <w:i/>
        </w:rPr>
        <w:t>Shallow potential rooting depth</w:t>
      </w:r>
      <w:r>
        <w:t>. Potential rooting depth is limited by poor aeration. Even after drainage, root extension may be limited in some horizons.</w:t>
      </w:r>
    </w:p>
    <w:p w14:paraId="0BE917A5" w14:textId="77777777" w:rsidR="00174C4D" w:rsidRDefault="008F760C" w:rsidP="00164344">
      <w:pPr>
        <w:numPr>
          <w:ilvl w:val="0"/>
          <w:numId w:val="72"/>
        </w:numPr>
        <w:spacing w:after="141"/>
        <w:ind w:right="54" w:hanging="567"/>
      </w:pPr>
      <w:r>
        <w:rPr>
          <w:i/>
        </w:rPr>
        <w:t>Relatively high bulk densities</w:t>
      </w:r>
      <w:r>
        <w:t>. Bulk densities are likely to be higher than in well drained soils in similar soil materials.</w:t>
      </w:r>
    </w:p>
    <w:p w14:paraId="0BE917A6" w14:textId="77777777" w:rsidR="00174C4D" w:rsidRDefault="008F760C" w:rsidP="00164344">
      <w:pPr>
        <w:numPr>
          <w:ilvl w:val="0"/>
          <w:numId w:val="72"/>
        </w:numPr>
        <w:spacing w:after="141"/>
        <w:ind w:right="54" w:hanging="567"/>
      </w:pPr>
      <w:r>
        <w:rPr>
          <w:i/>
        </w:rPr>
        <w:t>Limited trafficability</w:t>
      </w:r>
      <w:r>
        <w:t>. Trafficability is limited in most soils when wet and pugging damage by stock is likely.</w:t>
      </w:r>
    </w:p>
    <w:p w14:paraId="0BE917A7" w14:textId="77777777" w:rsidR="00174C4D" w:rsidRDefault="008F760C" w:rsidP="00164344">
      <w:pPr>
        <w:numPr>
          <w:ilvl w:val="0"/>
          <w:numId w:val="72"/>
        </w:numPr>
        <w:spacing w:after="141"/>
        <w:ind w:right="54" w:hanging="567"/>
      </w:pPr>
      <w:r>
        <w:rPr>
          <w:i/>
        </w:rPr>
        <w:t>Response to drainage</w:t>
      </w:r>
      <w:r>
        <w:t>. Crops, not adapted to wetness, respond well to drainage.</w:t>
      </w:r>
    </w:p>
    <w:p w14:paraId="0BE917A8" w14:textId="77777777" w:rsidR="00174C4D" w:rsidRDefault="008F760C" w:rsidP="00164344">
      <w:pPr>
        <w:numPr>
          <w:ilvl w:val="0"/>
          <w:numId w:val="72"/>
        </w:numPr>
        <w:spacing w:after="141"/>
        <w:ind w:right="54" w:hanging="567"/>
      </w:pPr>
      <w:r>
        <w:rPr>
          <w:i/>
        </w:rPr>
        <w:t>Minimal erosion</w:t>
      </w:r>
      <w:r>
        <w:t>. Flooding or ponding of water is likely on low-lying sites, especially on floodplains. Deposition of fresh sediment is possible in these sites.</w:t>
      </w:r>
    </w:p>
    <w:p w14:paraId="0BE917A9" w14:textId="77777777" w:rsidR="00174C4D" w:rsidRDefault="008F760C" w:rsidP="003C58F3">
      <w:pPr>
        <w:numPr>
          <w:ilvl w:val="0"/>
          <w:numId w:val="72"/>
        </w:numPr>
        <w:spacing w:after="0" w:line="252" w:lineRule="auto"/>
        <w:ind w:right="57" w:hanging="567"/>
      </w:pPr>
      <w:r>
        <w:rPr>
          <w:i/>
        </w:rPr>
        <w:t>Nitrogen requirement</w:t>
      </w:r>
      <w:r>
        <w:t>. Nitrogen requirements are likely to be higher than for associated well drained soils.</w:t>
      </w:r>
    </w:p>
    <w:p w14:paraId="0BE917AA" w14:textId="77777777" w:rsidR="00174C4D" w:rsidRPr="003C58F3" w:rsidRDefault="00174C4D">
      <w:pPr>
        <w:spacing w:after="168" w:line="259" w:lineRule="auto"/>
        <w:ind w:left="0" w:firstLine="0"/>
        <w:jc w:val="left"/>
        <w:rPr>
          <w:sz w:val="12"/>
          <w:szCs w:val="12"/>
        </w:rPr>
      </w:pPr>
    </w:p>
    <w:tbl>
      <w:tblPr>
        <w:tblStyle w:val="TableGrid1"/>
        <w:tblW w:w="8504" w:type="dxa"/>
        <w:tblInd w:w="0" w:type="dxa"/>
        <w:tblLook w:val="04A0" w:firstRow="1" w:lastRow="0" w:firstColumn="1" w:lastColumn="0" w:noHBand="0" w:noVBand="1"/>
      </w:tblPr>
      <w:tblGrid>
        <w:gridCol w:w="794"/>
        <w:gridCol w:w="2608"/>
        <w:gridCol w:w="2834"/>
        <w:gridCol w:w="1427"/>
        <w:gridCol w:w="841"/>
      </w:tblGrid>
      <w:tr w:rsidR="00174C4D" w14:paraId="0BE917AE" w14:textId="77777777" w:rsidTr="2DFBA46F">
        <w:trPr>
          <w:trHeight w:val="487"/>
        </w:trPr>
        <w:tc>
          <w:tcPr>
            <w:tcW w:w="3402" w:type="dxa"/>
            <w:gridSpan w:val="2"/>
            <w:tcBorders>
              <w:top w:val="single" w:sz="2" w:space="0" w:color="181717"/>
              <w:left w:val="nil"/>
              <w:bottom w:val="single" w:sz="2" w:space="0" w:color="181717"/>
              <w:right w:val="nil"/>
            </w:tcBorders>
          </w:tcPr>
          <w:p w14:paraId="0BE917AB" w14:textId="77777777" w:rsidR="00174C4D" w:rsidRDefault="008F760C" w:rsidP="003C58F3">
            <w:pPr>
              <w:spacing w:before="120" w:after="0" w:line="240" w:lineRule="auto"/>
              <w:ind w:left="0" w:firstLine="0"/>
              <w:jc w:val="left"/>
            </w:pPr>
            <w:r>
              <w:t xml:space="preserve">Group </w:t>
            </w:r>
          </w:p>
        </w:tc>
        <w:tc>
          <w:tcPr>
            <w:tcW w:w="2834" w:type="dxa"/>
            <w:tcBorders>
              <w:top w:val="single" w:sz="2" w:space="0" w:color="181717"/>
              <w:left w:val="nil"/>
              <w:bottom w:val="single" w:sz="2" w:space="0" w:color="181717"/>
              <w:right w:val="nil"/>
            </w:tcBorders>
          </w:tcPr>
          <w:p w14:paraId="0BE917AC" w14:textId="77777777" w:rsidR="00174C4D" w:rsidRDefault="003C58F3" w:rsidP="003C58F3">
            <w:pPr>
              <w:spacing w:before="120" w:after="0" w:line="240" w:lineRule="auto"/>
              <w:ind w:left="0" w:firstLine="0"/>
              <w:jc w:val="left"/>
            </w:pPr>
            <w:r>
              <w:t>Subgroup</w:t>
            </w:r>
          </w:p>
        </w:tc>
        <w:tc>
          <w:tcPr>
            <w:tcW w:w="2268" w:type="dxa"/>
            <w:gridSpan w:val="2"/>
            <w:tcBorders>
              <w:top w:val="single" w:sz="2" w:space="0" w:color="181717"/>
              <w:left w:val="nil"/>
              <w:bottom w:val="single" w:sz="2" w:space="0" w:color="181717"/>
              <w:right w:val="nil"/>
            </w:tcBorders>
          </w:tcPr>
          <w:p w14:paraId="0BE917AD" w14:textId="77777777" w:rsidR="00174C4D" w:rsidRDefault="008F760C" w:rsidP="003C58F3">
            <w:pPr>
              <w:spacing w:before="120" w:after="0" w:line="240" w:lineRule="auto"/>
              <w:ind w:left="0" w:firstLine="0"/>
              <w:jc w:val="left"/>
            </w:pPr>
            <w:r>
              <w:t>Example of series</w:t>
            </w:r>
          </w:p>
        </w:tc>
      </w:tr>
      <w:tr w:rsidR="00174C4D" w14:paraId="0BE917B3" w14:textId="77777777" w:rsidTr="2DFBA46F">
        <w:trPr>
          <w:trHeight w:val="455"/>
        </w:trPr>
        <w:tc>
          <w:tcPr>
            <w:tcW w:w="794" w:type="dxa"/>
            <w:tcBorders>
              <w:top w:val="single" w:sz="2" w:space="0" w:color="181717"/>
              <w:left w:val="nil"/>
              <w:bottom w:val="nil"/>
              <w:right w:val="nil"/>
            </w:tcBorders>
            <w:vAlign w:val="bottom"/>
          </w:tcPr>
          <w:p w14:paraId="0BE917AF" w14:textId="77777777" w:rsidR="00174C4D" w:rsidRDefault="008F760C">
            <w:pPr>
              <w:spacing w:after="0" w:line="259" w:lineRule="auto"/>
              <w:ind w:left="2" w:firstLine="0"/>
              <w:jc w:val="left"/>
            </w:pPr>
            <w:r>
              <w:rPr>
                <w:b/>
              </w:rPr>
              <w:t>G</w:t>
            </w:r>
            <w:r w:rsidR="003C58F3">
              <w:rPr>
                <w:b/>
              </w:rPr>
              <w:t>U</w:t>
            </w:r>
            <w:r>
              <w:rPr>
                <w:b/>
              </w:rPr>
              <w:t xml:space="preserve">  </w:t>
            </w:r>
            <w:r>
              <w:t xml:space="preserve"> </w:t>
            </w:r>
          </w:p>
        </w:tc>
        <w:tc>
          <w:tcPr>
            <w:tcW w:w="2608" w:type="dxa"/>
            <w:tcBorders>
              <w:top w:val="single" w:sz="2" w:space="0" w:color="181717"/>
              <w:left w:val="nil"/>
              <w:bottom w:val="nil"/>
              <w:right w:val="nil"/>
            </w:tcBorders>
            <w:vAlign w:val="bottom"/>
          </w:tcPr>
          <w:p w14:paraId="0BE917B0" w14:textId="77777777" w:rsidR="00174C4D" w:rsidRDefault="008F760C">
            <w:pPr>
              <w:spacing w:after="0" w:line="259" w:lineRule="auto"/>
              <w:ind w:left="0" w:firstLine="0"/>
              <w:jc w:val="left"/>
            </w:pPr>
            <w:r>
              <w:t xml:space="preserve">Sulphuric </w:t>
            </w:r>
          </w:p>
        </w:tc>
        <w:tc>
          <w:tcPr>
            <w:tcW w:w="2834" w:type="dxa"/>
            <w:tcBorders>
              <w:top w:val="single" w:sz="2" w:space="0" w:color="181717"/>
              <w:left w:val="nil"/>
              <w:bottom w:val="nil"/>
              <w:right w:val="nil"/>
            </w:tcBorders>
            <w:vAlign w:val="bottom"/>
          </w:tcPr>
          <w:p w14:paraId="0BE917B1" w14:textId="77777777" w:rsidR="00174C4D" w:rsidRDefault="008F760C" w:rsidP="003C58F3">
            <w:pPr>
              <w:spacing w:before="100" w:beforeAutospacing="1" w:after="100" w:afterAutospacing="1" w:line="259" w:lineRule="auto"/>
              <w:ind w:left="0" w:firstLine="0"/>
              <w:jc w:val="left"/>
            </w:pPr>
            <w:r>
              <w:t xml:space="preserve">Fluid-saline </w:t>
            </w:r>
          </w:p>
        </w:tc>
        <w:tc>
          <w:tcPr>
            <w:tcW w:w="2268" w:type="dxa"/>
            <w:gridSpan w:val="2"/>
            <w:tcBorders>
              <w:top w:val="single" w:sz="2" w:space="0" w:color="181717"/>
              <w:left w:val="nil"/>
              <w:bottom w:val="nil"/>
              <w:right w:val="nil"/>
            </w:tcBorders>
            <w:vAlign w:val="bottom"/>
          </w:tcPr>
          <w:p w14:paraId="0BE917B2" w14:textId="77777777" w:rsidR="00174C4D" w:rsidRDefault="008F760C" w:rsidP="003C58F3">
            <w:pPr>
              <w:spacing w:before="100" w:beforeAutospacing="1" w:after="100" w:afterAutospacing="1" w:line="259" w:lineRule="auto"/>
              <w:ind w:left="0" w:firstLine="0"/>
              <w:jc w:val="left"/>
            </w:pPr>
            <w:r>
              <w:t xml:space="preserve">pt. </w:t>
            </w:r>
            <w:proofErr w:type="spellStart"/>
            <w:r>
              <w:t>Takahiwai</w:t>
            </w:r>
            <w:proofErr w:type="spellEnd"/>
          </w:p>
        </w:tc>
      </w:tr>
      <w:tr w:rsidR="00174C4D" w14:paraId="0BE917B8" w14:textId="77777777" w:rsidTr="2DFBA46F">
        <w:trPr>
          <w:trHeight w:val="247"/>
        </w:trPr>
        <w:tc>
          <w:tcPr>
            <w:tcW w:w="794" w:type="dxa"/>
            <w:tcBorders>
              <w:top w:val="nil"/>
              <w:left w:val="nil"/>
              <w:bottom w:val="nil"/>
              <w:right w:val="nil"/>
            </w:tcBorders>
          </w:tcPr>
          <w:p w14:paraId="0BE917B4" w14:textId="77777777" w:rsidR="00174C4D" w:rsidRDefault="008F760C" w:rsidP="003C58F3">
            <w:pPr>
              <w:spacing w:after="0" w:line="259" w:lineRule="auto"/>
              <w:ind w:left="0" w:firstLine="0"/>
              <w:jc w:val="left"/>
            </w:pPr>
            <w:r>
              <w:t xml:space="preserve"> </w:t>
            </w:r>
          </w:p>
        </w:tc>
        <w:tc>
          <w:tcPr>
            <w:tcW w:w="2608" w:type="dxa"/>
            <w:tcBorders>
              <w:top w:val="nil"/>
              <w:left w:val="nil"/>
              <w:bottom w:val="nil"/>
              <w:right w:val="nil"/>
            </w:tcBorders>
          </w:tcPr>
          <w:p w14:paraId="0BE917B5" w14:textId="77777777" w:rsidR="00174C4D" w:rsidRDefault="00174C4D" w:rsidP="003C58F3">
            <w:pPr>
              <w:spacing w:after="0" w:line="259" w:lineRule="auto"/>
              <w:ind w:left="0" w:firstLine="0"/>
              <w:jc w:val="left"/>
            </w:pPr>
          </w:p>
        </w:tc>
        <w:tc>
          <w:tcPr>
            <w:tcW w:w="2834" w:type="dxa"/>
            <w:tcBorders>
              <w:top w:val="nil"/>
              <w:left w:val="nil"/>
              <w:bottom w:val="nil"/>
              <w:right w:val="nil"/>
            </w:tcBorders>
          </w:tcPr>
          <w:p w14:paraId="0BE917B6" w14:textId="77777777" w:rsidR="00174C4D" w:rsidRDefault="008F760C" w:rsidP="003C58F3">
            <w:pPr>
              <w:spacing w:after="0" w:line="259" w:lineRule="auto"/>
              <w:ind w:left="0" w:firstLine="0"/>
              <w:jc w:val="left"/>
            </w:pPr>
            <w:r>
              <w:t xml:space="preserve">Fluid </w:t>
            </w:r>
          </w:p>
        </w:tc>
        <w:tc>
          <w:tcPr>
            <w:tcW w:w="2268" w:type="dxa"/>
            <w:gridSpan w:val="2"/>
            <w:tcBorders>
              <w:top w:val="nil"/>
              <w:left w:val="nil"/>
              <w:bottom w:val="nil"/>
              <w:right w:val="nil"/>
            </w:tcBorders>
          </w:tcPr>
          <w:p w14:paraId="0BE917B7" w14:textId="77777777" w:rsidR="00174C4D" w:rsidRDefault="008F760C" w:rsidP="003C58F3">
            <w:pPr>
              <w:spacing w:after="0" w:line="259" w:lineRule="auto"/>
              <w:ind w:left="0" w:firstLine="0"/>
              <w:jc w:val="left"/>
            </w:pPr>
            <w:r>
              <w:t xml:space="preserve">pt. </w:t>
            </w:r>
            <w:proofErr w:type="spellStart"/>
            <w:r>
              <w:t>Takahiwai</w:t>
            </w:r>
            <w:proofErr w:type="spellEnd"/>
          </w:p>
        </w:tc>
      </w:tr>
      <w:tr w:rsidR="00174C4D" w14:paraId="0BE917BD" w14:textId="77777777" w:rsidTr="2DFBA46F">
        <w:trPr>
          <w:trHeight w:val="300"/>
        </w:trPr>
        <w:tc>
          <w:tcPr>
            <w:tcW w:w="794" w:type="dxa"/>
            <w:tcBorders>
              <w:top w:val="nil"/>
              <w:left w:val="nil"/>
              <w:bottom w:val="nil"/>
              <w:right w:val="nil"/>
            </w:tcBorders>
          </w:tcPr>
          <w:p w14:paraId="0BE917B9" w14:textId="77777777" w:rsidR="00174C4D" w:rsidRDefault="008F760C" w:rsidP="003C58F3">
            <w:pPr>
              <w:spacing w:after="0" w:line="259" w:lineRule="auto"/>
              <w:ind w:left="0" w:firstLine="0"/>
              <w:jc w:val="left"/>
            </w:pPr>
            <w:r>
              <w:t xml:space="preserve"> </w:t>
            </w:r>
          </w:p>
        </w:tc>
        <w:tc>
          <w:tcPr>
            <w:tcW w:w="2608" w:type="dxa"/>
            <w:tcBorders>
              <w:top w:val="nil"/>
              <w:left w:val="nil"/>
              <w:bottom w:val="nil"/>
              <w:right w:val="nil"/>
            </w:tcBorders>
          </w:tcPr>
          <w:p w14:paraId="0BE917BA" w14:textId="77777777" w:rsidR="00174C4D" w:rsidRDefault="00174C4D" w:rsidP="003C58F3">
            <w:pPr>
              <w:spacing w:after="0" w:line="259" w:lineRule="auto"/>
              <w:ind w:left="0" w:firstLine="0"/>
              <w:jc w:val="left"/>
            </w:pPr>
          </w:p>
        </w:tc>
        <w:tc>
          <w:tcPr>
            <w:tcW w:w="2834" w:type="dxa"/>
            <w:tcBorders>
              <w:top w:val="nil"/>
              <w:left w:val="nil"/>
              <w:bottom w:val="nil"/>
              <w:right w:val="nil"/>
            </w:tcBorders>
          </w:tcPr>
          <w:p w14:paraId="0BE917BB" w14:textId="77777777" w:rsidR="00174C4D" w:rsidRDefault="008F760C" w:rsidP="003C58F3">
            <w:pPr>
              <w:spacing w:after="0" w:line="259" w:lineRule="auto"/>
              <w:ind w:left="0" w:firstLine="0"/>
              <w:jc w:val="left"/>
            </w:pPr>
            <w:r>
              <w:t xml:space="preserve">Peaty </w:t>
            </w:r>
          </w:p>
        </w:tc>
        <w:tc>
          <w:tcPr>
            <w:tcW w:w="2268" w:type="dxa"/>
            <w:gridSpan w:val="2"/>
            <w:tcBorders>
              <w:top w:val="nil"/>
              <w:left w:val="nil"/>
              <w:bottom w:val="nil"/>
              <w:right w:val="nil"/>
            </w:tcBorders>
          </w:tcPr>
          <w:p w14:paraId="0BE917BC" w14:textId="77777777" w:rsidR="00174C4D" w:rsidRDefault="008F760C" w:rsidP="003C58F3">
            <w:pPr>
              <w:spacing w:after="0" w:line="259" w:lineRule="auto"/>
              <w:ind w:left="0" w:firstLine="0"/>
              <w:jc w:val="left"/>
            </w:pPr>
            <w:r>
              <w:t>Te Kowiwi</w:t>
            </w:r>
          </w:p>
        </w:tc>
      </w:tr>
      <w:tr w:rsidR="00174C4D" w14:paraId="0BE917C2" w14:textId="77777777" w:rsidTr="2DFBA46F">
        <w:trPr>
          <w:trHeight w:val="261"/>
        </w:trPr>
        <w:tc>
          <w:tcPr>
            <w:tcW w:w="794" w:type="dxa"/>
            <w:tcBorders>
              <w:top w:val="nil"/>
              <w:left w:val="nil"/>
              <w:bottom w:val="nil"/>
              <w:right w:val="nil"/>
            </w:tcBorders>
          </w:tcPr>
          <w:p w14:paraId="0BE917BE" w14:textId="77777777" w:rsidR="00174C4D" w:rsidRDefault="008F760C" w:rsidP="003C58F3">
            <w:pPr>
              <w:spacing w:after="0" w:line="259" w:lineRule="auto"/>
              <w:ind w:left="0" w:firstLine="0"/>
              <w:jc w:val="left"/>
            </w:pPr>
            <w:r>
              <w:t xml:space="preserve"> </w:t>
            </w:r>
          </w:p>
        </w:tc>
        <w:tc>
          <w:tcPr>
            <w:tcW w:w="2608" w:type="dxa"/>
            <w:tcBorders>
              <w:top w:val="nil"/>
              <w:left w:val="nil"/>
              <w:bottom w:val="nil"/>
              <w:right w:val="nil"/>
            </w:tcBorders>
          </w:tcPr>
          <w:p w14:paraId="0BE917BF" w14:textId="77777777" w:rsidR="00174C4D" w:rsidRDefault="00174C4D" w:rsidP="003C58F3">
            <w:pPr>
              <w:spacing w:after="0" w:line="259" w:lineRule="auto"/>
              <w:ind w:left="0" w:firstLine="0"/>
              <w:jc w:val="left"/>
            </w:pPr>
          </w:p>
        </w:tc>
        <w:tc>
          <w:tcPr>
            <w:tcW w:w="2834" w:type="dxa"/>
            <w:tcBorders>
              <w:top w:val="nil"/>
              <w:left w:val="nil"/>
              <w:bottom w:val="nil"/>
              <w:right w:val="nil"/>
            </w:tcBorders>
          </w:tcPr>
          <w:p w14:paraId="0BE917C0" w14:textId="77777777" w:rsidR="00174C4D" w:rsidRDefault="008F760C" w:rsidP="003C58F3">
            <w:pPr>
              <w:spacing w:after="0" w:line="259" w:lineRule="auto"/>
              <w:ind w:left="0" w:firstLine="0"/>
              <w:jc w:val="left"/>
            </w:pPr>
            <w:r>
              <w:t xml:space="preserve">Sandy-saline </w:t>
            </w:r>
          </w:p>
        </w:tc>
        <w:tc>
          <w:tcPr>
            <w:tcW w:w="2268" w:type="dxa"/>
            <w:gridSpan w:val="2"/>
            <w:tcBorders>
              <w:top w:val="nil"/>
              <w:left w:val="nil"/>
              <w:bottom w:val="nil"/>
              <w:right w:val="nil"/>
            </w:tcBorders>
          </w:tcPr>
          <w:p w14:paraId="0BE917C1" w14:textId="77777777" w:rsidR="00174C4D" w:rsidRDefault="008F760C" w:rsidP="003C58F3">
            <w:pPr>
              <w:spacing w:after="0" w:line="259" w:lineRule="auto"/>
              <w:ind w:left="0" w:firstLine="0"/>
              <w:jc w:val="left"/>
            </w:pPr>
            <w:r>
              <w:t>Muriwai</w:t>
            </w:r>
          </w:p>
        </w:tc>
      </w:tr>
      <w:tr w:rsidR="00174C4D" w14:paraId="0BE917C7" w14:textId="77777777" w:rsidTr="2DFBA46F">
        <w:trPr>
          <w:trHeight w:val="450"/>
        </w:trPr>
        <w:tc>
          <w:tcPr>
            <w:tcW w:w="794" w:type="dxa"/>
            <w:tcBorders>
              <w:top w:val="nil"/>
              <w:left w:val="nil"/>
              <w:bottom w:val="nil"/>
              <w:right w:val="nil"/>
            </w:tcBorders>
          </w:tcPr>
          <w:p w14:paraId="0BE917C3" w14:textId="77777777" w:rsidR="00174C4D" w:rsidRDefault="008F760C" w:rsidP="003C58F3">
            <w:pPr>
              <w:spacing w:after="0" w:line="240" w:lineRule="auto"/>
              <w:ind w:left="0" w:firstLine="0"/>
              <w:jc w:val="left"/>
            </w:pPr>
            <w:r>
              <w:t xml:space="preserve"> </w:t>
            </w:r>
          </w:p>
        </w:tc>
        <w:tc>
          <w:tcPr>
            <w:tcW w:w="2608" w:type="dxa"/>
            <w:tcBorders>
              <w:top w:val="nil"/>
              <w:left w:val="nil"/>
              <w:bottom w:val="nil"/>
              <w:right w:val="nil"/>
            </w:tcBorders>
          </w:tcPr>
          <w:p w14:paraId="0BE917C4" w14:textId="77777777" w:rsidR="00174C4D" w:rsidRDefault="00174C4D" w:rsidP="003C58F3">
            <w:pPr>
              <w:spacing w:after="160" w:line="240" w:lineRule="auto"/>
              <w:ind w:left="0" w:firstLine="0"/>
              <w:jc w:val="left"/>
            </w:pPr>
          </w:p>
        </w:tc>
        <w:tc>
          <w:tcPr>
            <w:tcW w:w="2834" w:type="dxa"/>
            <w:tcBorders>
              <w:top w:val="nil"/>
              <w:left w:val="nil"/>
              <w:bottom w:val="nil"/>
              <w:right w:val="nil"/>
            </w:tcBorders>
          </w:tcPr>
          <w:p w14:paraId="0BE917C5" w14:textId="77777777" w:rsidR="00174C4D" w:rsidRDefault="008F760C" w:rsidP="003C58F3">
            <w:pPr>
              <w:spacing w:before="100" w:beforeAutospacing="1" w:after="100" w:afterAutospacing="1" w:line="240" w:lineRule="auto"/>
              <w:ind w:left="0" w:firstLine="0"/>
              <w:jc w:val="left"/>
            </w:pPr>
            <w:r>
              <w:t xml:space="preserve">Typic </w:t>
            </w:r>
          </w:p>
        </w:tc>
        <w:tc>
          <w:tcPr>
            <w:tcW w:w="2268" w:type="dxa"/>
            <w:gridSpan w:val="2"/>
            <w:tcBorders>
              <w:top w:val="nil"/>
              <w:left w:val="nil"/>
              <w:bottom w:val="nil"/>
              <w:right w:val="nil"/>
            </w:tcBorders>
          </w:tcPr>
          <w:p w14:paraId="0BE917C6" w14:textId="77777777" w:rsidR="00174C4D" w:rsidRDefault="008F760C" w:rsidP="003C58F3">
            <w:pPr>
              <w:spacing w:before="100" w:beforeAutospacing="1" w:after="100" w:afterAutospacing="1" w:line="240" w:lineRule="auto"/>
              <w:ind w:left="0" w:firstLine="0"/>
              <w:jc w:val="left"/>
            </w:pPr>
            <w:r>
              <w:t>-</w:t>
            </w:r>
          </w:p>
        </w:tc>
      </w:tr>
      <w:tr w:rsidR="00174C4D" w14:paraId="0BE917CC" w14:textId="77777777" w:rsidTr="2DFBA46F">
        <w:trPr>
          <w:trHeight w:val="450"/>
        </w:trPr>
        <w:tc>
          <w:tcPr>
            <w:tcW w:w="794" w:type="dxa"/>
            <w:tcBorders>
              <w:top w:val="nil"/>
              <w:left w:val="nil"/>
              <w:bottom w:val="nil"/>
              <w:right w:val="nil"/>
            </w:tcBorders>
            <w:vAlign w:val="bottom"/>
          </w:tcPr>
          <w:p w14:paraId="0BE917C8" w14:textId="77777777" w:rsidR="00174C4D" w:rsidRPr="003C58F3" w:rsidRDefault="008F760C">
            <w:pPr>
              <w:spacing w:after="0" w:line="259" w:lineRule="auto"/>
              <w:ind w:left="0" w:firstLine="0"/>
              <w:jc w:val="left"/>
              <w:rPr>
                <w:b/>
              </w:rPr>
            </w:pPr>
            <w:r w:rsidRPr="003C58F3">
              <w:rPr>
                <w:b/>
              </w:rPr>
              <w:t xml:space="preserve">GT </w:t>
            </w:r>
          </w:p>
        </w:tc>
        <w:tc>
          <w:tcPr>
            <w:tcW w:w="2608" w:type="dxa"/>
            <w:tcBorders>
              <w:top w:val="nil"/>
              <w:left w:val="nil"/>
              <w:bottom w:val="nil"/>
              <w:right w:val="nil"/>
            </w:tcBorders>
            <w:vAlign w:val="bottom"/>
          </w:tcPr>
          <w:p w14:paraId="0BE917C9" w14:textId="77777777" w:rsidR="00174C4D" w:rsidRDefault="008F760C">
            <w:pPr>
              <w:spacing w:after="0" w:line="259" w:lineRule="auto"/>
              <w:ind w:left="0" w:firstLine="0"/>
              <w:jc w:val="left"/>
            </w:pPr>
            <w:proofErr w:type="spellStart"/>
            <w:r>
              <w:t>Tephric</w:t>
            </w:r>
            <w:proofErr w:type="spellEnd"/>
            <w:r>
              <w:t xml:space="preserve"> </w:t>
            </w:r>
          </w:p>
        </w:tc>
        <w:tc>
          <w:tcPr>
            <w:tcW w:w="2834" w:type="dxa"/>
            <w:tcBorders>
              <w:top w:val="nil"/>
              <w:left w:val="nil"/>
              <w:bottom w:val="nil"/>
              <w:right w:val="nil"/>
            </w:tcBorders>
            <w:vAlign w:val="bottom"/>
          </w:tcPr>
          <w:p w14:paraId="0BE917CA" w14:textId="77777777" w:rsidR="00174C4D" w:rsidRDefault="008F760C">
            <w:pPr>
              <w:spacing w:after="0" w:line="259" w:lineRule="auto"/>
              <w:ind w:left="0" w:firstLine="0"/>
              <w:jc w:val="left"/>
            </w:pPr>
            <w:r>
              <w:t xml:space="preserve">Peaty </w:t>
            </w:r>
          </w:p>
        </w:tc>
        <w:tc>
          <w:tcPr>
            <w:tcW w:w="2268" w:type="dxa"/>
            <w:gridSpan w:val="2"/>
            <w:tcBorders>
              <w:top w:val="nil"/>
              <w:left w:val="nil"/>
              <w:bottom w:val="nil"/>
              <w:right w:val="nil"/>
            </w:tcBorders>
            <w:vAlign w:val="bottom"/>
          </w:tcPr>
          <w:p w14:paraId="0BE917CB" w14:textId="77777777" w:rsidR="00174C4D" w:rsidRDefault="008F760C">
            <w:pPr>
              <w:spacing w:after="0" w:line="259" w:lineRule="auto"/>
              <w:ind w:left="0" w:firstLine="0"/>
              <w:jc w:val="left"/>
            </w:pPr>
            <w:r>
              <w:t>-</w:t>
            </w:r>
          </w:p>
        </w:tc>
      </w:tr>
      <w:tr w:rsidR="00174C4D" w14:paraId="0BE917D1" w14:textId="77777777" w:rsidTr="2DFBA46F">
        <w:trPr>
          <w:trHeight w:val="300"/>
        </w:trPr>
        <w:tc>
          <w:tcPr>
            <w:tcW w:w="794" w:type="dxa"/>
            <w:tcBorders>
              <w:top w:val="nil"/>
              <w:left w:val="nil"/>
              <w:bottom w:val="nil"/>
              <w:right w:val="nil"/>
            </w:tcBorders>
          </w:tcPr>
          <w:p w14:paraId="0BE917CD"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7C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7CF" w14:textId="77777777" w:rsidR="00174C4D" w:rsidRDefault="008F760C">
            <w:pPr>
              <w:spacing w:after="0" w:line="259" w:lineRule="auto"/>
              <w:ind w:left="0" w:firstLine="0"/>
              <w:jc w:val="left"/>
            </w:pPr>
            <w:r>
              <w:t xml:space="preserve">Acidic </w:t>
            </w:r>
          </w:p>
        </w:tc>
        <w:tc>
          <w:tcPr>
            <w:tcW w:w="2268" w:type="dxa"/>
            <w:gridSpan w:val="2"/>
            <w:tcBorders>
              <w:top w:val="nil"/>
              <w:left w:val="nil"/>
              <w:bottom w:val="nil"/>
              <w:right w:val="nil"/>
            </w:tcBorders>
          </w:tcPr>
          <w:p w14:paraId="0BE917D0" w14:textId="77777777" w:rsidR="00174C4D" w:rsidRDefault="008F760C">
            <w:pPr>
              <w:spacing w:after="0" w:line="259" w:lineRule="auto"/>
              <w:ind w:left="0" w:firstLine="0"/>
              <w:jc w:val="left"/>
            </w:pPr>
            <w:r>
              <w:t>-</w:t>
            </w:r>
          </w:p>
        </w:tc>
      </w:tr>
      <w:tr w:rsidR="00174C4D" w14:paraId="0BE917D6" w14:textId="77777777" w:rsidTr="2DFBA46F">
        <w:trPr>
          <w:trHeight w:val="450"/>
        </w:trPr>
        <w:tc>
          <w:tcPr>
            <w:tcW w:w="794" w:type="dxa"/>
            <w:tcBorders>
              <w:top w:val="nil"/>
              <w:left w:val="nil"/>
              <w:bottom w:val="nil"/>
              <w:right w:val="nil"/>
            </w:tcBorders>
          </w:tcPr>
          <w:p w14:paraId="0BE917D2"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7D3"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7D4" w14:textId="77777777" w:rsidR="00174C4D" w:rsidRDefault="008F760C">
            <w:pPr>
              <w:spacing w:after="0" w:line="259" w:lineRule="auto"/>
              <w:ind w:left="0" w:firstLine="0"/>
              <w:jc w:val="left"/>
            </w:pPr>
            <w:r>
              <w:t xml:space="preserve">Typic </w:t>
            </w:r>
          </w:p>
        </w:tc>
        <w:tc>
          <w:tcPr>
            <w:tcW w:w="2268" w:type="dxa"/>
            <w:gridSpan w:val="2"/>
            <w:tcBorders>
              <w:top w:val="nil"/>
              <w:left w:val="nil"/>
              <w:bottom w:val="nil"/>
              <w:right w:val="nil"/>
            </w:tcBorders>
          </w:tcPr>
          <w:p w14:paraId="0BE917D5" w14:textId="77777777" w:rsidR="00174C4D" w:rsidRDefault="008F760C">
            <w:pPr>
              <w:spacing w:after="0" w:line="259" w:lineRule="auto"/>
              <w:ind w:left="0" w:firstLine="0"/>
              <w:jc w:val="left"/>
            </w:pPr>
            <w:r>
              <w:t>-</w:t>
            </w:r>
          </w:p>
        </w:tc>
      </w:tr>
      <w:tr w:rsidR="00174C4D" w14:paraId="0BE917DB" w14:textId="77777777" w:rsidTr="2DFBA46F">
        <w:trPr>
          <w:trHeight w:val="450"/>
        </w:trPr>
        <w:tc>
          <w:tcPr>
            <w:tcW w:w="794" w:type="dxa"/>
            <w:tcBorders>
              <w:top w:val="nil"/>
              <w:left w:val="nil"/>
              <w:bottom w:val="nil"/>
              <w:right w:val="nil"/>
            </w:tcBorders>
            <w:vAlign w:val="bottom"/>
          </w:tcPr>
          <w:p w14:paraId="0BE917D7" w14:textId="77777777" w:rsidR="00174C4D" w:rsidRDefault="008F760C">
            <w:pPr>
              <w:spacing w:after="0" w:line="259" w:lineRule="auto"/>
              <w:ind w:left="0" w:firstLine="0"/>
              <w:jc w:val="left"/>
            </w:pPr>
            <w:r>
              <w:rPr>
                <w:b/>
              </w:rPr>
              <w:t xml:space="preserve">GS  </w:t>
            </w:r>
            <w:r>
              <w:t xml:space="preserve"> </w:t>
            </w:r>
          </w:p>
        </w:tc>
        <w:tc>
          <w:tcPr>
            <w:tcW w:w="2608" w:type="dxa"/>
            <w:tcBorders>
              <w:top w:val="nil"/>
              <w:left w:val="nil"/>
              <w:bottom w:val="nil"/>
              <w:right w:val="nil"/>
            </w:tcBorders>
            <w:vAlign w:val="bottom"/>
          </w:tcPr>
          <w:p w14:paraId="0BE917D8" w14:textId="77777777" w:rsidR="00174C4D" w:rsidRDefault="008F760C">
            <w:pPr>
              <w:spacing w:after="0" w:line="259" w:lineRule="auto"/>
              <w:ind w:left="0" w:firstLine="0"/>
              <w:jc w:val="left"/>
            </w:pPr>
            <w:r>
              <w:t xml:space="preserve">Sandy </w:t>
            </w:r>
          </w:p>
        </w:tc>
        <w:tc>
          <w:tcPr>
            <w:tcW w:w="2834" w:type="dxa"/>
            <w:tcBorders>
              <w:top w:val="nil"/>
              <w:left w:val="nil"/>
              <w:bottom w:val="nil"/>
              <w:right w:val="nil"/>
            </w:tcBorders>
            <w:vAlign w:val="bottom"/>
          </w:tcPr>
          <w:p w14:paraId="0BE917D9" w14:textId="77777777" w:rsidR="00174C4D" w:rsidRDefault="008F760C">
            <w:pPr>
              <w:spacing w:after="0" w:line="259" w:lineRule="auto"/>
              <w:ind w:left="0" w:firstLine="0"/>
              <w:jc w:val="left"/>
            </w:pPr>
            <w:r>
              <w:t xml:space="preserve">Peaty </w:t>
            </w:r>
          </w:p>
        </w:tc>
        <w:tc>
          <w:tcPr>
            <w:tcW w:w="2268" w:type="dxa"/>
            <w:gridSpan w:val="2"/>
            <w:tcBorders>
              <w:top w:val="nil"/>
              <w:left w:val="nil"/>
              <w:bottom w:val="nil"/>
              <w:right w:val="nil"/>
            </w:tcBorders>
            <w:vAlign w:val="bottom"/>
          </w:tcPr>
          <w:p w14:paraId="0BE917DA" w14:textId="77777777" w:rsidR="00174C4D" w:rsidRDefault="008F760C">
            <w:pPr>
              <w:spacing w:after="0" w:line="259" w:lineRule="auto"/>
              <w:ind w:left="0" w:firstLine="0"/>
              <w:jc w:val="left"/>
            </w:pPr>
            <w:r>
              <w:t>-</w:t>
            </w:r>
          </w:p>
        </w:tc>
      </w:tr>
      <w:tr w:rsidR="00174C4D" w14:paraId="0BE917E0" w14:textId="77777777" w:rsidTr="2DFBA46F">
        <w:trPr>
          <w:trHeight w:val="300"/>
        </w:trPr>
        <w:tc>
          <w:tcPr>
            <w:tcW w:w="794" w:type="dxa"/>
            <w:tcBorders>
              <w:top w:val="nil"/>
              <w:left w:val="nil"/>
              <w:bottom w:val="nil"/>
              <w:right w:val="nil"/>
            </w:tcBorders>
          </w:tcPr>
          <w:p w14:paraId="0BE917DC"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7DD"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7DE" w14:textId="77777777" w:rsidR="00174C4D" w:rsidRDefault="008F760C">
            <w:pPr>
              <w:spacing w:after="0" w:line="259" w:lineRule="auto"/>
              <w:ind w:left="0" w:firstLine="0"/>
              <w:jc w:val="left"/>
            </w:pPr>
            <w:r>
              <w:t xml:space="preserve">Saline </w:t>
            </w:r>
          </w:p>
        </w:tc>
        <w:tc>
          <w:tcPr>
            <w:tcW w:w="2268" w:type="dxa"/>
            <w:gridSpan w:val="2"/>
            <w:tcBorders>
              <w:top w:val="nil"/>
              <w:left w:val="nil"/>
              <w:bottom w:val="nil"/>
              <w:right w:val="nil"/>
            </w:tcBorders>
          </w:tcPr>
          <w:p w14:paraId="0BE917DF" w14:textId="77777777" w:rsidR="00174C4D" w:rsidRDefault="008F760C">
            <w:pPr>
              <w:spacing w:after="0" w:line="259" w:lineRule="auto"/>
              <w:ind w:left="0" w:firstLine="0"/>
              <w:jc w:val="left"/>
            </w:pPr>
            <w:r>
              <w:t>-</w:t>
            </w:r>
          </w:p>
        </w:tc>
      </w:tr>
      <w:tr w:rsidR="00174C4D" w14:paraId="0BE917E5" w14:textId="77777777" w:rsidTr="2DFBA46F">
        <w:trPr>
          <w:trHeight w:val="300"/>
        </w:trPr>
        <w:tc>
          <w:tcPr>
            <w:tcW w:w="794" w:type="dxa"/>
            <w:tcBorders>
              <w:top w:val="nil"/>
              <w:left w:val="nil"/>
              <w:bottom w:val="nil"/>
              <w:right w:val="nil"/>
            </w:tcBorders>
          </w:tcPr>
          <w:p w14:paraId="0BE917E1"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7E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7E3" w14:textId="77777777" w:rsidR="00174C4D" w:rsidRDefault="008F760C">
            <w:pPr>
              <w:spacing w:after="0" w:line="259" w:lineRule="auto"/>
              <w:ind w:left="0" w:firstLine="0"/>
              <w:jc w:val="left"/>
            </w:pPr>
            <w:r>
              <w:t xml:space="preserve">Concretionary </w:t>
            </w:r>
          </w:p>
        </w:tc>
        <w:tc>
          <w:tcPr>
            <w:tcW w:w="2268" w:type="dxa"/>
            <w:gridSpan w:val="2"/>
            <w:tcBorders>
              <w:top w:val="nil"/>
              <w:left w:val="nil"/>
              <w:bottom w:val="nil"/>
              <w:right w:val="nil"/>
            </w:tcBorders>
          </w:tcPr>
          <w:p w14:paraId="0BE917E4" w14:textId="77777777" w:rsidR="00174C4D" w:rsidRDefault="008F760C">
            <w:pPr>
              <w:spacing w:after="0" w:line="259" w:lineRule="auto"/>
              <w:ind w:left="0" w:firstLine="0"/>
              <w:jc w:val="left"/>
            </w:pPr>
            <w:r>
              <w:t>Carnarvon</w:t>
            </w:r>
          </w:p>
        </w:tc>
      </w:tr>
      <w:tr w:rsidR="00174C4D" w14:paraId="0BE917EA" w14:textId="77777777" w:rsidTr="2DFBA46F">
        <w:trPr>
          <w:trHeight w:val="300"/>
        </w:trPr>
        <w:tc>
          <w:tcPr>
            <w:tcW w:w="794" w:type="dxa"/>
            <w:tcBorders>
              <w:top w:val="nil"/>
              <w:left w:val="nil"/>
              <w:bottom w:val="nil"/>
              <w:right w:val="nil"/>
            </w:tcBorders>
          </w:tcPr>
          <w:p w14:paraId="0BE917E6"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7E7"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7E8" w14:textId="77777777" w:rsidR="00174C4D" w:rsidRDefault="008F760C">
            <w:pPr>
              <w:spacing w:after="0" w:line="259" w:lineRule="auto"/>
              <w:ind w:left="0" w:firstLine="0"/>
              <w:jc w:val="left"/>
            </w:pPr>
            <w:r>
              <w:t xml:space="preserve">Acidic </w:t>
            </w:r>
          </w:p>
        </w:tc>
        <w:tc>
          <w:tcPr>
            <w:tcW w:w="2268" w:type="dxa"/>
            <w:gridSpan w:val="2"/>
            <w:tcBorders>
              <w:top w:val="nil"/>
              <w:left w:val="nil"/>
              <w:bottom w:val="nil"/>
              <w:right w:val="nil"/>
            </w:tcBorders>
          </w:tcPr>
          <w:p w14:paraId="0BE917E9" w14:textId="77777777" w:rsidR="00174C4D" w:rsidRDefault="008F760C">
            <w:pPr>
              <w:spacing w:after="0" w:line="259" w:lineRule="auto"/>
              <w:ind w:left="0" w:firstLine="0"/>
              <w:jc w:val="left"/>
            </w:pPr>
            <w:r>
              <w:t xml:space="preserve">Berwick </w:t>
            </w:r>
          </w:p>
        </w:tc>
      </w:tr>
      <w:tr w:rsidR="00174C4D" w14:paraId="0BE917EF" w14:textId="77777777" w:rsidTr="2DFBA46F">
        <w:trPr>
          <w:trHeight w:val="450"/>
        </w:trPr>
        <w:tc>
          <w:tcPr>
            <w:tcW w:w="794" w:type="dxa"/>
            <w:tcBorders>
              <w:top w:val="nil"/>
              <w:left w:val="nil"/>
              <w:bottom w:val="nil"/>
              <w:right w:val="nil"/>
            </w:tcBorders>
          </w:tcPr>
          <w:p w14:paraId="0BE917EB"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7EC"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7ED" w14:textId="77777777" w:rsidR="00174C4D" w:rsidRDefault="008F760C">
            <w:pPr>
              <w:spacing w:after="0" w:line="259" w:lineRule="auto"/>
              <w:ind w:left="0" w:firstLine="0"/>
              <w:jc w:val="left"/>
            </w:pPr>
            <w:r>
              <w:t xml:space="preserve">Typic </w:t>
            </w:r>
          </w:p>
        </w:tc>
        <w:tc>
          <w:tcPr>
            <w:tcW w:w="2268" w:type="dxa"/>
            <w:gridSpan w:val="2"/>
            <w:tcBorders>
              <w:top w:val="nil"/>
              <w:left w:val="nil"/>
              <w:bottom w:val="nil"/>
              <w:right w:val="nil"/>
            </w:tcBorders>
          </w:tcPr>
          <w:p w14:paraId="0BE917EE" w14:textId="77777777" w:rsidR="00174C4D" w:rsidRDefault="008F760C">
            <w:pPr>
              <w:spacing w:after="0" w:line="259" w:lineRule="auto"/>
              <w:ind w:left="0" w:firstLine="0"/>
              <w:jc w:val="left"/>
            </w:pPr>
            <w:proofErr w:type="spellStart"/>
            <w:r>
              <w:t>Pukepuke</w:t>
            </w:r>
            <w:proofErr w:type="spellEnd"/>
          </w:p>
        </w:tc>
      </w:tr>
      <w:tr w:rsidR="00174C4D" w14:paraId="0BE917F4" w14:textId="77777777" w:rsidTr="2DFBA46F">
        <w:trPr>
          <w:trHeight w:val="450"/>
        </w:trPr>
        <w:tc>
          <w:tcPr>
            <w:tcW w:w="794" w:type="dxa"/>
            <w:tcBorders>
              <w:top w:val="nil"/>
              <w:left w:val="nil"/>
              <w:bottom w:val="nil"/>
              <w:right w:val="nil"/>
            </w:tcBorders>
            <w:vAlign w:val="bottom"/>
          </w:tcPr>
          <w:p w14:paraId="0BE917F0" w14:textId="77777777" w:rsidR="00174C4D" w:rsidRDefault="008F760C">
            <w:pPr>
              <w:spacing w:after="0" w:line="259" w:lineRule="auto"/>
              <w:ind w:left="0" w:firstLine="0"/>
              <w:jc w:val="left"/>
            </w:pPr>
            <w:r>
              <w:rPr>
                <w:b/>
              </w:rPr>
              <w:t xml:space="preserve">GX  </w:t>
            </w:r>
            <w:r>
              <w:t xml:space="preserve"> </w:t>
            </w:r>
          </w:p>
        </w:tc>
        <w:tc>
          <w:tcPr>
            <w:tcW w:w="2608" w:type="dxa"/>
            <w:tcBorders>
              <w:top w:val="nil"/>
              <w:left w:val="nil"/>
              <w:bottom w:val="nil"/>
              <w:right w:val="nil"/>
            </w:tcBorders>
            <w:vAlign w:val="bottom"/>
          </w:tcPr>
          <w:p w14:paraId="0BE917F1" w14:textId="77777777" w:rsidR="00174C4D" w:rsidRDefault="008F760C">
            <w:pPr>
              <w:spacing w:after="0" w:line="259" w:lineRule="auto"/>
              <w:ind w:left="0" w:firstLine="0"/>
              <w:jc w:val="left"/>
            </w:pPr>
            <w:r>
              <w:t xml:space="preserve">Oxidic </w:t>
            </w:r>
          </w:p>
        </w:tc>
        <w:tc>
          <w:tcPr>
            <w:tcW w:w="2834" w:type="dxa"/>
            <w:tcBorders>
              <w:top w:val="nil"/>
              <w:left w:val="nil"/>
              <w:bottom w:val="nil"/>
              <w:right w:val="nil"/>
            </w:tcBorders>
            <w:vAlign w:val="bottom"/>
          </w:tcPr>
          <w:p w14:paraId="0BE917F2" w14:textId="77777777" w:rsidR="00174C4D" w:rsidRDefault="008F760C">
            <w:pPr>
              <w:spacing w:after="0" w:line="259" w:lineRule="auto"/>
              <w:ind w:left="0" w:firstLine="0"/>
              <w:jc w:val="left"/>
            </w:pPr>
            <w:r>
              <w:t xml:space="preserve">Nodular </w:t>
            </w:r>
          </w:p>
        </w:tc>
        <w:tc>
          <w:tcPr>
            <w:tcW w:w="2268" w:type="dxa"/>
            <w:gridSpan w:val="2"/>
            <w:tcBorders>
              <w:top w:val="nil"/>
              <w:left w:val="nil"/>
              <w:bottom w:val="nil"/>
              <w:right w:val="nil"/>
            </w:tcBorders>
            <w:vAlign w:val="bottom"/>
          </w:tcPr>
          <w:p w14:paraId="0BE917F3" w14:textId="77777777" w:rsidR="00174C4D" w:rsidRDefault="008F760C">
            <w:pPr>
              <w:spacing w:after="0" w:line="259" w:lineRule="auto"/>
              <w:ind w:left="0" w:firstLine="0"/>
              <w:jc w:val="left"/>
            </w:pPr>
            <w:r>
              <w:t xml:space="preserve">pt. </w:t>
            </w:r>
            <w:proofErr w:type="spellStart"/>
            <w:r>
              <w:t>Kapiro</w:t>
            </w:r>
            <w:proofErr w:type="spellEnd"/>
          </w:p>
        </w:tc>
      </w:tr>
      <w:tr w:rsidR="00174C4D" w14:paraId="0BE917F9" w14:textId="77777777" w:rsidTr="2DFBA46F">
        <w:trPr>
          <w:trHeight w:val="450"/>
        </w:trPr>
        <w:tc>
          <w:tcPr>
            <w:tcW w:w="794" w:type="dxa"/>
            <w:tcBorders>
              <w:top w:val="nil"/>
              <w:left w:val="nil"/>
              <w:bottom w:val="nil"/>
              <w:right w:val="nil"/>
            </w:tcBorders>
          </w:tcPr>
          <w:p w14:paraId="0BE917F5"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7F6" w14:textId="77777777" w:rsidR="00174C4D" w:rsidRDefault="008F760C">
            <w:pPr>
              <w:spacing w:after="0" w:line="259" w:lineRule="auto"/>
              <w:ind w:left="0" w:firstLine="0"/>
              <w:jc w:val="left"/>
            </w:pPr>
            <w:r>
              <w:t xml:space="preserve">Typic </w:t>
            </w:r>
          </w:p>
        </w:tc>
        <w:tc>
          <w:tcPr>
            <w:tcW w:w="2834" w:type="dxa"/>
            <w:tcBorders>
              <w:top w:val="nil"/>
              <w:left w:val="nil"/>
              <w:bottom w:val="nil"/>
              <w:right w:val="nil"/>
            </w:tcBorders>
          </w:tcPr>
          <w:p w14:paraId="0BE917F7" w14:textId="597A0935" w:rsidR="00174C4D" w:rsidRDefault="00174C4D">
            <w:pPr>
              <w:spacing w:after="0" w:line="259" w:lineRule="auto"/>
              <w:ind w:left="0" w:firstLine="0"/>
              <w:jc w:val="left"/>
            </w:pPr>
          </w:p>
        </w:tc>
        <w:tc>
          <w:tcPr>
            <w:tcW w:w="2268" w:type="dxa"/>
            <w:gridSpan w:val="2"/>
            <w:tcBorders>
              <w:top w:val="nil"/>
              <w:left w:val="nil"/>
              <w:bottom w:val="nil"/>
              <w:right w:val="nil"/>
            </w:tcBorders>
          </w:tcPr>
          <w:p w14:paraId="0BE917F8" w14:textId="25B0505E" w:rsidR="00174C4D" w:rsidRDefault="40D47C3F" w:rsidP="2DFBA46F">
            <w:pPr>
              <w:spacing w:after="160" w:line="259" w:lineRule="auto"/>
              <w:ind w:left="0" w:firstLine="0"/>
              <w:jc w:val="left"/>
            </w:pPr>
            <w:ins w:id="1392" w:author="Andre Eger" w:date="2023-08-15T01:59:00Z">
              <w:r>
                <w:t xml:space="preserve">pt. </w:t>
              </w:r>
              <w:proofErr w:type="spellStart"/>
              <w:r>
                <w:t>Waipapa</w:t>
              </w:r>
            </w:ins>
            <w:proofErr w:type="spellEnd"/>
          </w:p>
        </w:tc>
      </w:tr>
      <w:tr w:rsidR="00174C4D" w14:paraId="0BE917FE" w14:textId="77777777" w:rsidTr="2DFBA46F">
        <w:trPr>
          <w:trHeight w:val="450"/>
        </w:trPr>
        <w:tc>
          <w:tcPr>
            <w:tcW w:w="794" w:type="dxa"/>
            <w:tcBorders>
              <w:top w:val="nil"/>
              <w:left w:val="nil"/>
              <w:bottom w:val="nil"/>
              <w:right w:val="nil"/>
            </w:tcBorders>
            <w:vAlign w:val="bottom"/>
          </w:tcPr>
          <w:p w14:paraId="0BE917FA" w14:textId="77777777" w:rsidR="00174C4D" w:rsidRDefault="008F760C" w:rsidP="003C58F3">
            <w:pPr>
              <w:spacing w:after="0" w:line="259" w:lineRule="auto"/>
              <w:ind w:left="0" w:firstLine="0"/>
              <w:jc w:val="left"/>
            </w:pPr>
            <w:r>
              <w:rPr>
                <w:b/>
              </w:rPr>
              <w:lastRenderedPageBreak/>
              <w:t>G</w:t>
            </w:r>
            <w:r w:rsidR="003C58F3">
              <w:rPr>
                <w:b/>
              </w:rPr>
              <w:t>R</w:t>
            </w:r>
            <w:r>
              <w:rPr>
                <w:b/>
              </w:rPr>
              <w:t xml:space="preserve">  </w:t>
            </w:r>
            <w:r>
              <w:t xml:space="preserve"> </w:t>
            </w:r>
          </w:p>
        </w:tc>
        <w:tc>
          <w:tcPr>
            <w:tcW w:w="2608" w:type="dxa"/>
            <w:tcBorders>
              <w:top w:val="nil"/>
              <w:left w:val="nil"/>
              <w:bottom w:val="nil"/>
              <w:right w:val="nil"/>
            </w:tcBorders>
            <w:vAlign w:val="bottom"/>
          </w:tcPr>
          <w:p w14:paraId="0BE917FB" w14:textId="77777777" w:rsidR="00174C4D" w:rsidRDefault="008F760C">
            <w:pPr>
              <w:spacing w:after="0" w:line="259" w:lineRule="auto"/>
              <w:ind w:left="0" w:firstLine="0"/>
              <w:jc w:val="left"/>
            </w:pPr>
            <w:r>
              <w:t xml:space="preserve">Recent </w:t>
            </w:r>
          </w:p>
        </w:tc>
        <w:tc>
          <w:tcPr>
            <w:tcW w:w="2834" w:type="dxa"/>
            <w:tcBorders>
              <w:top w:val="nil"/>
              <w:left w:val="nil"/>
              <w:bottom w:val="nil"/>
              <w:right w:val="nil"/>
            </w:tcBorders>
            <w:vAlign w:val="bottom"/>
          </w:tcPr>
          <w:p w14:paraId="0BE917FC" w14:textId="77777777" w:rsidR="00174C4D" w:rsidRDefault="008F760C">
            <w:pPr>
              <w:spacing w:after="0" w:line="259" w:lineRule="auto"/>
              <w:ind w:left="0" w:firstLine="0"/>
              <w:jc w:val="left"/>
            </w:pPr>
            <w:r>
              <w:t xml:space="preserve">Peaty </w:t>
            </w:r>
          </w:p>
        </w:tc>
        <w:tc>
          <w:tcPr>
            <w:tcW w:w="2268" w:type="dxa"/>
            <w:gridSpan w:val="2"/>
            <w:tcBorders>
              <w:top w:val="nil"/>
              <w:left w:val="nil"/>
              <w:bottom w:val="nil"/>
              <w:right w:val="nil"/>
            </w:tcBorders>
            <w:vAlign w:val="bottom"/>
          </w:tcPr>
          <w:p w14:paraId="0BE917FD" w14:textId="77777777" w:rsidR="00174C4D" w:rsidRDefault="008F760C">
            <w:pPr>
              <w:spacing w:after="0" w:line="259" w:lineRule="auto"/>
              <w:ind w:left="0" w:firstLine="0"/>
              <w:jc w:val="left"/>
            </w:pPr>
            <w:proofErr w:type="spellStart"/>
            <w:r>
              <w:t>Kakawa</w:t>
            </w:r>
            <w:proofErr w:type="spellEnd"/>
          </w:p>
        </w:tc>
      </w:tr>
      <w:tr w:rsidR="00174C4D" w14:paraId="0BE91803" w14:textId="77777777" w:rsidTr="2DFBA46F">
        <w:trPr>
          <w:trHeight w:val="300"/>
        </w:trPr>
        <w:tc>
          <w:tcPr>
            <w:tcW w:w="794" w:type="dxa"/>
            <w:tcBorders>
              <w:top w:val="nil"/>
              <w:left w:val="nil"/>
              <w:bottom w:val="nil"/>
              <w:right w:val="nil"/>
            </w:tcBorders>
          </w:tcPr>
          <w:p w14:paraId="0BE917FF"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800"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01" w14:textId="77777777" w:rsidR="00174C4D" w:rsidRDefault="008F760C">
            <w:pPr>
              <w:spacing w:after="0" w:line="259" w:lineRule="auto"/>
              <w:ind w:left="0" w:firstLine="0"/>
              <w:jc w:val="left"/>
            </w:pPr>
            <w:r>
              <w:t xml:space="preserve">Fluid </w:t>
            </w:r>
          </w:p>
        </w:tc>
        <w:tc>
          <w:tcPr>
            <w:tcW w:w="2268" w:type="dxa"/>
            <w:gridSpan w:val="2"/>
            <w:tcBorders>
              <w:top w:val="nil"/>
              <w:left w:val="nil"/>
              <w:bottom w:val="nil"/>
              <w:right w:val="nil"/>
            </w:tcBorders>
          </w:tcPr>
          <w:p w14:paraId="0BE91802" w14:textId="77777777" w:rsidR="00174C4D" w:rsidRDefault="008F760C">
            <w:pPr>
              <w:spacing w:after="0" w:line="259" w:lineRule="auto"/>
              <w:ind w:left="0" w:firstLine="0"/>
              <w:jc w:val="left"/>
            </w:pPr>
            <w:r>
              <w:t>-</w:t>
            </w:r>
          </w:p>
        </w:tc>
      </w:tr>
      <w:tr w:rsidR="00174C4D" w14:paraId="0BE91808" w14:textId="77777777" w:rsidTr="2DFBA46F">
        <w:trPr>
          <w:trHeight w:val="385"/>
        </w:trPr>
        <w:tc>
          <w:tcPr>
            <w:tcW w:w="794" w:type="dxa"/>
            <w:tcBorders>
              <w:top w:val="nil"/>
              <w:left w:val="nil"/>
              <w:bottom w:val="nil"/>
              <w:right w:val="nil"/>
            </w:tcBorders>
          </w:tcPr>
          <w:p w14:paraId="0BE91804"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805"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06" w14:textId="77777777" w:rsidR="00174C4D" w:rsidRDefault="008F760C">
            <w:pPr>
              <w:spacing w:after="0" w:line="259" w:lineRule="auto"/>
              <w:ind w:left="0" w:firstLine="0"/>
              <w:jc w:val="left"/>
            </w:pPr>
            <w:r>
              <w:t xml:space="preserve">Saline </w:t>
            </w:r>
          </w:p>
        </w:tc>
        <w:tc>
          <w:tcPr>
            <w:tcW w:w="2268" w:type="dxa"/>
            <w:gridSpan w:val="2"/>
            <w:tcBorders>
              <w:top w:val="nil"/>
              <w:left w:val="nil"/>
              <w:bottom w:val="nil"/>
              <w:right w:val="nil"/>
            </w:tcBorders>
          </w:tcPr>
          <w:p w14:paraId="0BE91807" w14:textId="020F66BB" w:rsidR="00174C4D" w:rsidRDefault="008F760C">
            <w:pPr>
              <w:spacing w:after="0" w:line="259" w:lineRule="auto"/>
              <w:ind w:left="0" w:firstLine="0"/>
              <w:jc w:val="left"/>
            </w:pPr>
            <w:proofErr w:type="spellStart"/>
            <w:r>
              <w:t>P</w:t>
            </w:r>
            <w:r w:rsidR="00305AE9">
              <w:t>ā</w:t>
            </w:r>
            <w:r>
              <w:t>uatahanui</w:t>
            </w:r>
            <w:proofErr w:type="spellEnd"/>
          </w:p>
        </w:tc>
      </w:tr>
      <w:tr w:rsidR="00174C4D" w14:paraId="0BE9180D" w14:textId="77777777" w:rsidTr="2DFBA46F">
        <w:trPr>
          <w:trHeight w:val="293"/>
        </w:trPr>
        <w:tc>
          <w:tcPr>
            <w:tcW w:w="794" w:type="dxa"/>
            <w:tcBorders>
              <w:top w:val="nil"/>
              <w:left w:val="nil"/>
              <w:bottom w:val="nil"/>
              <w:right w:val="nil"/>
            </w:tcBorders>
          </w:tcPr>
          <w:p w14:paraId="0BE91809"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80A"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80B" w14:textId="77777777" w:rsidR="00174C4D" w:rsidRDefault="008F760C">
            <w:pPr>
              <w:spacing w:after="0" w:line="259" w:lineRule="auto"/>
              <w:ind w:left="0" w:firstLine="0"/>
              <w:jc w:val="left"/>
            </w:pPr>
            <w:r>
              <w:t xml:space="preserve">Calcareous  </w:t>
            </w:r>
          </w:p>
        </w:tc>
        <w:tc>
          <w:tcPr>
            <w:tcW w:w="2268" w:type="dxa"/>
            <w:gridSpan w:val="2"/>
            <w:tcBorders>
              <w:top w:val="nil"/>
              <w:left w:val="nil"/>
              <w:bottom w:val="nil"/>
              <w:right w:val="nil"/>
            </w:tcBorders>
          </w:tcPr>
          <w:p w14:paraId="0BE9180C" w14:textId="77777777" w:rsidR="00174C4D" w:rsidRDefault="008F760C">
            <w:pPr>
              <w:spacing w:after="0" w:line="259" w:lineRule="auto"/>
              <w:ind w:left="0" w:firstLine="0"/>
              <w:jc w:val="left"/>
            </w:pPr>
            <w:r>
              <w:t>Ahuriri</w:t>
            </w:r>
          </w:p>
        </w:tc>
      </w:tr>
      <w:tr w:rsidR="00174C4D" w14:paraId="0BE91811" w14:textId="77777777" w:rsidTr="2DFBA46F">
        <w:trPr>
          <w:gridAfter w:val="1"/>
          <w:wAfter w:w="841" w:type="dxa"/>
          <w:trHeight w:val="293"/>
        </w:trPr>
        <w:tc>
          <w:tcPr>
            <w:tcW w:w="3402" w:type="dxa"/>
            <w:gridSpan w:val="2"/>
            <w:tcBorders>
              <w:top w:val="nil"/>
              <w:left w:val="nil"/>
              <w:bottom w:val="nil"/>
              <w:right w:val="nil"/>
            </w:tcBorders>
          </w:tcPr>
          <w:p w14:paraId="0BE9180E" w14:textId="0E64C3D2" w:rsidR="00174C4D" w:rsidRDefault="008F760C">
            <w:pPr>
              <w:spacing w:after="0" w:line="259" w:lineRule="auto"/>
              <w:ind w:left="0" w:firstLine="0"/>
              <w:jc w:val="left"/>
            </w:pPr>
            <w:r>
              <w:rPr>
                <w:b/>
              </w:rPr>
              <w:t>G</w:t>
            </w:r>
            <w:r w:rsidR="007E35D6">
              <w:rPr>
                <w:b/>
              </w:rPr>
              <w:t>A</w:t>
            </w:r>
            <w:r>
              <w:rPr>
                <w:b/>
              </w:rPr>
              <w:t xml:space="preserve">  </w:t>
            </w:r>
            <w:r>
              <w:t xml:space="preserve"> Acid </w:t>
            </w:r>
          </w:p>
        </w:tc>
        <w:tc>
          <w:tcPr>
            <w:tcW w:w="2834" w:type="dxa"/>
            <w:tcBorders>
              <w:top w:val="nil"/>
              <w:left w:val="nil"/>
              <w:bottom w:val="nil"/>
              <w:right w:val="nil"/>
            </w:tcBorders>
          </w:tcPr>
          <w:p w14:paraId="0BE9180F" w14:textId="77777777" w:rsidR="00174C4D" w:rsidRDefault="008F760C">
            <w:pPr>
              <w:spacing w:after="0" w:line="259" w:lineRule="auto"/>
              <w:ind w:left="0" w:firstLine="0"/>
              <w:jc w:val="left"/>
            </w:pPr>
            <w:r>
              <w:t xml:space="preserve">Peaty </w:t>
            </w:r>
          </w:p>
        </w:tc>
        <w:tc>
          <w:tcPr>
            <w:tcW w:w="1427" w:type="dxa"/>
            <w:tcBorders>
              <w:top w:val="nil"/>
              <w:left w:val="nil"/>
              <w:bottom w:val="nil"/>
              <w:right w:val="nil"/>
            </w:tcBorders>
          </w:tcPr>
          <w:p w14:paraId="0BE91810" w14:textId="77777777" w:rsidR="00174C4D" w:rsidRDefault="008F760C">
            <w:pPr>
              <w:spacing w:after="0" w:line="259" w:lineRule="auto"/>
              <w:ind w:left="0" w:firstLine="0"/>
              <w:jc w:val="left"/>
            </w:pPr>
            <w:r>
              <w:t>-</w:t>
            </w:r>
          </w:p>
        </w:tc>
      </w:tr>
      <w:tr w:rsidR="00174C4D" w14:paraId="0BE91815" w14:textId="77777777" w:rsidTr="2DFBA46F">
        <w:trPr>
          <w:gridAfter w:val="1"/>
          <w:wAfter w:w="841" w:type="dxa"/>
          <w:trHeight w:val="300"/>
        </w:trPr>
        <w:tc>
          <w:tcPr>
            <w:tcW w:w="3402" w:type="dxa"/>
            <w:gridSpan w:val="2"/>
            <w:tcBorders>
              <w:top w:val="nil"/>
              <w:left w:val="nil"/>
              <w:bottom w:val="nil"/>
              <w:right w:val="nil"/>
            </w:tcBorders>
          </w:tcPr>
          <w:p w14:paraId="0BE9181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13" w14:textId="77777777" w:rsidR="00174C4D" w:rsidRDefault="008F760C">
            <w:pPr>
              <w:spacing w:after="0" w:line="259" w:lineRule="auto"/>
              <w:ind w:left="0" w:firstLine="0"/>
              <w:jc w:val="left"/>
            </w:pPr>
            <w:r>
              <w:t xml:space="preserve">Granular </w:t>
            </w:r>
          </w:p>
        </w:tc>
        <w:tc>
          <w:tcPr>
            <w:tcW w:w="1427" w:type="dxa"/>
            <w:tcBorders>
              <w:top w:val="nil"/>
              <w:left w:val="nil"/>
              <w:bottom w:val="nil"/>
              <w:right w:val="nil"/>
            </w:tcBorders>
          </w:tcPr>
          <w:p w14:paraId="0BE91814" w14:textId="77777777" w:rsidR="00174C4D" w:rsidRDefault="008F760C">
            <w:pPr>
              <w:spacing w:after="0" w:line="259" w:lineRule="auto"/>
              <w:ind w:left="0" w:firstLine="0"/>
              <w:jc w:val="left"/>
            </w:pPr>
            <w:r>
              <w:t>Te Hihi</w:t>
            </w:r>
          </w:p>
        </w:tc>
      </w:tr>
      <w:tr w:rsidR="00174C4D" w14:paraId="0BE91819" w14:textId="77777777" w:rsidTr="2DFBA46F">
        <w:trPr>
          <w:gridAfter w:val="1"/>
          <w:wAfter w:w="841" w:type="dxa"/>
          <w:trHeight w:val="300"/>
        </w:trPr>
        <w:tc>
          <w:tcPr>
            <w:tcW w:w="3402" w:type="dxa"/>
            <w:gridSpan w:val="2"/>
            <w:tcBorders>
              <w:top w:val="nil"/>
              <w:left w:val="nil"/>
              <w:bottom w:val="nil"/>
              <w:right w:val="nil"/>
            </w:tcBorders>
          </w:tcPr>
          <w:p w14:paraId="0BE9181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17" w14:textId="77777777" w:rsidR="00174C4D" w:rsidRDefault="008F760C">
            <w:pPr>
              <w:spacing w:after="0" w:line="259" w:lineRule="auto"/>
              <w:ind w:left="0" w:firstLine="0"/>
              <w:jc w:val="left"/>
            </w:pPr>
            <w:proofErr w:type="spellStart"/>
            <w:r>
              <w:t>Ultic</w:t>
            </w:r>
            <w:proofErr w:type="spellEnd"/>
            <w:r>
              <w:t xml:space="preserve"> </w:t>
            </w:r>
          </w:p>
        </w:tc>
        <w:tc>
          <w:tcPr>
            <w:tcW w:w="1427" w:type="dxa"/>
            <w:tcBorders>
              <w:top w:val="nil"/>
              <w:left w:val="nil"/>
              <w:bottom w:val="nil"/>
              <w:right w:val="nil"/>
            </w:tcBorders>
          </w:tcPr>
          <w:p w14:paraId="0BE91818" w14:textId="77777777" w:rsidR="00174C4D" w:rsidRDefault="008F760C">
            <w:pPr>
              <w:spacing w:after="0" w:line="259" w:lineRule="auto"/>
              <w:ind w:left="0" w:firstLine="0"/>
            </w:pPr>
            <w:r>
              <w:t xml:space="preserve">pt. </w:t>
            </w:r>
            <w:proofErr w:type="spellStart"/>
            <w:r>
              <w:t>Waikare</w:t>
            </w:r>
            <w:proofErr w:type="spellEnd"/>
          </w:p>
        </w:tc>
      </w:tr>
      <w:tr w:rsidR="00174C4D" w14:paraId="0BE9181D" w14:textId="77777777" w:rsidTr="2DFBA46F">
        <w:trPr>
          <w:gridAfter w:val="1"/>
          <w:wAfter w:w="841" w:type="dxa"/>
          <w:trHeight w:val="300"/>
        </w:trPr>
        <w:tc>
          <w:tcPr>
            <w:tcW w:w="3402" w:type="dxa"/>
            <w:gridSpan w:val="2"/>
            <w:tcBorders>
              <w:top w:val="nil"/>
              <w:left w:val="nil"/>
              <w:bottom w:val="nil"/>
              <w:right w:val="nil"/>
            </w:tcBorders>
          </w:tcPr>
          <w:p w14:paraId="0BE9181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1B" w14:textId="77777777" w:rsidR="00174C4D" w:rsidRDefault="008F760C">
            <w:pPr>
              <w:spacing w:after="0" w:line="259" w:lineRule="auto"/>
              <w:ind w:left="0" w:firstLine="0"/>
              <w:jc w:val="left"/>
            </w:pPr>
            <w:proofErr w:type="spellStart"/>
            <w:r>
              <w:t>Placic-humose</w:t>
            </w:r>
            <w:proofErr w:type="spellEnd"/>
            <w:r>
              <w:t xml:space="preserve"> </w:t>
            </w:r>
          </w:p>
        </w:tc>
        <w:tc>
          <w:tcPr>
            <w:tcW w:w="1427" w:type="dxa"/>
            <w:tcBorders>
              <w:top w:val="nil"/>
              <w:left w:val="nil"/>
              <w:bottom w:val="nil"/>
              <w:right w:val="nil"/>
            </w:tcBorders>
          </w:tcPr>
          <w:p w14:paraId="0BE9181C" w14:textId="77777777" w:rsidR="00174C4D" w:rsidRDefault="008F760C">
            <w:pPr>
              <w:spacing w:after="0" w:line="259" w:lineRule="auto"/>
              <w:ind w:left="0" w:firstLine="0"/>
            </w:pPr>
            <w:r>
              <w:t>pt. Flagstaff</w:t>
            </w:r>
          </w:p>
        </w:tc>
      </w:tr>
      <w:tr w:rsidR="00174C4D" w14:paraId="0BE91821" w14:textId="77777777" w:rsidTr="2DFBA46F">
        <w:trPr>
          <w:gridAfter w:val="1"/>
          <w:wAfter w:w="841" w:type="dxa"/>
          <w:trHeight w:val="300"/>
        </w:trPr>
        <w:tc>
          <w:tcPr>
            <w:tcW w:w="3402" w:type="dxa"/>
            <w:gridSpan w:val="2"/>
            <w:tcBorders>
              <w:top w:val="nil"/>
              <w:left w:val="nil"/>
              <w:bottom w:val="nil"/>
              <w:right w:val="nil"/>
            </w:tcBorders>
          </w:tcPr>
          <w:p w14:paraId="0BE9181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1F" w14:textId="77777777" w:rsidR="00174C4D" w:rsidRDefault="008F760C">
            <w:pPr>
              <w:spacing w:after="0" w:line="259" w:lineRule="auto"/>
              <w:ind w:left="0" w:firstLine="0"/>
              <w:jc w:val="left"/>
            </w:pPr>
            <w:proofErr w:type="spellStart"/>
            <w:r>
              <w:t>Humose</w:t>
            </w:r>
            <w:proofErr w:type="spellEnd"/>
            <w:r>
              <w:t xml:space="preserve"> </w:t>
            </w:r>
          </w:p>
        </w:tc>
        <w:tc>
          <w:tcPr>
            <w:tcW w:w="1427" w:type="dxa"/>
            <w:tcBorders>
              <w:top w:val="nil"/>
              <w:left w:val="nil"/>
              <w:bottom w:val="nil"/>
              <w:right w:val="nil"/>
            </w:tcBorders>
          </w:tcPr>
          <w:p w14:paraId="0BE91820" w14:textId="77777777" w:rsidR="00174C4D" w:rsidRDefault="008F760C">
            <w:pPr>
              <w:spacing w:after="0" w:line="259" w:lineRule="auto"/>
              <w:ind w:left="0" w:firstLine="0"/>
            </w:pPr>
            <w:r>
              <w:t>pt. Flagstaff</w:t>
            </w:r>
          </w:p>
        </w:tc>
      </w:tr>
      <w:tr w:rsidR="00174C4D" w14:paraId="0BE91825" w14:textId="77777777" w:rsidTr="2DFBA46F">
        <w:trPr>
          <w:gridAfter w:val="1"/>
          <w:wAfter w:w="841" w:type="dxa"/>
          <w:trHeight w:val="450"/>
        </w:trPr>
        <w:tc>
          <w:tcPr>
            <w:tcW w:w="3402" w:type="dxa"/>
            <w:gridSpan w:val="2"/>
            <w:tcBorders>
              <w:top w:val="nil"/>
              <w:left w:val="nil"/>
              <w:bottom w:val="nil"/>
              <w:right w:val="nil"/>
            </w:tcBorders>
          </w:tcPr>
          <w:p w14:paraId="0BE9182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23" w14:textId="77777777" w:rsidR="00174C4D" w:rsidRDefault="008F760C">
            <w:pPr>
              <w:spacing w:after="0" w:line="259" w:lineRule="auto"/>
              <w:ind w:left="0" w:firstLine="0"/>
              <w:jc w:val="left"/>
            </w:pPr>
            <w:r>
              <w:t xml:space="preserve">Typic </w:t>
            </w:r>
          </w:p>
        </w:tc>
        <w:tc>
          <w:tcPr>
            <w:tcW w:w="1427" w:type="dxa"/>
            <w:tcBorders>
              <w:top w:val="nil"/>
              <w:left w:val="nil"/>
              <w:bottom w:val="nil"/>
              <w:right w:val="nil"/>
            </w:tcBorders>
          </w:tcPr>
          <w:p w14:paraId="0BE91824" w14:textId="77777777" w:rsidR="00174C4D" w:rsidRDefault="008F760C">
            <w:pPr>
              <w:spacing w:after="0" w:line="259" w:lineRule="auto"/>
              <w:ind w:left="0" w:firstLine="0"/>
              <w:jc w:val="left"/>
            </w:pPr>
            <w:r>
              <w:t>Dacre</w:t>
            </w:r>
          </w:p>
        </w:tc>
      </w:tr>
      <w:tr w:rsidR="00174C4D" w14:paraId="0BE91829" w14:textId="77777777" w:rsidTr="2DFBA46F">
        <w:trPr>
          <w:gridAfter w:val="1"/>
          <w:wAfter w:w="841" w:type="dxa"/>
          <w:trHeight w:val="450"/>
        </w:trPr>
        <w:tc>
          <w:tcPr>
            <w:tcW w:w="3402" w:type="dxa"/>
            <w:gridSpan w:val="2"/>
            <w:tcBorders>
              <w:top w:val="nil"/>
              <w:left w:val="nil"/>
              <w:bottom w:val="nil"/>
              <w:right w:val="nil"/>
            </w:tcBorders>
            <w:vAlign w:val="bottom"/>
          </w:tcPr>
          <w:p w14:paraId="0BE9182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vAlign w:val="bottom"/>
          </w:tcPr>
          <w:p w14:paraId="0BE91827" w14:textId="77777777" w:rsidR="00174C4D" w:rsidRDefault="008F760C">
            <w:pPr>
              <w:spacing w:after="0" w:line="259" w:lineRule="auto"/>
              <w:ind w:left="0" w:firstLine="0"/>
              <w:jc w:val="left"/>
            </w:pPr>
            <w:r>
              <w:t xml:space="preserve">Acidic </w:t>
            </w:r>
          </w:p>
        </w:tc>
        <w:tc>
          <w:tcPr>
            <w:tcW w:w="1427" w:type="dxa"/>
            <w:tcBorders>
              <w:top w:val="nil"/>
              <w:left w:val="nil"/>
              <w:bottom w:val="nil"/>
              <w:right w:val="nil"/>
            </w:tcBorders>
            <w:vAlign w:val="bottom"/>
          </w:tcPr>
          <w:p w14:paraId="0BE91828" w14:textId="77777777" w:rsidR="00174C4D" w:rsidRDefault="008F760C">
            <w:pPr>
              <w:spacing w:after="0" w:line="259" w:lineRule="auto"/>
              <w:ind w:left="0" w:firstLine="0"/>
              <w:jc w:val="left"/>
            </w:pPr>
            <w:r>
              <w:t>Virgin</w:t>
            </w:r>
          </w:p>
        </w:tc>
      </w:tr>
      <w:tr w:rsidR="00174C4D" w14:paraId="0BE9182D" w14:textId="77777777" w:rsidTr="2DFBA46F">
        <w:trPr>
          <w:gridAfter w:val="1"/>
          <w:wAfter w:w="841" w:type="dxa"/>
          <w:trHeight w:val="450"/>
        </w:trPr>
        <w:tc>
          <w:tcPr>
            <w:tcW w:w="3402" w:type="dxa"/>
            <w:gridSpan w:val="2"/>
            <w:tcBorders>
              <w:top w:val="nil"/>
              <w:left w:val="nil"/>
              <w:bottom w:val="nil"/>
              <w:right w:val="nil"/>
            </w:tcBorders>
          </w:tcPr>
          <w:p w14:paraId="0BE9182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2B" w14:textId="77777777" w:rsidR="00174C4D" w:rsidRDefault="008F760C">
            <w:pPr>
              <w:spacing w:after="0" w:line="259" w:lineRule="auto"/>
              <w:ind w:left="0" w:firstLine="0"/>
              <w:jc w:val="left"/>
            </w:pPr>
            <w:r>
              <w:t xml:space="preserve">Typic </w:t>
            </w:r>
          </w:p>
        </w:tc>
        <w:tc>
          <w:tcPr>
            <w:tcW w:w="1427" w:type="dxa"/>
            <w:tcBorders>
              <w:top w:val="nil"/>
              <w:left w:val="nil"/>
              <w:bottom w:val="nil"/>
              <w:right w:val="nil"/>
            </w:tcBorders>
          </w:tcPr>
          <w:p w14:paraId="0BE9182C" w14:textId="77777777" w:rsidR="00174C4D" w:rsidRDefault="008F760C">
            <w:pPr>
              <w:spacing w:after="0" w:line="259" w:lineRule="auto"/>
              <w:ind w:left="0" w:firstLine="0"/>
              <w:jc w:val="left"/>
            </w:pPr>
            <w:r>
              <w:t>Hastings</w:t>
            </w:r>
          </w:p>
        </w:tc>
      </w:tr>
      <w:tr w:rsidR="00174C4D" w14:paraId="0BE91831" w14:textId="77777777" w:rsidTr="2DFBA46F">
        <w:trPr>
          <w:gridAfter w:val="1"/>
          <w:wAfter w:w="841" w:type="dxa"/>
          <w:trHeight w:val="450"/>
        </w:trPr>
        <w:tc>
          <w:tcPr>
            <w:tcW w:w="3402" w:type="dxa"/>
            <w:gridSpan w:val="2"/>
            <w:tcBorders>
              <w:top w:val="nil"/>
              <w:left w:val="nil"/>
              <w:bottom w:val="nil"/>
              <w:right w:val="nil"/>
            </w:tcBorders>
            <w:vAlign w:val="bottom"/>
          </w:tcPr>
          <w:p w14:paraId="0BE9182E" w14:textId="77777777" w:rsidR="00174C4D" w:rsidRDefault="008F760C">
            <w:pPr>
              <w:spacing w:after="0" w:line="259" w:lineRule="auto"/>
              <w:ind w:left="0" w:firstLine="0"/>
              <w:jc w:val="left"/>
            </w:pPr>
            <w:r>
              <w:rPr>
                <w:b/>
              </w:rPr>
              <w:t xml:space="preserve">GO  </w:t>
            </w:r>
            <w:r>
              <w:t xml:space="preserve"> Orthic </w:t>
            </w:r>
          </w:p>
        </w:tc>
        <w:tc>
          <w:tcPr>
            <w:tcW w:w="2834" w:type="dxa"/>
            <w:tcBorders>
              <w:top w:val="nil"/>
              <w:left w:val="nil"/>
              <w:bottom w:val="nil"/>
              <w:right w:val="nil"/>
            </w:tcBorders>
            <w:vAlign w:val="bottom"/>
          </w:tcPr>
          <w:p w14:paraId="0BE9182F" w14:textId="77777777" w:rsidR="00174C4D" w:rsidRDefault="008F760C">
            <w:pPr>
              <w:spacing w:after="0" w:line="259" w:lineRule="auto"/>
              <w:ind w:left="0" w:firstLine="0"/>
              <w:jc w:val="left"/>
            </w:pPr>
            <w:r>
              <w:t xml:space="preserve">Peaty </w:t>
            </w:r>
          </w:p>
        </w:tc>
        <w:tc>
          <w:tcPr>
            <w:tcW w:w="1427" w:type="dxa"/>
            <w:tcBorders>
              <w:top w:val="nil"/>
              <w:left w:val="nil"/>
              <w:bottom w:val="nil"/>
              <w:right w:val="nil"/>
            </w:tcBorders>
            <w:vAlign w:val="bottom"/>
          </w:tcPr>
          <w:p w14:paraId="0BE91830" w14:textId="77777777" w:rsidR="00174C4D" w:rsidRDefault="008F760C">
            <w:pPr>
              <w:spacing w:after="0" w:line="259" w:lineRule="auto"/>
              <w:ind w:left="0" w:firstLine="0"/>
              <w:jc w:val="left"/>
            </w:pPr>
            <w:proofErr w:type="spellStart"/>
            <w:r>
              <w:t>Waimairi</w:t>
            </w:r>
            <w:proofErr w:type="spellEnd"/>
          </w:p>
        </w:tc>
      </w:tr>
      <w:tr w:rsidR="00174C4D" w14:paraId="0BE91835" w14:textId="77777777" w:rsidTr="2DFBA46F">
        <w:trPr>
          <w:gridAfter w:val="1"/>
          <w:wAfter w:w="841" w:type="dxa"/>
          <w:trHeight w:val="300"/>
        </w:trPr>
        <w:tc>
          <w:tcPr>
            <w:tcW w:w="3402" w:type="dxa"/>
            <w:gridSpan w:val="2"/>
            <w:tcBorders>
              <w:top w:val="nil"/>
              <w:left w:val="nil"/>
              <w:bottom w:val="nil"/>
              <w:right w:val="nil"/>
            </w:tcBorders>
          </w:tcPr>
          <w:p w14:paraId="0BE9183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33" w14:textId="77777777" w:rsidR="00174C4D" w:rsidRDefault="008F760C">
            <w:pPr>
              <w:spacing w:after="0" w:line="259" w:lineRule="auto"/>
              <w:ind w:left="0" w:firstLine="0"/>
              <w:jc w:val="left"/>
            </w:pPr>
            <w:r>
              <w:t xml:space="preserve">Saline </w:t>
            </w:r>
          </w:p>
        </w:tc>
        <w:tc>
          <w:tcPr>
            <w:tcW w:w="1427" w:type="dxa"/>
            <w:tcBorders>
              <w:top w:val="nil"/>
              <w:left w:val="nil"/>
              <w:bottom w:val="nil"/>
              <w:right w:val="nil"/>
            </w:tcBorders>
          </w:tcPr>
          <w:p w14:paraId="0BE91834" w14:textId="77777777" w:rsidR="00174C4D" w:rsidRDefault="008F760C">
            <w:pPr>
              <w:spacing w:after="0" w:line="259" w:lineRule="auto"/>
              <w:ind w:left="0" w:firstLine="0"/>
              <w:jc w:val="left"/>
            </w:pPr>
            <w:r>
              <w:t>-</w:t>
            </w:r>
          </w:p>
        </w:tc>
      </w:tr>
      <w:tr w:rsidR="00174C4D" w14:paraId="0BE91839" w14:textId="77777777" w:rsidTr="2DFBA46F">
        <w:trPr>
          <w:gridAfter w:val="1"/>
          <w:wAfter w:w="841" w:type="dxa"/>
          <w:trHeight w:val="300"/>
        </w:trPr>
        <w:tc>
          <w:tcPr>
            <w:tcW w:w="3402" w:type="dxa"/>
            <w:gridSpan w:val="2"/>
            <w:tcBorders>
              <w:top w:val="nil"/>
              <w:left w:val="nil"/>
              <w:bottom w:val="nil"/>
              <w:right w:val="nil"/>
            </w:tcBorders>
          </w:tcPr>
          <w:p w14:paraId="0BE9183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37" w14:textId="77777777" w:rsidR="00174C4D" w:rsidRDefault="008F760C">
            <w:pPr>
              <w:spacing w:after="0" w:line="259" w:lineRule="auto"/>
              <w:ind w:left="0" w:firstLine="0"/>
              <w:jc w:val="left"/>
            </w:pPr>
            <w:r>
              <w:t xml:space="preserve">Calcareous </w:t>
            </w:r>
          </w:p>
        </w:tc>
        <w:tc>
          <w:tcPr>
            <w:tcW w:w="1427" w:type="dxa"/>
            <w:tcBorders>
              <w:top w:val="nil"/>
              <w:left w:val="nil"/>
              <w:bottom w:val="nil"/>
              <w:right w:val="nil"/>
            </w:tcBorders>
          </w:tcPr>
          <w:p w14:paraId="0BE91838" w14:textId="77777777" w:rsidR="00174C4D" w:rsidRDefault="008F760C">
            <w:pPr>
              <w:spacing w:after="0" w:line="259" w:lineRule="auto"/>
              <w:ind w:left="0" w:firstLine="0"/>
              <w:jc w:val="left"/>
            </w:pPr>
            <w:r>
              <w:t>Wainui</w:t>
            </w:r>
          </w:p>
        </w:tc>
      </w:tr>
      <w:tr w:rsidR="00174C4D" w14:paraId="0BE9183D" w14:textId="77777777" w:rsidTr="2DFBA46F">
        <w:trPr>
          <w:gridAfter w:val="1"/>
          <w:wAfter w:w="841" w:type="dxa"/>
          <w:trHeight w:val="300"/>
        </w:trPr>
        <w:tc>
          <w:tcPr>
            <w:tcW w:w="3402" w:type="dxa"/>
            <w:gridSpan w:val="2"/>
            <w:tcBorders>
              <w:top w:val="nil"/>
              <w:left w:val="nil"/>
              <w:bottom w:val="nil"/>
              <w:right w:val="nil"/>
            </w:tcBorders>
          </w:tcPr>
          <w:p w14:paraId="0BE9183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3B" w14:textId="77777777" w:rsidR="00174C4D" w:rsidRDefault="008F760C">
            <w:pPr>
              <w:spacing w:after="0" w:line="259" w:lineRule="auto"/>
              <w:ind w:left="0" w:firstLine="0"/>
              <w:jc w:val="left"/>
            </w:pPr>
            <w:r>
              <w:t xml:space="preserve">Ironstone </w:t>
            </w:r>
          </w:p>
        </w:tc>
        <w:tc>
          <w:tcPr>
            <w:tcW w:w="1427" w:type="dxa"/>
            <w:tcBorders>
              <w:top w:val="nil"/>
              <w:left w:val="nil"/>
              <w:bottom w:val="nil"/>
              <w:right w:val="nil"/>
            </w:tcBorders>
          </w:tcPr>
          <w:p w14:paraId="0BE9183C" w14:textId="77777777" w:rsidR="00174C4D" w:rsidRDefault="008F760C">
            <w:pPr>
              <w:spacing w:after="0" w:line="259" w:lineRule="auto"/>
              <w:ind w:left="0" w:firstLine="0"/>
              <w:jc w:val="left"/>
            </w:pPr>
            <w:proofErr w:type="spellStart"/>
            <w:r>
              <w:t>Okato</w:t>
            </w:r>
            <w:proofErr w:type="spellEnd"/>
          </w:p>
        </w:tc>
      </w:tr>
      <w:tr w:rsidR="00174C4D" w14:paraId="0BE91841" w14:textId="77777777" w:rsidTr="2DFBA46F">
        <w:trPr>
          <w:gridAfter w:val="1"/>
          <w:wAfter w:w="841" w:type="dxa"/>
          <w:trHeight w:val="300"/>
        </w:trPr>
        <w:tc>
          <w:tcPr>
            <w:tcW w:w="3402" w:type="dxa"/>
            <w:gridSpan w:val="2"/>
            <w:tcBorders>
              <w:top w:val="nil"/>
              <w:left w:val="nil"/>
              <w:bottom w:val="nil"/>
              <w:right w:val="nil"/>
            </w:tcBorders>
          </w:tcPr>
          <w:p w14:paraId="0BE9183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3F" w14:textId="77777777" w:rsidR="00174C4D" w:rsidRDefault="008F760C">
            <w:pPr>
              <w:spacing w:after="0" w:line="259" w:lineRule="auto"/>
              <w:ind w:left="0" w:firstLine="0"/>
              <w:jc w:val="left"/>
            </w:pPr>
            <w:r>
              <w:t xml:space="preserve">Melanic  </w:t>
            </w:r>
          </w:p>
        </w:tc>
        <w:tc>
          <w:tcPr>
            <w:tcW w:w="1427" w:type="dxa"/>
            <w:tcBorders>
              <w:top w:val="nil"/>
              <w:left w:val="nil"/>
              <w:bottom w:val="nil"/>
              <w:right w:val="nil"/>
            </w:tcBorders>
          </w:tcPr>
          <w:p w14:paraId="0BE91840" w14:textId="77777777" w:rsidR="00174C4D" w:rsidRDefault="008F760C">
            <w:pPr>
              <w:spacing w:after="0" w:line="259" w:lineRule="auto"/>
              <w:ind w:left="0" w:firstLine="0"/>
              <w:jc w:val="left"/>
            </w:pPr>
            <w:r>
              <w:t>Netherton</w:t>
            </w:r>
          </w:p>
        </w:tc>
      </w:tr>
      <w:tr w:rsidR="00174C4D" w14:paraId="0BE91845" w14:textId="77777777" w:rsidTr="2DFBA46F">
        <w:trPr>
          <w:gridAfter w:val="1"/>
          <w:wAfter w:w="841" w:type="dxa"/>
          <w:trHeight w:val="300"/>
        </w:trPr>
        <w:tc>
          <w:tcPr>
            <w:tcW w:w="3402" w:type="dxa"/>
            <w:gridSpan w:val="2"/>
            <w:tcBorders>
              <w:top w:val="nil"/>
              <w:left w:val="nil"/>
              <w:bottom w:val="nil"/>
              <w:right w:val="nil"/>
            </w:tcBorders>
          </w:tcPr>
          <w:p w14:paraId="0BE9184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43" w14:textId="77777777" w:rsidR="00174C4D" w:rsidRDefault="008F760C">
            <w:pPr>
              <w:spacing w:after="0" w:line="259" w:lineRule="auto"/>
              <w:ind w:left="0" w:firstLine="0"/>
              <w:jc w:val="left"/>
            </w:pPr>
            <w:r>
              <w:t xml:space="preserve">Argillic </w:t>
            </w:r>
          </w:p>
        </w:tc>
        <w:tc>
          <w:tcPr>
            <w:tcW w:w="1427" w:type="dxa"/>
            <w:tcBorders>
              <w:top w:val="nil"/>
              <w:left w:val="nil"/>
              <w:bottom w:val="nil"/>
              <w:right w:val="nil"/>
            </w:tcBorders>
          </w:tcPr>
          <w:p w14:paraId="0BE91844" w14:textId="77777777" w:rsidR="00174C4D" w:rsidRDefault="008F760C">
            <w:pPr>
              <w:spacing w:after="0" w:line="259" w:lineRule="auto"/>
              <w:ind w:left="0" w:firstLine="0"/>
            </w:pPr>
            <w:r>
              <w:t>pt. Waterton</w:t>
            </w:r>
          </w:p>
        </w:tc>
      </w:tr>
      <w:tr w:rsidR="00174C4D" w14:paraId="0BE91849" w14:textId="77777777" w:rsidTr="2DFBA46F">
        <w:trPr>
          <w:gridAfter w:val="1"/>
          <w:wAfter w:w="841" w:type="dxa"/>
          <w:trHeight w:val="300"/>
        </w:trPr>
        <w:tc>
          <w:tcPr>
            <w:tcW w:w="3402" w:type="dxa"/>
            <w:gridSpan w:val="2"/>
            <w:tcBorders>
              <w:top w:val="nil"/>
              <w:left w:val="nil"/>
              <w:bottom w:val="nil"/>
              <w:right w:val="nil"/>
            </w:tcBorders>
          </w:tcPr>
          <w:p w14:paraId="0BE9184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47" w14:textId="77777777" w:rsidR="00174C4D" w:rsidRDefault="008F760C">
            <w:pPr>
              <w:spacing w:after="0" w:line="259" w:lineRule="auto"/>
              <w:ind w:left="0" w:firstLine="0"/>
              <w:jc w:val="left"/>
            </w:pPr>
            <w:r>
              <w:t xml:space="preserve">Acidic </w:t>
            </w:r>
          </w:p>
        </w:tc>
        <w:tc>
          <w:tcPr>
            <w:tcW w:w="1427" w:type="dxa"/>
            <w:tcBorders>
              <w:top w:val="nil"/>
              <w:left w:val="nil"/>
              <w:bottom w:val="nil"/>
              <w:right w:val="nil"/>
            </w:tcBorders>
          </w:tcPr>
          <w:p w14:paraId="0BE91848" w14:textId="77777777" w:rsidR="00174C4D" w:rsidRDefault="008F760C">
            <w:pPr>
              <w:spacing w:after="0" w:line="259" w:lineRule="auto"/>
              <w:ind w:left="0" w:firstLine="0"/>
              <w:jc w:val="left"/>
            </w:pPr>
            <w:proofErr w:type="spellStart"/>
            <w:r>
              <w:t>Bidois</w:t>
            </w:r>
            <w:proofErr w:type="spellEnd"/>
          </w:p>
        </w:tc>
      </w:tr>
      <w:tr w:rsidR="00174C4D" w14:paraId="0BE9184D" w14:textId="77777777" w:rsidTr="2DFBA46F">
        <w:trPr>
          <w:gridAfter w:val="1"/>
          <w:wAfter w:w="841" w:type="dxa"/>
          <w:trHeight w:val="293"/>
        </w:trPr>
        <w:tc>
          <w:tcPr>
            <w:tcW w:w="3402" w:type="dxa"/>
            <w:gridSpan w:val="2"/>
            <w:tcBorders>
              <w:top w:val="nil"/>
              <w:left w:val="nil"/>
              <w:bottom w:val="nil"/>
              <w:right w:val="nil"/>
            </w:tcBorders>
          </w:tcPr>
          <w:p w14:paraId="0BE9184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84B" w14:textId="77777777" w:rsidR="00174C4D" w:rsidRDefault="008F760C">
            <w:pPr>
              <w:spacing w:after="0" w:line="259" w:lineRule="auto"/>
              <w:ind w:left="0" w:firstLine="0"/>
              <w:jc w:val="left"/>
            </w:pPr>
            <w:r>
              <w:t xml:space="preserve">Typic </w:t>
            </w:r>
          </w:p>
        </w:tc>
        <w:tc>
          <w:tcPr>
            <w:tcW w:w="1427" w:type="dxa"/>
            <w:tcBorders>
              <w:top w:val="nil"/>
              <w:left w:val="nil"/>
              <w:bottom w:val="nil"/>
              <w:right w:val="nil"/>
            </w:tcBorders>
          </w:tcPr>
          <w:p w14:paraId="0BE9184C" w14:textId="77777777" w:rsidR="00174C4D" w:rsidRDefault="008F760C">
            <w:pPr>
              <w:spacing w:after="0" w:line="259" w:lineRule="auto"/>
              <w:ind w:left="0" w:firstLine="0"/>
              <w:jc w:val="left"/>
            </w:pPr>
            <w:r>
              <w:t>Invermay</w:t>
            </w:r>
          </w:p>
        </w:tc>
      </w:tr>
    </w:tbl>
    <w:p w14:paraId="0BE9184E" w14:textId="77777777" w:rsidR="00174C4D" w:rsidRDefault="008F760C">
      <w:pPr>
        <w:spacing w:after="122"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29" wp14:editId="0BE9222A">
                <wp:extent cx="5400040" cy="12700"/>
                <wp:effectExtent l="0" t="0" r="0" b="0"/>
                <wp:docPr id="106258" name="Group 106258"/>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7296" name="Shape 7296"/>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8217E53" id="Group 106258"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CGohx6UgIAAK8FAAAOAAAAAAAAAAAAAAAAAC4CAABkcnMvZTJvRG9jLnhtbFBLAQItABQABgAI&#10;AAAAIQDhXyj32wAAAAMBAAAPAAAAAAAAAAAAAAAAAKwEAABkcnMvZG93bnJldi54bWxQSwUGAAAA&#10;AAQABADzAAAAtAUAAAAA&#10;">
                <v:shape id="Shape 7296"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" path="m,l5400040,e" filled="f" strokecolor="#181717" strokeweight="1pt">
                  <v:stroke miterlimit="1" joinstyle="miter"/>
                  <v:path arrowok="t" textboxrect="0,0,5400040,0"/>
                </v:shape>
                <w10:anchorlock/>
              </v:group>
            </w:pict>
          </mc:Fallback>
        </mc:AlternateContent>
      </w:r>
    </w:p>
    <w:p w14:paraId="0BE9184F" w14:textId="77777777" w:rsidR="00174C4D" w:rsidRDefault="008F760C">
      <w:pPr>
        <w:pStyle w:val="Heading3"/>
        <w:spacing w:after="354"/>
        <w:ind w:left="-4" w:hanging="9"/>
        <w:jc w:val="left"/>
      </w:pPr>
      <w:r>
        <w:t xml:space="preserve">KEY </w:t>
      </w:r>
      <w:r w:rsidR="003C58F3">
        <w:t>TO</w:t>
      </w:r>
      <w:r>
        <w:t xml:space="preserve"> </w:t>
      </w:r>
      <w:r w:rsidR="003C58F3">
        <w:t>GROUPS</w:t>
      </w:r>
      <w:r>
        <w:t xml:space="preserve"> O</w:t>
      </w:r>
      <w:r w:rsidR="003C58F3">
        <w:t>F</w:t>
      </w:r>
      <w:r>
        <w:t xml:space="preserve"> GLEY SOILS</w:t>
      </w:r>
    </w:p>
    <w:p w14:paraId="0BE91850" w14:textId="77777777" w:rsidR="00174C4D" w:rsidRDefault="008F760C" w:rsidP="003C58F3">
      <w:pPr>
        <w:spacing w:after="141"/>
        <w:ind w:left="567" w:right="54" w:hanging="581"/>
      </w:pPr>
      <w:r>
        <w:rPr>
          <w:b/>
        </w:rPr>
        <w:t>G</w:t>
      </w:r>
      <w:r w:rsidR="003A3890">
        <w:rPr>
          <w:b/>
        </w:rPr>
        <w:t>U</w:t>
      </w:r>
      <w:r w:rsidR="003C58F3">
        <w:tab/>
      </w:r>
      <w:proofErr w:type="spellStart"/>
      <w:r>
        <w:t>Gley</w:t>
      </w:r>
      <w:proofErr w:type="spellEnd"/>
      <w:r>
        <w:t xml:space="preserve"> Soils that within 60 cm of the mineral soil surface have </w:t>
      </w:r>
      <w:r>
        <w:rPr>
          <w:i/>
        </w:rPr>
        <w:t>both</w:t>
      </w:r>
    </w:p>
    <w:p w14:paraId="0BE91851" w14:textId="77777777" w:rsidR="00174C4D" w:rsidRDefault="008F760C" w:rsidP="00164344">
      <w:pPr>
        <w:numPr>
          <w:ilvl w:val="0"/>
          <w:numId w:val="73"/>
        </w:numPr>
        <w:spacing w:after="141"/>
        <w:ind w:right="54" w:hanging="568"/>
      </w:pPr>
      <w:r>
        <w:t xml:space="preserve">a horizon with pH less than 4.8, </w:t>
      </w:r>
      <w:r>
        <w:rPr>
          <w:i/>
        </w:rPr>
        <w:t>and</w:t>
      </w:r>
    </w:p>
    <w:p w14:paraId="0BE91852" w14:textId="77777777" w:rsidR="00174C4D" w:rsidRDefault="008F760C" w:rsidP="00164344">
      <w:pPr>
        <w:numPr>
          <w:ilvl w:val="0"/>
          <w:numId w:val="73"/>
        </w:numPr>
        <w:spacing w:after="0"/>
        <w:ind w:right="54" w:hanging="568"/>
      </w:pPr>
      <w:r>
        <w:t>either straw-yellow jarosite mottles or moderately fluid or very fluid fluidity class.</w:t>
      </w:r>
    </w:p>
    <w:p w14:paraId="0BE91853" w14:textId="77777777" w:rsidR="00174C4D" w:rsidRDefault="003C58F3">
      <w:pPr>
        <w:spacing w:after="422" w:line="265" w:lineRule="auto"/>
        <w:ind w:left="10" w:right="54" w:hanging="10"/>
        <w:jc w:val="right"/>
      </w:pPr>
      <w:r>
        <w:rPr>
          <w:b/>
        </w:rPr>
        <w:t>SULPHURIC</w:t>
      </w:r>
      <w:r w:rsidR="008F760C">
        <w:rPr>
          <w:b/>
        </w:rPr>
        <w:t xml:space="preserve"> GLEY SOILS</w:t>
      </w:r>
    </w:p>
    <w:p w14:paraId="0BE91854" w14:textId="77777777" w:rsidR="00174C4D" w:rsidRDefault="008F760C">
      <w:pPr>
        <w:spacing w:after="141"/>
        <w:ind w:left="563" w:right="54" w:hanging="577"/>
      </w:pPr>
      <w:r>
        <w:rPr>
          <w:b/>
        </w:rPr>
        <w:t>G</w:t>
      </w:r>
      <w:r w:rsidR="003A3890">
        <w:rPr>
          <w:b/>
        </w:rPr>
        <w:t>T</w:t>
      </w:r>
      <w:r w:rsidR="003C58F3">
        <w:tab/>
      </w:r>
      <w:r>
        <w:t xml:space="preserve">Other </w:t>
      </w:r>
      <w:proofErr w:type="spellStart"/>
      <w:r>
        <w:t>Gley</w:t>
      </w:r>
      <w:proofErr w:type="spellEnd"/>
      <w:r>
        <w:t xml:space="preserve"> Soils in </w:t>
      </w:r>
      <w:proofErr w:type="spellStart"/>
      <w:r w:rsidRPr="005A6DEB">
        <w:rPr>
          <w:color w:val="2B579A"/>
          <w:u w:val="single"/>
          <w:shd w:val="clear" w:color="auto" w:fill="E6E6E6"/>
          <w:rPrChange w:id="1393" w:author="Thomas Caspari" w:date="2017-10-12T15:22:00Z">
            <w:rPr>
              <w:color w:val="2B579A"/>
              <w:shd w:val="clear" w:color="auto" w:fill="E6E6E6"/>
            </w:rPr>
          </w:rPrChange>
        </w:rPr>
        <w:t>tephric</w:t>
      </w:r>
      <w:proofErr w:type="spellEnd"/>
      <w:r w:rsidRPr="005A6DEB">
        <w:rPr>
          <w:color w:val="2B579A"/>
          <w:u w:val="single"/>
          <w:shd w:val="clear" w:color="auto" w:fill="E6E6E6"/>
          <w:rPrChange w:id="1394" w:author="Thomas Caspari" w:date="2017-10-12T15:22:00Z">
            <w:rPr>
              <w:color w:val="2B579A"/>
              <w:shd w:val="clear" w:color="auto" w:fill="E6E6E6"/>
            </w:rPr>
          </w:rPrChange>
        </w:rPr>
        <w:t xml:space="preserve"> soil material</w:t>
      </w:r>
      <w:r>
        <w:t xml:space="preserve"> from the mineral soil surface to 30 cm depth or more</w:t>
      </w:r>
    </w:p>
    <w:p w14:paraId="0BE91855" w14:textId="77777777" w:rsidR="00174C4D" w:rsidRDefault="003C58F3">
      <w:pPr>
        <w:spacing w:after="123" w:line="265" w:lineRule="auto"/>
        <w:ind w:left="10" w:right="54" w:hanging="10"/>
        <w:jc w:val="right"/>
      </w:pPr>
      <w:r>
        <w:rPr>
          <w:b/>
        </w:rPr>
        <w:t>TEPHRIC</w:t>
      </w:r>
      <w:r w:rsidR="008F760C">
        <w:rPr>
          <w:b/>
        </w:rPr>
        <w:t xml:space="preserve"> GLEY SOILS </w:t>
      </w:r>
    </w:p>
    <w:p w14:paraId="0BE91856" w14:textId="3926432C" w:rsidR="00174C4D" w:rsidRDefault="008F760C">
      <w:pPr>
        <w:spacing w:after="0"/>
        <w:ind w:left="563" w:right="54" w:hanging="577"/>
      </w:pPr>
      <w:r>
        <w:rPr>
          <w:b/>
        </w:rPr>
        <w:t>GS</w:t>
      </w:r>
      <w:r w:rsidR="003C58F3">
        <w:tab/>
      </w:r>
      <w:r>
        <w:t xml:space="preserve">Other </w:t>
      </w:r>
      <w:proofErr w:type="spellStart"/>
      <w:r>
        <w:t>Gley</w:t>
      </w:r>
      <w:proofErr w:type="spellEnd"/>
      <w:r>
        <w:t xml:space="preserve"> Soils that have a sand or loamy sand texture, and less than 35% (by volume) </w:t>
      </w:r>
      <w:ins w:id="1395" w:author="Andre Eger [2]" w:date="2024-11-13T16:15:00Z" w16du:dateUtc="2024-11-13T03:15:00Z">
        <w:r w:rsidR="000A3EF6">
          <w:t>coarse rock fragments</w:t>
        </w:r>
      </w:ins>
      <w:del w:id="1396" w:author="Andre Eger [2]" w:date="2024-11-13T16:15:00Z" w16du:dateUtc="2024-11-13T03:15:00Z">
        <w:r w:rsidDel="000A3EF6">
          <w:delText>gravel</w:delText>
        </w:r>
      </w:del>
      <w:r>
        <w:t>, in all horizons from the base of the A horizon to 60 cm from the mineral soil surface.</w:t>
      </w:r>
    </w:p>
    <w:p w14:paraId="0BE91857" w14:textId="77777777" w:rsidR="00174C4D" w:rsidRDefault="003C58F3">
      <w:pPr>
        <w:spacing w:after="422" w:line="265" w:lineRule="auto"/>
        <w:ind w:left="10" w:right="54" w:hanging="10"/>
        <w:jc w:val="right"/>
      </w:pPr>
      <w:r>
        <w:rPr>
          <w:b/>
        </w:rPr>
        <w:t>SANDY</w:t>
      </w:r>
      <w:r w:rsidR="008F760C">
        <w:rPr>
          <w:b/>
        </w:rPr>
        <w:t xml:space="preserve"> GLEY SOILS</w:t>
      </w:r>
    </w:p>
    <w:p w14:paraId="0BE91858" w14:textId="77777777" w:rsidR="00174C4D" w:rsidRDefault="008F760C">
      <w:pPr>
        <w:spacing w:after="102"/>
        <w:ind w:left="563" w:right="54" w:hanging="577"/>
      </w:pPr>
      <w:r>
        <w:rPr>
          <w:b/>
        </w:rPr>
        <w:lastRenderedPageBreak/>
        <w:t>GX</w:t>
      </w:r>
      <w:r w:rsidR="003C58F3">
        <w:tab/>
      </w:r>
      <w:r>
        <w:t xml:space="preserve">Other </w:t>
      </w:r>
      <w:proofErr w:type="spellStart"/>
      <w:r>
        <w:t>Gley</w:t>
      </w:r>
      <w:proofErr w:type="spellEnd"/>
      <w:r>
        <w:t xml:space="preserve"> Soils that have an </w:t>
      </w:r>
      <w:r w:rsidRPr="005A6DEB">
        <w:rPr>
          <w:color w:val="2B579A"/>
          <w:u w:val="single"/>
          <w:shd w:val="clear" w:color="auto" w:fill="E6E6E6"/>
          <w:rPrChange w:id="1397" w:author="Thomas Caspari" w:date="2017-10-12T15:22:00Z">
            <w:rPr>
              <w:color w:val="2B579A"/>
              <w:shd w:val="clear" w:color="auto" w:fill="E6E6E6"/>
            </w:rPr>
          </w:rPrChange>
        </w:rPr>
        <w:t>oxidic horizon</w:t>
      </w:r>
      <w:r>
        <w:t xml:space="preserve"> more than 30 cm thick with an upper boundary between 20 and 60 cm from the mineral soil surface.</w:t>
      </w:r>
    </w:p>
    <w:p w14:paraId="0BE9185A" w14:textId="1E582425" w:rsidR="003C58F3" w:rsidRDefault="008F760C" w:rsidP="00BB1935">
      <w:pPr>
        <w:spacing w:after="276" w:line="265" w:lineRule="auto"/>
        <w:ind w:left="10" w:right="54" w:hanging="10"/>
        <w:jc w:val="right"/>
        <w:rPr>
          <w:b/>
        </w:rPr>
      </w:pPr>
      <w:r>
        <w:rPr>
          <w:b/>
        </w:rPr>
        <w:t>OXI</w:t>
      </w:r>
      <w:r w:rsidR="003C58F3">
        <w:rPr>
          <w:b/>
        </w:rPr>
        <w:t>D</w:t>
      </w:r>
      <w:r>
        <w:rPr>
          <w:b/>
        </w:rPr>
        <w:t>IC GLEY SOILS</w:t>
      </w:r>
    </w:p>
    <w:p w14:paraId="0BE9185B" w14:textId="77777777" w:rsidR="00174C4D" w:rsidRDefault="008F760C" w:rsidP="003A3890">
      <w:pPr>
        <w:spacing w:after="141"/>
        <w:ind w:left="567" w:right="54" w:hanging="581"/>
      </w:pPr>
      <w:r>
        <w:rPr>
          <w:b/>
        </w:rPr>
        <w:t>G</w:t>
      </w:r>
      <w:r w:rsidR="003A3890">
        <w:rPr>
          <w:b/>
        </w:rPr>
        <w:t>R</w:t>
      </w:r>
      <w:r w:rsidR="003A3890">
        <w:tab/>
      </w:r>
      <w:r>
        <w:t xml:space="preserve">Other </w:t>
      </w:r>
      <w:proofErr w:type="spellStart"/>
      <w:r>
        <w:t>Gley</w:t>
      </w:r>
      <w:proofErr w:type="spellEnd"/>
      <w:r>
        <w:t xml:space="preserve"> Soils that have </w:t>
      </w:r>
    </w:p>
    <w:p w14:paraId="0BE9185C" w14:textId="77777777" w:rsidR="00174C4D" w:rsidRDefault="008F760C" w:rsidP="00164344">
      <w:pPr>
        <w:numPr>
          <w:ilvl w:val="0"/>
          <w:numId w:val="74"/>
        </w:numPr>
        <w:spacing w:after="59"/>
        <w:ind w:left="1133" w:right="54" w:hanging="568"/>
      </w:pPr>
      <w:r>
        <w:t>either of the following</w:t>
      </w:r>
    </w:p>
    <w:p w14:paraId="0BE9185D" w14:textId="77777777" w:rsidR="00174C4D" w:rsidRDefault="008F760C" w:rsidP="00164344">
      <w:pPr>
        <w:numPr>
          <w:ilvl w:val="1"/>
          <w:numId w:val="74"/>
        </w:numPr>
        <w:spacing w:after="59"/>
        <w:ind w:right="54" w:hanging="568"/>
      </w:pPr>
      <w:r>
        <w:t>fine sedimentary stratification at 60 cm or less, or</w:t>
      </w:r>
    </w:p>
    <w:p w14:paraId="0BE9185E" w14:textId="577BAC4D" w:rsidR="00174C4D" w:rsidRDefault="008F760C" w:rsidP="00164344">
      <w:pPr>
        <w:numPr>
          <w:ilvl w:val="1"/>
          <w:numId w:val="74"/>
        </w:numPr>
        <w:spacing w:after="141"/>
        <w:ind w:right="54" w:hanging="568"/>
      </w:pPr>
      <w:r>
        <w:t xml:space="preserve">a buried A horizon with its upper surface deeper than 30 cm but within </w:t>
      </w:r>
      <w:commentRangeStart w:id="1398"/>
      <w:r>
        <w:t>120 cm</w:t>
      </w:r>
      <w:commentRangeEnd w:id="1398"/>
      <w:r w:rsidR="00403A2B">
        <w:rPr>
          <w:rStyle w:val="CommentReference"/>
        </w:rPr>
        <w:commentReference w:id="1398"/>
      </w:r>
      <w:r>
        <w:t xml:space="preserve"> of the mineral soil surface, or some other indication of an irregular carbon profile such as sedimentary plant leaf material, </w:t>
      </w:r>
      <w:r>
        <w:rPr>
          <w:i/>
        </w:rPr>
        <w:t>and</w:t>
      </w:r>
    </w:p>
    <w:p w14:paraId="0BE9185F" w14:textId="77777777" w:rsidR="00174C4D" w:rsidRDefault="008F760C" w:rsidP="00164344">
      <w:pPr>
        <w:numPr>
          <w:ilvl w:val="0"/>
          <w:numId w:val="74"/>
        </w:numPr>
        <w:spacing w:after="59"/>
        <w:ind w:left="1133" w:right="54" w:hanging="568"/>
      </w:pPr>
      <w:r>
        <w:t>have none of the following</w:t>
      </w:r>
    </w:p>
    <w:p w14:paraId="0BE91860" w14:textId="77777777" w:rsidR="00174C4D" w:rsidRDefault="008F760C" w:rsidP="00164344">
      <w:pPr>
        <w:numPr>
          <w:ilvl w:val="1"/>
          <w:numId w:val="74"/>
        </w:numPr>
        <w:spacing w:after="62"/>
        <w:ind w:right="54" w:hanging="568"/>
      </w:pPr>
      <w:r>
        <w:t xml:space="preserve">a buried B horizon with an upper surface at 60 cm or less from the mineral soil surface, </w:t>
      </w:r>
      <w:r w:rsidRPr="00BB1935">
        <w:rPr>
          <w:i/>
          <w:color w:val="auto"/>
          <w:rPrChange w:id="1399" w:author="Thomas Caspari" w:date="2017-10-12T15:23:00Z">
            <w:rPr>
              <w:color w:val="2B579A"/>
              <w:shd w:val="clear" w:color="auto" w:fill="E6E6E6"/>
            </w:rPr>
          </w:rPrChange>
        </w:rPr>
        <w:t>nor</w:t>
      </w:r>
    </w:p>
    <w:p w14:paraId="0BE91861" w14:textId="77777777" w:rsidR="00174C4D" w:rsidRDefault="008F760C" w:rsidP="00164344">
      <w:pPr>
        <w:numPr>
          <w:ilvl w:val="1"/>
          <w:numId w:val="74"/>
        </w:numPr>
        <w:spacing w:after="62"/>
        <w:ind w:right="54" w:hanging="568"/>
      </w:pPr>
      <w:r>
        <w:t xml:space="preserve">a B or BC horizon with base deeper than 30 cm from the mineral soil surface, </w:t>
      </w:r>
      <w:r w:rsidRPr="00BB1935">
        <w:rPr>
          <w:i/>
          <w:color w:val="auto"/>
          <w:rPrChange w:id="1400" w:author="Thomas Caspari" w:date="2017-10-12T15:23:00Z">
            <w:rPr>
              <w:color w:val="2B579A"/>
              <w:shd w:val="clear" w:color="auto" w:fill="E6E6E6"/>
            </w:rPr>
          </w:rPrChange>
        </w:rPr>
        <w:t>nor</w:t>
      </w:r>
    </w:p>
    <w:p w14:paraId="0BE91862" w14:textId="3ABBEBA0" w:rsidR="00174C4D" w:rsidRDefault="008F760C" w:rsidP="00164344">
      <w:pPr>
        <w:numPr>
          <w:ilvl w:val="1"/>
          <w:numId w:val="74"/>
        </w:numPr>
        <w:spacing w:after="61" w:line="249" w:lineRule="auto"/>
        <w:ind w:right="54" w:hanging="568"/>
      </w:pPr>
      <w:r>
        <w:t xml:space="preserve">a </w:t>
      </w:r>
      <w:del w:id="1401" w:author="Andre Eger" w:date="2024-10-02T14:34:00Z" w16du:dateUtc="2024-10-02T01:34:00Z">
        <w:r w:rsidDel="00631F49">
          <w:delText>thin iron pan</w:delText>
        </w:r>
      </w:del>
      <w:proofErr w:type="spellStart"/>
      <w:ins w:id="1402" w:author="Andre Eger" w:date="2024-10-02T14:34:00Z" w16du:dateUtc="2024-10-02T01:34:00Z">
        <w:r w:rsidR="00631F49">
          <w:t>placic</w:t>
        </w:r>
        <w:proofErr w:type="spellEnd"/>
        <w:r w:rsidR="00631F49">
          <w:t xml:space="preserve"> horizon </w:t>
        </w:r>
      </w:ins>
      <w:ins w:id="1403" w:author="Andre Eger" w:date="2024-10-02T14:35:00Z" w16du:dateUtc="2024-10-02T01:35:00Z">
        <w:r w:rsidR="00631F49">
          <w:t>n</w:t>
        </w:r>
      </w:ins>
      <w:ins w:id="1404" w:author="Andre Eger" w:date="2024-10-02T14:34:00Z" w16du:dateUtc="2024-10-02T01:34:00Z">
        <w:r w:rsidR="00631F49">
          <w:t xml:space="preserve">or </w:t>
        </w:r>
        <w:proofErr w:type="spellStart"/>
        <w:r w:rsidR="00631F49">
          <w:t>ortstein</w:t>
        </w:r>
        <w:proofErr w:type="spellEnd"/>
        <w:r w:rsidR="00631F49">
          <w:t>-pan</w:t>
        </w:r>
      </w:ins>
      <w:r>
        <w:t xml:space="preserve">, </w:t>
      </w:r>
      <w:r w:rsidRPr="00BB1935">
        <w:rPr>
          <w:i/>
          <w:iCs/>
          <w:color w:val="auto"/>
          <w:rPrChange w:id="1405" w:author="Thomas Caspari" w:date="2017-10-12T15:23:00Z">
            <w:rPr>
              <w:color w:val="2B579A"/>
              <w:shd w:val="clear" w:color="auto" w:fill="E6E6E6"/>
            </w:rPr>
          </w:rPrChange>
        </w:rPr>
        <w:t>nor</w:t>
      </w:r>
    </w:p>
    <w:p w14:paraId="0BE91863" w14:textId="77777777" w:rsidR="00174C4D" w:rsidRDefault="008F760C" w:rsidP="00164344">
      <w:pPr>
        <w:numPr>
          <w:ilvl w:val="1"/>
          <w:numId w:val="74"/>
        </w:numPr>
        <w:spacing w:after="0"/>
        <w:ind w:right="54" w:hanging="568"/>
      </w:pPr>
      <w:r>
        <w:t>a horizon with more than 2% concretions or nodules coarser than sand size within 60 cm of the mineral soil surface.</w:t>
      </w:r>
    </w:p>
    <w:p w14:paraId="0BE91864" w14:textId="77777777" w:rsidR="00174C4D" w:rsidRDefault="003A3890">
      <w:pPr>
        <w:spacing w:after="122" w:line="265" w:lineRule="auto"/>
        <w:ind w:left="10" w:right="54" w:hanging="10"/>
        <w:jc w:val="right"/>
      </w:pPr>
      <w:r>
        <w:rPr>
          <w:b/>
        </w:rPr>
        <w:t>RECENT</w:t>
      </w:r>
      <w:r w:rsidR="008F760C">
        <w:rPr>
          <w:b/>
        </w:rPr>
        <w:t xml:space="preserve"> GLEY SOILS</w:t>
      </w:r>
    </w:p>
    <w:p w14:paraId="0BE91865" w14:textId="77777777" w:rsidR="00174C4D" w:rsidRDefault="008F760C" w:rsidP="005A6DEB">
      <w:pPr>
        <w:spacing w:after="0" w:line="252" w:lineRule="auto"/>
        <w:ind w:left="567" w:right="57" w:hanging="578"/>
      </w:pPr>
      <w:r>
        <w:rPr>
          <w:b/>
        </w:rPr>
        <w:t>G</w:t>
      </w:r>
      <w:r w:rsidR="003A3890">
        <w:rPr>
          <w:b/>
        </w:rPr>
        <w:t>A</w:t>
      </w:r>
      <w:r>
        <w:t xml:space="preserve"> </w:t>
      </w:r>
      <w:r w:rsidR="003A3890">
        <w:tab/>
      </w:r>
      <w:r>
        <w:t xml:space="preserve">Other </w:t>
      </w:r>
      <w:proofErr w:type="spellStart"/>
      <w:r>
        <w:t>Gley</w:t>
      </w:r>
      <w:proofErr w:type="spellEnd"/>
      <w:r>
        <w:t xml:space="preserve"> Soils that have pH of 4.8 or less in some part between 20 and 60 cm from the mineral soil surface.</w:t>
      </w:r>
    </w:p>
    <w:p w14:paraId="0BE91866" w14:textId="77777777" w:rsidR="00174C4D" w:rsidRDefault="003A3890">
      <w:pPr>
        <w:spacing w:after="122" w:line="265" w:lineRule="auto"/>
        <w:ind w:left="10" w:right="54" w:hanging="10"/>
        <w:jc w:val="right"/>
      </w:pPr>
      <w:r>
        <w:rPr>
          <w:b/>
        </w:rPr>
        <w:t>ACID</w:t>
      </w:r>
      <w:r w:rsidR="008F760C">
        <w:rPr>
          <w:b/>
        </w:rPr>
        <w:t xml:space="preserve"> GLEY SOILS</w:t>
      </w:r>
    </w:p>
    <w:p w14:paraId="0BE91867" w14:textId="77777777" w:rsidR="00174C4D" w:rsidRDefault="008F760C" w:rsidP="005A6DEB">
      <w:pPr>
        <w:spacing w:after="0" w:line="252" w:lineRule="auto"/>
        <w:ind w:left="567" w:right="57" w:hanging="578"/>
      </w:pPr>
      <w:r>
        <w:rPr>
          <w:b/>
        </w:rPr>
        <w:t>GO</w:t>
      </w:r>
      <w:r>
        <w:t xml:space="preserve"> </w:t>
      </w:r>
      <w:r w:rsidR="003A3890">
        <w:tab/>
      </w:r>
      <w:r>
        <w:t xml:space="preserve">Other </w:t>
      </w:r>
      <w:proofErr w:type="spellStart"/>
      <w:r>
        <w:t>Gley</w:t>
      </w:r>
      <w:proofErr w:type="spellEnd"/>
      <w:r>
        <w:t xml:space="preserve"> Soils.</w:t>
      </w:r>
    </w:p>
    <w:p w14:paraId="0BE91868" w14:textId="77777777" w:rsidR="00174C4D" w:rsidRDefault="008F760C" w:rsidP="003A3890">
      <w:pPr>
        <w:spacing w:after="0" w:line="264" w:lineRule="auto"/>
        <w:ind w:right="57" w:hanging="11"/>
        <w:jc w:val="right"/>
      </w:pPr>
      <w:r>
        <w:rPr>
          <w:b/>
        </w:rPr>
        <w:t>O</w:t>
      </w:r>
      <w:r w:rsidR="003A3890">
        <w:rPr>
          <w:b/>
        </w:rPr>
        <w:t>RTHIC</w:t>
      </w:r>
      <w:r>
        <w:rPr>
          <w:b/>
        </w:rPr>
        <w:t xml:space="preserve"> GLEY SOILS</w:t>
      </w:r>
    </w:p>
    <w:p w14:paraId="0BE91869" w14:textId="77777777" w:rsidR="00174C4D" w:rsidRDefault="008F760C">
      <w:pPr>
        <w:spacing w:after="172"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2B" wp14:editId="0BE9222C">
                <wp:extent cx="5400040" cy="6350"/>
                <wp:effectExtent l="0" t="0" r="0" b="0"/>
                <wp:docPr id="106695" name="Group 106695"/>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7387" name="Shape 7387"/>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5E635E3" id="Group 106695"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">
                <v:shape id="Shape 738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" path="m,l5400040,e" filled="f" strokecolor="#181717" strokeweight=".5pt">
                  <v:stroke miterlimit="1" joinstyle="miter"/>
                  <v:path arrowok="t" textboxrect="0,0,5400040,0"/>
                </v:shape>
                <w10:anchorlock/>
              </v:group>
            </w:pict>
          </mc:Fallback>
        </mc:AlternateContent>
      </w:r>
    </w:p>
    <w:p w14:paraId="0BE9186A" w14:textId="77777777" w:rsidR="00174C4D" w:rsidRDefault="008F760C" w:rsidP="005A6DEB">
      <w:pPr>
        <w:pStyle w:val="Heading3"/>
        <w:spacing w:after="360" w:line="264" w:lineRule="auto"/>
        <w:ind w:left="0" w:hanging="11"/>
        <w:jc w:val="left"/>
      </w:pPr>
      <w:r>
        <w:t xml:space="preserve">KEY </w:t>
      </w:r>
      <w:r w:rsidR="003A3890">
        <w:t>TO</w:t>
      </w:r>
      <w:r>
        <w:t xml:space="preserve"> </w:t>
      </w:r>
      <w:r w:rsidR="003A3890">
        <w:t>SUBGROUPS</w:t>
      </w:r>
      <w:r>
        <w:t xml:space="preserve"> O</w:t>
      </w:r>
      <w:r w:rsidR="003A3890">
        <w:t>F</w:t>
      </w:r>
      <w:r>
        <w:t xml:space="preserve"> GLEY SOILS</w:t>
      </w:r>
    </w:p>
    <w:p w14:paraId="0BE9186B" w14:textId="77777777" w:rsidR="00174C4D" w:rsidRDefault="008F760C" w:rsidP="003A3890">
      <w:pPr>
        <w:spacing w:after="141"/>
        <w:ind w:left="567" w:right="54" w:hanging="567"/>
      </w:pPr>
      <w:r>
        <w:rPr>
          <w:b/>
        </w:rPr>
        <w:t>G</w:t>
      </w:r>
      <w:r w:rsidR="003A3890">
        <w:rPr>
          <w:b/>
        </w:rPr>
        <w:t>U</w:t>
      </w:r>
      <w:r w:rsidR="003A3890">
        <w:rPr>
          <w:b/>
        </w:rPr>
        <w:tab/>
      </w:r>
      <w:r>
        <w:t>SULPHURIC GLEY SOILS</w:t>
      </w:r>
    </w:p>
    <w:p w14:paraId="0BE9186C" w14:textId="77777777" w:rsidR="00174C4D" w:rsidRDefault="008F760C" w:rsidP="003A3890">
      <w:pPr>
        <w:spacing w:after="120" w:line="252" w:lineRule="auto"/>
        <w:ind w:left="567" w:right="57" w:hanging="578"/>
      </w:pPr>
      <w:r>
        <w:t xml:space="preserve"> </w:t>
      </w:r>
      <w:r w:rsidR="003A3890">
        <w:tab/>
      </w:r>
      <w:r>
        <w:t xml:space="preserve">Sulphuric </w:t>
      </w:r>
      <w:proofErr w:type="spellStart"/>
      <w:r>
        <w:t>Gley</w:t>
      </w:r>
      <w:proofErr w:type="spellEnd"/>
      <w:r>
        <w:t xml:space="preserve"> Soils occur in marine estuarine sites in which sufficient oxidation of ferrous sulphides has occurred to produce either sulphuric acid, or the mineral jarosite, or both.</w:t>
      </w:r>
    </w:p>
    <w:p w14:paraId="0BE9186D" w14:textId="77777777" w:rsidR="00174C4D" w:rsidRDefault="008F760C">
      <w:pPr>
        <w:spacing w:after="62"/>
        <w:ind w:left="1418" w:right="54" w:hanging="851"/>
      </w:pPr>
      <w:r>
        <w:rPr>
          <w:b/>
        </w:rPr>
        <w:t>G</w:t>
      </w:r>
      <w:r w:rsidR="003A3890">
        <w:rPr>
          <w:b/>
        </w:rPr>
        <w:t>UF</w:t>
      </w:r>
      <w:r>
        <w:rPr>
          <w:b/>
        </w:rPr>
        <w:t>Q</w:t>
      </w:r>
      <w:r>
        <w:t xml:space="preserve"> Sulphuric </w:t>
      </w:r>
      <w:proofErr w:type="spellStart"/>
      <w:r>
        <w:t>Gley</w:t>
      </w:r>
      <w:proofErr w:type="spellEnd"/>
      <w:r>
        <w:t xml:space="preserve"> Soils that within 60 cm of the mineral soil surface have </w:t>
      </w:r>
      <w:r>
        <w:rPr>
          <w:i/>
        </w:rPr>
        <w:t>both</w:t>
      </w:r>
    </w:p>
    <w:p w14:paraId="0BE9186E" w14:textId="77777777" w:rsidR="003A3890" w:rsidRPr="003A3890" w:rsidRDefault="008F760C" w:rsidP="003A3890">
      <w:pPr>
        <w:pStyle w:val="ListParagraph"/>
        <w:numPr>
          <w:ilvl w:val="0"/>
          <w:numId w:val="144"/>
        </w:numPr>
        <w:spacing w:after="0" w:line="292" w:lineRule="auto"/>
        <w:ind w:left="1985" w:right="66" w:hanging="567"/>
        <w:jc w:val="left"/>
        <w:rPr>
          <w:i/>
        </w:rPr>
      </w:pPr>
      <w:r>
        <w:t xml:space="preserve">moderately fluid or very fluid fluidity class, </w:t>
      </w:r>
      <w:r w:rsidRPr="003A3890">
        <w:rPr>
          <w:i/>
        </w:rPr>
        <w:t xml:space="preserve">and </w:t>
      </w:r>
    </w:p>
    <w:p w14:paraId="0BE9186F" w14:textId="5EFE90AE" w:rsidR="003A3890" w:rsidRDefault="008F760C" w:rsidP="003A3890">
      <w:pPr>
        <w:pStyle w:val="ListParagraph"/>
        <w:numPr>
          <w:ilvl w:val="0"/>
          <w:numId w:val="144"/>
        </w:numPr>
        <w:spacing w:after="0" w:line="293" w:lineRule="auto"/>
        <w:ind w:left="1985" w:right="68" w:hanging="567"/>
        <w:jc w:val="left"/>
      </w:pPr>
      <w:del w:id="1406" w:author="Lauren OBrien" w:date="2024-09-19T03:12:00Z">
        <w:r>
          <w:delText xml:space="preserve">electrical conductivity of 0.8 mS/cm or </w:delText>
        </w:r>
        <w:r w:rsidDel="008F760C">
          <w:delText>more</w:delText>
        </w:r>
      </w:del>
      <w:ins w:id="1407" w:author="Lauren OBrien" w:date="2024-09-19T03:12:00Z">
        <w:r w:rsidR="46BB06F6">
          <w:t>saline soil materials</w:t>
        </w:r>
      </w:ins>
      <w:r>
        <w:t xml:space="preserve">. </w:t>
      </w:r>
    </w:p>
    <w:p w14:paraId="0BE91870" w14:textId="77777777" w:rsidR="00174C4D" w:rsidRDefault="003A3890" w:rsidP="003A3890">
      <w:pPr>
        <w:spacing w:after="162" w:line="292" w:lineRule="auto"/>
        <w:ind w:left="1418" w:right="66" w:firstLine="0"/>
        <w:jc w:val="right"/>
      </w:pPr>
      <w:r>
        <w:rPr>
          <w:b/>
        </w:rPr>
        <w:t>F</w:t>
      </w:r>
      <w:r w:rsidR="008F760C">
        <w:rPr>
          <w:b/>
        </w:rPr>
        <w:t xml:space="preserve">luid-saline Sulphuric </w:t>
      </w:r>
      <w:proofErr w:type="spellStart"/>
      <w:r w:rsidR="008F760C">
        <w:rPr>
          <w:b/>
        </w:rPr>
        <w:t>Gley</w:t>
      </w:r>
      <w:proofErr w:type="spellEnd"/>
      <w:r w:rsidR="008F760C">
        <w:rPr>
          <w:b/>
        </w:rPr>
        <w:t xml:space="preserve"> Soils</w:t>
      </w:r>
    </w:p>
    <w:p w14:paraId="0BE91871" w14:textId="77777777" w:rsidR="003A3890" w:rsidRDefault="008F760C" w:rsidP="003A3890">
      <w:pPr>
        <w:spacing w:after="0" w:line="293" w:lineRule="auto"/>
        <w:ind w:left="1418" w:right="57" w:hanging="851"/>
      </w:pPr>
      <w:r>
        <w:rPr>
          <w:b/>
        </w:rPr>
        <w:lastRenderedPageBreak/>
        <w:t>G</w:t>
      </w:r>
      <w:r w:rsidR="003A3890">
        <w:rPr>
          <w:b/>
        </w:rPr>
        <w:t>UF</w:t>
      </w:r>
      <w:r>
        <w:t xml:space="preserve"> </w:t>
      </w:r>
      <w:r w:rsidR="003A3890">
        <w:tab/>
      </w:r>
      <w:r>
        <w:t xml:space="preserve">Other soils that within 60 cm of the mineral soil surface have moderately fluid or very fluid fluidity class. </w:t>
      </w:r>
    </w:p>
    <w:p w14:paraId="0BE91872" w14:textId="77777777" w:rsidR="00174C4D" w:rsidRDefault="003A3890" w:rsidP="003A3890">
      <w:pPr>
        <w:spacing w:after="162" w:line="252" w:lineRule="auto"/>
        <w:ind w:left="1418" w:right="57" w:hanging="851"/>
        <w:jc w:val="right"/>
      </w:pPr>
      <w:r>
        <w:rPr>
          <w:b/>
        </w:rPr>
        <w:t>F</w:t>
      </w:r>
      <w:r w:rsidR="008F760C">
        <w:rPr>
          <w:b/>
        </w:rPr>
        <w:t xml:space="preserve">luid Sulphuric </w:t>
      </w:r>
      <w:proofErr w:type="spellStart"/>
      <w:r w:rsidR="008F760C">
        <w:rPr>
          <w:b/>
        </w:rPr>
        <w:t>Gley</w:t>
      </w:r>
      <w:proofErr w:type="spellEnd"/>
      <w:r w:rsidR="008F760C">
        <w:rPr>
          <w:b/>
        </w:rPr>
        <w:t xml:space="preserve"> Soils</w:t>
      </w:r>
    </w:p>
    <w:p w14:paraId="0BE91873" w14:textId="77777777" w:rsidR="003A3890" w:rsidRDefault="008F760C" w:rsidP="005A6DEB">
      <w:pPr>
        <w:spacing w:after="0" w:line="252" w:lineRule="auto"/>
        <w:ind w:left="1418" w:right="57" w:hanging="851"/>
      </w:pPr>
      <w:r>
        <w:rPr>
          <w:b/>
        </w:rPr>
        <w:t>G</w:t>
      </w:r>
      <w:r w:rsidR="003A3890">
        <w:rPr>
          <w:b/>
        </w:rPr>
        <w:t>U</w:t>
      </w:r>
      <w:r>
        <w:rPr>
          <w:b/>
        </w:rPr>
        <w:t>O</w:t>
      </w:r>
      <w:r w:rsidR="003A3890">
        <w:tab/>
      </w:r>
      <w:r>
        <w:t xml:space="preserve">Other soils that have a </w:t>
      </w:r>
      <w:r w:rsidRPr="005A6DEB">
        <w:rPr>
          <w:color w:val="2B579A"/>
          <w:u w:val="single"/>
          <w:shd w:val="clear" w:color="auto" w:fill="E6E6E6"/>
          <w:rPrChange w:id="1408" w:author="Thomas Caspari" w:date="2017-10-12T15:25:00Z">
            <w:rPr>
              <w:color w:val="2B579A"/>
              <w:shd w:val="clear" w:color="auto" w:fill="E6E6E6"/>
            </w:rPr>
          </w:rPrChange>
        </w:rPr>
        <w:t>peaty topsoil</w:t>
      </w:r>
      <w:r>
        <w:t xml:space="preserve"> either at the surface or buried with its upper surface within 60 cm of the soil surface. </w:t>
      </w:r>
    </w:p>
    <w:p w14:paraId="0BE91874" w14:textId="77777777" w:rsidR="00174C4D" w:rsidRDefault="003A3890" w:rsidP="005A6DEB">
      <w:pPr>
        <w:spacing w:after="0" w:line="252" w:lineRule="auto"/>
        <w:ind w:left="1418" w:right="57" w:hanging="851"/>
        <w:jc w:val="right"/>
      </w:pPr>
      <w:r>
        <w:rPr>
          <w:b/>
        </w:rPr>
        <w:t>P</w:t>
      </w:r>
      <w:r w:rsidR="008F760C">
        <w:rPr>
          <w:b/>
        </w:rPr>
        <w:t xml:space="preserve">eaty Sulphuric </w:t>
      </w:r>
      <w:proofErr w:type="spellStart"/>
      <w:r w:rsidR="008F760C">
        <w:rPr>
          <w:b/>
        </w:rPr>
        <w:t>Gley</w:t>
      </w:r>
      <w:proofErr w:type="spellEnd"/>
      <w:r w:rsidR="008F760C">
        <w:rPr>
          <w:b/>
        </w:rPr>
        <w:t xml:space="preserve"> Soils</w:t>
      </w:r>
    </w:p>
    <w:p w14:paraId="0BE91875" w14:textId="2E02745A" w:rsidR="003A3890" w:rsidRDefault="008F760C" w:rsidP="003A3890">
      <w:pPr>
        <w:spacing w:after="9"/>
        <w:ind w:left="1417" w:right="54" w:hanging="850"/>
      </w:pPr>
      <w:r>
        <w:rPr>
          <w:b/>
        </w:rPr>
        <w:t>G</w:t>
      </w:r>
      <w:r w:rsidR="003A3890">
        <w:rPr>
          <w:b/>
        </w:rPr>
        <w:t>U</w:t>
      </w:r>
      <w:r>
        <w:rPr>
          <w:b/>
        </w:rPr>
        <w:t>SQ</w:t>
      </w:r>
      <w:r w:rsidR="003A3890">
        <w:tab/>
      </w:r>
      <w:r>
        <w:t>Other soils that are sandy by weighted average to 90 cm from the mineral soil surface and have</w:t>
      </w:r>
      <w:ins w:id="1409" w:author="Lauren OBrien" w:date="2024-09-19T03:12:00Z">
        <w:r>
          <w:t xml:space="preserve"> </w:t>
        </w:r>
        <w:r w:rsidR="42A0C735">
          <w:t>saline soil materials</w:t>
        </w:r>
      </w:ins>
      <w:del w:id="1410" w:author="Lauren OBrien" w:date="2024-09-19T03:12:00Z">
        <w:r w:rsidDel="008F760C">
          <w:delText xml:space="preserve"> </w:delText>
        </w:r>
        <w:r>
          <w:delText>electrical conductivity of 0.8 mS/cm or more</w:delText>
        </w:r>
      </w:del>
      <w:r>
        <w:t xml:space="preserve"> within 60 cm of the mineral soil surface. </w:t>
      </w:r>
    </w:p>
    <w:p w14:paraId="0BE91876" w14:textId="77777777" w:rsidR="00174C4D" w:rsidRDefault="008F760C" w:rsidP="003A3890">
      <w:pPr>
        <w:spacing w:after="9"/>
        <w:ind w:left="1417" w:right="54" w:hanging="851"/>
        <w:jc w:val="right"/>
      </w:pPr>
      <w:r>
        <w:rPr>
          <w:b/>
        </w:rPr>
        <w:t xml:space="preserve">Sandy-saline Sulphuric </w:t>
      </w:r>
      <w:proofErr w:type="spellStart"/>
      <w:r>
        <w:rPr>
          <w:b/>
        </w:rPr>
        <w:t>Gley</w:t>
      </w:r>
      <w:proofErr w:type="spellEnd"/>
      <w:r>
        <w:rPr>
          <w:b/>
        </w:rPr>
        <w:t xml:space="preserve"> Soils</w:t>
      </w:r>
    </w:p>
    <w:tbl>
      <w:tblPr>
        <w:tblStyle w:val="TableGrid1"/>
        <w:tblW w:w="8568" w:type="dxa"/>
        <w:tblInd w:w="0" w:type="dxa"/>
        <w:tblLook w:val="04A0" w:firstRow="1" w:lastRow="0" w:firstColumn="1" w:lastColumn="0" w:noHBand="0" w:noVBand="1"/>
      </w:tblPr>
      <w:tblGrid>
        <w:gridCol w:w="1417"/>
        <w:gridCol w:w="7151"/>
      </w:tblGrid>
      <w:tr w:rsidR="00174C4D" w14:paraId="0BE9187A" w14:textId="77777777">
        <w:trPr>
          <w:trHeight w:val="878"/>
        </w:trPr>
        <w:tc>
          <w:tcPr>
            <w:tcW w:w="1417" w:type="dxa"/>
            <w:tcBorders>
              <w:top w:val="nil"/>
              <w:left w:val="nil"/>
              <w:bottom w:val="nil"/>
              <w:right w:val="nil"/>
            </w:tcBorders>
          </w:tcPr>
          <w:p w14:paraId="0BE91877" w14:textId="77777777" w:rsidR="00174C4D" w:rsidRDefault="008F760C" w:rsidP="003A3890">
            <w:pPr>
              <w:spacing w:after="0" w:line="259" w:lineRule="auto"/>
              <w:ind w:left="567" w:firstLine="0"/>
              <w:jc w:val="left"/>
            </w:pPr>
            <w:r>
              <w:rPr>
                <w:b/>
              </w:rPr>
              <w:t>G</w:t>
            </w:r>
            <w:r w:rsidR="003A3890">
              <w:rPr>
                <w:b/>
              </w:rPr>
              <w:t>UT</w:t>
            </w:r>
            <w:r>
              <w:t xml:space="preserve"> </w:t>
            </w:r>
          </w:p>
        </w:tc>
        <w:tc>
          <w:tcPr>
            <w:tcW w:w="7151" w:type="dxa"/>
            <w:tcBorders>
              <w:top w:val="nil"/>
              <w:left w:val="nil"/>
              <w:bottom w:val="nil"/>
              <w:right w:val="nil"/>
            </w:tcBorders>
          </w:tcPr>
          <w:p w14:paraId="0BE91878" w14:textId="77777777" w:rsidR="00174C4D" w:rsidRDefault="008F760C">
            <w:pPr>
              <w:spacing w:after="203" w:line="259" w:lineRule="auto"/>
              <w:ind w:left="0" w:firstLine="0"/>
              <w:jc w:val="left"/>
            </w:pPr>
            <w:r>
              <w:t>Other soils</w:t>
            </w:r>
          </w:p>
          <w:p w14:paraId="0BE91879" w14:textId="77777777" w:rsidR="00174C4D" w:rsidRDefault="003A3890">
            <w:pPr>
              <w:spacing w:after="0" w:line="259" w:lineRule="auto"/>
              <w:ind w:left="0" w:right="64" w:firstLine="0"/>
              <w:jc w:val="right"/>
            </w:pPr>
            <w:r>
              <w:rPr>
                <w:b/>
              </w:rPr>
              <w:t>T</w:t>
            </w:r>
            <w:r w:rsidR="008F760C">
              <w:rPr>
                <w:b/>
              </w:rPr>
              <w:t xml:space="preserve">ypic Sulphuric </w:t>
            </w:r>
            <w:proofErr w:type="spellStart"/>
            <w:r w:rsidR="008F760C">
              <w:rPr>
                <w:b/>
              </w:rPr>
              <w:t>Gley</w:t>
            </w:r>
            <w:proofErr w:type="spellEnd"/>
            <w:r w:rsidR="008F760C">
              <w:rPr>
                <w:b/>
              </w:rPr>
              <w:t xml:space="preserve"> Soils</w:t>
            </w:r>
          </w:p>
        </w:tc>
      </w:tr>
      <w:tr w:rsidR="003A3890" w14:paraId="0BE9187C" w14:textId="77777777" w:rsidTr="003A3890">
        <w:trPr>
          <w:trHeight w:val="470"/>
        </w:trPr>
        <w:tc>
          <w:tcPr>
            <w:tcW w:w="8568" w:type="dxa"/>
            <w:gridSpan w:val="2"/>
            <w:tcBorders>
              <w:top w:val="nil"/>
              <w:left w:val="nil"/>
              <w:bottom w:val="nil"/>
              <w:right w:val="nil"/>
            </w:tcBorders>
          </w:tcPr>
          <w:p w14:paraId="0BE9187B" w14:textId="77777777" w:rsidR="003A3890" w:rsidRDefault="003A3890" w:rsidP="003A3890">
            <w:pPr>
              <w:tabs>
                <w:tab w:val="center" w:pos="762"/>
              </w:tabs>
              <w:spacing w:after="0" w:line="259" w:lineRule="auto"/>
              <w:ind w:left="567" w:hanging="567"/>
              <w:jc w:val="left"/>
            </w:pPr>
            <w:r>
              <w:rPr>
                <w:b/>
              </w:rPr>
              <w:t xml:space="preserve"> </w:t>
            </w:r>
            <w:proofErr w:type="gramStart"/>
            <w:r>
              <w:rPr>
                <w:b/>
              </w:rPr>
              <w:t xml:space="preserve">GT  </w:t>
            </w:r>
            <w:r>
              <w:t>TEPHRIC</w:t>
            </w:r>
            <w:proofErr w:type="gramEnd"/>
            <w:r>
              <w:t xml:space="preserve"> GLEY SOILS</w:t>
            </w:r>
          </w:p>
        </w:tc>
      </w:tr>
      <w:tr w:rsidR="003A3890" w14:paraId="0BE9187E" w14:textId="77777777" w:rsidTr="00817676">
        <w:trPr>
          <w:trHeight w:val="758"/>
        </w:trPr>
        <w:tc>
          <w:tcPr>
            <w:tcW w:w="8568" w:type="dxa"/>
            <w:gridSpan w:val="2"/>
            <w:tcBorders>
              <w:top w:val="nil"/>
              <w:left w:val="nil"/>
              <w:bottom w:val="nil"/>
              <w:right w:val="nil"/>
            </w:tcBorders>
          </w:tcPr>
          <w:p w14:paraId="0BE9187D" w14:textId="77777777" w:rsidR="003A3890" w:rsidRDefault="003A3890" w:rsidP="003A3890">
            <w:pPr>
              <w:spacing w:after="0" w:line="259" w:lineRule="auto"/>
              <w:ind w:left="567" w:firstLine="0"/>
              <w:jc w:val="left"/>
            </w:pPr>
            <w:proofErr w:type="spellStart"/>
            <w:r>
              <w:t>Tephric</w:t>
            </w:r>
            <w:proofErr w:type="spellEnd"/>
            <w:r>
              <w:t xml:space="preserve"> </w:t>
            </w:r>
            <w:proofErr w:type="spellStart"/>
            <w:r>
              <w:t>Gley</w:t>
            </w:r>
            <w:proofErr w:type="spellEnd"/>
            <w:r>
              <w:t xml:space="preserve"> Soils occur in unconsolidated sediment of volcanic origin including ash, cinders, lapilli, pumice and other pyroclastics. </w:t>
            </w:r>
          </w:p>
        </w:tc>
      </w:tr>
      <w:tr w:rsidR="00174C4D" w14:paraId="0BE91882" w14:textId="77777777" w:rsidTr="005A6DEB">
        <w:trPr>
          <w:trHeight w:val="1128"/>
        </w:trPr>
        <w:tc>
          <w:tcPr>
            <w:tcW w:w="1417" w:type="dxa"/>
            <w:tcBorders>
              <w:top w:val="nil"/>
              <w:left w:val="nil"/>
              <w:bottom w:val="nil"/>
              <w:right w:val="nil"/>
            </w:tcBorders>
          </w:tcPr>
          <w:p w14:paraId="0BE9187F" w14:textId="77777777" w:rsidR="00174C4D" w:rsidRDefault="008F760C" w:rsidP="005A6DEB">
            <w:pPr>
              <w:spacing w:before="100" w:after="0" w:line="259" w:lineRule="auto"/>
              <w:ind w:left="567" w:firstLine="0"/>
              <w:jc w:val="left"/>
            </w:pPr>
            <w:r>
              <w:rPr>
                <w:b/>
              </w:rPr>
              <w:t>G</w:t>
            </w:r>
            <w:r w:rsidR="00817676">
              <w:rPr>
                <w:b/>
              </w:rPr>
              <w:t>T</w:t>
            </w:r>
            <w:r>
              <w:rPr>
                <w:b/>
              </w:rPr>
              <w:t>O</w:t>
            </w:r>
            <w:r>
              <w:t xml:space="preserve"> </w:t>
            </w:r>
          </w:p>
        </w:tc>
        <w:tc>
          <w:tcPr>
            <w:tcW w:w="7151" w:type="dxa"/>
            <w:tcBorders>
              <w:top w:val="nil"/>
              <w:left w:val="nil"/>
              <w:bottom w:val="nil"/>
              <w:right w:val="nil"/>
            </w:tcBorders>
            <w:vAlign w:val="center"/>
          </w:tcPr>
          <w:p w14:paraId="0BE91880" w14:textId="77777777" w:rsidR="00817676" w:rsidRDefault="008F760C" w:rsidP="00817676">
            <w:pPr>
              <w:spacing w:after="0" w:line="259" w:lineRule="auto"/>
              <w:ind w:left="1" w:right="70" w:hanging="1"/>
            </w:pPr>
            <w:proofErr w:type="spellStart"/>
            <w:r>
              <w:t>Tephric</w:t>
            </w:r>
            <w:proofErr w:type="spellEnd"/>
            <w:r>
              <w:t xml:space="preserve"> </w:t>
            </w:r>
            <w:proofErr w:type="spellStart"/>
            <w:r>
              <w:t>Gley</w:t>
            </w:r>
            <w:proofErr w:type="spellEnd"/>
            <w:r>
              <w:t xml:space="preserve"> Soils that have a </w:t>
            </w:r>
            <w:r w:rsidRPr="00A07646">
              <w:rPr>
                <w:color w:val="2B579A"/>
                <w:u w:val="single"/>
                <w:shd w:val="clear" w:color="auto" w:fill="E6E6E6"/>
                <w:rPrChange w:id="1411" w:author="Thomas Caspari" w:date="2017-10-12T15:30:00Z">
                  <w:rPr>
                    <w:color w:val="2B579A"/>
                    <w:shd w:val="clear" w:color="auto" w:fill="E6E6E6"/>
                  </w:rPr>
                </w:rPrChange>
              </w:rPr>
              <w:t>peaty topsoil</w:t>
            </w:r>
            <w:r>
              <w:t xml:space="preserve"> either at the surface or buried with its upper surface within 60 cm of the soil surface.</w:t>
            </w:r>
          </w:p>
          <w:p w14:paraId="0BE91881" w14:textId="77777777" w:rsidR="00174C4D" w:rsidRDefault="00817676" w:rsidP="00817676">
            <w:pPr>
              <w:spacing w:after="0" w:line="259" w:lineRule="auto"/>
              <w:ind w:left="1" w:right="70" w:hanging="1"/>
              <w:jc w:val="right"/>
            </w:pPr>
            <w:r w:rsidRPr="00817676">
              <w:rPr>
                <w:b/>
              </w:rPr>
              <w:t>P</w:t>
            </w:r>
            <w:r w:rsidR="008F760C">
              <w:rPr>
                <w:b/>
              </w:rPr>
              <w:t xml:space="preserve">eaty </w:t>
            </w:r>
            <w:proofErr w:type="spellStart"/>
            <w:r>
              <w:rPr>
                <w:b/>
              </w:rPr>
              <w:t>T</w:t>
            </w:r>
            <w:r w:rsidR="008F760C">
              <w:rPr>
                <w:b/>
              </w:rPr>
              <w:t>ephric</w:t>
            </w:r>
            <w:proofErr w:type="spellEnd"/>
            <w:r w:rsidR="008F760C">
              <w:rPr>
                <w:b/>
              </w:rPr>
              <w:t xml:space="preserve"> </w:t>
            </w:r>
            <w:proofErr w:type="spellStart"/>
            <w:r w:rsidR="008F760C">
              <w:rPr>
                <w:b/>
              </w:rPr>
              <w:t>Gley</w:t>
            </w:r>
            <w:proofErr w:type="spellEnd"/>
            <w:r w:rsidR="008F760C">
              <w:rPr>
                <w:b/>
              </w:rPr>
              <w:t xml:space="preserve"> Soils </w:t>
            </w:r>
          </w:p>
        </w:tc>
      </w:tr>
      <w:tr w:rsidR="00174C4D" w14:paraId="0BE91886" w14:textId="77777777">
        <w:trPr>
          <w:trHeight w:val="1186"/>
        </w:trPr>
        <w:tc>
          <w:tcPr>
            <w:tcW w:w="1417" w:type="dxa"/>
            <w:tcBorders>
              <w:top w:val="nil"/>
              <w:left w:val="nil"/>
              <w:bottom w:val="nil"/>
              <w:right w:val="nil"/>
            </w:tcBorders>
          </w:tcPr>
          <w:p w14:paraId="0BE91883" w14:textId="77777777" w:rsidR="00174C4D" w:rsidRDefault="008F760C" w:rsidP="005A6DEB">
            <w:pPr>
              <w:spacing w:before="100" w:after="0" w:line="240" w:lineRule="auto"/>
              <w:ind w:left="567" w:firstLine="0"/>
              <w:jc w:val="left"/>
            </w:pPr>
            <w:r>
              <w:rPr>
                <w:b/>
              </w:rPr>
              <w:t>G</w:t>
            </w:r>
            <w:r w:rsidR="00817676">
              <w:rPr>
                <w:b/>
              </w:rPr>
              <w:t>TA</w:t>
            </w:r>
          </w:p>
        </w:tc>
        <w:tc>
          <w:tcPr>
            <w:tcW w:w="7151" w:type="dxa"/>
            <w:tcBorders>
              <w:top w:val="nil"/>
              <w:left w:val="nil"/>
              <w:bottom w:val="nil"/>
              <w:right w:val="nil"/>
            </w:tcBorders>
            <w:vAlign w:val="center"/>
          </w:tcPr>
          <w:p w14:paraId="0BE91884" w14:textId="77777777" w:rsidR="00817676" w:rsidRDefault="008F760C">
            <w:pPr>
              <w:spacing w:after="0" w:line="259" w:lineRule="auto"/>
              <w:ind w:left="1" w:hanging="1"/>
              <w:jc w:val="left"/>
            </w:pPr>
            <w:r>
              <w:t xml:space="preserve">Other soils that have pH of less than 5.5 in some part from the base of the A horizon to 60 cm from the mineral soil surface. </w:t>
            </w:r>
          </w:p>
          <w:p w14:paraId="0BE91885" w14:textId="77777777" w:rsidR="00174C4D" w:rsidRDefault="00817676" w:rsidP="00817676">
            <w:pPr>
              <w:spacing w:after="0" w:line="259" w:lineRule="auto"/>
              <w:ind w:left="1" w:hanging="1"/>
              <w:jc w:val="right"/>
            </w:pPr>
            <w:r>
              <w:rPr>
                <w:b/>
              </w:rPr>
              <w:t>A</w:t>
            </w:r>
            <w:r w:rsidR="008F760C">
              <w:rPr>
                <w:b/>
              </w:rPr>
              <w:t xml:space="preserve">cidic </w:t>
            </w:r>
            <w:proofErr w:type="spellStart"/>
            <w:r>
              <w:rPr>
                <w:b/>
              </w:rPr>
              <w:t>T</w:t>
            </w:r>
            <w:r w:rsidR="008F760C">
              <w:rPr>
                <w:b/>
              </w:rPr>
              <w:t>ephric</w:t>
            </w:r>
            <w:proofErr w:type="spellEnd"/>
            <w:r w:rsidR="008F760C">
              <w:rPr>
                <w:b/>
              </w:rPr>
              <w:t xml:space="preserve"> </w:t>
            </w:r>
            <w:proofErr w:type="spellStart"/>
            <w:r w:rsidR="008F760C">
              <w:rPr>
                <w:b/>
              </w:rPr>
              <w:t>Gley</w:t>
            </w:r>
            <w:proofErr w:type="spellEnd"/>
            <w:r w:rsidR="008F760C">
              <w:rPr>
                <w:b/>
              </w:rPr>
              <w:t xml:space="preserve"> Soils</w:t>
            </w:r>
          </w:p>
        </w:tc>
      </w:tr>
      <w:tr w:rsidR="00174C4D" w14:paraId="0BE91889" w14:textId="77777777">
        <w:trPr>
          <w:trHeight w:val="407"/>
        </w:trPr>
        <w:tc>
          <w:tcPr>
            <w:tcW w:w="1417" w:type="dxa"/>
            <w:tcBorders>
              <w:top w:val="nil"/>
              <w:left w:val="nil"/>
              <w:bottom w:val="nil"/>
              <w:right w:val="nil"/>
            </w:tcBorders>
            <w:vAlign w:val="bottom"/>
          </w:tcPr>
          <w:p w14:paraId="0BE91887" w14:textId="77777777" w:rsidR="00174C4D" w:rsidRDefault="008F760C" w:rsidP="00817676">
            <w:pPr>
              <w:spacing w:after="0" w:line="259" w:lineRule="auto"/>
              <w:ind w:left="567" w:firstLine="0"/>
              <w:jc w:val="left"/>
            </w:pPr>
            <w:r>
              <w:rPr>
                <w:b/>
              </w:rPr>
              <w:t>G</w:t>
            </w:r>
            <w:r w:rsidR="00817676">
              <w:rPr>
                <w:b/>
              </w:rPr>
              <w:t>TT</w:t>
            </w:r>
            <w:r>
              <w:t xml:space="preserve"> </w:t>
            </w:r>
          </w:p>
        </w:tc>
        <w:tc>
          <w:tcPr>
            <w:tcW w:w="7151" w:type="dxa"/>
            <w:tcBorders>
              <w:top w:val="nil"/>
              <w:left w:val="nil"/>
              <w:bottom w:val="nil"/>
              <w:right w:val="nil"/>
            </w:tcBorders>
            <w:vAlign w:val="bottom"/>
          </w:tcPr>
          <w:p w14:paraId="0BE91888" w14:textId="77777777" w:rsidR="00174C4D" w:rsidRDefault="008F760C">
            <w:pPr>
              <w:spacing w:after="0" w:line="259" w:lineRule="auto"/>
              <w:ind w:left="0" w:firstLine="0"/>
              <w:jc w:val="left"/>
            </w:pPr>
            <w:r>
              <w:t>Other soils</w:t>
            </w:r>
          </w:p>
        </w:tc>
      </w:tr>
    </w:tbl>
    <w:p w14:paraId="0BE9188A" w14:textId="77777777" w:rsidR="00174C4D" w:rsidRDefault="00817676">
      <w:pPr>
        <w:spacing w:after="82" w:line="265" w:lineRule="auto"/>
        <w:ind w:left="10" w:right="54" w:hanging="10"/>
        <w:jc w:val="right"/>
      </w:pPr>
      <w:r>
        <w:rPr>
          <w:b/>
        </w:rPr>
        <w:t>T</w:t>
      </w:r>
      <w:r w:rsidR="008F760C">
        <w:rPr>
          <w:b/>
        </w:rPr>
        <w:t xml:space="preserve">ypic </w:t>
      </w:r>
      <w:proofErr w:type="spellStart"/>
      <w:r>
        <w:rPr>
          <w:b/>
        </w:rPr>
        <w:t>T</w:t>
      </w:r>
      <w:r w:rsidR="008F760C">
        <w:rPr>
          <w:b/>
        </w:rPr>
        <w:t>ephric</w:t>
      </w:r>
      <w:proofErr w:type="spellEnd"/>
      <w:r w:rsidR="008F760C">
        <w:rPr>
          <w:b/>
        </w:rPr>
        <w:t xml:space="preserve"> </w:t>
      </w:r>
      <w:proofErr w:type="spellStart"/>
      <w:r w:rsidR="008F760C">
        <w:rPr>
          <w:b/>
        </w:rPr>
        <w:t>Gley</w:t>
      </w:r>
      <w:proofErr w:type="spellEnd"/>
      <w:r w:rsidR="008F760C">
        <w:rPr>
          <w:b/>
        </w:rPr>
        <w:t xml:space="preserve"> Soils</w:t>
      </w:r>
    </w:p>
    <w:p w14:paraId="0BE9188B" w14:textId="77777777" w:rsidR="00174C4D" w:rsidRDefault="008F760C" w:rsidP="00817676">
      <w:pPr>
        <w:spacing w:after="183"/>
        <w:ind w:left="567" w:right="54" w:hanging="567"/>
      </w:pPr>
      <w:r>
        <w:rPr>
          <w:b/>
        </w:rPr>
        <w:t>GS</w:t>
      </w:r>
      <w:r>
        <w:t xml:space="preserve"> </w:t>
      </w:r>
      <w:r w:rsidR="00817676">
        <w:tab/>
      </w:r>
      <w:r>
        <w:t>SANDY GLEY SOILS</w:t>
      </w:r>
    </w:p>
    <w:p w14:paraId="0BE9188C" w14:textId="77777777" w:rsidR="00174C4D" w:rsidRDefault="008F760C" w:rsidP="00817676">
      <w:pPr>
        <w:spacing w:after="120" w:line="252" w:lineRule="auto"/>
        <w:ind w:left="567" w:right="57" w:hanging="578"/>
      </w:pPr>
      <w:r>
        <w:t xml:space="preserve"> </w:t>
      </w:r>
      <w:r w:rsidR="00817676">
        <w:tab/>
      </w:r>
      <w:r>
        <w:t xml:space="preserve">Sandy </w:t>
      </w:r>
      <w:proofErr w:type="spellStart"/>
      <w:r>
        <w:t>Gley</w:t>
      </w:r>
      <w:proofErr w:type="spellEnd"/>
      <w:r>
        <w:t xml:space="preserve"> Soils occur in sand deposits which are usually </w:t>
      </w:r>
      <w:proofErr w:type="gramStart"/>
      <w:r>
        <w:t>aeolian, but</w:t>
      </w:r>
      <w:proofErr w:type="gramEnd"/>
      <w:r>
        <w:t xml:space="preserve"> may also be of alluvial origin. Subsurface horizons are sand or loamy sand.</w:t>
      </w:r>
    </w:p>
    <w:tbl>
      <w:tblPr>
        <w:tblStyle w:val="TableGrid1"/>
        <w:tblW w:w="8001" w:type="dxa"/>
        <w:tblInd w:w="567" w:type="dxa"/>
        <w:tblLook w:val="04A0" w:firstRow="1" w:lastRow="0" w:firstColumn="1" w:lastColumn="0" w:noHBand="0" w:noVBand="1"/>
      </w:tblPr>
      <w:tblGrid>
        <w:gridCol w:w="850"/>
        <w:gridCol w:w="7151"/>
      </w:tblGrid>
      <w:tr w:rsidR="00174C4D" w14:paraId="0BE91890" w14:textId="77777777">
        <w:trPr>
          <w:trHeight w:val="1294"/>
        </w:trPr>
        <w:tc>
          <w:tcPr>
            <w:tcW w:w="850" w:type="dxa"/>
            <w:tcBorders>
              <w:top w:val="nil"/>
              <w:left w:val="nil"/>
              <w:bottom w:val="nil"/>
              <w:right w:val="nil"/>
            </w:tcBorders>
          </w:tcPr>
          <w:p w14:paraId="0BE9188D" w14:textId="77777777" w:rsidR="00174C4D" w:rsidRDefault="008F760C">
            <w:pPr>
              <w:spacing w:after="0" w:line="259" w:lineRule="auto"/>
              <w:ind w:left="0" w:firstLine="0"/>
              <w:jc w:val="left"/>
            </w:pPr>
            <w:r>
              <w:rPr>
                <w:b/>
              </w:rPr>
              <w:t>GSO</w:t>
            </w:r>
            <w:r>
              <w:t xml:space="preserve"> </w:t>
            </w:r>
          </w:p>
        </w:tc>
        <w:tc>
          <w:tcPr>
            <w:tcW w:w="7151" w:type="dxa"/>
            <w:tcBorders>
              <w:top w:val="nil"/>
              <w:left w:val="nil"/>
              <w:bottom w:val="nil"/>
              <w:right w:val="nil"/>
            </w:tcBorders>
          </w:tcPr>
          <w:p w14:paraId="0BE9188E" w14:textId="77777777" w:rsidR="00817676" w:rsidRDefault="008F760C">
            <w:pPr>
              <w:spacing w:after="0" w:line="259" w:lineRule="auto"/>
              <w:ind w:left="1" w:right="64" w:hanging="1"/>
            </w:pPr>
            <w:r>
              <w:t xml:space="preserve">Sandy </w:t>
            </w:r>
            <w:proofErr w:type="spellStart"/>
            <w:r>
              <w:t>Gley</w:t>
            </w:r>
            <w:proofErr w:type="spellEnd"/>
            <w:r>
              <w:t xml:space="preserve"> Soils that have a </w:t>
            </w:r>
            <w:r w:rsidRPr="00A07646">
              <w:rPr>
                <w:color w:val="2B579A"/>
                <w:u w:val="single"/>
                <w:shd w:val="clear" w:color="auto" w:fill="E6E6E6"/>
                <w:rPrChange w:id="1412" w:author="Thomas Caspari" w:date="2017-10-12T15:30:00Z">
                  <w:rPr>
                    <w:color w:val="2B579A"/>
                    <w:shd w:val="clear" w:color="auto" w:fill="E6E6E6"/>
                  </w:rPr>
                </w:rPrChange>
              </w:rPr>
              <w:t>peaty topsoil</w:t>
            </w:r>
            <w:r>
              <w:t xml:space="preserve"> either at the surface or buried with its upper surface within 60 cm of the mineral soil surface. </w:t>
            </w:r>
          </w:p>
          <w:p w14:paraId="0BE9188F" w14:textId="77777777" w:rsidR="00174C4D" w:rsidRDefault="00817676" w:rsidP="00817676">
            <w:pPr>
              <w:spacing w:after="0" w:line="259" w:lineRule="auto"/>
              <w:ind w:left="1" w:right="64" w:hanging="1"/>
              <w:jc w:val="right"/>
            </w:pPr>
            <w:r>
              <w:rPr>
                <w:b/>
              </w:rPr>
              <w:t>P</w:t>
            </w:r>
            <w:r w:rsidR="008F760C">
              <w:rPr>
                <w:b/>
              </w:rPr>
              <w:t xml:space="preserve">eaty Sandy </w:t>
            </w:r>
            <w:proofErr w:type="spellStart"/>
            <w:r w:rsidR="008F760C">
              <w:rPr>
                <w:b/>
              </w:rPr>
              <w:t>Gley</w:t>
            </w:r>
            <w:proofErr w:type="spellEnd"/>
            <w:r w:rsidR="008F760C">
              <w:rPr>
                <w:b/>
              </w:rPr>
              <w:t xml:space="preserve"> Soils</w:t>
            </w:r>
            <w:r>
              <w:rPr>
                <w:b/>
              </w:rPr>
              <w:br/>
            </w:r>
          </w:p>
        </w:tc>
      </w:tr>
      <w:tr w:rsidR="00174C4D" w14:paraId="0BE91894" w14:textId="77777777">
        <w:trPr>
          <w:trHeight w:val="1250"/>
        </w:trPr>
        <w:tc>
          <w:tcPr>
            <w:tcW w:w="850" w:type="dxa"/>
            <w:tcBorders>
              <w:top w:val="nil"/>
              <w:left w:val="nil"/>
              <w:bottom w:val="nil"/>
              <w:right w:val="nil"/>
            </w:tcBorders>
          </w:tcPr>
          <w:p w14:paraId="0BE91891" w14:textId="77777777" w:rsidR="00174C4D" w:rsidRDefault="008F760C">
            <w:pPr>
              <w:spacing w:after="0" w:line="259" w:lineRule="auto"/>
              <w:ind w:left="0" w:firstLine="0"/>
              <w:jc w:val="left"/>
            </w:pPr>
            <w:r>
              <w:rPr>
                <w:b/>
              </w:rPr>
              <w:t>GSQ</w:t>
            </w:r>
            <w:r>
              <w:t xml:space="preserve"> </w:t>
            </w:r>
          </w:p>
        </w:tc>
        <w:tc>
          <w:tcPr>
            <w:tcW w:w="7151" w:type="dxa"/>
            <w:tcBorders>
              <w:top w:val="nil"/>
              <w:left w:val="nil"/>
              <w:bottom w:val="nil"/>
              <w:right w:val="nil"/>
            </w:tcBorders>
          </w:tcPr>
          <w:p w14:paraId="0BE91892" w14:textId="4379B63D" w:rsidR="00174C4D" w:rsidRDefault="008F760C">
            <w:pPr>
              <w:spacing w:after="1" w:line="239" w:lineRule="auto"/>
              <w:ind w:left="1" w:hanging="1"/>
            </w:pPr>
            <w:r>
              <w:t xml:space="preserve">Other soils that within 60 cm of the mineral soil surface have </w:t>
            </w:r>
            <w:del w:id="1413" w:author="Lauren OBrien" w:date="2024-09-19T03:13:00Z">
              <w:r>
                <w:delText>electrical conductivity of 0.8 mS/cm or more</w:delText>
              </w:r>
            </w:del>
            <w:ins w:id="1414" w:author="Lauren OBrien" w:date="2024-09-19T03:13:00Z">
              <w:r w:rsidR="31F1697A">
                <w:t>saline soil materials.</w:t>
              </w:r>
            </w:ins>
          </w:p>
          <w:p w14:paraId="0BE91893" w14:textId="77777777" w:rsidR="00174C4D" w:rsidRDefault="008F760C">
            <w:pPr>
              <w:spacing w:after="0" w:line="259" w:lineRule="auto"/>
              <w:ind w:left="0" w:right="64" w:firstLine="0"/>
              <w:jc w:val="right"/>
            </w:pPr>
            <w:r>
              <w:rPr>
                <w:b/>
              </w:rPr>
              <w:t xml:space="preserve">Saline Sandy </w:t>
            </w:r>
            <w:proofErr w:type="spellStart"/>
            <w:r>
              <w:rPr>
                <w:b/>
              </w:rPr>
              <w:t>Gley</w:t>
            </w:r>
            <w:proofErr w:type="spellEnd"/>
            <w:r>
              <w:rPr>
                <w:b/>
              </w:rPr>
              <w:t xml:space="preserve"> Soils</w:t>
            </w:r>
          </w:p>
        </w:tc>
      </w:tr>
      <w:tr w:rsidR="00174C4D" w14:paraId="0BE91899" w14:textId="77777777">
        <w:trPr>
          <w:trHeight w:val="1308"/>
        </w:trPr>
        <w:tc>
          <w:tcPr>
            <w:tcW w:w="850" w:type="dxa"/>
            <w:tcBorders>
              <w:top w:val="nil"/>
              <w:left w:val="nil"/>
              <w:bottom w:val="nil"/>
              <w:right w:val="nil"/>
            </w:tcBorders>
          </w:tcPr>
          <w:p w14:paraId="0BE91895" w14:textId="77777777" w:rsidR="00174C4D" w:rsidRDefault="008F760C">
            <w:pPr>
              <w:spacing w:after="0" w:line="259" w:lineRule="auto"/>
              <w:ind w:left="0" w:firstLine="0"/>
              <w:jc w:val="left"/>
            </w:pPr>
            <w:r>
              <w:rPr>
                <w:b/>
              </w:rPr>
              <w:lastRenderedPageBreak/>
              <w:t>GSC</w:t>
            </w:r>
          </w:p>
        </w:tc>
        <w:tc>
          <w:tcPr>
            <w:tcW w:w="7151" w:type="dxa"/>
            <w:tcBorders>
              <w:top w:val="nil"/>
              <w:left w:val="nil"/>
              <w:bottom w:val="nil"/>
              <w:right w:val="nil"/>
            </w:tcBorders>
            <w:vAlign w:val="bottom"/>
          </w:tcPr>
          <w:p w14:paraId="0BE91896" w14:textId="77777777" w:rsidR="00174C4D" w:rsidRDefault="008F760C">
            <w:pPr>
              <w:spacing w:after="58" w:line="239" w:lineRule="auto"/>
              <w:ind w:left="1" w:hanging="1"/>
            </w:pPr>
            <w:r>
              <w:t>Other soils that have more than 2% concretions in some horizon at a depth of 60 cm or less from the mineral soil surface.</w:t>
            </w:r>
          </w:p>
          <w:p w14:paraId="0BE91897" w14:textId="77777777" w:rsidR="00817676" w:rsidRDefault="00817676" w:rsidP="00817676">
            <w:pPr>
              <w:spacing w:after="58" w:line="239" w:lineRule="auto"/>
              <w:ind w:left="1" w:hanging="1"/>
              <w:jc w:val="right"/>
            </w:pPr>
            <w:r>
              <w:rPr>
                <w:b/>
              </w:rPr>
              <w:t xml:space="preserve">Concretionary Sandy </w:t>
            </w:r>
            <w:proofErr w:type="spellStart"/>
            <w:r>
              <w:rPr>
                <w:b/>
              </w:rPr>
              <w:t>Gley</w:t>
            </w:r>
            <w:proofErr w:type="spellEnd"/>
            <w:r>
              <w:rPr>
                <w:b/>
              </w:rPr>
              <w:t xml:space="preserve"> Soils</w:t>
            </w:r>
          </w:p>
          <w:p w14:paraId="0BE91898" w14:textId="77777777" w:rsidR="00174C4D" w:rsidRDefault="00174C4D" w:rsidP="00817676">
            <w:pPr>
              <w:spacing w:after="0" w:line="259" w:lineRule="auto"/>
              <w:ind w:left="0" w:right="65" w:firstLine="0"/>
            </w:pPr>
          </w:p>
        </w:tc>
      </w:tr>
      <w:tr w:rsidR="00174C4D" w14:paraId="0BE9189C" w14:textId="77777777">
        <w:trPr>
          <w:trHeight w:val="693"/>
        </w:trPr>
        <w:tc>
          <w:tcPr>
            <w:tcW w:w="850" w:type="dxa"/>
            <w:tcBorders>
              <w:top w:val="nil"/>
              <w:left w:val="nil"/>
              <w:bottom w:val="nil"/>
              <w:right w:val="nil"/>
            </w:tcBorders>
          </w:tcPr>
          <w:p w14:paraId="0BE9189A" w14:textId="77777777" w:rsidR="00174C4D" w:rsidRDefault="00817676">
            <w:pPr>
              <w:spacing w:after="0" w:line="259" w:lineRule="auto"/>
              <w:ind w:left="0" w:firstLine="0"/>
              <w:jc w:val="left"/>
            </w:pPr>
            <w:r>
              <w:rPr>
                <w:b/>
              </w:rPr>
              <w:t>GSA</w:t>
            </w:r>
            <w:r w:rsidR="008F760C">
              <w:t xml:space="preserve"> </w:t>
            </w:r>
          </w:p>
        </w:tc>
        <w:tc>
          <w:tcPr>
            <w:tcW w:w="7151" w:type="dxa"/>
            <w:tcBorders>
              <w:top w:val="nil"/>
              <w:left w:val="nil"/>
              <w:bottom w:val="nil"/>
              <w:right w:val="nil"/>
            </w:tcBorders>
            <w:vAlign w:val="bottom"/>
          </w:tcPr>
          <w:p w14:paraId="0BE9189B" w14:textId="77777777" w:rsidR="00174C4D" w:rsidRDefault="008F760C">
            <w:pPr>
              <w:spacing w:after="0" w:line="259" w:lineRule="auto"/>
              <w:ind w:left="1" w:hanging="1"/>
              <w:jc w:val="left"/>
            </w:pPr>
            <w:r>
              <w:t>Other soils that have pH of less than 5.5 in some part from the base of the A horizon to 60 cm from the mineral soil surface</w:t>
            </w:r>
          </w:p>
        </w:tc>
      </w:tr>
    </w:tbl>
    <w:p w14:paraId="0BE9189F" w14:textId="312CD4A0" w:rsidR="00817676" w:rsidRDefault="00817676" w:rsidP="00BB1935">
      <w:pPr>
        <w:spacing w:after="0" w:line="265" w:lineRule="auto"/>
        <w:ind w:left="10" w:right="54" w:hanging="10"/>
        <w:jc w:val="right"/>
        <w:rPr>
          <w:rFonts w:ascii="Calibri" w:eastAsia="Calibri" w:hAnsi="Calibri" w:cs="Calibri"/>
          <w:color w:val="000000"/>
          <w:sz w:val="22"/>
        </w:rPr>
      </w:pPr>
      <w:r>
        <w:rPr>
          <w:b/>
        </w:rPr>
        <w:t>A</w:t>
      </w:r>
      <w:r w:rsidR="008F760C">
        <w:rPr>
          <w:b/>
        </w:rPr>
        <w:t xml:space="preserve">cidic Sandy </w:t>
      </w:r>
      <w:proofErr w:type="spellStart"/>
      <w:r w:rsidR="008F760C">
        <w:rPr>
          <w:b/>
        </w:rPr>
        <w:t>Gley</w:t>
      </w:r>
      <w:proofErr w:type="spellEnd"/>
      <w:r w:rsidR="008F760C">
        <w:rPr>
          <w:b/>
        </w:rPr>
        <w:t xml:space="preserve"> Soils</w:t>
      </w:r>
    </w:p>
    <w:p w14:paraId="0BE918A0" w14:textId="77777777" w:rsidR="00174C4D" w:rsidRDefault="008F760C" w:rsidP="00817676">
      <w:pPr>
        <w:tabs>
          <w:tab w:val="center" w:pos="2073"/>
        </w:tabs>
        <w:spacing w:after="9"/>
        <w:ind w:left="1418" w:hanging="851"/>
        <w:jc w:val="left"/>
      </w:pPr>
      <w:r>
        <w:rPr>
          <w:b/>
        </w:rPr>
        <w:t>GS</w:t>
      </w:r>
      <w:r w:rsidR="00817676">
        <w:rPr>
          <w:b/>
        </w:rPr>
        <w:t>T</w:t>
      </w:r>
      <w:r>
        <w:t xml:space="preserve"> </w:t>
      </w:r>
      <w:r>
        <w:tab/>
        <w:t>Other soils.</w:t>
      </w:r>
    </w:p>
    <w:p w14:paraId="0BE918A1" w14:textId="77777777" w:rsidR="00817676" w:rsidRPr="00853A17" w:rsidRDefault="00817676" w:rsidP="00853A17">
      <w:pPr>
        <w:jc w:val="right"/>
        <w:rPr>
          <w:b/>
        </w:rPr>
      </w:pPr>
      <w:r w:rsidRPr="00853A17">
        <w:rPr>
          <w:b/>
        </w:rPr>
        <w:t>T</w:t>
      </w:r>
      <w:r w:rsidR="008F760C" w:rsidRPr="00853A17">
        <w:rPr>
          <w:b/>
        </w:rPr>
        <w:t xml:space="preserve">ypic Sandy </w:t>
      </w:r>
      <w:proofErr w:type="spellStart"/>
      <w:r w:rsidR="008F760C" w:rsidRPr="00853A17">
        <w:rPr>
          <w:b/>
        </w:rPr>
        <w:t>Gley</w:t>
      </w:r>
      <w:proofErr w:type="spellEnd"/>
      <w:r w:rsidR="008F760C" w:rsidRPr="00853A17">
        <w:rPr>
          <w:b/>
        </w:rPr>
        <w:t xml:space="preserve"> Soils </w:t>
      </w:r>
    </w:p>
    <w:p w14:paraId="0BE918A2" w14:textId="77777777" w:rsidR="00174C4D" w:rsidRPr="00853A17" w:rsidRDefault="008F760C" w:rsidP="00853A17">
      <w:pPr>
        <w:spacing w:after="268"/>
        <w:ind w:left="567" w:right="54" w:hanging="581"/>
        <w:rPr>
          <w:b/>
        </w:rPr>
      </w:pPr>
      <w:r w:rsidRPr="00853A17">
        <w:rPr>
          <w:b/>
        </w:rPr>
        <w:t>GX</w:t>
      </w:r>
      <w:r>
        <w:rPr>
          <w:b/>
        </w:rPr>
        <w:t xml:space="preserve"> </w:t>
      </w:r>
      <w:r w:rsidR="00853A17">
        <w:rPr>
          <w:b/>
        </w:rPr>
        <w:tab/>
      </w:r>
      <w:r w:rsidRPr="00853A17">
        <w:t>OXIDIC GLEY SOILS</w:t>
      </w:r>
    </w:p>
    <w:p w14:paraId="0BE918A3" w14:textId="35C13D2A" w:rsidR="00174C4D" w:rsidRDefault="008F760C" w:rsidP="00817676">
      <w:pPr>
        <w:spacing w:after="216"/>
        <w:ind w:left="563" w:right="54" w:firstLine="0"/>
      </w:pPr>
      <w:r>
        <w:t xml:space="preserve">Oxidic </w:t>
      </w:r>
      <w:proofErr w:type="spellStart"/>
      <w:r>
        <w:t>Gley</w:t>
      </w:r>
      <w:proofErr w:type="spellEnd"/>
      <w:r>
        <w:t xml:space="preserve"> Soils have variable charge properties and contain low</w:t>
      </w:r>
      <w:r w:rsidR="00A07646">
        <w:t>-</w:t>
      </w:r>
      <w:r>
        <w:t>activity clays. The mineralogy is dominated by kaolin group clay minerals. Iron oxides are less common than in the Oxidic Soils.</w:t>
      </w:r>
    </w:p>
    <w:p w14:paraId="0BE918A4" w14:textId="77777777" w:rsidR="00174C4D" w:rsidRDefault="008F760C" w:rsidP="00817676">
      <w:pPr>
        <w:spacing w:after="45"/>
        <w:ind w:left="1418" w:right="54" w:hanging="852"/>
      </w:pPr>
      <w:r>
        <w:rPr>
          <w:b/>
        </w:rPr>
        <w:t>GX</w:t>
      </w:r>
      <w:r w:rsidR="00817676">
        <w:rPr>
          <w:b/>
        </w:rPr>
        <w:t>N</w:t>
      </w:r>
      <w:r>
        <w:t xml:space="preserve"> </w:t>
      </w:r>
      <w:r>
        <w:tab/>
        <w:t xml:space="preserve">Oxidic </w:t>
      </w:r>
      <w:proofErr w:type="spellStart"/>
      <w:r>
        <w:t>Gley</w:t>
      </w:r>
      <w:proofErr w:type="spellEnd"/>
      <w:r>
        <w:t xml:space="preserve"> Soils that have a </w:t>
      </w:r>
      <w:r w:rsidRPr="00A07646">
        <w:rPr>
          <w:color w:val="2B579A"/>
          <w:u w:val="single"/>
          <w:shd w:val="clear" w:color="auto" w:fill="E6E6E6"/>
          <w:rPrChange w:id="1415" w:author="Thomas Caspari" w:date="2017-10-12T15:31:00Z">
            <w:rPr>
              <w:color w:val="2B579A"/>
              <w:shd w:val="clear" w:color="auto" w:fill="E6E6E6"/>
            </w:rPr>
          </w:rPrChange>
        </w:rPr>
        <w:t>nodular horizon</w:t>
      </w:r>
      <w:r>
        <w:t xml:space="preserve"> with an upper boundary within 60 cm of the mineral soil surface.</w:t>
      </w:r>
    </w:p>
    <w:p w14:paraId="0BE918A5" w14:textId="77777777" w:rsidR="00174C4D" w:rsidRDefault="00817676">
      <w:pPr>
        <w:spacing w:after="196" w:line="265" w:lineRule="auto"/>
        <w:ind w:left="10" w:right="54" w:hanging="10"/>
        <w:jc w:val="right"/>
      </w:pPr>
      <w:r>
        <w:rPr>
          <w:b/>
        </w:rPr>
        <w:t>N</w:t>
      </w:r>
      <w:r w:rsidR="008F760C">
        <w:rPr>
          <w:b/>
        </w:rPr>
        <w:t xml:space="preserve">odular Oxidic </w:t>
      </w:r>
      <w:proofErr w:type="spellStart"/>
      <w:r w:rsidR="008F760C">
        <w:rPr>
          <w:b/>
        </w:rPr>
        <w:t>Gley</w:t>
      </w:r>
      <w:proofErr w:type="spellEnd"/>
      <w:r w:rsidR="008F760C">
        <w:rPr>
          <w:b/>
        </w:rPr>
        <w:t xml:space="preserve"> Soils</w:t>
      </w:r>
    </w:p>
    <w:p w14:paraId="0BE918A6" w14:textId="77777777" w:rsidR="00174C4D" w:rsidRDefault="008F760C" w:rsidP="00817676">
      <w:pPr>
        <w:tabs>
          <w:tab w:val="center" w:pos="848"/>
          <w:tab w:val="center" w:pos="2186"/>
        </w:tabs>
        <w:spacing w:after="9"/>
        <w:ind w:left="1418" w:hanging="851"/>
        <w:jc w:val="left"/>
      </w:pPr>
      <w:r>
        <w:rPr>
          <w:rFonts w:ascii="Calibri" w:eastAsia="Calibri" w:hAnsi="Calibri" w:cs="Calibri"/>
          <w:color w:val="000000"/>
          <w:sz w:val="22"/>
        </w:rPr>
        <w:tab/>
      </w:r>
      <w:r>
        <w:rPr>
          <w:b/>
        </w:rPr>
        <w:t>GX</w:t>
      </w:r>
      <w:r w:rsidR="00817676">
        <w:rPr>
          <w:b/>
        </w:rPr>
        <w:t>T</w:t>
      </w:r>
      <w:r>
        <w:t xml:space="preserve"> </w:t>
      </w:r>
      <w:r>
        <w:tab/>
        <w:t>Other soils.</w:t>
      </w:r>
    </w:p>
    <w:p w14:paraId="0BE918A7" w14:textId="77777777" w:rsidR="00174C4D" w:rsidRDefault="00817676">
      <w:pPr>
        <w:spacing w:after="81" w:line="265" w:lineRule="auto"/>
        <w:ind w:left="10" w:right="54" w:hanging="10"/>
        <w:jc w:val="right"/>
      </w:pPr>
      <w:r>
        <w:rPr>
          <w:b/>
        </w:rPr>
        <w:t>T</w:t>
      </w:r>
      <w:r w:rsidR="008F760C">
        <w:rPr>
          <w:b/>
        </w:rPr>
        <w:t xml:space="preserve">ypic Oxidic </w:t>
      </w:r>
      <w:proofErr w:type="spellStart"/>
      <w:r w:rsidR="008F760C">
        <w:rPr>
          <w:b/>
        </w:rPr>
        <w:t>Gley</w:t>
      </w:r>
      <w:proofErr w:type="spellEnd"/>
      <w:r w:rsidR="008F760C">
        <w:rPr>
          <w:b/>
        </w:rPr>
        <w:t xml:space="preserve"> Soils</w:t>
      </w:r>
    </w:p>
    <w:p w14:paraId="0BE918A8" w14:textId="77777777" w:rsidR="00174C4D" w:rsidRDefault="008F760C" w:rsidP="00C263E8">
      <w:pPr>
        <w:spacing w:after="268"/>
        <w:ind w:left="567" w:right="54" w:hanging="581"/>
      </w:pPr>
      <w:r>
        <w:rPr>
          <w:b/>
        </w:rPr>
        <w:t>G</w:t>
      </w:r>
      <w:r w:rsidR="00817676">
        <w:rPr>
          <w:b/>
        </w:rPr>
        <w:t>R</w:t>
      </w:r>
      <w:r w:rsidR="00C263E8">
        <w:tab/>
      </w:r>
      <w:r>
        <w:t>RECENT GLEY SOILS</w:t>
      </w:r>
    </w:p>
    <w:p w14:paraId="0BE918A9" w14:textId="77777777" w:rsidR="00174C4D" w:rsidRDefault="008F760C" w:rsidP="00817676">
      <w:pPr>
        <w:spacing w:after="120" w:line="252" w:lineRule="auto"/>
        <w:ind w:left="561" w:right="57" w:firstLine="0"/>
      </w:pPr>
      <w:r>
        <w:t xml:space="preserve">Recent </w:t>
      </w:r>
      <w:proofErr w:type="spellStart"/>
      <w:r>
        <w:t>Gley</w:t>
      </w:r>
      <w:proofErr w:type="spellEnd"/>
      <w:r>
        <w:t xml:space="preserve"> Soils occur on young land surfaces, usually in fluvial or estuarine sediments. In many sites there is a significant flood risk.</w:t>
      </w:r>
    </w:p>
    <w:tbl>
      <w:tblPr>
        <w:tblStyle w:val="TableGrid1"/>
        <w:tblW w:w="8002" w:type="dxa"/>
        <w:tblInd w:w="566" w:type="dxa"/>
        <w:tblLook w:val="04A0" w:firstRow="1" w:lastRow="0" w:firstColumn="1" w:lastColumn="0" w:noHBand="0" w:noVBand="1"/>
      </w:tblPr>
      <w:tblGrid>
        <w:gridCol w:w="851"/>
        <w:gridCol w:w="7151"/>
      </w:tblGrid>
      <w:tr w:rsidR="00174C4D" w14:paraId="0BE918AD" w14:textId="77777777">
        <w:trPr>
          <w:trHeight w:val="1065"/>
        </w:trPr>
        <w:tc>
          <w:tcPr>
            <w:tcW w:w="851" w:type="dxa"/>
            <w:tcBorders>
              <w:top w:val="nil"/>
              <w:left w:val="nil"/>
              <w:bottom w:val="nil"/>
              <w:right w:val="nil"/>
            </w:tcBorders>
          </w:tcPr>
          <w:p w14:paraId="0BE918AA" w14:textId="77777777" w:rsidR="00174C4D" w:rsidRDefault="008F760C" w:rsidP="00817676">
            <w:pPr>
              <w:spacing w:after="0" w:line="259" w:lineRule="auto"/>
              <w:ind w:left="0" w:firstLine="0"/>
            </w:pPr>
            <w:r>
              <w:rPr>
                <w:b/>
              </w:rPr>
              <w:t>G</w:t>
            </w:r>
            <w:r w:rsidR="00817676">
              <w:rPr>
                <w:b/>
              </w:rPr>
              <w:t>R</w:t>
            </w:r>
            <w:r>
              <w:rPr>
                <w:b/>
              </w:rPr>
              <w:t>O</w:t>
            </w:r>
            <w:r>
              <w:t xml:space="preserve"> </w:t>
            </w:r>
          </w:p>
        </w:tc>
        <w:tc>
          <w:tcPr>
            <w:tcW w:w="7151" w:type="dxa"/>
            <w:tcBorders>
              <w:top w:val="nil"/>
              <w:left w:val="nil"/>
              <w:bottom w:val="nil"/>
              <w:right w:val="nil"/>
            </w:tcBorders>
          </w:tcPr>
          <w:p w14:paraId="0BE918AB" w14:textId="77777777" w:rsidR="00817676" w:rsidRDefault="008F760C" w:rsidP="00817676">
            <w:pPr>
              <w:spacing w:after="0" w:line="259" w:lineRule="auto"/>
              <w:ind w:left="0" w:right="65" w:firstLine="0"/>
            </w:pPr>
            <w:r>
              <w:t xml:space="preserve">Recent </w:t>
            </w:r>
            <w:proofErr w:type="spellStart"/>
            <w:r>
              <w:t>Gley</w:t>
            </w:r>
            <w:proofErr w:type="spellEnd"/>
            <w:r>
              <w:t xml:space="preserve"> Soils that have a </w:t>
            </w:r>
            <w:r w:rsidRPr="00A07646">
              <w:rPr>
                <w:color w:val="2B579A"/>
                <w:u w:val="single"/>
                <w:shd w:val="clear" w:color="auto" w:fill="E6E6E6"/>
                <w:rPrChange w:id="1416" w:author="Thomas Caspari" w:date="2017-10-12T15:32:00Z">
                  <w:rPr>
                    <w:color w:val="2B579A"/>
                    <w:shd w:val="clear" w:color="auto" w:fill="E6E6E6"/>
                  </w:rPr>
                </w:rPrChange>
              </w:rPr>
              <w:t>peaty topsoil</w:t>
            </w:r>
            <w:r>
              <w:t xml:space="preserve"> either at the surface or buried with its upper surface within 60 cm of the soil surface. </w:t>
            </w:r>
          </w:p>
          <w:p w14:paraId="0BE918AC" w14:textId="77777777" w:rsidR="00174C4D" w:rsidRDefault="00817676" w:rsidP="00817676">
            <w:pPr>
              <w:spacing w:after="0" w:line="259" w:lineRule="auto"/>
              <w:ind w:left="0" w:right="65" w:firstLine="0"/>
              <w:jc w:val="right"/>
            </w:pPr>
            <w:r>
              <w:rPr>
                <w:b/>
              </w:rPr>
              <w:t>P</w:t>
            </w:r>
            <w:r w:rsidR="008F760C">
              <w:rPr>
                <w:b/>
              </w:rPr>
              <w:t xml:space="preserve">eaty </w:t>
            </w:r>
            <w:r>
              <w:rPr>
                <w:b/>
              </w:rPr>
              <w:t>R</w:t>
            </w:r>
            <w:r w:rsidR="008F760C">
              <w:rPr>
                <w:b/>
              </w:rPr>
              <w:t xml:space="preserve">ecent </w:t>
            </w:r>
            <w:proofErr w:type="spellStart"/>
            <w:r w:rsidR="008F760C">
              <w:rPr>
                <w:b/>
              </w:rPr>
              <w:t>Gley</w:t>
            </w:r>
            <w:proofErr w:type="spellEnd"/>
            <w:r w:rsidR="008F760C">
              <w:rPr>
                <w:b/>
              </w:rPr>
              <w:t xml:space="preserve"> Soils</w:t>
            </w:r>
          </w:p>
        </w:tc>
      </w:tr>
      <w:tr w:rsidR="00174C4D" w14:paraId="0BE918B1" w14:textId="77777777">
        <w:trPr>
          <w:trHeight w:val="1365"/>
        </w:trPr>
        <w:tc>
          <w:tcPr>
            <w:tcW w:w="851" w:type="dxa"/>
            <w:tcBorders>
              <w:top w:val="nil"/>
              <w:left w:val="nil"/>
              <w:bottom w:val="nil"/>
              <w:right w:val="nil"/>
            </w:tcBorders>
          </w:tcPr>
          <w:p w14:paraId="0BE918AE" w14:textId="77777777" w:rsidR="00174C4D" w:rsidRDefault="008F760C" w:rsidP="00817676">
            <w:pPr>
              <w:spacing w:after="0" w:line="259" w:lineRule="auto"/>
              <w:ind w:left="0" w:firstLine="0"/>
              <w:jc w:val="left"/>
            </w:pPr>
            <w:r>
              <w:rPr>
                <w:b/>
              </w:rPr>
              <w:t>G</w:t>
            </w:r>
            <w:r w:rsidR="00817676">
              <w:rPr>
                <w:b/>
              </w:rPr>
              <w:t>RF</w:t>
            </w:r>
            <w:r>
              <w:t xml:space="preserve"> </w:t>
            </w:r>
          </w:p>
        </w:tc>
        <w:tc>
          <w:tcPr>
            <w:tcW w:w="7151" w:type="dxa"/>
            <w:tcBorders>
              <w:top w:val="nil"/>
              <w:left w:val="nil"/>
              <w:bottom w:val="nil"/>
              <w:right w:val="nil"/>
            </w:tcBorders>
          </w:tcPr>
          <w:p w14:paraId="0BE918AF" w14:textId="77777777" w:rsidR="00817676" w:rsidRDefault="008F760C" w:rsidP="00817676">
            <w:pPr>
              <w:spacing w:after="0" w:line="259" w:lineRule="auto"/>
              <w:ind w:left="0" w:right="65" w:firstLine="0"/>
            </w:pPr>
            <w:r>
              <w:t xml:space="preserve">Other soils that within 60 cm of the mineral soil surface have moderately fluid or very fluid fluidity class </w:t>
            </w:r>
          </w:p>
          <w:p w14:paraId="0BE918B0" w14:textId="77777777" w:rsidR="00174C4D" w:rsidRDefault="00817676" w:rsidP="00817676">
            <w:pPr>
              <w:spacing w:after="0" w:line="259" w:lineRule="auto"/>
              <w:ind w:left="0" w:right="65" w:firstLine="0"/>
              <w:jc w:val="right"/>
            </w:pPr>
            <w:r>
              <w:rPr>
                <w:b/>
              </w:rPr>
              <w:t>F</w:t>
            </w:r>
            <w:r w:rsidR="008F760C">
              <w:rPr>
                <w:b/>
              </w:rPr>
              <w:t xml:space="preserve">luid </w:t>
            </w:r>
            <w:r>
              <w:rPr>
                <w:b/>
              </w:rPr>
              <w:t>R</w:t>
            </w:r>
            <w:r w:rsidR="008F760C">
              <w:rPr>
                <w:b/>
              </w:rPr>
              <w:t xml:space="preserve">ecent </w:t>
            </w:r>
            <w:proofErr w:type="spellStart"/>
            <w:r w:rsidR="008F760C">
              <w:rPr>
                <w:b/>
              </w:rPr>
              <w:t>Gley</w:t>
            </w:r>
            <w:proofErr w:type="spellEnd"/>
            <w:r w:rsidR="008F760C">
              <w:rPr>
                <w:b/>
              </w:rPr>
              <w:t xml:space="preserve"> Soils</w:t>
            </w:r>
          </w:p>
        </w:tc>
      </w:tr>
      <w:tr w:rsidR="00174C4D" w14:paraId="0BE918B6" w14:textId="77777777">
        <w:trPr>
          <w:trHeight w:val="1365"/>
        </w:trPr>
        <w:tc>
          <w:tcPr>
            <w:tcW w:w="851" w:type="dxa"/>
            <w:tcBorders>
              <w:top w:val="nil"/>
              <w:left w:val="nil"/>
              <w:bottom w:val="nil"/>
              <w:right w:val="nil"/>
            </w:tcBorders>
          </w:tcPr>
          <w:p w14:paraId="0BE918B2" w14:textId="77777777" w:rsidR="00174C4D" w:rsidRDefault="008F760C" w:rsidP="00817676">
            <w:pPr>
              <w:spacing w:after="0" w:line="259" w:lineRule="auto"/>
              <w:ind w:left="0" w:firstLine="0"/>
            </w:pPr>
            <w:r>
              <w:rPr>
                <w:b/>
              </w:rPr>
              <w:t>G</w:t>
            </w:r>
            <w:r w:rsidR="00817676">
              <w:rPr>
                <w:b/>
              </w:rPr>
              <w:t>R</w:t>
            </w:r>
            <w:r>
              <w:rPr>
                <w:b/>
              </w:rPr>
              <w:t>Q</w:t>
            </w:r>
            <w:r>
              <w:t xml:space="preserve"> </w:t>
            </w:r>
          </w:p>
        </w:tc>
        <w:tc>
          <w:tcPr>
            <w:tcW w:w="7151" w:type="dxa"/>
            <w:tcBorders>
              <w:top w:val="nil"/>
              <w:left w:val="nil"/>
              <w:bottom w:val="nil"/>
              <w:right w:val="nil"/>
            </w:tcBorders>
            <w:vAlign w:val="bottom"/>
          </w:tcPr>
          <w:p w14:paraId="0BE918B3" w14:textId="79A24047" w:rsidR="00174C4D" w:rsidRDefault="008F760C" w:rsidP="00817676">
            <w:pPr>
              <w:spacing w:after="58" w:line="239" w:lineRule="auto"/>
              <w:jc w:val="left"/>
            </w:pPr>
            <w:r>
              <w:t xml:space="preserve">Other soils that within 60 cm of the mineral soil surface have </w:t>
            </w:r>
            <w:del w:id="1417" w:author="Lauren OBrien" w:date="2024-09-19T03:13:00Z">
              <w:r>
                <w:delText>electrical conductivity of 0.8 mS/cm or more</w:delText>
              </w:r>
            </w:del>
            <w:ins w:id="1418" w:author="Lauren OBrien" w:date="2024-09-19T03:13:00Z">
              <w:r w:rsidR="48E8661E">
                <w:t>saline soil materials</w:t>
              </w:r>
            </w:ins>
            <w:r>
              <w:t>.</w:t>
            </w:r>
          </w:p>
          <w:p w14:paraId="0BE918B4" w14:textId="77777777" w:rsidR="00817676" w:rsidRDefault="00817676" w:rsidP="00817676">
            <w:pPr>
              <w:spacing w:after="58" w:line="239" w:lineRule="auto"/>
              <w:jc w:val="right"/>
            </w:pPr>
            <w:r>
              <w:rPr>
                <w:b/>
              </w:rPr>
              <w:t xml:space="preserve">Saline Recent </w:t>
            </w:r>
            <w:proofErr w:type="spellStart"/>
            <w:r>
              <w:rPr>
                <w:b/>
              </w:rPr>
              <w:t>Gley</w:t>
            </w:r>
            <w:proofErr w:type="spellEnd"/>
            <w:r>
              <w:rPr>
                <w:b/>
              </w:rPr>
              <w:t xml:space="preserve"> Soils</w:t>
            </w:r>
          </w:p>
          <w:p w14:paraId="0BE918B5" w14:textId="77777777" w:rsidR="00174C4D" w:rsidRDefault="00174C4D" w:rsidP="00817676">
            <w:pPr>
              <w:spacing w:after="0" w:line="259" w:lineRule="auto"/>
              <w:ind w:left="0" w:right="65" w:firstLine="0"/>
            </w:pPr>
          </w:p>
        </w:tc>
      </w:tr>
      <w:tr w:rsidR="00174C4D" w14:paraId="0BE918BB" w14:textId="77777777" w:rsidTr="00817676">
        <w:trPr>
          <w:trHeight w:val="1079"/>
        </w:trPr>
        <w:tc>
          <w:tcPr>
            <w:tcW w:w="851" w:type="dxa"/>
            <w:tcBorders>
              <w:top w:val="nil"/>
              <w:left w:val="nil"/>
              <w:bottom w:val="nil"/>
              <w:right w:val="nil"/>
            </w:tcBorders>
          </w:tcPr>
          <w:p w14:paraId="0BE918B7" w14:textId="77777777" w:rsidR="00174C4D" w:rsidRDefault="008F760C" w:rsidP="00817676">
            <w:pPr>
              <w:spacing w:after="0" w:line="259" w:lineRule="auto"/>
              <w:ind w:left="0" w:firstLine="0"/>
              <w:jc w:val="left"/>
            </w:pPr>
            <w:r>
              <w:rPr>
                <w:b/>
              </w:rPr>
              <w:t>G</w:t>
            </w:r>
            <w:r w:rsidR="00817676">
              <w:rPr>
                <w:b/>
              </w:rPr>
              <w:t>R</w:t>
            </w:r>
            <w:r>
              <w:rPr>
                <w:b/>
              </w:rPr>
              <w:t>C</w:t>
            </w:r>
            <w:r>
              <w:t xml:space="preserve"> </w:t>
            </w:r>
          </w:p>
        </w:tc>
        <w:tc>
          <w:tcPr>
            <w:tcW w:w="7151" w:type="dxa"/>
            <w:tcBorders>
              <w:top w:val="nil"/>
              <w:left w:val="nil"/>
              <w:bottom w:val="nil"/>
              <w:right w:val="nil"/>
            </w:tcBorders>
            <w:vAlign w:val="center"/>
          </w:tcPr>
          <w:p w14:paraId="0BE918B8" w14:textId="77777777" w:rsidR="00174C4D" w:rsidRDefault="008F760C" w:rsidP="00817676">
            <w:pPr>
              <w:spacing w:after="58" w:line="239" w:lineRule="auto"/>
            </w:pPr>
            <w:r>
              <w:t>Other soils that have a calcareous horizon or a shelly layer within 60 cm of the mineral soil surface.</w:t>
            </w:r>
          </w:p>
          <w:p w14:paraId="0BE918B9" w14:textId="77777777" w:rsidR="00817676" w:rsidRDefault="00817676" w:rsidP="00817676">
            <w:pPr>
              <w:spacing w:after="58" w:line="239" w:lineRule="auto"/>
              <w:jc w:val="right"/>
            </w:pPr>
            <w:r>
              <w:rPr>
                <w:b/>
              </w:rPr>
              <w:t xml:space="preserve">Calcareous Recent </w:t>
            </w:r>
            <w:proofErr w:type="spellStart"/>
            <w:r>
              <w:rPr>
                <w:b/>
              </w:rPr>
              <w:t>Gley</w:t>
            </w:r>
            <w:proofErr w:type="spellEnd"/>
            <w:r>
              <w:rPr>
                <w:b/>
              </w:rPr>
              <w:t xml:space="preserve"> Soils</w:t>
            </w:r>
          </w:p>
          <w:p w14:paraId="0BE918BA" w14:textId="77777777" w:rsidR="00174C4D" w:rsidRDefault="00174C4D">
            <w:pPr>
              <w:spacing w:after="0" w:line="259" w:lineRule="auto"/>
              <w:ind w:left="0" w:right="65" w:firstLine="0"/>
              <w:jc w:val="right"/>
            </w:pPr>
          </w:p>
        </w:tc>
      </w:tr>
      <w:tr w:rsidR="00174C4D" w14:paraId="0BE918C0" w14:textId="77777777" w:rsidTr="00817676">
        <w:trPr>
          <w:trHeight w:val="871"/>
        </w:trPr>
        <w:tc>
          <w:tcPr>
            <w:tcW w:w="851" w:type="dxa"/>
            <w:tcBorders>
              <w:top w:val="nil"/>
              <w:left w:val="nil"/>
              <w:bottom w:val="nil"/>
              <w:right w:val="nil"/>
            </w:tcBorders>
          </w:tcPr>
          <w:p w14:paraId="0BE918BC" w14:textId="77777777" w:rsidR="00174C4D" w:rsidRDefault="008F760C" w:rsidP="00817676">
            <w:pPr>
              <w:spacing w:after="0" w:line="259" w:lineRule="auto"/>
              <w:ind w:left="1" w:firstLine="0"/>
              <w:jc w:val="left"/>
            </w:pPr>
            <w:r>
              <w:rPr>
                <w:b/>
              </w:rPr>
              <w:t>G</w:t>
            </w:r>
            <w:r w:rsidR="00817676">
              <w:rPr>
                <w:b/>
              </w:rPr>
              <w:t>RA</w:t>
            </w:r>
            <w:r>
              <w:t xml:space="preserve"> </w:t>
            </w:r>
          </w:p>
        </w:tc>
        <w:tc>
          <w:tcPr>
            <w:tcW w:w="7151" w:type="dxa"/>
            <w:tcBorders>
              <w:top w:val="nil"/>
              <w:left w:val="nil"/>
              <w:bottom w:val="nil"/>
              <w:right w:val="nil"/>
            </w:tcBorders>
            <w:vAlign w:val="center"/>
          </w:tcPr>
          <w:p w14:paraId="0BE918BD" w14:textId="77777777" w:rsidR="00817676" w:rsidRDefault="008F760C" w:rsidP="00817676">
            <w:pPr>
              <w:spacing w:after="0" w:line="259" w:lineRule="auto"/>
              <w:ind w:left="1" w:right="64" w:hanging="1"/>
            </w:pPr>
            <w:r>
              <w:t xml:space="preserve">Other soils that have pH less than 5.5 in some part from the base of the A horizon to 60 </w:t>
            </w:r>
            <w:r w:rsidR="00817676">
              <w:t>cm of the mineral soil surface.</w:t>
            </w:r>
          </w:p>
          <w:p w14:paraId="0BE918BE" w14:textId="77777777" w:rsidR="00817676" w:rsidRDefault="00817676" w:rsidP="00817676">
            <w:pPr>
              <w:spacing w:after="0" w:line="259" w:lineRule="auto"/>
              <w:ind w:left="1" w:right="64" w:hanging="1"/>
              <w:jc w:val="right"/>
            </w:pPr>
            <w:r>
              <w:rPr>
                <w:b/>
              </w:rPr>
              <w:t xml:space="preserve">Acidic Recent </w:t>
            </w:r>
            <w:proofErr w:type="spellStart"/>
            <w:r>
              <w:rPr>
                <w:b/>
              </w:rPr>
              <w:t>Gley</w:t>
            </w:r>
            <w:proofErr w:type="spellEnd"/>
            <w:r>
              <w:rPr>
                <w:b/>
              </w:rPr>
              <w:t xml:space="preserve"> Soils</w:t>
            </w:r>
          </w:p>
          <w:p w14:paraId="0BE918BF" w14:textId="77777777" w:rsidR="00174C4D" w:rsidRDefault="00174C4D" w:rsidP="00817676">
            <w:pPr>
              <w:spacing w:after="0" w:line="259" w:lineRule="auto"/>
              <w:ind w:left="1" w:right="64" w:hanging="1"/>
              <w:jc w:val="right"/>
            </w:pPr>
          </w:p>
        </w:tc>
      </w:tr>
      <w:tr w:rsidR="00174C4D" w14:paraId="0BE918C3" w14:textId="77777777">
        <w:trPr>
          <w:trHeight w:val="407"/>
        </w:trPr>
        <w:tc>
          <w:tcPr>
            <w:tcW w:w="851" w:type="dxa"/>
            <w:tcBorders>
              <w:top w:val="nil"/>
              <w:left w:val="nil"/>
              <w:bottom w:val="nil"/>
              <w:right w:val="nil"/>
            </w:tcBorders>
            <w:vAlign w:val="bottom"/>
          </w:tcPr>
          <w:p w14:paraId="0BE918C1" w14:textId="77777777" w:rsidR="00174C4D" w:rsidRDefault="008F760C" w:rsidP="00817676">
            <w:pPr>
              <w:spacing w:after="0" w:line="259" w:lineRule="auto"/>
              <w:ind w:left="1" w:firstLine="0"/>
              <w:jc w:val="left"/>
            </w:pPr>
            <w:r>
              <w:rPr>
                <w:b/>
              </w:rPr>
              <w:lastRenderedPageBreak/>
              <w:t>G</w:t>
            </w:r>
            <w:r w:rsidR="00817676">
              <w:rPr>
                <w:b/>
              </w:rPr>
              <w:t>RT</w:t>
            </w:r>
            <w:r>
              <w:t xml:space="preserve"> </w:t>
            </w:r>
          </w:p>
        </w:tc>
        <w:tc>
          <w:tcPr>
            <w:tcW w:w="7151" w:type="dxa"/>
            <w:tcBorders>
              <w:top w:val="nil"/>
              <w:left w:val="nil"/>
              <w:bottom w:val="nil"/>
              <w:right w:val="nil"/>
            </w:tcBorders>
            <w:vAlign w:val="bottom"/>
          </w:tcPr>
          <w:p w14:paraId="0BE918C2" w14:textId="77777777" w:rsidR="00174C4D" w:rsidRDefault="008F760C">
            <w:pPr>
              <w:spacing w:after="0" w:line="259" w:lineRule="auto"/>
              <w:ind w:left="0" w:firstLine="0"/>
              <w:jc w:val="left"/>
            </w:pPr>
            <w:r>
              <w:t>Other soils.</w:t>
            </w:r>
          </w:p>
        </w:tc>
      </w:tr>
    </w:tbl>
    <w:p w14:paraId="0BE918C5" w14:textId="06403724" w:rsidR="00817676" w:rsidRDefault="00817676" w:rsidP="00BB1935">
      <w:pPr>
        <w:spacing w:after="276" w:line="265" w:lineRule="auto"/>
        <w:ind w:left="10" w:right="54" w:hanging="10"/>
        <w:jc w:val="right"/>
        <w:rPr>
          <w:b/>
        </w:rPr>
      </w:pPr>
      <w:r>
        <w:rPr>
          <w:b/>
        </w:rPr>
        <w:t>T</w:t>
      </w:r>
      <w:r w:rsidR="008F760C">
        <w:rPr>
          <w:b/>
        </w:rPr>
        <w:t xml:space="preserve">ypic </w:t>
      </w:r>
      <w:r>
        <w:rPr>
          <w:b/>
        </w:rPr>
        <w:t>R</w:t>
      </w:r>
      <w:r w:rsidR="008F760C">
        <w:rPr>
          <w:b/>
        </w:rPr>
        <w:t xml:space="preserve">ecent </w:t>
      </w:r>
      <w:proofErr w:type="spellStart"/>
      <w:r w:rsidR="008F760C">
        <w:rPr>
          <w:b/>
        </w:rPr>
        <w:t>Gley</w:t>
      </w:r>
      <w:proofErr w:type="spellEnd"/>
      <w:r w:rsidR="008F760C">
        <w:rPr>
          <w:b/>
        </w:rPr>
        <w:t xml:space="preserve"> Soils</w:t>
      </w:r>
    </w:p>
    <w:p w14:paraId="0BE918C6" w14:textId="77777777" w:rsidR="00174C4D" w:rsidRDefault="008F760C" w:rsidP="00D11A98">
      <w:pPr>
        <w:spacing w:after="211"/>
        <w:ind w:left="567" w:right="54" w:hanging="567"/>
      </w:pPr>
      <w:r>
        <w:rPr>
          <w:b/>
        </w:rPr>
        <w:t>G</w:t>
      </w:r>
      <w:r w:rsidR="00D11A98">
        <w:rPr>
          <w:b/>
        </w:rPr>
        <w:t>A</w:t>
      </w:r>
      <w:r w:rsidR="00D11A98">
        <w:rPr>
          <w:b/>
        </w:rPr>
        <w:tab/>
      </w:r>
      <w:r>
        <w:t>ACID GLEY SOILS</w:t>
      </w:r>
    </w:p>
    <w:p w14:paraId="0BE918C7" w14:textId="77777777" w:rsidR="00174C4D" w:rsidRDefault="008F760C">
      <w:pPr>
        <w:spacing w:after="216"/>
        <w:ind w:left="563" w:right="54" w:hanging="577"/>
      </w:pPr>
      <w:r>
        <w:t xml:space="preserve"> </w:t>
      </w:r>
      <w:r w:rsidR="00D11A98">
        <w:tab/>
      </w:r>
      <w:r>
        <w:t xml:space="preserve">Acid </w:t>
      </w:r>
      <w:proofErr w:type="spellStart"/>
      <w:r>
        <w:t>Gley</w:t>
      </w:r>
      <w:proofErr w:type="spellEnd"/>
      <w:r>
        <w:t xml:space="preserve"> Soils occur on relatively stable land </w:t>
      </w:r>
      <w:proofErr w:type="gramStart"/>
      <w:r>
        <w:t>surfaces, and</w:t>
      </w:r>
      <w:proofErr w:type="gramEnd"/>
      <w:r>
        <w:t xml:space="preserve"> have been subject to a fluctuating groundwater-table, or a deep layer of perched water. Plants grown are susceptible to aluminium toxicity.</w:t>
      </w:r>
    </w:p>
    <w:p w14:paraId="0BE918C8" w14:textId="77777777" w:rsidR="00D11A98" w:rsidRDefault="008F760C" w:rsidP="00D11A98">
      <w:pPr>
        <w:spacing w:after="0" w:line="252" w:lineRule="auto"/>
        <w:ind w:left="1418" w:right="57" w:hanging="851"/>
      </w:pPr>
      <w:r>
        <w:rPr>
          <w:b/>
        </w:rPr>
        <w:t>G</w:t>
      </w:r>
      <w:r w:rsidR="00D11A98">
        <w:rPr>
          <w:b/>
        </w:rPr>
        <w:t>A</w:t>
      </w:r>
      <w:r>
        <w:rPr>
          <w:b/>
        </w:rPr>
        <w:t>O</w:t>
      </w:r>
      <w:r>
        <w:t xml:space="preserve"> </w:t>
      </w:r>
      <w:r w:rsidR="00D11A98">
        <w:tab/>
      </w:r>
      <w:r>
        <w:t xml:space="preserve">Acid </w:t>
      </w:r>
      <w:proofErr w:type="spellStart"/>
      <w:r>
        <w:t>Gley</w:t>
      </w:r>
      <w:proofErr w:type="spellEnd"/>
      <w:r>
        <w:t xml:space="preserve"> Soils that have a </w:t>
      </w:r>
      <w:r w:rsidRPr="00A07646">
        <w:rPr>
          <w:color w:val="2B579A"/>
          <w:u w:val="single"/>
          <w:shd w:val="clear" w:color="auto" w:fill="E6E6E6"/>
          <w:rPrChange w:id="1419" w:author="Thomas Caspari" w:date="2017-10-12T15:33:00Z">
            <w:rPr>
              <w:color w:val="2B579A"/>
              <w:shd w:val="clear" w:color="auto" w:fill="E6E6E6"/>
            </w:rPr>
          </w:rPrChange>
        </w:rPr>
        <w:t>peaty topsoil</w:t>
      </w:r>
      <w:r>
        <w:t xml:space="preserve"> at the surface or buried within 60 cm of the surface.</w:t>
      </w:r>
    </w:p>
    <w:p w14:paraId="0BE918C9" w14:textId="77777777" w:rsidR="00174C4D" w:rsidRDefault="00D11A98" w:rsidP="00D11A98">
      <w:pPr>
        <w:spacing w:after="212"/>
        <w:ind w:left="1417" w:right="54" w:hanging="851"/>
        <w:jc w:val="right"/>
      </w:pPr>
      <w:r>
        <w:rPr>
          <w:b/>
        </w:rPr>
        <w:t>P</w:t>
      </w:r>
      <w:r w:rsidR="008F760C">
        <w:rPr>
          <w:b/>
        </w:rPr>
        <w:t xml:space="preserve">eaty </w:t>
      </w:r>
      <w:r>
        <w:rPr>
          <w:b/>
        </w:rPr>
        <w:t>A</w:t>
      </w:r>
      <w:r w:rsidR="008F760C">
        <w:rPr>
          <w:b/>
        </w:rPr>
        <w:t xml:space="preserve">cid </w:t>
      </w:r>
      <w:proofErr w:type="spellStart"/>
      <w:r w:rsidR="008F760C">
        <w:rPr>
          <w:b/>
        </w:rPr>
        <w:t>Gley</w:t>
      </w:r>
      <w:proofErr w:type="spellEnd"/>
      <w:r w:rsidR="008F760C">
        <w:rPr>
          <w:b/>
        </w:rPr>
        <w:t xml:space="preserve"> Soils</w:t>
      </w:r>
    </w:p>
    <w:p w14:paraId="0BE918CA" w14:textId="77777777" w:rsidR="00174C4D" w:rsidRDefault="008F760C">
      <w:pPr>
        <w:spacing w:after="0"/>
        <w:ind w:left="1418" w:right="54" w:hanging="851"/>
      </w:pPr>
      <w:r>
        <w:rPr>
          <w:b/>
        </w:rPr>
        <w:t>G</w:t>
      </w:r>
      <w:r w:rsidR="00D11A98">
        <w:rPr>
          <w:b/>
        </w:rPr>
        <w:t>A</w:t>
      </w:r>
      <w:r>
        <w:rPr>
          <w:b/>
        </w:rPr>
        <w:t>G</w:t>
      </w:r>
      <w:r>
        <w:t xml:space="preserve"> </w:t>
      </w:r>
      <w:r w:rsidR="00D11A98">
        <w:tab/>
      </w:r>
      <w:r>
        <w:t xml:space="preserve">Other soils that have a clayey, moderately or strongly pedal </w:t>
      </w:r>
      <w:r w:rsidRPr="00A07646">
        <w:rPr>
          <w:color w:val="2B579A"/>
          <w:u w:val="single"/>
          <w:shd w:val="clear" w:color="auto" w:fill="E6E6E6"/>
          <w:rPrChange w:id="1420" w:author="Thomas Caspari" w:date="2017-10-12T15:33:00Z">
            <w:rPr>
              <w:color w:val="2B579A"/>
              <w:shd w:val="clear" w:color="auto" w:fill="E6E6E6"/>
            </w:rPr>
          </w:rPrChange>
        </w:rPr>
        <w:t>cutanic</w:t>
      </w:r>
      <w:r>
        <w:t xml:space="preserve"> or </w:t>
      </w:r>
      <w:r w:rsidRPr="00A07646">
        <w:rPr>
          <w:color w:val="2B579A"/>
          <w:u w:val="single"/>
          <w:shd w:val="clear" w:color="auto" w:fill="E6E6E6"/>
          <w:rPrChange w:id="1421" w:author="Thomas Caspari" w:date="2017-10-12T15:33:00Z">
            <w:rPr>
              <w:color w:val="2B579A"/>
              <w:shd w:val="clear" w:color="auto" w:fill="E6E6E6"/>
            </w:rPr>
          </w:rPrChange>
        </w:rPr>
        <w:t>argillic horizon</w:t>
      </w:r>
      <w:r>
        <w:t xml:space="preserve"> and polyhedral peds 20 mm or less in </w:t>
      </w:r>
      <w:proofErr w:type="gramStart"/>
      <w:r>
        <w:t>the</w:t>
      </w:r>
      <w:proofErr w:type="gramEnd"/>
      <w:r>
        <w:t xml:space="preserve"> major part of the B horizon to 60 cm of the mineral soil surface.</w:t>
      </w:r>
    </w:p>
    <w:p w14:paraId="0BE918CB" w14:textId="77777777" w:rsidR="00174C4D" w:rsidRDefault="008F760C">
      <w:pPr>
        <w:spacing w:after="195" w:line="265" w:lineRule="auto"/>
        <w:ind w:left="10" w:right="54" w:hanging="10"/>
        <w:jc w:val="right"/>
      </w:pPr>
      <w:r>
        <w:rPr>
          <w:b/>
        </w:rPr>
        <w:t xml:space="preserve">Granular acid </w:t>
      </w:r>
      <w:proofErr w:type="spellStart"/>
      <w:r>
        <w:rPr>
          <w:b/>
        </w:rPr>
        <w:t>Gley</w:t>
      </w:r>
      <w:proofErr w:type="spellEnd"/>
      <w:r>
        <w:rPr>
          <w:b/>
        </w:rPr>
        <w:t xml:space="preserve"> Soils</w:t>
      </w:r>
    </w:p>
    <w:p w14:paraId="0BE918CC" w14:textId="77777777" w:rsidR="00174C4D" w:rsidRDefault="008F760C">
      <w:pPr>
        <w:spacing w:after="62"/>
        <w:ind w:left="1418" w:right="54" w:hanging="851"/>
      </w:pPr>
      <w:r>
        <w:rPr>
          <w:b/>
        </w:rPr>
        <w:t>G</w:t>
      </w:r>
      <w:r w:rsidR="00D11A98">
        <w:rPr>
          <w:b/>
        </w:rPr>
        <w:t>A</w:t>
      </w:r>
      <w:r>
        <w:rPr>
          <w:b/>
        </w:rPr>
        <w:t>Y</w:t>
      </w:r>
      <w:r>
        <w:t xml:space="preserve"> </w:t>
      </w:r>
      <w:r>
        <w:tab/>
        <w:t xml:space="preserve">Other soils that have a B horizon which has in the major part, </w:t>
      </w:r>
      <w:r>
        <w:rPr>
          <w:i/>
        </w:rPr>
        <w:t>both</w:t>
      </w:r>
    </w:p>
    <w:p w14:paraId="0BE918CD" w14:textId="77777777" w:rsidR="00174C4D" w:rsidRDefault="008F760C" w:rsidP="00D11A98">
      <w:pPr>
        <w:numPr>
          <w:ilvl w:val="0"/>
          <w:numId w:val="75"/>
        </w:numPr>
        <w:spacing w:after="61" w:line="249" w:lineRule="auto"/>
        <w:ind w:left="1985" w:right="54" w:hanging="566"/>
      </w:pPr>
      <w:r>
        <w:t xml:space="preserve">10% or more clay or humus coatings on ped faces, </w:t>
      </w:r>
      <w:r>
        <w:rPr>
          <w:i/>
        </w:rPr>
        <w:t>and</w:t>
      </w:r>
    </w:p>
    <w:p w14:paraId="0BE918CE" w14:textId="77777777" w:rsidR="00D11A98" w:rsidRDefault="00D11A98" w:rsidP="00D11A98">
      <w:pPr>
        <w:numPr>
          <w:ilvl w:val="0"/>
          <w:numId w:val="75"/>
        </w:numPr>
        <w:spacing w:after="0" w:line="250" w:lineRule="auto"/>
        <w:ind w:left="1985" w:right="57" w:hanging="567"/>
      </w:pPr>
      <w:r>
        <w:t>less silt than clay.</w:t>
      </w:r>
    </w:p>
    <w:p w14:paraId="0BE918CF" w14:textId="77777777" w:rsidR="00174C4D" w:rsidRDefault="00D11A98" w:rsidP="00D11A98">
      <w:pPr>
        <w:spacing w:after="286" w:line="250" w:lineRule="auto"/>
        <w:ind w:left="1129" w:right="54" w:firstLine="0"/>
        <w:jc w:val="right"/>
      </w:pPr>
      <w:proofErr w:type="spellStart"/>
      <w:r>
        <w:rPr>
          <w:b/>
        </w:rPr>
        <w:t>U</w:t>
      </w:r>
      <w:r w:rsidR="008F760C">
        <w:rPr>
          <w:b/>
        </w:rPr>
        <w:t>ltic</w:t>
      </w:r>
      <w:proofErr w:type="spellEnd"/>
      <w:r w:rsidR="008F760C">
        <w:rPr>
          <w:b/>
        </w:rPr>
        <w:t xml:space="preserve"> </w:t>
      </w:r>
      <w:r>
        <w:rPr>
          <w:b/>
        </w:rPr>
        <w:t>A</w:t>
      </w:r>
      <w:r w:rsidR="008F760C">
        <w:rPr>
          <w:b/>
        </w:rPr>
        <w:t xml:space="preserve">cid </w:t>
      </w:r>
      <w:proofErr w:type="spellStart"/>
      <w:r w:rsidR="008F760C">
        <w:rPr>
          <w:b/>
        </w:rPr>
        <w:t>Gley</w:t>
      </w:r>
      <w:proofErr w:type="spellEnd"/>
      <w:r w:rsidR="008F760C">
        <w:rPr>
          <w:b/>
        </w:rPr>
        <w:t xml:space="preserve"> Soils</w:t>
      </w:r>
    </w:p>
    <w:p w14:paraId="0BE918D0" w14:textId="01D74457" w:rsidR="00D11A98" w:rsidRDefault="008F760C" w:rsidP="00D11A98">
      <w:pPr>
        <w:spacing w:after="0" w:line="252" w:lineRule="auto"/>
        <w:ind w:left="1531" w:right="57" w:hanging="964"/>
      </w:pPr>
      <w:r>
        <w:rPr>
          <w:b/>
        </w:rPr>
        <w:t>G</w:t>
      </w:r>
      <w:r w:rsidR="00D11A98">
        <w:rPr>
          <w:b/>
        </w:rPr>
        <w:t>APH</w:t>
      </w:r>
      <w:r w:rsidR="00D11A98">
        <w:tab/>
      </w:r>
      <w:r>
        <w:t xml:space="preserve">Other soils that have both a </w:t>
      </w:r>
      <w:proofErr w:type="spellStart"/>
      <w:r w:rsidRPr="00A07646">
        <w:rPr>
          <w:color w:val="2B579A"/>
          <w:u w:val="single"/>
          <w:shd w:val="clear" w:color="auto" w:fill="E6E6E6"/>
          <w:rPrChange w:id="1422" w:author="Thomas Caspari" w:date="2017-10-12T15:33:00Z">
            <w:rPr>
              <w:color w:val="2B579A"/>
              <w:shd w:val="clear" w:color="auto" w:fill="E6E6E6"/>
            </w:rPr>
          </w:rPrChange>
        </w:rPr>
        <w:t>placic</w:t>
      </w:r>
      <w:proofErr w:type="spellEnd"/>
      <w:r w:rsidRPr="00A07646">
        <w:rPr>
          <w:color w:val="2B579A"/>
          <w:u w:val="single"/>
          <w:shd w:val="clear" w:color="auto" w:fill="E6E6E6"/>
          <w:rPrChange w:id="1423" w:author="Thomas Caspari" w:date="2017-10-12T15:33:00Z">
            <w:rPr>
              <w:color w:val="2B579A"/>
              <w:shd w:val="clear" w:color="auto" w:fill="E6E6E6"/>
            </w:rPr>
          </w:rPrChange>
        </w:rPr>
        <w:t xml:space="preserve"> horizon</w:t>
      </w:r>
      <w:r>
        <w:t xml:space="preserve"> and a B horizon with 10% or more dark-coloured coats on ped faces, in pores or on </w:t>
      </w:r>
      <w:ins w:id="1424" w:author="Andre Eger [2]" w:date="2024-11-13T16:15:00Z" w16du:dateUtc="2024-11-13T03:15:00Z">
        <w:r w:rsidR="000A3EF6">
          <w:t>coarse rock fragments</w:t>
        </w:r>
      </w:ins>
      <w:del w:id="1425" w:author="Andre Eger [2]" w:date="2024-11-13T16:15:00Z" w16du:dateUtc="2024-11-13T03:15:00Z">
        <w:r w:rsidDel="000A3EF6">
          <w:delText>gravel</w:delText>
        </w:r>
      </w:del>
      <w:r>
        <w:t xml:space="preserve">, with moist colour value 4 or less or colour value 5 and chroma 3. </w:t>
      </w:r>
    </w:p>
    <w:p w14:paraId="0BE918D1" w14:textId="77777777" w:rsidR="00174C4D" w:rsidRDefault="00D11A98" w:rsidP="00D11A98">
      <w:pPr>
        <w:spacing w:after="214"/>
        <w:ind w:left="1530" w:right="54" w:hanging="964"/>
        <w:jc w:val="right"/>
      </w:pPr>
      <w:proofErr w:type="spellStart"/>
      <w:r>
        <w:rPr>
          <w:b/>
        </w:rPr>
        <w:t>P</w:t>
      </w:r>
      <w:r w:rsidR="008F760C">
        <w:rPr>
          <w:b/>
        </w:rPr>
        <w:t>lacic-humose</w:t>
      </w:r>
      <w:proofErr w:type="spellEnd"/>
      <w:r w:rsidR="008F760C">
        <w:rPr>
          <w:b/>
        </w:rPr>
        <w:t xml:space="preserve"> </w:t>
      </w:r>
      <w:r>
        <w:rPr>
          <w:b/>
        </w:rPr>
        <w:t>A</w:t>
      </w:r>
      <w:r w:rsidR="008F760C">
        <w:rPr>
          <w:b/>
        </w:rPr>
        <w:t xml:space="preserve">cid </w:t>
      </w:r>
      <w:proofErr w:type="spellStart"/>
      <w:r w:rsidR="008F760C">
        <w:rPr>
          <w:b/>
        </w:rPr>
        <w:t>Gley</w:t>
      </w:r>
      <w:proofErr w:type="spellEnd"/>
      <w:r w:rsidR="008F760C">
        <w:rPr>
          <w:b/>
        </w:rPr>
        <w:t xml:space="preserve"> Soils</w:t>
      </w:r>
    </w:p>
    <w:p w14:paraId="0BE918D2" w14:textId="2F33CD68" w:rsidR="00D11A98" w:rsidRDefault="008F760C" w:rsidP="00D11A98">
      <w:pPr>
        <w:spacing w:after="0" w:line="252" w:lineRule="auto"/>
        <w:ind w:left="1531" w:right="57" w:hanging="964"/>
      </w:pPr>
      <w:r>
        <w:rPr>
          <w:b/>
        </w:rPr>
        <w:t>G</w:t>
      </w:r>
      <w:r w:rsidR="00D11A98">
        <w:rPr>
          <w:b/>
        </w:rPr>
        <w:t>AH</w:t>
      </w:r>
      <w:r>
        <w:t xml:space="preserve"> </w:t>
      </w:r>
      <w:r w:rsidR="00D11A98">
        <w:tab/>
      </w:r>
      <w:r>
        <w:t>Other soils that have a B horizon with 10% or more dark</w:t>
      </w:r>
      <w:r w:rsidR="00A07646">
        <w:t>-</w:t>
      </w:r>
      <w:r>
        <w:t xml:space="preserve">coloured coats on ped faces, in pores or on </w:t>
      </w:r>
      <w:ins w:id="1426" w:author="Andre Eger [2]" w:date="2024-11-13T16:15:00Z" w16du:dateUtc="2024-11-13T03:15:00Z">
        <w:r w:rsidR="000A3EF6">
          <w:t>coarse rock fragments</w:t>
        </w:r>
      </w:ins>
      <w:del w:id="1427" w:author="Andre Eger [2]" w:date="2024-11-13T16:15:00Z" w16du:dateUtc="2024-11-13T03:15:00Z">
        <w:r w:rsidDel="000A3EF6">
          <w:delText>gravel</w:delText>
        </w:r>
      </w:del>
      <w:r>
        <w:t xml:space="preserve">, with moist colour value 4 or less or colour value 5 and chroma 3. </w:t>
      </w:r>
    </w:p>
    <w:p w14:paraId="0BE918D3" w14:textId="77777777" w:rsidR="00174C4D" w:rsidRDefault="00D11A98" w:rsidP="00D11A98">
      <w:pPr>
        <w:spacing w:after="213"/>
        <w:ind w:left="1530" w:right="54" w:hanging="964"/>
        <w:jc w:val="right"/>
      </w:pPr>
      <w:proofErr w:type="spellStart"/>
      <w:r>
        <w:rPr>
          <w:b/>
        </w:rPr>
        <w:t>H</w:t>
      </w:r>
      <w:r w:rsidR="008F760C">
        <w:rPr>
          <w:b/>
        </w:rPr>
        <w:t>umose</w:t>
      </w:r>
      <w:proofErr w:type="spellEnd"/>
      <w:r w:rsidR="008F760C">
        <w:rPr>
          <w:b/>
        </w:rPr>
        <w:t xml:space="preserve"> </w:t>
      </w:r>
      <w:r>
        <w:rPr>
          <w:b/>
        </w:rPr>
        <w:t>A</w:t>
      </w:r>
      <w:r w:rsidR="008F760C">
        <w:rPr>
          <w:b/>
        </w:rPr>
        <w:t xml:space="preserve">cid </w:t>
      </w:r>
      <w:proofErr w:type="spellStart"/>
      <w:r w:rsidR="008F760C">
        <w:rPr>
          <w:b/>
        </w:rPr>
        <w:t>Gley</w:t>
      </w:r>
      <w:proofErr w:type="spellEnd"/>
      <w:r w:rsidR="008F760C">
        <w:rPr>
          <w:b/>
        </w:rPr>
        <w:t xml:space="preserve"> Soils</w:t>
      </w:r>
    </w:p>
    <w:p w14:paraId="0BE918D4" w14:textId="77777777" w:rsidR="00174C4D" w:rsidRDefault="008F760C">
      <w:pPr>
        <w:tabs>
          <w:tab w:val="center" w:pos="908"/>
          <w:tab w:val="center" w:pos="2186"/>
        </w:tabs>
        <w:spacing w:after="9"/>
        <w:ind w:left="0" w:firstLine="0"/>
        <w:jc w:val="left"/>
      </w:pPr>
      <w:r>
        <w:rPr>
          <w:rFonts w:ascii="Calibri" w:eastAsia="Calibri" w:hAnsi="Calibri" w:cs="Calibri"/>
          <w:color w:val="000000"/>
          <w:sz w:val="22"/>
        </w:rPr>
        <w:tab/>
      </w:r>
      <w:r>
        <w:rPr>
          <w:b/>
        </w:rPr>
        <w:t>G</w:t>
      </w:r>
      <w:r w:rsidR="00D11A98">
        <w:rPr>
          <w:b/>
        </w:rPr>
        <w:t>AT</w:t>
      </w:r>
      <w:r>
        <w:t xml:space="preserve"> </w:t>
      </w:r>
      <w:r>
        <w:tab/>
        <w:t>Other soils.</w:t>
      </w:r>
    </w:p>
    <w:p w14:paraId="0BE918D5" w14:textId="77777777" w:rsidR="00174C4D" w:rsidRDefault="00D11A98">
      <w:pPr>
        <w:spacing w:after="276" w:line="265" w:lineRule="auto"/>
        <w:ind w:left="10" w:right="54" w:hanging="10"/>
        <w:jc w:val="right"/>
      </w:pPr>
      <w:r>
        <w:rPr>
          <w:b/>
        </w:rPr>
        <w:t>T</w:t>
      </w:r>
      <w:r w:rsidR="008F760C">
        <w:rPr>
          <w:b/>
        </w:rPr>
        <w:t xml:space="preserve">ypic </w:t>
      </w:r>
      <w:r>
        <w:rPr>
          <w:b/>
        </w:rPr>
        <w:t>A</w:t>
      </w:r>
      <w:r w:rsidR="008F760C">
        <w:rPr>
          <w:b/>
        </w:rPr>
        <w:t xml:space="preserve">cid </w:t>
      </w:r>
      <w:proofErr w:type="spellStart"/>
      <w:r w:rsidR="008F760C">
        <w:rPr>
          <w:b/>
        </w:rPr>
        <w:t>Gley</w:t>
      </w:r>
      <w:proofErr w:type="spellEnd"/>
      <w:r w:rsidR="008F760C">
        <w:rPr>
          <w:b/>
        </w:rPr>
        <w:t xml:space="preserve"> Soils</w:t>
      </w:r>
    </w:p>
    <w:p w14:paraId="0BE918D6" w14:textId="77777777" w:rsidR="00174C4D" w:rsidRDefault="008F760C" w:rsidP="00D11A98">
      <w:pPr>
        <w:spacing w:after="279"/>
        <w:ind w:left="567" w:right="54" w:hanging="581"/>
      </w:pPr>
      <w:r>
        <w:rPr>
          <w:b/>
        </w:rPr>
        <w:t>GO</w:t>
      </w:r>
      <w:r w:rsidR="00D11A98">
        <w:tab/>
      </w:r>
      <w:r>
        <w:t>ORTHIC GLEY SOILS</w:t>
      </w:r>
    </w:p>
    <w:p w14:paraId="0BE918D7" w14:textId="3E848C4A" w:rsidR="00174C4D" w:rsidRDefault="008F760C">
      <w:pPr>
        <w:spacing w:after="283"/>
        <w:ind w:left="563" w:right="54" w:hanging="577"/>
      </w:pPr>
      <w:r>
        <w:t xml:space="preserve"> </w:t>
      </w:r>
      <w:r>
        <w:tab/>
        <w:t xml:space="preserve">Orthic </w:t>
      </w:r>
      <w:proofErr w:type="spellStart"/>
      <w:r>
        <w:t>Gley</w:t>
      </w:r>
      <w:proofErr w:type="spellEnd"/>
      <w:r>
        <w:t xml:space="preserve"> Soils occur on relatively stable land surfaces in sites affected by groundwater. Sediment deposition is unlikely if flooding occurs. They are neither strongly acid</w:t>
      </w:r>
      <w:ins w:id="1428" w:author="Andre Eger" w:date="2023-08-22T23:54:00Z">
        <w:r w:rsidR="7EA3A460">
          <w:t>ic</w:t>
        </w:r>
      </w:ins>
      <w:r>
        <w:t xml:space="preserve">, sandy nor sulphuric and have no </w:t>
      </w:r>
      <w:r w:rsidRPr="40F6E716">
        <w:rPr>
          <w:color w:val="2B579A"/>
          <w:u w:val="single"/>
          <w:shd w:val="clear" w:color="auto" w:fill="E6E6E6"/>
          <w:rPrChange w:id="1429" w:author="Thomas Caspari" w:date="2017-10-12T15:34:00Z">
            <w:rPr>
              <w:color w:val="2B579A"/>
              <w:shd w:val="clear" w:color="auto" w:fill="E6E6E6"/>
            </w:rPr>
          </w:rPrChange>
        </w:rPr>
        <w:t>oxidic horizon</w:t>
      </w:r>
      <w:r>
        <w:t>.</w:t>
      </w:r>
    </w:p>
    <w:p w14:paraId="0BE918D8" w14:textId="77777777" w:rsidR="00D11A98" w:rsidRDefault="008F760C" w:rsidP="00D11A98">
      <w:pPr>
        <w:spacing w:after="0" w:line="252" w:lineRule="auto"/>
        <w:ind w:left="1418" w:right="57" w:hanging="851"/>
      </w:pPr>
      <w:r>
        <w:rPr>
          <w:b/>
        </w:rPr>
        <w:lastRenderedPageBreak/>
        <w:t>GOO</w:t>
      </w:r>
      <w:r>
        <w:t xml:space="preserve"> </w:t>
      </w:r>
      <w:r w:rsidR="00D11A98">
        <w:tab/>
      </w:r>
      <w:r>
        <w:t xml:space="preserve">Orthic </w:t>
      </w:r>
      <w:proofErr w:type="spellStart"/>
      <w:r>
        <w:t>Gley</w:t>
      </w:r>
      <w:proofErr w:type="spellEnd"/>
      <w:r>
        <w:t xml:space="preserve"> Soils that have a </w:t>
      </w:r>
      <w:r w:rsidRPr="00A07646">
        <w:rPr>
          <w:color w:val="2B579A"/>
          <w:u w:val="single"/>
          <w:shd w:val="clear" w:color="auto" w:fill="E6E6E6"/>
          <w:rPrChange w:id="1430" w:author="Thomas Caspari" w:date="2017-10-12T15:34:00Z">
            <w:rPr>
              <w:color w:val="2B579A"/>
              <w:shd w:val="clear" w:color="auto" w:fill="E6E6E6"/>
            </w:rPr>
          </w:rPrChange>
        </w:rPr>
        <w:t>peaty topsoil</w:t>
      </w:r>
      <w:r>
        <w:t xml:space="preserve"> either at the surface or buried with its upper surface within 60 cm of the soil surface. </w:t>
      </w:r>
    </w:p>
    <w:p w14:paraId="6B60C2AE" w14:textId="0A3AD959" w:rsidR="00A07646" w:rsidRDefault="00D11A98" w:rsidP="00BB1935">
      <w:pPr>
        <w:spacing w:after="141"/>
        <w:ind w:left="1418" w:right="54" w:hanging="851"/>
        <w:jc w:val="right"/>
        <w:rPr>
          <w:ins w:id="1431" w:author="Thomas Caspari" w:date="2017-10-12T15:35:00Z"/>
          <w:b/>
        </w:rPr>
      </w:pPr>
      <w:r>
        <w:rPr>
          <w:b/>
        </w:rPr>
        <w:t>P</w:t>
      </w:r>
      <w:r w:rsidR="008F760C">
        <w:rPr>
          <w:b/>
        </w:rPr>
        <w:t xml:space="preserve">eaty Orthic </w:t>
      </w:r>
      <w:proofErr w:type="spellStart"/>
      <w:r w:rsidR="008F760C">
        <w:rPr>
          <w:b/>
        </w:rPr>
        <w:t>Gley</w:t>
      </w:r>
      <w:proofErr w:type="spellEnd"/>
      <w:r w:rsidR="008F760C">
        <w:rPr>
          <w:b/>
        </w:rPr>
        <w:t xml:space="preserve"> Soils</w:t>
      </w:r>
    </w:p>
    <w:p w14:paraId="0BE918DA" w14:textId="4C59FC51" w:rsidR="004D714B" w:rsidRPr="004D714B" w:rsidRDefault="004D714B" w:rsidP="004D714B">
      <w:pPr>
        <w:spacing w:after="0" w:line="252" w:lineRule="auto"/>
        <w:ind w:left="1418" w:right="57" w:hanging="851"/>
        <w:rPr>
          <w:b/>
        </w:rPr>
      </w:pPr>
      <w:r>
        <w:rPr>
          <w:b/>
        </w:rPr>
        <w:t>GOQ</w:t>
      </w:r>
      <w:r>
        <w:tab/>
      </w:r>
      <w:r w:rsidRPr="004D714B">
        <w:t xml:space="preserve">Other soils that within 60 cm of the mineral soil surface have </w:t>
      </w:r>
      <w:del w:id="1432" w:author="Lauren OBrien" w:date="2024-09-19T03:13:00Z">
        <w:r w:rsidRPr="004D714B">
          <w:delText>electrical conductivity of 0.8 mS/cm or more</w:delText>
        </w:r>
      </w:del>
      <w:ins w:id="1433" w:author="Lauren OBrien" w:date="2024-09-19T03:13:00Z">
        <w:r w:rsidR="285BB93F">
          <w:t>saline soil materials</w:t>
        </w:r>
      </w:ins>
      <w:r w:rsidRPr="004D714B">
        <w:t>.</w:t>
      </w:r>
    </w:p>
    <w:p w14:paraId="0BE918DB" w14:textId="77777777" w:rsidR="004D714B" w:rsidRPr="004D714B" w:rsidRDefault="004D714B" w:rsidP="004D714B">
      <w:pPr>
        <w:spacing w:after="141"/>
        <w:ind w:left="1418" w:right="54" w:hanging="851"/>
        <w:jc w:val="right"/>
        <w:rPr>
          <w:b/>
        </w:rPr>
      </w:pPr>
      <w:r w:rsidRPr="004D714B">
        <w:rPr>
          <w:b/>
        </w:rPr>
        <w:t xml:space="preserve">Saline Orthic </w:t>
      </w:r>
      <w:proofErr w:type="spellStart"/>
      <w:r w:rsidRPr="004D714B">
        <w:rPr>
          <w:b/>
        </w:rPr>
        <w:t>Gley</w:t>
      </w:r>
      <w:proofErr w:type="spellEnd"/>
      <w:r w:rsidRPr="004D714B">
        <w:rPr>
          <w:b/>
        </w:rPr>
        <w:t xml:space="preserve"> Soils</w:t>
      </w:r>
    </w:p>
    <w:p w14:paraId="0BE918DC" w14:textId="77777777" w:rsidR="004D714B" w:rsidRPr="004D714B" w:rsidRDefault="004D714B" w:rsidP="004D714B">
      <w:pPr>
        <w:spacing w:after="0" w:line="252" w:lineRule="auto"/>
        <w:ind w:left="1418" w:right="57" w:hanging="851"/>
        <w:rPr>
          <w:b/>
        </w:rPr>
      </w:pPr>
      <w:r>
        <w:rPr>
          <w:b/>
        </w:rPr>
        <w:t>GOC</w:t>
      </w:r>
      <w:r>
        <w:rPr>
          <w:b/>
        </w:rPr>
        <w:tab/>
      </w:r>
      <w:r w:rsidRPr="004D714B">
        <w:t xml:space="preserve">Other soils that have a </w:t>
      </w:r>
      <w:r w:rsidRPr="00A07646">
        <w:rPr>
          <w:color w:val="2B579A"/>
          <w:u w:val="single"/>
          <w:shd w:val="clear" w:color="auto" w:fill="E6E6E6"/>
          <w:rPrChange w:id="1434" w:author="Thomas Caspari" w:date="2017-10-12T15:35:00Z">
            <w:rPr>
              <w:color w:val="2B579A"/>
              <w:shd w:val="clear" w:color="auto" w:fill="E6E6E6"/>
            </w:rPr>
          </w:rPrChange>
        </w:rPr>
        <w:t>calcareous horizon</w:t>
      </w:r>
      <w:r w:rsidRPr="004D714B">
        <w:t xml:space="preserve"> at 60 cm or less from the mineral soil surface.</w:t>
      </w:r>
    </w:p>
    <w:p w14:paraId="0BE918DD" w14:textId="77777777" w:rsidR="004D714B" w:rsidRPr="004D714B" w:rsidRDefault="004D714B" w:rsidP="004D714B">
      <w:pPr>
        <w:spacing w:after="141"/>
        <w:ind w:left="1418" w:right="54" w:hanging="851"/>
        <w:jc w:val="right"/>
        <w:rPr>
          <w:b/>
        </w:rPr>
      </w:pPr>
      <w:r w:rsidRPr="004D714B">
        <w:rPr>
          <w:b/>
        </w:rPr>
        <w:t xml:space="preserve">Calcareous Orthic </w:t>
      </w:r>
      <w:proofErr w:type="spellStart"/>
      <w:r w:rsidRPr="004D714B">
        <w:rPr>
          <w:b/>
        </w:rPr>
        <w:t>Gley</w:t>
      </w:r>
      <w:proofErr w:type="spellEnd"/>
      <w:r w:rsidRPr="004D714B">
        <w:rPr>
          <w:b/>
        </w:rPr>
        <w:t xml:space="preserve"> Soils</w:t>
      </w:r>
    </w:p>
    <w:p w14:paraId="0BE918DE" w14:textId="436D617B" w:rsidR="004D714B" w:rsidRDefault="004D714B" w:rsidP="00A07646">
      <w:pPr>
        <w:spacing w:after="0" w:line="252" w:lineRule="auto"/>
        <w:ind w:left="1418" w:right="57" w:hanging="851"/>
      </w:pPr>
      <w:r w:rsidRPr="004D714B">
        <w:rPr>
          <w:b/>
        </w:rPr>
        <w:t>GOI</w:t>
      </w:r>
      <w:r>
        <w:t xml:space="preserve"> </w:t>
      </w:r>
      <w:r>
        <w:tab/>
        <w:t xml:space="preserve">Other soils that have an </w:t>
      </w:r>
      <w:proofErr w:type="spellStart"/>
      <w:r>
        <w:t>ironstone</w:t>
      </w:r>
      <w:del w:id="1435" w:author="Andre Eger" w:date="2024-10-02T14:33:00Z" w16du:dateUtc="2024-10-02T01:33:00Z">
        <w:r w:rsidDel="00631F49">
          <w:delText xml:space="preserve"> </w:delText>
        </w:r>
      </w:del>
      <w:ins w:id="1436" w:author="Andre Eger" w:date="2024-10-02T14:33:00Z" w16du:dateUtc="2024-10-02T01:33:00Z">
        <w:r w:rsidR="00631F49">
          <w:t>pan</w:t>
        </w:r>
      </w:ins>
      <w:proofErr w:type="spellEnd"/>
      <w:del w:id="1437" w:author="Andre Eger" w:date="2024-10-02T14:33:00Z" w16du:dateUtc="2024-10-02T01:33:00Z">
        <w:r w:rsidDel="00631F49">
          <w:delText>layer</w:delText>
        </w:r>
      </w:del>
      <w:r>
        <w:t xml:space="preserve"> at 90 cm depth or less from the mineral soil surface.</w:t>
      </w:r>
    </w:p>
    <w:p w14:paraId="0BE918DF" w14:textId="77777777" w:rsidR="004D714B" w:rsidRPr="004D714B" w:rsidRDefault="004D714B" w:rsidP="004D714B">
      <w:pPr>
        <w:spacing w:after="141"/>
        <w:ind w:left="1418" w:right="54" w:hanging="851"/>
        <w:jc w:val="right"/>
        <w:rPr>
          <w:b/>
        </w:rPr>
      </w:pPr>
      <w:r w:rsidRPr="004D714B">
        <w:rPr>
          <w:b/>
        </w:rPr>
        <w:t xml:space="preserve">Ironstone Orthic </w:t>
      </w:r>
      <w:proofErr w:type="spellStart"/>
      <w:r w:rsidRPr="004D714B">
        <w:rPr>
          <w:b/>
        </w:rPr>
        <w:t>Gley</w:t>
      </w:r>
      <w:proofErr w:type="spellEnd"/>
      <w:r w:rsidRPr="004D714B">
        <w:rPr>
          <w:b/>
        </w:rPr>
        <w:t xml:space="preserve"> Soils</w:t>
      </w:r>
    </w:p>
    <w:p w14:paraId="0BE918E0" w14:textId="77777777" w:rsidR="004D714B" w:rsidRDefault="004D714B" w:rsidP="004D714B">
      <w:pPr>
        <w:spacing w:after="141"/>
        <w:ind w:left="1418" w:right="54" w:hanging="851"/>
      </w:pPr>
      <w:r w:rsidRPr="004D714B">
        <w:rPr>
          <w:b/>
        </w:rPr>
        <w:t>GOE</w:t>
      </w:r>
      <w:r>
        <w:t xml:space="preserve"> </w:t>
      </w:r>
      <w:r>
        <w:tab/>
        <w:t>Other soils that have a B horizon, in which the major part to 60 cm from the mineral soil surface or to its base (whichever is less)</w:t>
      </w:r>
    </w:p>
    <w:p w14:paraId="0BE918E1" w14:textId="77777777" w:rsidR="004D714B" w:rsidRDefault="004D714B" w:rsidP="004D714B">
      <w:pPr>
        <w:spacing w:after="141"/>
        <w:ind w:left="1985" w:right="54" w:hanging="568"/>
        <w:jc w:val="left"/>
      </w:pPr>
      <w:r>
        <w:t>1.</w:t>
      </w:r>
      <w:r>
        <w:tab/>
        <w:t xml:space="preserve">has moderate or strong </w:t>
      </w:r>
      <w:proofErr w:type="spellStart"/>
      <w:r>
        <w:t>pedality</w:t>
      </w:r>
      <w:proofErr w:type="spellEnd"/>
      <w:r>
        <w:t>, and</w:t>
      </w:r>
    </w:p>
    <w:p w14:paraId="0BE918E2" w14:textId="4EF38F5D" w:rsidR="004D714B" w:rsidRDefault="004D714B" w:rsidP="004D714B">
      <w:pPr>
        <w:spacing w:after="141"/>
        <w:ind w:left="1985" w:right="54" w:hanging="568"/>
        <w:jc w:val="left"/>
      </w:pPr>
      <w:r>
        <w:t>2.</w:t>
      </w:r>
      <w:r>
        <w:tab/>
        <w:t xml:space="preserve">is </w:t>
      </w:r>
      <w:ins w:id="1438" w:author="Andre Eger" w:date="2023-08-23T00:07:00Z">
        <w:r w:rsidR="37D62509">
          <w:t xml:space="preserve">moderately </w:t>
        </w:r>
      </w:ins>
      <w:r>
        <w:t>sticky or very sticky, and</w:t>
      </w:r>
    </w:p>
    <w:p w14:paraId="0BE918E3" w14:textId="6EA9F1A0" w:rsidR="004D714B" w:rsidRDefault="004D714B" w:rsidP="00A07646">
      <w:pPr>
        <w:spacing w:after="0" w:line="252" w:lineRule="auto"/>
        <w:ind w:left="1985" w:right="57" w:hanging="567"/>
        <w:jc w:val="left"/>
      </w:pPr>
      <w:r>
        <w:t>3.</w:t>
      </w:r>
      <w:r>
        <w:tab/>
        <w:t>has pH of 5.9 or more</w:t>
      </w:r>
      <w:del w:id="1439" w:author="Andre Eger" w:date="2024-07-15T03:47:00Z">
        <w:r w:rsidDel="004D714B">
          <w:delText xml:space="preserve">, or </w:delText>
        </w:r>
        <w:commentRangeStart w:id="1440"/>
        <w:commentRangeStart w:id="1441"/>
        <w:r w:rsidR="00B94B2F" w:rsidDel="004D714B">
          <w:delText>coefficient</w:delText>
        </w:r>
      </w:del>
      <w:commentRangeEnd w:id="1440"/>
      <w:r w:rsidR="00B94B2F">
        <w:rPr>
          <w:rStyle w:val="CommentReference"/>
        </w:rPr>
        <w:commentReference w:id="1440"/>
      </w:r>
      <w:commentRangeEnd w:id="1441"/>
      <w:r w:rsidR="00F803CF">
        <w:rPr>
          <w:rStyle w:val="CommentReference"/>
        </w:rPr>
        <w:commentReference w:id="1441"/>
      </w:r>
      <w:del w:id="1442" w:author="Andre Eger" w:date="2024-07-15T03:47:00Z">
        <w:r w:rsidDel="004D714B">
          <w:delText xml:space="preserve"> of linear expandibility of 0.09 or more</w:delText>
        </w:r>
      </w:del>
      <w:r>
        <w:t>.</w:t>
      </w:r>
    </w:p>
    <w:p w14:paraId="0BE918E4" w14:textId="77777777" w:rsidR="004D714B" w:rsidRPr="004D714B" w:rsidRDefault="004D714B" w:rsidP="004D714B">
      <w:pPr>
        <w:spacing w:after="141"/>
        <w:ind w:left="1418" w:right="54" w:hanging="851"/>
        <w:jc w:val="right"/>
        <w:rPr>
          <w:b/>
        </w:rPr>
      </w:pPr>
      <w:r w:rsidRPr="004D714B">
        <w:rPr>
          <w:b/>
        </w:rPr>
        <w:t xml:space="preserve">Melanic Orthic </w:t>
      </w:r>
      <w:proofErr w:type="spellStart"/>
      <w:r w:rsidRPr="004D714B">
        <w:rPr>
          <w:b/>
        </w:rPr>
        <w:t>Gley</w:t>
      </w:r>
      <w:proofErr w:type="spellEnd"/>
      <w:r w:rsidRPr="004D714B">
        <w:rPr>
          <w:b/>
        </w:rPr>
        <w:t xml:space="preserve"> Soils</w:t>
      </w:r>
    </w:p>
    <w:p w14:paraId="00945279" w14:textId="77777777" w:rsidR="00A07646" w:rsidRDefault="004D714B" w:rsidP="00A07646">
      <w:pPr>
        <w:spacing w:after="0" w:line="252" w:lineRule="auto"/>
        <w:ind w:left="1418" w:right="57" w:hanging="851"/>
      </w:pPr>
      <w:r w:rsidRPr="004D714B">
        <w:rPr>
          <w:b/>
        </w:rPr>
        <w:t>GOJ</w:t>
      </w:r>
      <w:r>
        <w:rPr>
          <w:b/>
        </w:rPr>
        <w:tab/>
      </w:r>
      <w:r>
        <w:t xml:space="preserve">Other soils that have an </w:t>
      </w:r>
      <w:r w:rsidRPr="00A07646">
        <w:rPr>
          <w:color w:val="2B579A"/>
          <w:u w:val="single"/>
          <w:shd w:val="clear" w:color="auto" w:fill="E6E6E6"/>
          <w:rPrChange w:id="1443" w:author="Thomas Caspari" w:date="2017-10-12T15:36:00Z">
            <w:rPr>
              <w:color w:val="2B579A"/>
              <w:shd w:val="clear" w:color="auto" w:fill="E6E6E6"/>
            </w:rPr>
          </w:rPrChange>
        </w:rPr>
        <w:t>argillic horizon</w:t>
      </w:r>
      <w:r>
        <w:t xml:space="preserve">. </w:t>
      </w:r>
    </w:p>
    <w:p w14:paraId="0BE918E5" w14:textId="3264E0C3" w:rsidR="004D714B" w:rsidRPr="00A07646" w:rsidRDefault="00A07646" w:rsidP="00A07646">
      <w:pPr>
        <w:spacing w:after="141"/>
        <w:ind w:left="1418" w:right="54" w:hanging="851"/>
        <w:jc w:val="right"/>
        <w:rPr>
          <w:b/>
        </w:rPr>
      </w:pPr>
      <w:r w:rsidRPr="00A07646">
        <w:rPr>
          <w:b/>
        </w:rPr>
        <w:t>A</w:t>
      </w:r>
      <w:r w:rsidR="004D714B" w:rsidRPr="00A07646">
        <w:rPr>
          <w:b/>
        </w:rPr>
        <w:t xml:space="preserve">rgillic Orthic </w:t>
      </w:r>
      <w:proofErr w:type="spellStart"/>
      <w:r w:rsidR="004D714B" w:rsidRPr="00A07646">
        <w:rPr>
          <w:b/>
        </w:rPr>
        <w:t>Gley</w:t>
      </w:r>
      <w:proofErr w:type="spellEnd"/>
      <w:r w:rsidR="004D714B" w:rsidRPr="00A07646">
        <w:rPr>
          <w:b/>
        </w:rPr>
        <w:t xml:space="preserve"> Soils</w:t>
      </w:r>
    </w:p>
    <w:p w14:paraId="0BE918E6" w14:textId="77777777" w:rsidR="004D714B" w:rsidRDefault="004D714B" w:rsidP="00A07646">
      <w:pPr>
        <w:spacing w:after="0" w:line="252" w:lineRule="auto"/>
        <w:ind w:left="1418" w:right="57" w:hanging="851"/>
      </w:pPr>
      <w:r w:rsidRPr="004D714B">
        <w:rPr>
          <w:b/>
        </w:rPr>
        <w:t>GO</w:t>
      </w:r>
      <w:r>
        <w:rPr>
          <w:b/>
        </w:rPr>
        <w:t>A</w:t>
      </w:r>
      <w:r>
        <w:tab/>
        <w:t xml:space="preserve">Other soils that have pH of less than 5.5 in some part from the base of the A horizon to 60 cm from the mineral soil surface. </w:t>
      </w:r>
    </w:p>
    <w:p w14:paraId="0BE918E7" w14:textId="77777777" w:rsidR="004D714B" w:rsidRPr="004D714B" w:rsidRDefault="004D714B" w:rsidP="004D714B">
      <w:pPr>
        <w:spacing w:after="141"/>
        <w:ind w:left="1418" w:right="54" w:hanging="851"/>
        <w:jc w:val="right"/>
        <w:rPr>
          <w:b/>
        </w:rPr>
      </w:pPr>
      <w:r>
        <w:rPr>
          <w:b/>
        </w:rPr>
        <w:t>A</w:t>
      </w:r>
      <w:r w:rsidRPr="004D714B">
        <w:rPr>
          <w:b/>
        </w:rPr>
        <w:t xml:space="preserve">cidic Orthic </w:t>
      </w:r>
      <w:proofErr w:type="spellStart"/>
      <w:r w:rsidRPr="004D714B">
        <w:rPr>
          <w:b/>
        </w:rPr>
        <w:t>Gley</w:t>
      </w:r>
      <w:proofErr w:type="spellEnd"/>
      <w:r w:rsidRPr="004D714B">
        <w:rPr>
          <w:b/>
        </w:rPr>
        <w:t xml:space="preserve"> Soils</w:t>
      </w:r>
    </w:p>
    <w:p w14:paraId="0BE918E8" w14:textId="77777777" w:rsidR="004D714B" w:rsidRDefault="004D714B" w:rsidP="00A07646">
      <w:pPr>
        <w:spacing w:after="0" w:line="252" w:lineRule="auto"/>
        <w:ind w:left="1418" w:right="57" w:hanging="851"/>
        <w:jc w:val="left"/>
      </w:pPr>
      <w:r w:rsidRPr="004D714B">
        <w:rPr>
          <w:b/>
        </w:rPr>
        <w:t>GOT</w:t>
      </w:r>
      <w:r>
        <w:tab/>
        <w:t>Other soils.</w:t>
      </w:r>
    </w:p>
    <w:p w14:paraId="0BE918E9" w14:textId="77777777" w:rsidR="00174C4D" w:rsidRDefault="004D714B">
      <w:pPr>
        <w:spacing w:after="0" w:line="265" w:lineRule="auto"/>
        <w:ind w:left="10" w:right="54" w:hanging="10"/>
        <w:jc w:val="right"/>
      </w:pPr>
      <w:r>
        <w:rPr>
          <w:b/>
        </w:rPr>
        <w:t>T</w:t>
      </w:r>
      <w:r w:rsidR="008F760C">
        <w:rPr>
          <w:b/>
        </w:rPr>
        <w:t xml:space="preserve">ypic Orthic </w:t>
      </w:r>
      <w:proofErr w:type="spellStart"/>
      <w:r w:rsidR="008F760C">
        <w:rPr>
          <w:b/>
        </w:rPr>
        <w:t>Gley</w:t>
      </w:r>
      <w:proofErr w:type="spellEnd"/>
      <w:r w:rsidR="008F760C">
        <w:rPr>
          <w:b/>
        </w:rPr>
        <w:t xml:space="preserve"> Soils</w:t>
      </w:r>
    </w:p>
    <w:p w14:paraId="0BE918EA" w14:textId="77777777" w:rsidR="00174C4D" w:rsidRDefault="00174C4D">
      <w:pPr>
        <w:sectPr w:rsidR="00174C4D">
          <w:headerReference w:type="even" r:id="rId64"/>
          <w:headerReference w:type="default" r:id="rId65"/>
          <w:footerReference w:type="even" r:id="rId66"/>
          <w:footerReference w:type="default" r:id="rId67"/>
          <w:headerReference w:type="first" r:id="rId68"/>
          <w:footerReference w:type="first" r:id="rId69"/>
          <w:pgSz w:w="12746" w:h="17678"/>
          <w:pgMar w:top="2007" w:right="2117" w:bottom="1296" w:left="2121" w:header="0" w:footer="720" w:gutter="0"/>
          <w:cols w:space="720"/>
        </w:sectPr>
      </w:pPr>
    </w:p>
    <w:p w14:paraId="0BE918EB" w14:textId="61FF93F3" w:rsidR="00174C4D" w:rsidRDefault="008F760C">
      <w:pPr>
        <w:pStyle w:val="Heading1"/>
        <w:ind w:left="-3"/>
      </w:pPr>
      <w:bookmarkStart w:id="1444" w:name="_Toc182384776"/>
      <w:r>
        <w:lastRenderedPageBreak/>
        <w:t>G</w:t>
      </w:r>
      <w:r w:rsidR="0022101E">
        <w:t>ranular Soils</w:t>
      </w:r>
      <w:bookmarkEnd w:id="1444"/>
    </w:p>
    <w:p w14:paraId="0BE918EC"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2D" wp14:editId="0BE9222E">
                <wp:extent cx="5400040" cy="12700"/>
                <wp:effectExtent l="0" t="0" r="0" b="0"/>
                <wp:docPr id="109001" name="Group 10900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7751" name="Shape 7751"/>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D894642" id="Group 109001"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I6pRyhRAgAArwUAAA4AAAAAAAAAAAAAAAAALgIAAGRycy9lMm9Eb2MueG1sUEsBAi0AFAAGAAgA&#10;AAAhAOFfKPfbAAAAAwEAAA8AAAAAAAAAAAAAAAAAqwQAAGRycy9kb3ducmV2LnhtbFBLBQYAAAAA&#10;BAAEAPMAAACzBQAAAAA=&#10;">
                <v:shape id="Shape 7751"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" path="m,l5400040,e" filled="f" strokecolor="#181717" strokeweight="1pt">
                  <v:stroke miterlimit="83231f" joinstyle="miter"/>
                  <v:path arrowok="t" textboxrect="0,0,5400040,0"/>
                </v:shape>
                <w10:anchorlock/>
              </v:group>
            </w:pict>
          </mc:Fallback>
        </mc:AlternateContent>
      </w:r>
    </w:p>
    <w:p w14:paraId="0BE918ED" w14:textId="77777777" w:rsidR="00174C4D" w:rsidRDefault="004D714B">
      <w:pPr>
        <w:pStyle w:val="Heading3"/>
        <w:ind w:left="-2" w:right="58"/>
      </w:pPr>
      <w:r>
        <w:t>CONCEPT</w:t>
      </w:r>
      <w:r w:rsidR="008F760C">
        <w:t xml:space="preserve"> O</w:t>
      </w:r>
      <w:r>
        <w:t>F</w:t>
      </w:r>
      <w:r w:rsidR="008F760C">
        <w:t xml:space="preserve"> </w:t>
      </w:r>
      <w:r>
        <w:t>THE</w:t>
      </w:r>
      <w:r w:rsidR="008F760C">
        <w:t xml:space="preserve"> OR</w:t>
      </w:r>
      <w:r>
        <w:t>DE</w:t>
      </w:r>
      <w:r w:rsidR="008F760C">
        <w:t>R</w:t>
      </w:r>
    </w:p>
    <w:p w14:paraId="0BE918EE" w14:textId="791FC64A" w:rsidR="00174C4D" w:rsidRDefault="008F760C">
      <w:pPr>
        <w:spacing w:after="552"/>
        <w:ind w:left="-4" w:right="58"/>
      </w:pPr>
      <w:r>
        <w:t xml:space="preserve">Granular soils are clayey soils in which kaolin-group minerals are </w:t>
      </w:r>
      <w:proofErr w:type="gramStart"/>
      <w:r>
        <w:t>dominant, and</w:t>
      </w:r>
      <w:proofErr w:type="gramEnd"/>
      <w:r>
        <w:t xml:space="preserve"> are usually associated with vermiculite and hydrous-interlayered vermiculite. The soil fabric comprises polyhedral peds with strength characteristics which change rapidly with water content. Consistence is sticky and plastic. The presence of vermiculite gives these soils a moderate buffer capacity. The soils lack the weak strength, friable failure, low plasticity, and low-activity-clay properties which either define or are accessory to Oxidic </w:t>
      </w:r>
      <w:del w:id="1445" w:author="Thomas Caspari" w:date="2017-10-12T15:39:00Z">
        <w:r w:rsidDel="008B111F">
          <w:delText>soils</w:delText>
        </w:r>
      </w:del>
      <w:ins w:id="1446" w:author="Thomas Caspari" w:date="2017-10-12T15:39:00Z">
        <w:r w:rsidR="008B111F">
          <w:t>Soils</w:t>
        </w:r>
      </w:ins>
      <w:r>
        <w:t>. Clay coatings where they occur are thin.</w:t>
      </w:r>
    </w:p>
    <w:p w14:paraId="0BE918EF" w14:textId="77777777" w:rsidR="00174C4D" w:rsidRDefault="004D714B">
      <w:pPr>
        <w:pStyle w:val="Heading3"/>
        <w:ind w:left="-2" w:right="58"/>
      </w:pPr>
      <w:r>
        <w:t>CORRELATION</w:t>
      </w:r>
    </w:p>
    <w:p w14:paraId="0BE918F0" w14:textId="1E7FD294" w:rsidR="00174C4D" w:rsidRDefault="008F760C">
      <w:pPr>
        <w:spacing w:after="552"/>
        <w:ind w:left="-4"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8000" behindDoc="0" locked="0" layoutInCell="1" allowOverlap="1" wp14:anchorId="0BE9222F" wp14:editId="30E8FCF4">
                <wp:simplePos x="0" y="0"/>
                <wp:positionH relativeFrom="page">
                  <wp:posOffset>1346835</wp:posOffset>
                </wp:positionH>
                <wp:positionV relativeFrom="page">
                  <wp:posOffset>998364</wp:posOffset>
                </wp:positionV>
                <wp:extent cx="5400040" cy="12700"/>
                <wp:effectExtent l="0" t="0" r="0" b="0"/>
                <wp:wrapTopAndBottom/>
                <wp:docPr id="108999" name="Group 108999"/>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7750" name="Shape 7750"/>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7A7CF52" id="Group 108999" o:spid="_x0000_s1026" style="position:absolute;margin-left:106.05pt;margin-top:78.6pt;width:425.2pt;height:1pt;z-index:251648000;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lNaEzVECAACvBQAADgAAAAAAAAAAAAAAAAAuAgAAZHJzL2Uyb0RvYy54bWxQSwECLQAU&#10;AAYACAAAACEAbNbR9OAAAAAMAQAADwAAAAAAAAAAAAAAAACrBAAAZHJzL2Rvd25yZXYueG1sUEsF&#10;BgAAAAAEAAQA8wAAALgFAAAAAA==&#10;">
                <v:shape id="Shape 7750"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" path="m,l5400040,e" filled="f" strokecolor="#181717" strokeweight="1pt">
                  <v:stroke miterlimit="83231f" joinstyle="miter"/>
                  <v:path arrowok="t" textboxrect="0,0,5400040,0"/>
                </v:shape>
                <w10:wrap type="topAndBottom" anchorx="page" anchory="page"/>
              </v:group>
            </w:pict>
          </mc:Fallback>
        </mc:AlternateContent>
      </w:r>
      <w:r>
        <w:t xml:space="preserve">The order comprises many soils previously classified as brown granular loams and moderately to strongly leached brown granular clays of the NZ Genetic Soil Classification. Most are correlated with the </w:t>
      </w:r>
      <w:proofErr w:type="spellStart"/>
      <w:r>
        <w:t>Ultisols</w:t>
      </w:r>
      <w:proofErr w:type="spellEnd"/>
      <w:r>
        <w:t xml:space="preserve"> </w:t>
      </w:r>
      <w:r w:rsidR="007E35D6">
        <w:t>and</w:t>
      </w:r>
      <w:r>
        <w:t xml:space="preserve"> </w:t>
      </w:r>
      <w:proofErr w:type="spellStart"/>
      <w:r>
        <w:t>Alfisols</w:t>
      </w:r>
      <w:proofErr w:type="spellEnd"/>
      <w:r>
        <w:t xml:space="preserve"> of Soil Taxonomy.</w:t>
      </w:r>
    </w:p>
    <w:p w14:paraId="0BE918F1" w14:textId="77777777" w:rsidR="00174C4D" w:rsidRDefault="004D714B">
      <w:pPr>
        <w:pStyle w:val="Heading3"/>
        <w:ind w:left="-2" w:right="58"/>
      </w:pPr>
      <w:r>
        <w:t>OCCURRENCE</w:t>
      </w:r>
    </w:p>
    <w:p w14:paraId="0BE918F2" w14:textId="77777777" w:rsidR="00174C4D" w:rsidRDefault="008F760C">
      <w:pPr>
        <w:spacing w:after="552"/>
        <w:ind w:left="-4" w:right="58"/>
      </w:pPr>
      <w:r>
        <w:t>Granular Soils are only known to occur in the northern North Island, particularly in the lowlands of the Waikato and South Auckland regions.</w:t>
      </w:r>
    </w:p>
    <w:p w14:paraId="0BE918F3" w14:textId="77777777" w:rsidR="00174C4D" w:rsidRDefault="004D714B">
      <w:pPr>
        <w:pStyle w:val="Heading3"/>
        <w:spacing w:after="590"/>
        <w:ind w:left="-2" w:right="58"/>
      </w:pPr>
      <w:r>
        <w:t>ACCESSORY</w:t>
      </w:r>
      <w:r w:rsidR="008F760C">
        <w:t xml:space="preserve"> </w:t>
      </w:r>
      <w:r>
        <w:t>PROPERTIES OF THE ORDER</w:t>
      </w:r>
    </w:p>
    <w:p w14:paraId="0BE918F4" w14:textId="3A200C9D" w:rsidR="00174C4D" w:rsidRDefault="008F760C" w:rsidP="00164344">
      <w:pPr>
        <w:numPr>
          <w:ilvl w:val="0"/>
          <w:numId w:val="76"/>
        </w:numPr>
        <w:ind w:right="58" w:hanging="567"/>
      </w:pPr>
      <w:r w:rsidRPr="05A6FE62">
        <w:rPr>
          <w:i/>
          <w:iCs/>
        </w:rPr>
        <w:t>Moderate activity clay</w:t>
      </w:r>
      <w:r>
        <w:t xml:space="preserve">. CEC is greater than 16 </w:t>
      </w:r>
      <w:proofErr w:type="spellStart"/>
      <w:r>
        <w:t>cmol</w:t>
      </w:r>
      <w:ins w:id="1447" w:author="Andre Eger" w:date="2023-08-16T06:48:00Z">
        <w:r w:rsidR="469A25E7">
          <w:t>c</w:t>
        </w:r>
      </w:ins>
      <w:proofErr w:type="spellEnd"/>
      <w:r>
        <w:t xml:space="preserve">/kg (clay) and ECEC ranges from about 8 to 16 </w:t>
      </w:r>
      <w:proofErr w:type="spellStart"/>
      <w:r>
        <w:t>cmol</w:t>
      </w:r>
      <w:ins w:id="1448" w:author="Andre Eger" w:date="2023-08-16T06:48:00Z">
        <w:r w:rsidR="6B12C2A5">
          <w:t>c</w:t>
        </w:r>
      </w:ins>
      <w:proofErr w:type="spellEnd"/>
      <w:r>
        <w:t>/kg (clay).</w:t>
      </w:r>
    </w:p>
    <w:p w14:paraId="0BE918F5" w14:textId="77777777" w:rsidR="00174C4D" w:rsidRDefault="008F760C" w:rsidP="00164344">
      <w:pPr>
        <w:numPr>
          <w:ilvl w:val="0"/>
          <w:numId w:val="76"/>
        </w:numPr>
        <w:ind w:right="58" w:hanging="567"/>
      </w:pPr>
      <w:r>
        <w:rPr>
          <w:i/>
        </w:rPr>
        <w:t>Parent materials</w:t>
      </w:r>
      <w:r>
        <w:t xml:space="preserve">. The soils are derived predominantly from strongly weathered </w:t>
      </w:r>
      <w:proofErr w:type="spellStart"/>
      <w:r>
        <w:t>tephras</w:t>
      </w:r>
      <w:proofErr w:type="spellEnd"/>
      <w:r>
        <w:t xml:space="preserve"> mostly older than 50 000 years, but also from basaltic and andesitic rocks with possible additions from aeolian material.</w:t>
      </w:r>
    </w:p>
    <w:p w14:paraId="0BE918F6" w14:textId="77777777" w:rsidR="00174C4D" w:rsidRDefault="008F760C" w:rsidP="00164344">
      <w:pPr>
        <w:numPr>
          <w:ilvl w:val="0"/>
          <w:numId w:val="76"/>
        </w:numPr>
        <w:ind w:right="58" w:hanging="567"/>
      </w:pPr>
      <w:r>
        <w:rPr>
          <w:i/>
        </w:rPr>
        <w:t xml:space="preserve">Kandic mineralogy. </w:t>
      </w:r>
      <w:r>
        <w:t>Granular Soils usually belong to the Kandic mineralogy class.</w:t>
      </w:r>
    </w:p>
    <w:p w14:paraId="0BE918F7" w14:textId="77777777" w:rsidR="004D714B" w:rsidRDefault="004D714B">
      <w:pPr>
        <w:spacing w:after="160" w:line="259" w:lineRule="auto"/>
        <w:ind w:left="0" w:firstLine="0"/>
        <w:jc w:val="left"/>
        <w:rPr>
          <w:i/>
        </w:rPr>
      </w:pPr>
      <w:r>
        <w:rPr>
          <w:i/>
        </w:rPr>
        <w:br w:type="page"/>
      </w:r>
    </w:p>
    <w:p w14:paraId="0BE918F8" w14:textId="77777777" w:rsidR="00174C4D" w:rsidRDefault="008F760C" w:rsidP="00164344">
      <w:pPr>
        <w:numPr>
          <w:ilvl w:val="0"/>
          <w:numId w:val="76"/>
        </w:numPr>
        <w:spacing w:after="218"/>
        <w:ind w:right="58" w:hanging="567"/>
      </w:pPr>
      <w:r>
        <w:rPr>
          <w:i/>
        </w:rPr>
        <w:lastRenderedPageBreak/>
        <w:t>Slowly permeable</w:t>
      </w:r>
      <w:r>
        <w:t>. Saturated hydraulic conductivity is slow or marginally slow somewhere in the profile, resulting in periods of perching of water.</w:t>
      </w:r>
    </w:p>
    <w:p w14:paraId="0BE918F9" w14:textId="77777777" w:rsidR="00174C4D" w:rsidRDefault="008F760C" w:rsidP="00164344">
      <w:pPr>
        <w:numPr>
          <w:ilvl w:val="0"/>
          <w:numId w:val="76"/>
        </w:numPr>
        <w:spacing w:after="219"/>
        <w:ind w:right="58" w:hanging="567"/>
      </w:pPr>
      <w:r>
        <w:rPr>
          <w:i/>
        </w:rPr>
        <w:t>Limited root depth</w:t>
      </w:r>
      <w:r>
        <w:t>. The extension of plant roots in subsoils is commonly limited by either high penetration resistance, wetness or aluminium toxicity.</w:t>
      </w:r>
    </w:p>
    <w:p w14:paraId="0BE918FA" w14:textId="77777777" w:rsidR="00174C4D" w:rsidRDefault="008F760C" w:rsidP="00164344">
      <w:pPr>
        <w:numPr>
          <w:ilvl w:val="0"/>
          <w:numId w:val="76"/>
        </w:numPr>
        <w:spacing w:after="219"/>
        <w:ind w:right="58" w:hanging="567"/>
      </w:pPr>
      <w:r>
        <w:rPr>
          <w:i/>
        </w:rPr>
        <w:t>Limited workability when wet.</w:t>
      </w:r>
      <w:r>
        <w:t xml:space="preserve"> Workability and trafficability is constrained by stickiness and plasticity after heavy rainfall, particularly in contrast to Oxidic Soils.</w:t>
      </w:r>
    </w:p>
    <w:p w14:paraId="0BE918FB" w14:textId="77777777" w:rsidR="00174C4D" w:rsidRDefault="008F760C" w:rsidP="00164344">
      <w:pPr>
        <w:numPr>
          <w:ilvl w:val="0"/>
          <w:numId w:val="76"/>
        </w:numPr>
        <w:spacing w:after="217"/>
        <w:ind w:right="58" w:hanging="567"/>
      </w:pPr>
      <w:r>
        <w:rPr>
          <w:i/>
        </w:rPr>
        <w:t>Low phosphorus status</w:t>
      </w:r>
      <w:r>
        <w:t>. Phosphorus fixation may be high, as indicated by high P retention levels.</w:t>
      </w:r>
    </w:p>
    <w:p w14:paraId="0BE918FC" w14:textId="77777777" w:rsidR="00174C4D" w:rsidRDefault="008F760C" w:rsidP="00164344">
      <w:pPr>
        <w:numPr>
          <w:ilvl w:val="0"/>
          <w:numId w:val="76"/>
        </w:numPr>
        <w:spacing w:after="219"/>
        <w:ind w:right="58" w:hanging="567"/>
      </w:pPr>
      <w:r>
        <w:rPr>
          <w:i/>
        </w:rPr>
        <w:t>Strongly weathered with low nutrient reserves</w:t>
      </w:r>
      <w:r>
        <w:t>. Reserves of phosphorus, potassium and magnesium are low, particularly in the Oxidic group.</w:t>
      </w:r>
    </w:p>
    <w:p w14:paraId="0BE918FD" w14:textId="77777777" w:rsidR="00174C4D" w:rsidRDefault="008F760C" w:rsidP="00164344">
      <w:pPr>
        <w:numPr>
          <w:ilvl w:val="0"/>
          <w:numId w:val="76"/>
        </w:numPr>
        <w:spacing w:after="605"/>
        <w:ind w:right="58" w:hanging="567"/>
      </w:pPr>
      <w:r>
        <w:rPr>
          <w:i/>
        </w:rPr>
        <w:t>Sulphate in B horizons</w:t>
      </w:r>
      <w:r>
        <w:t>. Sulphate tends to be strongly adsorbed in B horizons.</w:t>
      </w:r>
    </w:p>
    <w:p w14:paraId="0BE918FE" w14:textId="77777777" w:rsidR="00174C4D" w:rsidRDefault="004D714B">
      <w:pPr>
        <w:pStyle w:val="Heading3"/>
        <w:spacing w:after="0"/>
        <w:ind w:left="-2" w:right="58"/>
      </w:pPr>
      <w:r>
        <w:t>SUMMARY OF</w:t>
      </w:r>
      <w:r w:rsidR="008F760C">
        <w:t xml:space="preserve"> GRANULAR SOILS </w:t>
      </w:r>
      <w:r>
        <w:t>HIERARCHY</w:t>
      </w:r>
    </w:p>
    <w:tbl>
      <w:tblPr>
        <w:tblStyle w:val="TableGrid1"/>
        <w:tblW w:w="8504" w:type="dxa"/>
        <w:tblInd w:w="0" w:type="dxa"/>
        <w:tblCellMar>
          <w:right w:w="115" w:type="dxa"/>
        </w:tblCellMar>
        <w:tblLook w:val="04A0" w:firstRow="1" w:lastRow="0" w:firstColumn="1" w:lastColumn="0" w:noHBand="0" w:noVBand="1"/>
      </w:tblPr>
      <w:tblGrid>
        <w:gridCol w:w="794"/>
        <w:gridCol w:w="2608"/>
        <w:gridCol w:w="2834"/>
        <w:gridCol w:w="2268"/>
      </w:tblGrid>
      <w:tr w:rsidR="00174C4D" w14:paraId="0BE91902" w14:textId="77777777">
        <w:trPr>
          <w:trHeight w:val="520"/>
        </w:trPr>
        <w:tc>
          <w:tcPr>
            <w:tcW w:w="3402" w:type="dxa"/>
            <w:gridSpan w:val="2"/>
            <w:tcBorders>
              <w:top w:val="single" w:sz="8" w:space="0" w:color="181717"/>
              <w:left w:val="nil"/>
              <w:bottom w:val="single" w:sz="8" w:space="0" w:color="181717"/>
              <w:right w:val="nil"/>
            </w:tcBorders>
          </w:tcPr>
          <w:p w14:paraId="0BE918FF" w14:textId="77777777" w:rsidR="00174C4D" w:rsidRDefault="008F760C">
            <w:pPr>
              <w:spacing w:after="0" w:line="259" w:lineRule="auto"/>
              <w:ind w:left="0" w:firstLine="0"/>
              <w:jc w:val="left"/>
            </w:pPr>
            <w:r>
              <w:t xml:space="preserve">Group </w:t>
            </w:r>
          </w:p>
        </w:tc>
        <w:tc>
          <w:tcPr>
            <w:tcW w:w="2834" w:type="dxa"/>
            <w:tcBorders>
              <w:top w:val="single" w:sz="8" w:space="0" w:color="181717"/>
              <w:left w:val="nil"/>
              <w:bottom w:val="single" w:sz="8" w:space="0" w:color="181717"/>
              <w:right w:val="nil"/>
            </w:tcBorders>
          </w:tcPr>
          <w:p w14:paraId="0BE91900" w14:textId="77777777" w:rsidR="00174C4D" w:rsidRDefault="008F760C">
            <w:pPr>
              <w:spacing w:after="0" w:line="259" w:lineRule="auto"/>
              <w:ind w:left="0" w:firstLine="0"/>
              <w:jc w:val="left"/>
            </w:pPr>
            <w:r>
              <w:t xml:space="preserve">Subgroup </w:t>
            </w:r>
          </w:p>
        </w:tc>
        <w:tc>
          <w:tcPr>
            <w:tcW w:w="2268" w:type="dxa"/>
            <w:tcBorders>
              <w:top w:val="single" w:sz="8" w:space="0" w:color="181717"/>
              <w:left w:val="nil"/>
              <w:bottom w:val="single" w:sz="8" w:space="0" w:color="181717"/>
              <w:right w:val="nil"/>
            </w:tcBorders>
          </w:tcPr>
          <w:p w14:paraId="0BE91901" w14:textId="77777777" w:rsidR="00174C4D" w:rsidRDefault="008F760C">
            <w:pPr>
              <w:spacing w:after="0" w:line="259" w:lineRule="auto"/>
              <w:ind w:left="0" w:firstLine="0"/>
              <w:jc w:val="left"/>
            </w:pPr>
            <w:r>
              <w:t>Example of series</w:t>
            </w:r>
          </w:p>
        </w:tc>
      </w:tr>
      <w:tr w:rsidR="00174C4D" w14:paraId="0BE91907" w14:textId="77777777">
        <w:trPr>
          <w:trHeight w:val="502"/>
        </w:trPr>
        <w:tc>
          <w:tcPr>
            <w:tcW w:w="794" w:type="dxa"/>
            <w:tcBorders>
              <w:top w:val="single" w:sz="8" w:space="0" w:color="181717"/>
              <w:left w:val="nil"/>
              <w:bottom w:val="nil"/>
              <w:right w:val="nil"/>
            </w:tcBorders>
            <w:vAlign w:val="bottom"/>
          </w:tcPr>
          <w:p w14:paraId="0BE91903" w14:textId="77777777" w:rsidR="00174C4D" w:rsidRDefault="008F760C" w:rsidP="004D714B">
            <w:pPr>
              <w:spacing w:after="0" w:line="259" w:lineRule="auto"/>
              <w:ind w:left="0" w:firstLine="0"/>
              <w:jc w:val="left"/>
            </w:pPr>
            <w:r>
              <w:rPr>
                <w:b/>
              </w:rPr>
              <w:t>N</w:t>
            </w:r>
            <w:r w:rsidR="004D714B">
              <w:rPr>
                <w:b/>
              </w:rPr>
              <w:t>P</w:t>
            </w:r>
            <w:r>
              <w:rPr>
                <w:b/>
              </w:rPr>
              <w:t xml:space="preserve">  </w:t>
            </w:r>
            <w:r>
              <w:t xml:space="preserve"> </w:t>
            </w:r>
          </w:p>
        </w:tc>
        <w:tc>
          <w:tcPr>
            <w:tcW w:w="2608" w:type="dxa"/>
            <w:tcBorders>
              <w:top w:val="single" w:sz="8" w:space="0" w:color="181717"/>
              <w:left w:val="nil"/>
              <w:bottom w:val="nil"/>
              <w:right w:val="nil"/>
            </w:tcBorders>
            <w:vAlign w:val="bottom"/>
          </w:tcPr>
          <w:p w14:paraId="0BE91904" w14:textId="77777777" w:rsidR="00174C4D" w:rsidRDefault="008F760C">
            <w:pPr>
              <w:spacing w:after="0" w:line="259" w:lineRule="auto"/>
              <w:ind w:left="0" w:firstLine="0"/>
              <w:jc w:val="left"/>
            </w:pPr>
            <w:r>
              <w:t>Perch-</w:t>
            </w:r>
            <w:proofErr w:type="spellStart"/>
            <w:r>
              <w:t>gley</w:t>
            </w:r>
            <w:proofErr w:type="spellEnd"/>
            <w:r>
              <w:t xml:space="preserve"> </w:t>
            </w:r>
          </w:p>
        </w:tc>
        <w:tc>
          <w:tcPr>
            <w:tcW w:w="2834" w:type="dxa"/>
            <w:tcBorders>
              <w:top w:val="single" w:sz="8" w:space="0" w:color="181717"/>
              <w:left w:val="nil"/>
              <w:bottom w:val="nil"/>
              <w:right w:val="nil"/>
            </w:tcBorders>
            <w:vAlign w:val="bottom"/>
          </w:tcPr>
          <w:p w14:paraId="0BE91905" w14:textId="77777777" w:rsidR="00174C4D" w:rsidRDefault="008F760C">
            <w:pPr>
              <w:spacing w:after="0" w:line="259" w:lineRule="auto"/>
              <w:ind w:left="0" w:firstLine="0"/>
              <w:jc w:val="left"/>
            </w:pPr>
            <w:r>
              <w:t xml:space="preserve">Oxidic </w:t>
            </w:r>
          </w:p>
        </w:tc>
        <w:tc>
          <w:tcPr>
            <w:tcW w:w="2268" w:type="dxa"/>
            <w:tcBorders>
              <w:top w:val="single" w:sz="8" w:space="0" w:color="181717"/>
              <w:left w:val="nil"/>
              <w:bottom w:val="nil"/>
              <w:right w:val="nil"/>
            </w:tcBorders>
            <w:vAlign w:val="bottom"/>
          </w:tcPr>
          <w:p w14:paraId="0BE91906" w14:textId="77777777" w:rsidR="00174C4D" w:rsidRDefault="008F760C">
            <w:pPr>
              <w:spacing w:after="0" w:line="259" w:lineRule="auto"/>
              <w:ind w:left="0" w:firstLine="0"/>
              <w:jc w:val="left"/>
            </w:pPr>
            <w:proofErr w:type="spellStart"/>
            <w:r>
              <w:t>Rangiuru</w:t>
            </w:r>
            <w:proofErr w:type="spellEnd"/>
            <w:r>
              <w:t xml:space="preserve"> var.</w:t>
            </w:r>
          </w:p>
        </w:tc>
      </w:tr>
      <w:tr w:rsidR="00174C4D" w14:paraId="0BE9190C" w14:textId="77777777">
        <w:trPr>
          <w:trHeight w:val="300"/>
        </w:trPr>
        <w:tc>
          <w:tcPr>
            <w:tcW w:w="794" w:type="dxa"/>
            <w:tcBorders>
              <w:top w:val="nil"/>
              <w:left w:val="nil"/>
              <w:bottom w:val="nil"/>
              <w:right w:val="nil"/>
            </w:tcBorders>
          </w:tcPr>
          <w:p w14:paraId="0BE91908"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09"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0A" w14:textId="77777777" w:rsidR="00174C4D" w:rsidRDefault="008F760C">
            <w:pPr>
              <w:spacing w:after="0" w:line="259" w:lineRule="auto"/>
              <w:ind w:left="0" w:firstLine="0"/>
              <w:jc w:val="left"/>
            </w:pPr>
            <w:r>
              <w:t xml:space="preserve">Acidic </w:t>
            </w:r>
          </w:p>
        </w:tc>
        <w:tc>
          <w:tcPr>
            <w:tcW w:w="2268" w:type="dxa"/>
            <w:tcBorders>
              <w:top w:val="nil"/>
              <w:left w:val="nil"/>
              <w:bottom w:val="nil"/>
              <w:right w:val="nil"/>
            </w:tcBorders>
          </w:tcPr>
          <w:p w14:paraId="0BE9190B" w14:textId="77777777" w:rsidR="00174C4D" w:rsidRDefault="008F760C">
            <w:pPr>
              <w:spacing w:after="0" w:line="259" w:lineRule="auto"/>
              <w:ind w:left="0" w:firstLine="0"/>
              <w:jc w:val="left"/>
            </w:pPr>
            <w:proofErr w:type="spellStart"/>
            <w:r>
              <w:t>Tutamoe</w:t>
            </w:r>
            <w:proofErr w:type="spellEnd"/>
          </w:p>
        </w:tc>
      </w:tr>
      <w:tr w:rsidR="00174C4D" w14:paraId="0BE91911" w14:textId="77777777">
        <w:trPr>
          <w:trHeight w:val="445"/>
        </w:trPr>
        <w:tc>
          <w:tcPr>
            <w:tcW w:w="794" w:type="dxa"/>
            <w:tcBorders>
              <w:top w:val="nil"/>
              <w:left w:val="nil"/>
              <w:bottom w:val="nil"/>
              <w:right w:val="nil"/>
            </w:tcBorders>
          </w:tcPr>
          <w:p w14:paraId="0BE9190D"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0E"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90F"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910" w14:textId="77777777" w:rsidR="00174C4D" w:rsidRDefault="008F760C">
            <w:pPr>
              <w:spacing w:after="0" w:line="259" w:lineRule="auto"/>
              <w:ind w:left="0" w:firstLine="0"/>
              <w:jc w:val="left"/>
            </w:pPr>
            <w:proofErr w:type="spellStart"/>
            <w:r>
              <w:t>Kohumaru</w:t>
            </w:r>
            <w:proofErr w:type="spellEnd"/>
          </w:p>
        </w:tc>
      </w:tr>
      <w:tr w:rsidR="00174C4D" w14:paraId="0BE91916" w14:textId="77777777">
        <w:trPr>
          <w:trHeight w:val="455"/>
        </w:trPr>
        <w:tc>
          <w:tcPr>
            <w:tcW w:w="794" w:type="dxa"/>
            <w:tcBorders>
              <w:top w:val="nil"/>
              <w:left w:val="nil"/>
              <w:bottom w:val="nil"/>
              <w:right w:val="nil"/>
            </w:tcBorders>
            <w:vAlign w:val="bottom"/>
          </w:tcPr>
          <w:p w14:paraId="0BE91912" w14:textId="77777777" w:rsidR="00174C4D" w:rsidRDefault="008F760C" w:rsidP="004D714B">
            <w:pPr>
              <w:spacing w:after="0" w:line="259" w:lineRule="auto"/>
              <w:ind w:left="0" w:firstLine="0"/>
              <w:jc w:val="left"/>
            </w:pPr>
            <w:r>
              <w:rPr>
                <w:b/>
              </w:rPr>
              <w:t>N</w:t>
            </w:r>
            <w:r w:rsidR="004D714B">
              <w:rPr>
                <w:b/>
              </w:rPr>
              <w:t>E</w:t>
            </w:r>
            <w:r>
              <w:rPr>
                <w:b/>
              </w:rPr>
              <w:t xml:space="preserve">  </w:t>
            </w:r>
            <w:r>
              <w:t xml:space="preserve"> </w:t>
            </w:r>
          </w:p>
        </w:tc>
        <w:tc>
          <w:tcPr>
            <w:tcW w:w="2608" w:type="dxa"/>
            <w:tcBorders>
              <w:top w:val="nil"/>
              <w:left w:val="nil"/>
              <w:bottom w:val="nil"/>
              <w:right w:val="nil"/>
            </w:tcBorders>
            <w:vAlign w:val="bottom"/>
          </w:tcPr>
          <w:p w14:paraId="0BE91913" w14:textId="77777777" w:rsidR="00174C4D" w:rsidRDefault="008F760C">
            <w:pPr>
              <w:spacing w:after="0" w:line="259" w:lineRule="auto"/>
              <w:ind w:left="0" w:firstLine="0"/>
              <w:jc w:val="left"/>
            </w:pPr>
            <w:r>
              <w:t xml:space="preserve">Melanic </w:t>
            </w:r>
          </w:p>
        </w:tc>
        <w:tc>
          <w:tcPr>
            <w:tcW w:w="2834" w:type="dxa"/>
            <w:tcBorders>
              <w:top w:val="nil"/>
              <w:left w:val="nil"/>
              <w:bottom w:val="nil"/>
              <w:right w:val="nil"/>
            </w:tcBorders>
            <w:vAlign w:val="bottom"/>
          </w:tcPr>
          <w:p w14:paraId="0BE91914"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vAlign w:val="bottom"/>
          </w:tcPr>
          <w:p w14:paraId="0BE91915" w14:textId="77777777" w:rsidR="00174C4D" w:rsidRDefault="008F760C">
            <w:pPr>
              <w:spacing w:after="0" w:line="259" w:lineRule="auto"/>
              <w:ind w:left="0" w:firstLine="0"/>
              <w:jc w:val="left"/>
            </w:pPr>
            <w:r>
              <w:t>-</w:t>
            </w:r>
          </w:p>
        </w:tc>
      </w:tr>
      <w:tr w:rsidR="00174C4D" w14:paraId="0BE9191B" w14:textId="77777777">
        <w:trPr>
          <w:trHeight w:val="300"/>
        </w:trPr>
        <w:tc>
          <w:tcPr>
            <w:tcW w:w="794" w:type="dxa"/>
            <w:tcBorders>
              <w:top w:val="nil"/>
              <w:left w:val="nil"/>
              <w:bottom w:val="nil"/>
              <w:right w:val="nil"/>
            </w:tcBorders>
          </w:tcPr>
          <w:p w14:paraId="0BE91917"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18"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19" w14:textId="77777777" w:rsidR="00174C4D" w:rsidRDefault="008F760C">
            <w:pPr>
              <w:spacing w:after="0" w:line="259" w:lineRule="auto"/>
              <w:ind w:left="0" w:firstLine="0"/>
              <w:jc w:val="left"/>
            </w:pPr>
            <w:proofErr w:type="spellStart"/>
            <w:r>
              <w:t>Allophanic</w:t>
            </w:r>
            <w:proofErr w:type="spellEnd"/>
            <w:r>
              <w:t xml:space="preserve"> </w:t>
            </w:r>
          </w:p>
        </w:tc>
        <w:tc>
          <w:tcPr>
            <w:tcW w:w="2268" w:type="dxa"/>
            <w:tcBorders>
              <w:top w:val="nil"/>
              <w:left w:val="nil"/>
              <w:bottom w:val="nil"/>
              <w:right w:val="nil"/>
            </w:tcBorders>
          </w:tcPr>
          <w:p w14:paraId="0BE9191A" w14:textId="77777777" w:rsidR="00174C4D" w:rsidRDefault="008F760C">
            <w:pPr>
              <w:spacing w:after="0" w:line="259" w:lineRule="auto"/>
              <w:ind w:left="0" w:firstLine="0"/>
              <w:jc w:val="left"/>
            </w:pPr>
            <w:r>
              <w:t>pt. Morrinsville</w:t>
            </w:r>
          </w:p>
        </w:tc>
      </w:tr>
      <w:tr w:rsidR="00174C4D" w14:paraId="0BE91920" w14:textId="77777777">
        <w:trPr>
          <w:trHeight w:val="445"/>
        </w:trPr>
        <w:tc>
          <w:tcPr>
            <w:tcW w:w="794" w:type="dxa"/>
            <w:tcBorders>
              <w:top w:val="nil"/>
              <w:left w:val="nil"/>
              <w:bottom w:val="nil"/>
              <w:right w:val="nil"/>
            </w:tcBorders>
          </w:tcPr>
          <w:p w14:paraId="0BE9191C"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1D"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91E"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91F" w14:textId="77777777" w:rsidR="00174C4D" w:rsidRDefault="008F760C">
            <w:pPr>
              <w:spacing w:after="0" w:line="259" w:lineRule="auto"/>
              <w:ind w:left="0" w:firstLine="0"/>
              <w:jc w:val="left"/>
            </w:pPr>
            <w:r>
              <w:t>Morrinsville</w:t>
            </w:r>
          </w:p>
        </w:tc>
      </w:tr>
      <w:tr w:rsidR="00174C4D" w14:paraId="0BE91925" w14:textId="77777777">
        <w:trPr>
          <w:trHeight w:val="455"/>
        </w:trPr>
        <w:tc>
          <w:tcPr>
            <w:tcW w:w="794" w:type="dxa"/>
            <w:tcBorders>
              <w:top w:val="nil"/>
              <w:left w:val="nil"/>
              <w:bottom w:val="nil"/>
              <w:right w:val="nil"/>
            </w:tcBorders>
            <w:vAlign w:val="bottom"/>
          </w:tcPr>
          <w:p w14:paraId="0BE91921" w14:textId="77777777" w:rsidR="00174C4D" w:rsidRDefault="008F760C">
            <w:pPr>
              <w:spacing w:after="0" w:line="259" w:lineRule="auto"/>
              <w:ind w:left="0" w:firstLine="0"/>
              <w:jc w:val="left"/>
            </w:pPr>
            <w:r>
              <w:rPr>
                <w:b/>
              </w:rPr>
              <w:t xml:space="preserve">NX  </w:t>
            </w:r>
            <w:r>
              <w:t xml:space="preserve"> </w:t>
            </w:r>
          </w:p>
        </w:tc>
        <w:tc>
          <w:tcPr>
            <w:tcW w:w="2608" w:type="dxa"/>
            <w:tcBorders>
              <w:top w:val="nil"/>
              <w:left w:val="nil"/>
              <w:bottom w:val="nil"/>
              <w:right w:val="nil"/>
            </w:tcBorders>
            <w:vAlign w:val="bottom"/>
          </w:tcPr>
          <w:p w14:paraId="0BE91922" w14:textId="77777777" w:rsidR="00174C4D" w:rsidRDefault="008F760C">
            <w:pPr>
              <w:spacing w:after="0" w:line="259" w:lineRule="auto"/>
              <w:ind w:left="0" w:firstLine="0"/>
              <w:jc w:val="left"/>
            </w:pPr>
            <w:r>
              <w:t xml:space="preserve">Oxidic </w:t>
            </w:r>
          </w:p>
        </w:tc>
        <w:tc>
          <w:tcPr>
            <w:tcW w:w="2834" w:type="dxa"/>
            <w:tcBorders>
              <w:top w:val="nil"/>
              <w:left w:val="nil"/>
              <w:bottom w:val="nil"/>
              <w:right w:val="nil"/>
            </w:tcBorders>
            <w:vAlign w:val="bottom"/>
          </w:tcPr>
          <w:p w14:paraId="0BE91923" w14:textId="77777777" w:rsidR="00174C4D" w:rsidRDefault="008F760C">
            <w:pPr>
              <w:spacing w:after="0" w:line="259" w:lineRule="auto"/>
              <w:ind w:left="0" w:firstLine="0"/>
              <w:jc w:val="left"/>
            </w:pPr>
            <w:r>
              <w:t xml:space="preserve">Mottled-acidic </w:t>
            </w:r>
          </w:p>
        </w:tc>
        <w:tc>
          <w:tcPr>
            <w:tcW w:w="2268" w:type="dxa"/>
            <w:tcBorders>
              <w:top w:val="nil"/>
              <w:left w:val="nil"/>
              <w:bottom w:val="nil"/>
              <w:right w:val="nil"/>
            </w:tcBorders>
            <w:vAlign w:val="bottom"/>
          </w:tcPr>
          <w:p w14:paraId="0BE91924" w14:textId="77777777" w:rsidR="00174C4D" w:rsidRDefault="008F760C">
            <w:pPr>
              <w:spacing w:after="0" w:line="259" w:lineRule="auto"/>
              <w:ind w:left="0" w:firstLine="0"/>
              <w:jc w:val="left"/>
            </w:pPr>
            <w:r>
              <w:t>Awarua var.</w:t>
            </w:r>
          </w:p>
        </w:tc>
      </w:tr>
      <w:tr w:rsidR="00174C4D" w14:paraId="0BE9192A" w14:textId="77777777">
        <w:trPr>
          <w:trHeight w:val="300"/>
        </w:trPr>
        <w:tc>
          <w:tcPr>
            <w:tcW w:w="794" w:type="dxa"/>
            <w:tcBorders>
              <w:top w:val="nil"/>
              <w:left w:val="nil"/>
              <w:bottom w:val="nil"/>
              <w:right w:val="nil"/>
            </w:tcBorders>
          </w:tcPr>
          <w:p w14:paraId="0BE91926"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27"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28"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tcPr>
          <w:p w14:paraId="0BE91929" w14:textId="77777777" w:rsidR="00174C4D" w:rsidRDefault="008F760C">
            <w:pPr>
              <w:spacing w:after="0" w:line="259" w:lineRule="auto"/>
              <w:ind w:left="0" w:firstLine="0"/>
              <w:jc w:val="left"/>
            </w:pPr>
            <w:r>
              <w:t xml:space="preserve">pt. </w:t>
            </w:r>
            <w:proofErr w:type="spellStart"/>
            <w:r>
              <w:t>Waimatenui</w:t>
            </w:r>
            <w:proofErr w:type="spellEnd"/>
          </w:p>
        </w:tc>
      </w:tr>
      <w:tr w:rsidR="00174C4D" w14:paraId="0BE9192F" w14:textId="77777777">
        <w:trPr>
          <w:trHeight w:val="300"/>
        </w:trPr>
        <w:tc>
          <w:tcPr>
            <w:tcW w:w="794" w:type="dxa"/>
            <w:tcBorders>
              <w:top w:val="nil"/>
              <w:left w:val="nil"/>
              <w:bottom w:val="nil"/>
              <w:right w:val="nil"/>
            </w:tcBorders>
          </w:tcPr>
          <w:p w14:paraId="0BE9192B"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2C"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2D" w14:textId="77777777" w:rsidR="00174C4D" w:rsidRDefault="008F760C">
            <w:pPr>
              <w:spacing w:after="0" w:line="259" w:lineRule="auto"/>
              <w:ind w:left="0" w:firstLine="0"/>
              <w:jc w:val="left"/>
            </w:pPr>
            <w:proofErr w:type="spellStart"/>
            <w:r>
              <w:t>Allophanic</w:t>
            </w:r>
            <w:proofErr w:type="spellEnd"/>
            <w:r>
              <w:t xml:space="preserve"> </w:t>
            </w:r>
          </w:p>
        </w:tc>
        <w:tc>
          <w:tcPr>
            <w:tcW w:w="2268" w:type="dxa"/>
            <w:tcBorders>
              <w:top w:val="nil"/>
              <w:left w:val="nil"/>
              <w:bottom w:val="nil"/>
              <w:right w:val="nil"/>
            </w:tcBorders>
          </w:tcPr>
          <w:p w14:paraId="0BE9192E" w14:textId="77777777" w:rsidR="00174C4D" w:rsidRDefault="008F760C">
            <w:pPr>
              <w:spacing w:after="0" w:line="259" w:lineRule="auto"/>
              <w:ind w:left="0" w:firstLine="0"/>
              <w:jc w:val="left"/>
            </w:pPr>
            <w:r>
              <w:t>pt. Naike</w:t>
            </w:r>
          </w:p>
        </w:tc>
      </w:tr>
      <w:tr w:rsidR="00174C4D" w14:paraId="0BE91934" w14:textId="77777777">
        <w:trPr>
          <w:trHeight w:val="300"/>
        </w:trPr>
        <w:tc>
          <w:tcPr>
            <w:tcW w:w="794" w:type="dxa"/>
            <w:tcBorders>
              <w:top w:val="nil"/>
              <w:left w:val="nil"/>
              <w:bottom w:val="nil"/>
              <w:right w:val="nil"/>
            </w:tcBorders>
          </w:tcPr>
          <w:p w14:paraId="0BE91930"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31"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32" w14:textId="77777777" w:rsidR="00174C4D" w:rsidRDefault="008F760C">
            <w:pPr>
              <w:spacing w:after="0" w:line="259" w:lineRule="auto"/>
              <w:ind w:left="0" w:firstLine="0"/>
              <w:jc w:val="left"/>
            </w:pPr>
            <w:r>
              <w:t xml:space="preserve">Acidic </w:t>
            </w:r>
          </w:p>
        </w:tc>
        <w:tc>
          <w:tcPr>
            <w:tcW w:w="2268" w:type="dxa"/>
            <w:tcBorders>
              <w:top w:val="nil"/>
              <w:left w:val="nil"/>
              <w:bottom w:val="nil"/>
              <w:right w:val="nil"/>
            </w:tcBorders>
          </w:tcPr>
          <w:p w14:paraId="0BE91933" w14:textId="77777777" w:rsidR="00174C4D" w:rsidRDefault="008F760C">
            <w:pPr>
              <w:spacing w:after="0" w:line="259" w:lineRule="auto"/>
              <w:ind w:left="0" w:firstLine="0"/>
              <w:jc w:val="left"/>
            </w:pPr>
            <w:r>
              <w:t>Awarua</w:t>
            </w:r>
          </w:p>
        </w:tc>
      </w:tr>
      <w:tr w:rsidR="00174C4D" w14:paraId="0BE91939" w14:textId="77777777">
        <w:trPr>
          <w:trHeight w:val="445"/>
        </w:trPr>
        <w:tc>
          <w:tcPr>
            <w:tcW w:w="794" w:type="dxa"/>
            <w:tcBorders>
              <w:top w:val="nil"/>
              <w:left w:val="nil"/>
              <w:bottom w:val="nil"/>
              <w:right w:val="nil"/>
            </w:tcBorders>
          </w:tcPr>
          <w:p w14:paraId="0BE91935"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36"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937"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938" w14:textId="77777777" w:rsidR="00174C4D" w:rsidRDefault="008F760C">
            <w:pPr>
              <w:spacing w:after="0" w:line="259" w:lineRule="auto"/>
              <w:ind w:left="0" w:firstLine="0"/>
              <w:jc w:val="left"/>
            </w:pPr>
            <w:r>
              <w:t>Naike</w:t>
            </w:r>
          </w:p>
        </w:tc>
      </w:tr>
      <w:tr w:rsidR="00174C4D" w14:paraId="0BE9193E" w14:textId="77777777">
        <w:trPr>
          <w:trHeight w:val="455"/>
        </w:trPr>
        <w:tc>
          <w:tcPr>
            <w:tcW w:w="794" w:type="dxa"/>
            <w:tcBorders>
              <w:top w:val="nil"/>
              <w:left w:val="nil"/>
              <w:bottom w:val="nil"/>
              <w:right w:val="nil"/>
            </w:tcBorders>
            <w:vAlign w:val="bottom"/>
          </w:tcPr>
          <w:p w14:paraId="0BE9193A" w14:textId="77777777" w:rsidR="00174C4D" w:rsidRDefault="008F760C">
            <w:pPr>
              <w:spacing w:after="0" w:line="259" w:lineRule="auto"/>
              <w:ind w:left="0" w:firstLine="0"/>
              <w:jc w:val="left"/>
            </w:pPr>
            <w:r>
              <w:rPr>
                <w:b/>
              </w:rPr>
              <w:t xml:space="preserve">NO  </w:t>
            </w:r>
          </w:p>
        </w:tc>
        <w:tc>
          <w:tcPr>
            <w:tcW w:w="2608" w:type="dxa"/>
            <w:tcBorders>
              <w:top w:val="nil"/>
              <w:left w:val="nil"/>
              <w:bottom w:val="nil"/>
              <w:right w:val="nil"/>
            </w:tcBorders>
            <w:vAlign w:val="bottom"/>
          </w:tcPr>
          <w:p w14:paraId="0BE9193B" w14:textId="77777777" w:rsidR="00174C4D" w:rsidRDefault="008F760C">
            <w:pPr>
              <w:spacing w:after="0" w:line="259" w:lineRule="auto"/>
              <w:ind w:left="0" w:firstLine="0"/>
              <w:jc w:val="left"/>
            </w:pPr>
            <w:r>
              <w:rPr>
                <w:b/>
              </w:rPr>
              <w:t xml:space="preserve"> </w:t>
            </w:r>
            <w:r>
              <w:t xml:space="preserve">Orthic </w:t>
            </w:r>
          </w:p>
        </w:tc>
        <w:tc>
          <w:tcPr>
            <w:tcW w:w="2834" w:type="dxa"/>
            <w:tcBorders>
              <w:top w:val="nil"/>
              <w:left w:val="nil"/>
              <w:bottom w:val="nil"/>
              <w:right w:val="nil"/>
            </w:tcBorders>
            <w:vAlign w:val="bottom"/>
          </w:tcPr>
          <w:p w14:paraId="0BE9193C" w14:textId="77777777" w:rsidR="00174C4D" w:rsidRDefault="008F760C">
            <w:pPr>
              <w:spacing w:after="0" w:line="259" w:lineRule="auto"/>
              <w:ind w:left="0" w:firstLine="0"/>
              <w:jc w:val="left"/>
            </w:pPr>
            <w:r>
              <w:t xml:space="preserve">Mottled-acidic </w:t>
            </w:r>
          </w:p>
        </w:tc>
        <w:tc>
          <w:tcPr>
            <w:tcW w:w="2268" w:type="dxa"/>
            <w:tcBorders>
              <w:top w:val="nil"/>
              <w:left w:val="nil"/>
              <w:bottom w:val="nil"/>
              <w:right w:val="nil"/>
            </w:tcBorders>
            <w:vAlign w:val="bottom"/>
          </w:tcPr>
          <w:p w14:paraId="0BE9193D" w14:textId="77777777" w:rsidR="00174C4D" w:rsidRDefault="008F760C">
            <w:pPr>
              <w:spacing w:after="0" w:line="259" w:lineRule="auto"/>
              <w:ind w:left="0" w:firstLine="0"/>
              <w:jc w:val="left"/>
            </w:pPr>
            <w:r>
              <w:t>Waipoua var.</w:t>
            </w:r>
          </w:p>
        </w:tc>
      </w:tr>
      <w:tr w:rsidR="00174C4D" w14:paraId="0BE91943" w14:textId="77777777">
        <w:trPr>
          <w:trHeight w:val="300"/>
        </w:trPr>
        <w:tc>
          <w:tcPr>
            <w:tcW w:w="794" w:type="dxa"/>
            <w:tcBorders>
              <w:top w:val="nil"/>
              <w:left w:val="nil"/>
              <w:bottom w:val="nil"/>
              <w:right w:val="nil"/>
            </w:tcBorders>
          </w:tcPr>
          <w:p w14:paraId="0BE9193F"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40"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41"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tcPr>
          <w:p w14:paraId="0BE91942" w14:textId="77777777" w:rsidR="00174C4D" w:rsidRDefault="008F760C">
            <w:pPr>
              <w:spacing w:after="0" w:line="259" w:lineRule="auto"/>
              <w:ind w:left="0" w:firstLine="0"/>
              <w:jc w:val="left"/>
            </w:pPr>
            <w:r>
              <w:t>pt. Hamilton</w:t>
            </w:r>
          </w:p>
        </w:tc>
      </w:tr>
      <w:tr w:rsidR="00174C4D" w14:paraId="0BE91948" w14:textId="77777777">
        <w:trPr>
          <w:trHeight w:val="300"/>
        </w:trPr>
        <w:tc>
          <w:tcPr>
            <w:tcW w:w="794" w:type="dxa"/>
            <w:tcBorders>
              <w:top w:val="nil"/>
              <w:left w:val="nil"/>
              <w:bottom w:val="nil"/>
              <w:right w:val="nil"/>
            </w:tcBorders>
          </w:tcPr>
          <w:p w14:paraId="0BE91944"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45"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46" w14:textId="77777777" w:rsidR="00174C4D" w:rsidRDefault="008F760C">
            <w:pPr>
              <w:spacing w:after="0" w:line="259" w:lineRule="auto"/>
              <w:ind w:left="0" w:firstLine="0"/>
              <w:jc w:val="left"/>
            </w:pPr>
            <w:proofErr w:type="spellStart"/>
            <w:r>
              <w:t>Allophanic</w:t>
            </w:r>
            <w:proofErr w:type="spellEnd"/>
            <w:r>
              <w:t xml:space="preserve"> </w:t>
            </w:r>
          </w:p>
        </w:tc>
        <w:tc>
          <w:tcPr>
            <w:tcW w:w="2268" w:type="dxa"/>
            <w:tcBorders>
              <w:top w:val="nil"/>
              <w:left w:val="nil"/>
              <w:bottom w:val="nil"/>
              <w:right w:val="nil"/>
            </w:tcBorders>
          </w:tcPr>
          <w:p w14:paraId="0BE91947" w14:textId="77777777" w:rsidR="00174C4D" w:rsidRDefault="008F760C">
            <w:pPr>
              <w:spacing w:after="0" w:line="259" w:lineRule="auto"/>
              <w:ind w:left="0" w:firstLine="0"/>
              <w:jc w:val="left"/>
            </w:pPr>
            <w:r>
              <w:t>-</w:t>
            </w:r>
          </w:p>
        </w:tc>
      </w:tr>
      <w:tr w:rsidR="00174C4D" w14:paraId="0BE9194D" w14:textId="77777777">
        <w:trPr>
          <w:trHeight w:val="300"/>
        </w:trPr>
        <w:tc>
          <w:tcPr>
            <w:tcW w:w="794" w:type="dxa"/>
            <w:tcBorders>
              <w:top w:val="nil"/>
              <w:left w:val="nil"/>
              <w:bottom w:val="nil"/>
              <w:right w:val="nil"/>
            </w:tcBorders>
          </w:tcPr>
          <w:p w14:paraId="0BE91949"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4A" w14:textId="77777777" w:rsidR="00174C4D" w:rsidRDefault="00174C4D" w:rsidP="00C15B45">
            <w:pPr>
              <w:spacing w:after="0" w:line="259" w:lineRule="auto"/>
              <w:ind w:left="0" w:firstLine="0"/>
              <w:jc w:val="left"/>
            </w:pPr>
          </w:p>
        </w:tc>
        <w:tc>
          <w:tcPr>
            <w:tcW w:w="2834" w:type="dxa"/>
            <w:tcBorders>
              <w:top w:val="nil"/>
              <w:left w:val="nil"/>
              <w:bottom w:val="nil"/>
              <w:right w:val="nil"/>
            </w:tcBorders>
          </w:tcPr>
          <w:p w14:paraId="0BE9194B" w14:textId="77777777" w:rsidR="00174C4D" w:rsidRDefault="008F760C">
            <w:pPr>
              <w:spacing w:after="0" w:line="259" w:lineRule="auto"/>
              <w:ind w:left="0" w:firstLine="0"/>
              <w:jc w:val="left"/>
            </w:pPr>
            <w:r>
              <w:t xml:space="preserve">Acidic </w:t>
            </w:r>
          </w:p>
        </w:tc>
        <w:tc>
          <w:tcPr>
            <w:tcW w:w="2268" w:type="dxa"/>
            <w:tcBorders>
              <w:top w:val="nil"/>
              <w:left w:val="nil"/>
              <w:bottom w:val="nil"/>
              <w:right w:val="nil"/>
            </w:tcBorders>
          </w:tcPr>
          <w:p w14:paraId="0BE9194C" w14:textId="77777777" w:rsidR="00174C4D" w:rsidRDefault="008F760C">
            <w:pPr>
              <w:spacing w:after="0" w:line="259" w:lineRule="auto"/>
              <w:ind w:left="0" w:firstLine="0"/>
              <w:jc w:val="left"/>
            </w:pPr>
            <w:r>
              <w:t>Waipoua</w:t>
            </w:r>
          </w:p>
        </w:tc>
      </w:tr>
      <w:tr w:rsidR="00174C4D" w14:paraId="0BE91952" w14:textId="77777777">
        <w:trPr>
          <w:trHeight w:val="552"/>
        </w:trPr>
        <w:tc>
          <w:tcPr>
            <w:tcW w:w="794" w:type="dxa"/>
            <w:tcBorders>
              <w:top w:val="nil"/>
              <w:left w:val="nil"/>
              <w:bottom w:val="single" w:sz="8" w:space="0" w:color="181717"/>
              <w:right w:val="nil"/>
            </w:tcBorders>
          </w:tcPr>
          <w:p w14:paraId="0BE9194E" w14:textId="77777777" w:rsidR="00174C4D" w:rsidRDefault="008F760C">
            <w:pPr>
              <w:spacing w:after="0" w:line="259" w:lineRule="auto"/>
              <w:ind w:left="0" w:firstLine="0"/>
              <w:jc w:val="left"/>
            </w:pPr>
            <w:r>
              <w:t xml:space="preserve"> </w:t>
            </w:r>
          </w:p>
        </w:tc>
        <w:tc>
          <w:tcPr>
            <w:tcW w:w="2608" w:type="dxa"/>
            <w:tcBorders>
              <w:top w:val="nil"/>
              <w:left w:val="nil"/>
              <w:bottom w:val="single" w:sz="8" w:space="0" w:color="181717"/>
              <w:right w:val="nil"/>
            </w:tcBorders>
          </w:tcPr>
          <w:p w14:paraId="0BE9194F" w14:textId="77777777" w:rsidR="00174C4D" w:rsidRDefault="00174C4D">
            <w:pPr>
              <w:spacing w:after="160" w:line="259" w:lineRule="auto"/>
              <w:ind w:left="0" w:firstLine="0"/>
              <w:jc w:val="left"/>
            </w:pPr>
          </w:p>
        </w:tc>
        <w:tc>
          <w:tcPr>
            <w:tcW w:w="2834" w:type="dxa"/>
            <w:tcBorders>
              <w:top w:val="nil"/>
              <w:left w:val="nil"/>
              <w:bottom w:val="single" w:sz="8" w:space="0" w:color="181717"/>
              <w:right w:val="nil"/>
            </w:tcBorders>
          </w:tcPr>
          <w:p w14:paraId="0BE91950" w14:textId="77777777" w:rsidR="00174C4D" w:rsidRDefault="008F760C">
            <w:pPr>
              <w:spacing w:after="0" w:line="259" w:lineRule="auto"/>
              <w:ind w:left="0" w:firstLine="0"/>
              <w:jc w:val="left"/>
            </w:pPr>
            <w:r>
              <w:t xml:space="preserve">Typic </w:t>
            </w:r>
          </w:p>
        </w:tc>
        <w:tc>
          <w:tcPr>
            <w:tcW w:w="2268" w:type="dxa"/>
            <w:tcBorders>
              <w:top w:val="nil"/>
              <w:left w:val="nil"/>
              <w:bottom w:val="single" w:sz="8" w:space="0" w:color="181717"/>
              <w:right w:val="nil"/>
            </w:tcBorders>
          </w:tcPr>
          <w:p w14:paraId="0BE91951" w14:textId="77777777" w:rsidR="00174C4D" w:rsidRDefault="008F760C">
            <w:pPr>
              <w:spacing w:after="0" w:line="259" w:lineRule="auto"/>
              <w:ind w:left="0" w:firstLine="0"/>
              <w:jc w:val="left"/>
            </w:pPr>
            <w:r>
              <w:t>Hamilton</w:t>
            </w:r>
          </w:p>
        </w:tc>
      </w:tr>
    </w:tbl>
    <w:p w14:paraId="0BE91955" w14:textId="77777777" w:rsidR="00174C4D" w:rsidRDefault="008F760C">
      <w:pPr>
        <w:pStyle w:val="Heading3"/>
        <w:ind w:left="-2" w:right="58"/>
      </w:pPr>
      <w:r>
        <w:t>K</w:t>
      </w:r>
      <w:r w:rsidR="00C15B45">
        <w:t>EY</w:t>
      </w:r>
      <w:r>
        <w:t xml:space="preserve"> </w:t>
      </w:r>
      <w:r w:rsidR="00C15B45">
        <w:t>TO</w:t>
      </w:r>
      <w:r>
        <w:t xml:space="preserve"> GROU</w:t>
      </w:r>
      <w:r w:rsidR="00C15B45">
        <w:t>P</w:t>
      </w:r>
      <w:r>
        <w:t>S O</w:t>
      </w:r>
      <w:r w:rsidR="00C15B45">
        <w:t>F</w:t>
      </w:r>
      <w:r>
        <w:t xml:space="preserve"> GRANULAR SOILS</w:t>
      </w:r>
    </w:p>
    <w:p w14:paraId="0BE91956" w14:textId="77777777" w:rsidR="00C15B45" w:rsidRDefault="008F760C">
      <w:pPr>
        <w:spacing w:after="0" w:line="367" w:lineRule="auto"/>
        <w:ind w:left="552" w:right="4532" w:hanging="565"/>
        <w:rPr>
          <w:i/>
        </w:rPr>
      </w:pPr>
      <w:r>
        <w:rPr>
          <w:b/>
        </w:rPr>
        <w:t>N</w:t>
      </w:r>
      <w:r w:rsidR="00C15B45">
        <w:rPr>
          <w:b/>
        </w:rPr>
        <w:t>P</w:t>
      </w:r>
      <w:r w:rsidR="00C15B45">
        <w:tab/>
      </w:r>
      <w:r>
        <w:t xml:space="preserve">Granular soils that have </w:t>
      </w:r>
      <w:r>
        <w:rPr>
          <w:i/>
        </w:rPr>
        <w:t xml:space="preserve">both </w:t>
      </w:r>
    </w:p>
    <w:p w14:paraId="0BE91957" w14:textId="77777777" w:rsidR="00174C4D" w:rsidRDefault="00C15B45" w:rsidP="00C15B45">
      <w:pPr>
        <w:spacing w:after="0" w:line="367" w:lineRule="auto"/>
        <w:ind w:left="1134" w:right="4532" w:hanging="582"/>
      </w:pPr>
      <w:r>
        <w:lastRenderedPageBreak/>
        <w:t>1.</w:t>
      </w:r>
      <w:r>
        <w:tab/>
      </w:r>
      <w:r w:rsidR="008F760C">
        <w:t xml:space="preserve">a </w:t>
      </w:r>
      <w:proofErr w:type="spellStart"/>
      <w:r w:rsidR="008F760C" w:rsidRPr="008B111F">
        <w:rPr>
          <w:color w:val="2B579A"/>
          <w:u w:val="single"/>
          <w:shd w:val="clear" w:color="auto" w:fill="E6E6E6"/>
          <w:rPrChange w:id="1449" w:author="Thomas Caspari" w:date="2017-10-12T15:40:00Z">
            <w:rPr>
              <w:color w:val="2B579A"/>
              <w:shd w:val="clear" w:color="auto" w:fill="E6E6E6"/>
            </w:rPr>
          </w:rPrChange>
        </w:rPr>
        <w:t>gley</w:t>
      </w:r>
      <w:proofErr w:type="spellEnd"/>
      <w:r w:rsidR="008F760C" w:rsidRPr="008B111F">
        <w:rPr>
          <w:color w:val="2B579A"/>
          <w:u w:val="single"/>
          <w:shd w:val="clear" w:color="auto" w:fill="E6E6E6"/>
          <w:rPrChange w:id="1450" w:author="Thomas Caspari" w:date="2017-10-12T15:40:00Z">
            <w:rPr>
              <w:color w:val="2B579A"/>
              <w:shd w:val="clear" w:color="auto" w:fill="E6E6E6"/>
            </w:rPr>
          </w:rPrChange>
        </w:rPr>
        <w:t xml:space="preserve"> profile form</w:t>
      </w:r>
      <w:r w:rsidR="008F760C">
        <w:t xml:space="preserve">, </w:t>
      </w:r>
      <w:r w:rsidR="008F760C">
        <w:rPr>
          <w:i/>
        </w:rPr>
        <w:t>and</w:t>
      </w:r>
    </w:p>
    <w:p w14:paraId="0BE91958" w14:textId="77777777" w:rsidR="00174C4D" w:rsidRDefault="008F760C" w:rsidP="00C15B45">
      <w:pPr>
        <w:tabs>
          <w:tab w:val="center" w:pos="663"/>
          <w:tab w:val="center" w:pos="2267"/>
        </w:tabs>
        <w:spacing w:after="42"/>
        <w:ind w:left="1134" w:hanging="582"/>
        <w:jc w:val="left"/>
      </w:pPr>
      <w:r>
        <w:rPr>
          <w:rFonts w:ascii="Calibri" w:eastAsia="Calibri" w:hAnsi="Calibri" w:cs="Calibri"/>
          <w:color w:val="000000"/>
          <w:sz w:val="22"/>
        </w:rPr>
        <w:tab/>
      </w:r>
      <w:r>
        <w:t xml:space="preserve">2.  </w:t>
      </w:r>
      <w:r>
        <w:tab/>
      </w:r>
      <w:r w:rsidRPr="008B111F">
        <w:rPr>
          <w:color w:val="2B579A"/>
          <w:u w:val="single"/>
          <w:shd w:val="clear" w:color="auto" w:fill="E6E6E6"/>
          <w:rPrChange w:id="1451" w:author="Thomas Caspari" w:date="2017-10-12T15:40:00Z">
            <w:rPr>
              <w:color w:val="2B579A"/>
              <w:shd w:val="clear" w:color="auto" w:fill="E6E6E6"/>
            </w:rPr>
          </w:rPrChange>
        </w:rPr>
        <w:t>perch-</w:t>
      </w:r>
      <w:proofErr w:type="spellStart"/>
      <w:r w:rsidRPr="008B111F">
        <w:rPr>
          <w:color w:val="2B579A"/>
          <w:u w:val="single"/>
          <w:shd w:val="clear" w:color="auto" w:fill="E6E6E6"/>
          <w:rPrChange w:id="1452" w:author="Thomas Caspari" w:date="2017-10-12T15:40:00Z">
            <w:rPr>
              <w:color w:val="2B579A"/>
              <w:shd w:val="clear" w:color="auto" w:fill="E6E6E6"/>
            </w:rPr>
          </w:rPrChange>
        </w:rPr>
        <w:t>gley</w:t>
      </w:r>
      <w:proofErr w:type="spellEnd"/>
      <w:r w:rsidRPr="008B111F">
        <w:rPr>
          <w:color w:val="2B579A"/>
          <w:u w:val="single"/>
          <w:shd w:val="clear" w:color="auto" w:fill="E6E6E6"/>
          <w:rPrChange w:id="1453" w:author="Thomas Caspari" w:date="2017-10-12T15:40:00Z">
            <w:rPr>
              <w:color w:val="2B579A"/>
              <w:shd w:val="clear" w:color="auto" w:fill="E6E6E6"/>
            </w:rPr>
          </w:rPrChange>
        </w:rPr>
        <w:t xml:space="preserve"> features</w:t>
      </w:r>
      <w:r>
        <w:t>.</w:t>
      </w:r>
    </w:p>
    <w:p w14:paraId="0BE91959" w14:textId="77777777" w:rsidR="00174C4D" w:rsidRDefault="00C15B45">
      <w:pPr>
        <w:spacing w:after="286" w:line="265" w:lineRule="auto"/>
        <w:ind w:left="10" w:right="57" w:hanging="10"/>
        <w:jc w:val="right"/>
      </w:pPr>
      <w:r>
        <w:rPr>
          <w:b/>
        </w:rPr>
        <w:t>PE</w:t>
      </w:r>
      <w:r w:rsidR="008F760C">
        <w:rPr>
          <w:b/>
        </w:rPr>
        <w:t>RC</w:t>
      </w:r>
      <w:r>
        <w:rPr>
          <w:b/>
        </w:rPr>
        <w:t>H</w:t>
      </w:r>
      <w:r w:rsidR="008F760C">
        <w:rPr>
          <w:b/>
        </w:rPr>
        <w:t>-GL</w:t>
      </w:r>
      <w:r>
        <w:rPr>
          <w:b/>
        </w:rPr>
        <w:t>EY</w:t>
      </w:r>
      <w:r w:rsidR="008F760C">
        <w:rPr>
          <w:b/>
        </w:rPr>
        <w:t xml:space="preserve"> GRANULAR SOILS</w:t>
      </w:r>
    </w:p>
    <w:p w14:paraId="0BE9195A" w14:textId="77777777" w:rsidR="00174C4D" w:rsidRDefault="008F760C">
      <w:pPr>
        <w:spacing w:after="44"/>
        <w:ind w:left="554" w:right="58" w:hanging="567"/>
      </w:pPr>
      <w:r>
        <w:rPr>
          <w:b/>
        </w:rPr>
        <w:t>N</w:t>
      </w:r>
      <w:r w:rsidR="00C15B45">
        <w:rPr>
          <w:b/>
        </w:rPr>
        <w:t>E</w:t>
      </w:r>
      <w:r w:rsidR="00C15B45">
        <w:tab/>
      </w:r>
      <w:r>
        <w:t xml:space="preserve">Other Granular soils that have pH of 5.9 or more in </w:t>
      </w:r>
      <w:proofErr w:type="gramStart"/>
      <w:r>
        <w:t>the</w:t>
      </w:r>
      <w:proofErr w:type="gramEnd"/>
      <w:r>
        <w:t xml:space="preserve"> major part of the B horizon to 60 cm from the mineral soil surface.</w:t>
      </w:r>
    </w:p>
    <w:p w14:paraId="0BE9195B" w14:textId="77777777" w:rsidR="00174C4D" w:rsidRDefault="008F760C">
      <w:pPr>
        <w:spacing w:after="286" w:line="265" w:lineRule="auto"/>
        <w:ind w:left="10" w:right="57" w:hanging="10"/>
        <w:jc w:val="right"/>
      </w:pPr>
      <w:r>
        <w:rPr>
          <w:b/>
        </w:rPr>
        <w:t>M</w:t>
      </w:r>
      <w:r w:rsidR="00C15B45">
        <w:rPr>
          <w:b/>
        </w:rPr>
        <w:t>E</w:t>
      </w:r>
      <w:r>
        <w:rPr>
          <w:b/>
        </w:rPr>
        <w:t>LANIC GRANULAR SOILS</w:t>
      </w:r>
    </w:p>
    <w:p w14:paraId="0BE9195C" w14:textId="77777777" w:rsidR="00174C4D" w:rsidRDefault="008F760C">
      <w:pPr>
        <w:spacing w:after="0"/>
        <w:ind w:left="554" w:right="58" w:hanging="567"/>
      </w:pPr>
      <w:r>
        <w:rPr>
          <w:b/>
        </w:rPr>
        <w:t>NX</w:t>
      </w:r>
      <w:r w:rsidR="00C15B45">
        <w:tab/>
      </w:r>
      <w:r>
        <w:t xml:space="preserve">Other Granular soils that have a </w:t>
      </w:r>
      <w:proofErr w:type="spellStart"/>
      <w:r w:rsidRPr="008B111F">
        <w:rPr>
          <w:color w:val="2B579A"/>
          <w:u w:val="single"/>
          <w:shd w:val="clear" w:color="auto" w:fill="E6E6E6"/>
          <w:rPrChange w:id="1454" w:author="Thomas Caspari" w:date="2017-10-12T15:40:00Z">
            <w:rPr>
              <w:color w:val="2B579A"/>
              <w:shd w:val="clear" w:color="auto" w:fill="E6E6E6"/>
            </w:rPr>
          </w:rPrChange>
        </w:rPr>
        <w:t>cutanoxidic</w:t>
      </w:r>
      <w:proofErr w:type="spellEnd"/>
      <w:r w:rsidRPr="008B111F">
        <w:rPr>
          <w:color w:val="2B579A"/>
          <w:u w:val="single"/>
          <w:shd w:val="clear" w:color="auto" w:fill="E6E6E6"/>
          <w:rPrChange w:id="1455" w:author="Thomas Caspari" w:date="2017-10-12T15:40:00Z">
            <w:rPr>
              <w:color w:val="2B579A"/>
              <w:shd w:val="clear" w:color="auto" w:fill="E6E6E6"/>
            </w:rPr>
          </w:rPrChange>
        </w:rPr>
        <w:t xml:space="preserve"> horizon</w:t>
      </w:r>
      <w:r>
        <w:t xml:space="preserve"> more than 30 cm thick with an upper boundary at 25 cm or more from the mineral soil surface.</w:t>
      </w:r>
    </w:p>
    <w:p w14:paraId="0BE9195D" w14:textId="77777777" w:rsidR="00174C4D" w:rsidRDefault="008F760C">
      <w:pPr>
        <w:spacing w:after="286" w:line="265" w:lineRule="auto"/>
        <w:ind w:left="10" w:right="57" w:hanging="10"/>
        <w:jc w:val="right"/>
      </w:pPr>
      <w:r>
        <w:rPr>
          <w:b/>
        </w:rPr>
        <w:t>OXI</w:t>
      </w:r>
      <w:r w:rsidR="00C15B45">
        <w:rPr>
          <w:b/>
        </w:rPr>
        <w:t>D</w:t>
      </w:r>
      <w:r>
        <w:rPr>
          <w:b/>
        </w:rPr>
        <w:t>IC GRANULAR SOILS</w:t>
      </w:r>
    </w:p>
    <w:p w14:paraId="0BE9195E" w14:textId="77777777" w:rsidR="00174C4D" w:rsidRDefault="008F760C">
      <w:pPr>
        <w:spacing w:after="9"/>
        <w:ind w:left="-4" w:right="58"/>
      </w:pPr>
      <w:r>
        <w:rPr>
          <w:b/>
        </w:rPr>
        <w:t>NO</w:t>
      </w:r>
      <w:r w:rsidR="00C15B45">
        <w:tab/>
      </w:r>
      <w:r>
        <w:t>Other Granular soils.</w:t>
      </w:r>
    </w:p>
    <w:p w14:paraId="0BE9195F" w14:textId="77777777" w:rsidR="00174C4D" w:rsidRDefault="008F760C">
      <w:pPr>
        <w:spacing w:after="351" w:line="265" w:lineRule="auto"/>
        <w:ind w:left="10" w:right="57" w:hanging="10"/>
        <w:jc w:val="right"/>
      </w:pPr>
      <w:r>
        <w:rPr>
          <w:b/>
        </w:rPr>
        <w:t>OR</w:t>
      </w:r>
      <w:r w:rsidR="00C15B45">
        <w:rPr>
          <w:b/>
        </w:rPr>
        <w:t>T</w:t>
      </w:r>
      <w:r>
        <w:rPr>
          <w:b/>
        </w:rPr>
        <w:t>IC GRANULAR SOILS</w:t>
      </w:r>
    </w:p>
    <w:p w14:paraId="0BE91960" w14:textId="77777777" w:rsidR="00174C4D" w:rsidRDefault="008F760C">
      <w:pPr>
        <w:spacing w:after="238"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31" wp14:editId="0BE92232">
                <wp:extent cx="5400040" cy="6350"/>
                <wp:effectExtent l="0" t="0" r="0" b="0"/>
                <wp:docPr id="108544" name="Group 108544"/>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7985" name="Shape 7985"/>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FEEA3E9" id="Group 108544"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">
                <v:shape id="Shape 7985"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" path="m,l5400040,e" filled="f" strokecolor="#181717" strokeweight=".5pt">
                  <v:stroke miterlimit="1" joinstyle="miter"/>
                  <v:path arrowok="t" textboxrect="0,0,5400040,0"/>
                </v:shape>
                <w10:anchorlock/>
              </v:group>
            </w:pict>
          </mc:Fallback>
        </mc:AlternateContent>
      </w:r>
    </w:p>
    <w:p w14:paraId="0BE91961" w14:textId="77777777" w:rsidR="00174C4D" w:rsidRDefault="00C15B45">
      <w:pPr>
        <w:pStyle w:val="Heading3"/>
        <w:spacing w:after="444"/>
        <w:ind w:left="-2" w:right="58"/>
      </w:pPr>
      <w:r>
        <w:t>KEY</w:t>
      </w:r>
      <w:r w:rsidR="008F760C">
        <w:t xml:space="preserve"> </w:t>
      </w:r>
      <w:r>
        <w:t>T</w:t>
      </w:r>
      <w:r w:rsidR="008F760C">
        <w:t>O SUBGROU</w:t>
      </w:r>
      <w:r>
        <w:t>P</w:t>
      </w:r>
      <w:r w:rsidR="008F760C">
        <w:t>S O</w:t>
      </w:r>
      <w:r>
        <w:t>F</w:t>
      </w:r>
      <w:r w:rsidR="008F760C">
        <w:t xml:space="preserve"> GRANULAR SOILS</w:t>
      </w:r>
    </w:p>
    <w:p w14:paraId="0BE91962" w14:textId="77777777" w:rsidR="00174C4D" w:rsidRDefault="008F760C" w:rsidP="00C15B45">
      <w:pPr>
        <w:ind w:left="567" w:right="58" w:hanging="580"/>
      </w:pPr>
      <w:r>
        <w:rPr>
          <w:b/>
        </w:rPr>
        <w:t>N</w:t>
      </w:r>
      <w:r w:rsidR="00C15B45">
        <w:rPr>
          <w:b/>
        </w:rPr>
        <w:t>P</w:t>
      </w:r>
      <w:r w:rsidR="00C15B45">
        <w:rPr>
          <w:b/>
        </w:rPr>
        <w:tab/>
      </w:r>
      <w:r>
        <w:t>PERCH-GLEY GRANULAR SOILS</w:t>
      </w:r>
    </w:p>
    <w:p w14:paraId="0BE91963" w14:textId="77777777" w:rsidR="00174C4D" w:rsidRDefault="008F760C">
      <w:pPr>
        <w:ind w:left="554" w:right="58" w:hanging="567"/>
      </w:pPr>
      <w:r>
        <w:t xml:space="preserve"> </w:t>
      </w:r>
      <w:r w:rsidR="00C15B45">
        <w:tab/>
      </w:r>
      <w:r>
        <w:t>Perch-</w:t>
      </w:r>
      <w:proofErr w:type="spellStart"/>
      <w:r>
        <w:t>gley</w:t>
      </w:r>
      <w:proofErr w:type="spellEnd"/>
      <w:r>
        <w:t xml:space="preserve"> Granular Soils occur in sites that are periodically saturated (if undrained). Wetness and associated reducing conditions are indicated by grey colours and reddish mottles. The wetness is caused by perching of water on a clay-enriched </w:t>
      </w:r>
      <w:r w:rsidRPr="003A22FF">
        <w:rPr>
          <w:color w:val="2B579A"/>
          <w:u w:val="single"/>
          <w:shd w:val="clear" w:color="auto" w:fill="E6E6E6"/>
          <w:rPrChange w:id="1456" w:author="Thomas Caspari" w:date="2017-10-12T16:38:00Z">
            <w:rPr>
              <w:color w:val="2B579A"/>
              <w:shd w:val="clear" w:color="auto" w:fill="E6E6E6"/>
            </w:rPr>
          </w:rPrChange>
        </w:rPr>
        <w:t>slowly permeable layer</w:t>
      </w:r>
      <w:r>
        <w:t>, although a groundwater-table may also be present.</w:t>
      </w:r>
    </w:p>
    <w:p w14:paraId="0BE91964" w14:textId="77777777" w:rsidR="00174C4D" w:rsidRDefault="008F760C">
      <w:pPr>
        <w:spacing w:after="0"/>
        <w:ind w:left="1417" w:right="58" w:hanging="851"/>
      </w:pPr>
      <w:r>
        <w:rPr>
          <w:b/>
        </w:rPr>
        <w:t>N</w:t>
      </w:r>
      <w:r w:rsidR="00C15B45">
        <w:rPr>
          <w:b/>
        </w:rPr>
        <w:t>P</w:t>
      </w:r>
      <w:r>
        <w:rPr>
          <w:b/>
        </w:rPr>
        <w:t>X</w:t>
      </w:r>
      <w:r>
        <w:t xml:space="preserve"> </w:t>
      </w:r>
      <w:r w:rsidR="00C15B45">
        <w:tab/>
      </w:r>
      <w:r>
        <w:t>Perch-</w:t>
      </w:r>
      <w:proofErr w:type="spellStart"/>
      <w:r>
        <w:t>gley</w:t>
      </w:r>
      <w:proofErr w:type="spellEnd"/>
      <w:r>
        <w:t xml:space="preserve"> Granular Soils that have a </w:t>
      </w:r>
      <w:proofErr w:type="spellStart"/>
      <w:r w:rsidRPr="008B111F">
        <w:rPr>
          <w:color w:val="2B579A"/>
          <w:u w:val="single"/>
          <w:shd w:val="clear" w:color="auto" w:fill="E6E6E6"/>
          <w:rPrChange w:id="1457" w:author="Thomas Caspari" w:date="2017-10-12T15:41:00Z">
            <w:rPr>
              <w:color w:val="2B579A"/>
              <w:shd w:val="clear" w:color="auto" w:fill="E6E6E6"/>
            </w:rPr>
          </w:rPrChange>
        </w:rPr>
        <w:t>cutanoxidic</w:t>
      </w:r>
      <w:proofErr w:type="spellEnd"/>
      <w:r w:rsidRPr="008B111F">
        <w:rPr>
          <w:color w:val="2B579A"/>
          <w:u w:val="single"/>
          <w:shd w:val="clear" w:color="auto" w:fill="E6E6E6"/>
          <w:rPrChange w:id="1458" w:author="Thomas Caspari" w:date="2017-10-12T15:41:00Z">
            <w:rPr>
              <w:color w:val="2B579A"/>
              <w:shd w:val="clear" w:color="auto" w:fill="E6E6E6"/>
            </w:rPr>
          </w:rPrChange>
        </w:rPr>
        <w:t xml:space="preserve"> horizon</w:t>
      </w:r>
      <w:r>
        <w:t xml:space="preserve"> more than 30 cm thick with an upper boundary below 25 cm from the mineral soil surface.</w:t>
      </w:r>
    </w:p>
    <w:p w14:paraId="0BE91965" w14:textId="77777777" w:rsidR="00174C4D" w:rsidRDefault="008F760C">
      <w:pPr>
        <w:spacing w:after="286" w:line="265" w:lineRule="auto"/>
        <w:ind w:left="10" w:right="57" w:hanging="10"/>
        <w:jc w:val="right"/>
      </w:pPr>
      <w:r>
        <w:rPr>
          <w:b/>
        </w:rPr>
        <w:t xml:space="preserve">Oxidic </w:t>
      </w:r>
      <w:r w:rsidR="00C15B45">
        <w:rPr>
          <w:b/>
        </w:rPr>
        <w:t>P</w:t>
      </w:r>
      <w:r>
        <w:rPr>
          <w:b/>
        </w:rPr>
        <w:t>erch-</w:t>
      </w:r>
      <w:proofErr w:type="spellStart"/>
      <w:r>
        <w:rPr>
          <w:b/>
        </w:rPr>
        <w:t>gley</w:t>
      </w:r>
      <w:proofErr w:type="spellEnd"/>
      <w:r>
        <w:rPr>
          <w:b/>
        </w:rPr>
        <w:t xml:space="preserve"> Granular Soils</w:t>
      </w:r>
    </w:p>
    <w:p w14:paraId="0BE91966" w14:textId="2C3F822F" w:rsidR="00174C4D" w:rsidRDefault="008F760C">
      <w:pPr>
        <w:spacing w:after="44"/>
        <w:ind w:left="1417" w:right="58" w:hanging="851"/>
      </w:pPr>
      <w:r w:rsidRPr="66AE9BF6">
        <w:rPr>
          <w:b/>
          <w:bCs/>
        </w:rPr>
        <w:t>N</w:t>
      </w:r>
      <w:r w:rsidR="00C15B45" w:rsidRPr="66AE9BF6">
        <w:rPr>
          <w:b/>
          <w:bCs/>
        </w:rPr>
        <w:t>P</w:t>
      </w:r>
      <w:r w:rsidRPr="66AE9BF6">
        <w:rPr>
          <w:b/>
          <w:bCs/>
        </w:rPr>
        <w:t>A</w:t>
      </w:r>
      <w:r>
        <w:t xml:space="preserve"> </w:t>
      </w:r>
      <w:r>
        <w:tab/>
        <w:t xml:space="preserve">Other soils that have </w:t>
      </w:r>
      <w:commentRangeStart w:id="1459"/>
      <w:commentRangeStart w:id="1460"/>
      <w:commentRangeStart w:id="1461"/>
      <w:r>
        <w:t xml:space="preserve">pH 5.1 </w:t>
      </w:r>
      <w:commentRangeEnd w:id="1459"/>
      <w:r w:rsidR="00C17F64">
        <w:rPr>
          <w:rStyle w:val="CommentReference"/>
        </w:rPr>
        <w:commentReference w:id="1459"/>
      </w:r>
      <w:commentRangeEnd w:id="1460"/>
      <w:r w:rsidR="0026510C">
        <w:rPr>
          <w:rStyle w:val="CommentReference"/>
        </w:rPr>
        <w:commentReference w:id="1460"/>
      </w:r>
      <w:commentRangeEnd w:id="1461"/>
      <w:r>
        <w:rPr>
          <w:rStyle w:val="CommentReference"/>
        </w:rPr>
        <w:commentReference w:id="1461"/>
      </w:r>
      <w:r>
        <w:t>or less in some part of the B</w:t>
      </w:r>
      <w:ins w:id="1462" w:author="Andre Eger" w:date="2023-08-21T22:20:00Z">
        <w:r w:rsidR="70662F69">
          <w:t xml:space="preserve"> or BC</w:t>
        </w:r>
      </w:ins>
      <w:r>
        <w:t xml:space="preserve"> horizon to 60 cm from the mineral soil surface.</w:t>
      </w:r>
    </w:p>
    <w:p w14:paraId="0BE91967" w14:textId="77777777" w:rsidR="00174C4D" w:rsidRDefault="008F760C">
      <w:pPr>
        <w:spacing w:after="286" w:line="265" w:lineRule="auto"/>
        <w:ind w:left="10" w:right="57" w:hanging="10"/>
        <w:jc w:val="right"/>
      </w:pPr>
      <w:r>
        <w:rPr>
          <w:b/>
        </w:rPr>
        <w:t xml:space="preserve">Acidic </w:t>
      </w:r>
      <w:r w:rsidR="00C15B45">
        <w:rPr>
          <w:b/>
        </w:rPr>
        <w:t>P</w:t>
      </w:r>
      <w:r>
        <w:rPr>
          <w:b/>
        </w:rPr>
        <w:t>erch-</w:t>
      </w:r>
      <w:proofErr w:type="spellStart"/>
      <w:r>
        <w:rPr>
          <w:b/>
        </w:rPr>
        <w:t>gley</w:t>
      </w:r>
      <w:proofErr w:type="spellEnd"/>
      <w:r>
        <w:rPr>
          <w:b/>
        </w:rPr>
        <w:t xml:space="preserve"> Granular Soils</w:t>
      </w:r>
    </w:p>
    <w:p w14:paraId="0BE91968" w14:textId="77777777" w:rsidR="00174C4D" w:rsidRDefault="008F760C">
      <w:pPr>
        <w:tabs>
          <w:tab w:val="center" w:pos="841"/>
          <w:tab w:val="center" w:pos="2073"/>
        </w:tabs>
        <w:spacing w:after="9"/>
        <w:ind w:left="0" w:firstLine="0"/>
        <w:jc w:val="left"/>
      </w:pPr>
      <w:r>
        <w:rPr>
          <w:rFonts w:ascii="Calibri" w:eastAsia="Calibri" w:hAnsi="Calibri" w:cs="Calibri"/>
          <w:color w:val="000000"/>
          <w:sz w:val="22"/>
        </w:rPr>
        <w:tab/>
      </w:r>
      <w:r w:rsidR="00C15B45">
        <w:rPr>
          <w:b/>
        </w:rPr>
        <w:t>NPT</w:t>
      </w:r>
      <w:r>
        <w:t xml:space="preserve"> </w:t>
      </w:r>
      <w:r>
        <w:tab/>
        <w:t>Other soils.</w:t>
      </w:r>
    </w:p>
    <w:p w14:paraId="0BE91969" w14:textId="77777777" w:rsidR="00174C4D" w:rsidRDefault="00C15B45">
      <w:pPr>
        <w:spacing w:after="286" w:line="265" w:lineRule="auto"/>
        <w:ind w:left="10" w:right="57" w:hanging="10"/>
        <w:jc w:val="right"/>
      </w:pPr>
      <w:r>
        <w:rPr>
          <w:b/>
        </w:rPr>
        <w:t>T</w:t>
      </w:r>
      <w:r w:rsidR="008F760C">
        <w:rPr>
          <w:b/>
        </w:rPr>
        <w:t xml:space="preserve">ypic </w:t>
      </w:r>
      <w:r>
        <w:rPr>
          <w:b/>
        </w:rPr>
        <w:t>P</w:t>
      </w:r>
      <w:r w:rsidR="008F760C">
        <w:rPr>
          <w:b/>
        </w:rPr>
        <w:t>erch-</w:t>
      </w:r>
      <w:proofErr w:type="spellStart"/>
      <w:r w:rsidR="008F760C">
        <w:rPr>
          <w:b/>
        </w:rPr>
        <w:t>gley</w:t>
      </w:r>
      <w:proofErr w:type="spellEnd"/>
      <w:r w:rsidR="008F760C">
        <w:rPr>
          <w:b/>
        </w:rPr>
        <w:t xml:space="preserve"> Granular Soils</w:t>
      </w:r>
    </w:p>
    <w:p w14:paraId="0BE9196A" w14:textId="77777777" w:rsidR="00C15B45" w:rsidRDefault="00C15B45">
      <w:pPr>
        <w:spacing w:after="160" w:line="259" w:lineRule="auto"/>
        <w:ind w:left="0" w:firstLine="0"/>
        <w:jc w:val="left"/>
        <w:rPr>
          <w:b/>
        </w:rPr>
      </w:pPr>
      <w:r>
        <w:rPr>
          <w:b/>
        </w:rPr>
        <w:br w:type="page"/>
      </w:r>
    </w:p>
    <w:p w14:paraId="0BE9196B" w14:textId="77777777" w:rsidR="00174C4D" w:rsidRDefault="008F760C" w:rsidP="00C15B45">
      <w:pPr>
        <w:ind w:left="567" w:right="58" w:hanging="576"/>
      </w:pPr>
      <w:r>
        <w:rPr>
          <w:b/>
        </w:rPr>
        <w:lastRenderedPageBreak/>
        <w:t>N</w:t>
      </w:r>
      <w:r w:rsidR="00C15B45">
        <w:rPr>
          <w:b/>
        </w:rPr>
        <w:t>E</w:t>
      </w:r>
      <w:r>
        <w:t xml:space="preserve"> </w:t>
      </w:r>
      <w:r w:rsidR="00C15B45">
        <w:tab/>
      </w:r>
      <w:r>
        <w:t>MELANIC GRANULAR SOILS</w:t>
      </w:r>
    </w:p>
    <w:p w14:paraId="0BE9196C" w14:textId="5A392463" w:rsidR="00174C4D" w:rsidRDefault="008F760C">
      <w:pPr>
        <w:ind w:left="554" w:right="58" w:hanging="567"/>
      </w:pPr>
      <w:r>
        <w:t xml:space="preserve"> </w:t>
      </w:r>
      <w:r>
        <w:tab/>
        <w:t>Melanic Granular Soils are less acid</w:t>
      </w:r>
      <w:ins w:id="1463" w:author="Andre Eger" w:date="2023-08-22T23:54:00Z">
        <w:r w:rsidR="432AEDD4">
          <w:t>ic</w:t>
        </w:r>
      </w:ins>
      <w:r>
        <w:t xml:space="preserve"> and more fertile than other Granular Soils. Base saturation exceeds 50% in part of the root zone.</w:t>
      </w:r>
    </w:p>
    <w:p w14:paraId="0BE9196D" w14:textId="77777777" w:rsidR="00174C4D" w:rsidRDefault="008F760C" w:rsidP="00C15B45">
      <w:pPr>
        <w:spacing w:after="43" w:line="249" w:lineRule="auto"/>
        <w:ind w:left="1418" w:right="239" w:hanging="851"/>
      </w:pPr>
      <w:r>
        <w:rPr>
          <w:b/>
        </w:rPr>
        <w:t>N</w:t>
      </w:r>
      <w:r w:rsidR="00C15B45">
        <w:rPr>
          <w:b/>
        </w:rPr>
        <w:t>E</w:t>
      </w:r>
      <w:r>
        <w:rPr>
          <w:b/>
        </w:rPr>
        <w:t>M</w:t>
      </w:r>
      <w:r>
        <w:t xml:space="preserve"> </w:t>
      </w:r>
      <w:r w:rsidR="00C15B45">
        <w:tab/>
      </w:r>
      <w:r>
        <w:t xml:space="preserve">Melanic Granular Soils that have a </w:t>
      </w:r>
      <w:r w:rsidRPr="008B111F">
        <w:rPr>
          <w:color w:val="2B579A"/>
          <w:u w:val="single"/>
          <w:shd w:val="clear" w:color="auto" w:fill="E6E6E6"/>
          <w:rPrChange w:id="1464" w:author="Thomas Caspari" w:date="2017-10-12T15:42:00Z">
            <w:rPr>
              <w:color w:val="2B579A"/>
              <w:shd w:val="clear" w:color="auto" w:fill="E6E6E6"/>
            </w:rPr>
          </w:rPrChange>
        </w:rPr>
        <w:t>mottled profile form</w:t>
      </w:r>
      <w:r>
        <w:t>.</w:t>
      </w:r>
    </w:p>
    <w:p w14:paraId="0BE9196E" w14:textId="77777777" w:rsidR="00174C4D" w:rsidRDefault="008F760C">
      <w:pPr>
        <w:spacing w:after="286" w:line="265" w:lineRule="auto"/>
        <w:ind w:left="10" w:right="57" w:hanging="10"/>
        <w:jc w:val="right"/>
      </w:pPr>
      <w:r>
        <w:rPr>
          <w:b/>
        </w:rPr>
        <w:t>Mottled Melanic Granular Soils</w:t>
      </w:r>
    </w:p>
    <w:p w14:paraId="0BE9196F" w14:textId="77777777" w:rsidR="00174C4D" w:rsidRDefault="008F760C" w:rsidP="00C15B45">
      <w:pPr>
        <w:spacing w:after="44"/>
        <w:ind w:left="1418" w:right="58" w:hanging="851"/>
      </w:pPr>
      <w:r>
        <w:rPr>
          <w:b/>
        </w:rPr>
        <w:t>N</w:t>
      </w:r>
      <w:r w:rsidR="00C15B45">
        <w:rPr>
          <w:b/>
        </w:rPr>
        <w:t>E</w:t>
      </w:r>
      <w:r>
        <w:rPr>
          <w:b/>
        </w:rPr>
        <w:t>L</w:t>
      </w:r>
      <w:r>
        <w:t xml:space="preserve"> </w:t>
      </w:r>
      <w:r w:rsidR="00C15B45">
        <w:tab/>
      </w:r>
      <w:r>
        <w:t xml:space="preserve">Soils that have a horizon that is 10 cm or more thick within 60 cm of the mineral soil surface that meets all the requirements of </w:t>
      </w:r>
      <w:proofErr w:type="spellStart"/>
      <w:r w:rsidRPr="008B111F">
        <w:rPr>
          <w:color w:val="2B579A"/>
          <w:u w:val="single"/>
          <w:shd w:val="clear" w:color="auto" w:fill="E6E6E6"/>
          <w:rPrChange w:id="1465" w:author="Thomas Caspari" w:date="2017-10-12T15:42:00Z">
            <w:rPr>
              <w:color w:val="2B579A"/>
              <w:shd w:val="clear" w:color="auto" w:fill="E6E6E6"/>
            </w:rPr>
          </w:rPrChange>
        </w:rPr>
        <w:t>allophanic</w:t>
      </w:r>
      <w:proofErr w:type="spellEnd"/>
      <w:r w:rsidRPr="008B111F">
        <w:rPr>
          <w:color w:val="2B579A"/>
          <w:u w:val="single"/>
          <w:shd w:val="clear" w:color="auto" w:fill="E6E6E6"/>
          <w:rPrChange w:id="1466" w:author="Thomas Caspari" w:date="2017-10-12T15:42:00Z">
            <w:rPr>
              <w:color w:val="2B579A"/>
              <w:shd w:val="clear" w:color="auto" w:fill="E6E6E6"/>
            </w:rPr>
          </w:rPrChange>
        </w:rPr>
        <w:t xml:space="preserve"> soil material</w:t>
      </w:r>
      <w:r>
        <w:t>, but not necessarily the requirement for bulk density.</w:t>
      </w:r>
    </w:p>
    <w:p w14:paraId="0BE91970" w14:textId="77777777" w:rsidR="00174C4D" w:rsidRDefault="008F760C">
      <w:pPr>
        <w:spacing w:after="286" w:line="265" w:lineRule="auto"/>
        <w:ind w:left="10" w:right="57" w:hanging="10"/>
        <w:jc w:val="right"/>
      </w:pPr>
      <w:proofErr w:type="spellStart"/>
      <w:r>
        <w:rPr>
          <w:b/>
        </w:rPr>
        <w:t>Allophanic</w:t>
      </w:r>
      <w:proofErr w:type="spellEnd"/>
      <w:r>
        <w:rPr>
          <w:b/>
        </w:rPr>
        <w:t xml:space="preserve"> Melanic Granular Soils</w:t>
      </w:r>
    </w:p>
    <w:p w14:paraId="0BE91971" w14:textId="77777777" w:rsidR="00174C4D" w:rsidRDefault="008F760C" w:rsidP="00C15B45">
      <w:pPr>
        <w:tabs>
          <w:tab w:val="center" w:pos="954"/>
          <w:tab w:val="center" w:pos="2186"/>
        </w:tabs>
        <w:spacing w:after="9"/>
        <w:ind w:left="1418" w:hanging="851"/>
        <w:jc w:val="left"/>
      </w:pPr>
      <w:r>
        <w:rPr>
          <w:b/>
        </w:rPr>
        <w:t>N</w:t>
      </w:r>
      <w:r w:rsidR="00C15B45">
        <w:rPr>
          <w:b/>
        </w:rPr>
        <w:t>ET</w:t>
      </w:r>
      <w:r>
        <w:tab/>
        <w:t>Other soils.</w:t>
      </w:r>
    </w:p>
    <w:p w14:paraId="0BE91972" w14:textId="77777777" w:rsidR="00174C4D" w:rsidRDefault="00C15B45">
      <w:pPr>
        <w:spacing w:after="286" w:line="265" w:lineRule="auto"/>
        <w:ind w:left="10" w:right="57" w:hanging="10"/>
        <w:jc w:val="right"/>
      </w:pPr>
      <w:r>
        <w:rPr>
          <w:b/>
        </w:rPr>
        <w:t>T</w:t>
      </w:r>
      <w:r w:rsidR="008F760C">
        <w:rPr>
          <w:b/>
        </w:rPr>
        <w:t>ypic Melanic Granular Soils</w:t>
      </w:r>
    </w:p>
    <w:p w14:paraId="0BE91973" w14:textId="77777777" w:rsidR="00174C4D" w:rsidRDefault="008F760C" w:rsidP="00F22DEE">
      <w:pPr>
        <w:ind w:left="567" w:right="58" w:hanging="580"/>
      </w:pPr>
      <w:r>
        <w:rPr>
          <w:b/>
        </w:rPr>
        <w:t>NX</w:t>
      </w:r>
      <w:r>
        <w:t xml:space="preserve"> </w:t>
      </w:r>
      <w:r w:rsidR="00F22DEE">
        <w:tab/>
      </w:r>
      <w:r>
        <w:t>OXIDIC GRANULAR SOILS</w:t>
      </w:r>
    </w:p>
    <w:p w14:paraId="0BE91974" w14:textId="64791013" w:rsidR="00174C4D" w:rsidRDefault="008F760C">
      <w:pPr>
        <w:ind w:left="554" w:right="58" w:hanging="567"/>
      </w:pPr>
      <w:r>
        <w:t xml:space="preserve"> </w:t>
      </w:r>
      <w:r>
        <w:tab/>
        <w:t>Oxidic Granular Soils have low ECEC (marginal to Oxidic Soils), have low fertility and are acid</w:t>
      </w:r>
      <w:ins w:id="1467" w:author="Andre Eger" w:date="2023-08-22T23:54:00Z">
        <w:r w:rsidR="5C669489">
          <w:t>ic</w:t>
        </w:r>
      </w:ins>
      <w:r>
        <w:t>. Some plants may be susceptible to aluminium toxicity.</w:t>
      </w:r>
    </w:p>
    <w:p w14:paraId="0BE91975" w14:textId="77777777" w:rsidR="00174C4D" w:rsidRDefault="008F760C" w:rsidP="00F22DEE">
      <w:pPr>
        <w:spacing w:after="63"/>
        <w:ind w:left="1418" w:right="58" w:hanging="852"/>
      </w:pPr>
      <w:r>
        <w:rPr>
          <w:b/>
        </w:rPr>
        <w:t>NXMA</w:t>
      </w:r>
      <w:r>
        <w:t xml:space="preserve"> </w:t>
      </w:r>
      <w:r w:rsidR="00F22DEE">
        <w:tab/>
      </w:r>
      <w:r>
        <w:t xml:space="preserve">Oxidic Granular Soils that have </w:t>
      </w:r>
      <w:r>
        <w:rPr>
          <w:i/>
        </w:rPr>
        <w:t>both</w:t>
      </w:r>
    </w:p>
    <w:p w14:paraId="0BE91976" w14:textId="77777777" w:rsidR="00174C4D" w:rsidRDefault="008F760C" w:rsidP="00F22DEE">
      <w:pPr>
        <w:numPr>
          <w:ilvl w:val="0"/>
          <w:numId w:val="77"/>
        </w:numPr>
        <w:spacing w:after="59"/>
        <w:ind w:left="1985" w:right="58" w:hanging="567"/>
      </w:pPr>
      <w:r>
        <w:t xml:space="preserve">a </w:t>
      </w:r>
      <w:r w:rsidRPr="008B111F">
        <w:rPr>
          <w:color w:val="2B579A"/>
          <w:u w:val="single"/>
          <w:shd w:val="clear" w:color="auto" w:fill="E6E6E6"/>
          <w:rPrChange w:id="1468" w:author="Thomas Caspari" w:date="2017-10-12T15:42:00Z">
            <w:rPr>
              <w:color w:val="2B579A"/>
              <w:shd w:val="clear" w:color="auto" w:fill="E6E6E6"/>
            </w:rPr>
          </w:rPrChange>
        </w:rPr>
        <w:t>mottled profile form</w:t>
      </w:r>
      <w:r>
        <w:t xml:space="preserve">, </w:t>
      </w:r>
      <w:r>
        <w:rPr>
          <w:i/>
        </w:rPr>
        <w:t>and</w:t>
      </w:r>
    </w:p>
    <w:p w14:paraId="0BE91977" w14:textId="6A88858A" w:rsidR="00174C4D" w:rsidRDefault="008F760C" w:rsidP="00F22DEE">
      <w:pPr>
        <w:numPr>
          <w:ilvl w:val="0"/>
          <w:numId w:val="77"/>
        </w:numPr>
        <w:spacing w:after="45"/>
        <w:ind w:left="1985" w:right="58" w:hanging="567"/>
      </w:pPr>
      <w:r>
        <w:t xml:space="preserve">pH of less than 5.1 in some part of the B </w:t>
      </w:r>
      <w:ins w:id="1469" w:author="Andre Eger" w:date="2023-08-21T22:22:00Z">
        <w:r w:rsidR="086B069B">
          <w:t xml:space="preserve">or BC </w:t>
        </w:r>
      </w:ins>
      <w:r>
        <w:t>horizon to 60 cm from the mineral soil surface.</w:t>
      </w:r>
    </w:p>
    <w:p w14:paraId="0BE91978" w14:textId="77777777" w:rsidR="00174C4D" w:rsidRDefault="008F760C">
      <w:pPr>
        <w:spacing w:after="0" w:line="265" w:lineRule="auto"/>
        <w:ind w:left="10" w:right="57" w:hanging="10"/>
        <w:jc w:val="right"/>
      </w:pPr>
      <w:r>
        <w:rPr>
          <w:b/>
        </w:rPr>
        <w:t>Mottled-acidic Oxidic Granular Soils</w:t>
      </w:r>
      <w:r w:rsidR="00F22DEE">
        <w:rPr>
          <w:b/>
        </w:rPr>
        <w:br/>
      </w:r>
    </w:p>
    <w:tbl>
      <w:tblPr>
        <w:tblStyle w:val="TableGrid1"/>
        <w:tblW w:w="7892" w:type="dxa"/>
        <w:tblInd w:w="566" w:type="dxa"/>
        <w:tblCellMar>
          <w:top w:w="1" w:type="dxa"/>
        </w:tblCellMar>
        <w:tblLook w:val="04A0" w:firstRow="1" w:lastRow="0" w:firstColumn="1" w:lastColumn="0" w:noHBand="0" w:noVBand="1"/>
      </w:tblPr>
      <w:tblGrid>
        <w:gridCol w:w="852"/>
        <w:gridCol w:w="7040"/>
      </w:tblGrid>
      <w:tr w:rsidR="00174C4D" w14:paraId="0BE9197C" w14:textId="77777777" w:rsidTr="66AE9BF6">
        <w:trPr>
          <w:trHeight w:val="821"/>
        </w:trPr>
        <w:tc>
          <w:tcPr>
            <w:tcW w:w="852" w:type="dxa"/>
            <w:tcBorders>
              <w:top w:val="nil"/>
              <w:left w:val="nil"/>
              <w:bottom w:val="nil"/>
              <w:right w:val="nil"/>
            </w:tcBorders>
          </w:tcPr>
          <w:p w14:paraId="0BE91979" w14:textId="77777777" w:rsidR="00174C4D" w:rsidRDefault="008F760C">
            <w:pPr>
              <w:spacing w:after="0" w:line="259" w:lineRule="auto"/>
              <w:ind w:left="0" w:firstLine="0"/>
              <w:jc w:val="left"/>
            </w:pPr>
            <w:r>
              <w:rPr>
                <w:b/>
              </w:rPr>
              <w:t>NXM</w:t>
            </w:r>
            <w:r>
              <w:t xml:space="preserve"> </w:t>
            </w:r>
          </w:p>
        </w:tc>
        <w:tc>
          <w:tcPr>
            <w:tcW w:w="7040" w:type="dxa"/>
            <w:tcBorders>
              <w:top w:val="nil"/>
              <w:left w:val="nil"/>
              <w:bottom w:val="nil"/>
              <w:right w:val="nil"/>
            </w:tcBorders>
          </w:tcPr>
          <w:p w14:paraId="0BE9197A" w14:textId="77777777" w:rsidR="00174C4D" w:rsidRDefault="008F760C">
            <w:pPr>
              <w:spacing w:after="32" w:line="259" w:lineRule="auto"/>
              <w:ind w:left="0" w:firstLine="0"/>
              <w:jc w:val="left"/>
            </w:pPr>
            <w:r>
              <w:t xml:space="preserve">Other soils that have a </w:t>
            </w:r>
            <w:r w:rsidRPr="008B111F">
              <w:rPr>
                <w:color w:val="2B579A"/>
                <w:u w:val="single"/>
                <w:shd w:val="clear" w:color="auto" w:fill="E6E6E6"/>
                <w:rPrChange w:id="1470" w:author="Thomas Caspari" w:date="2017-10-12T15:42:00Z">
                  <w:rPr>
                    <w:color w:val="2B579A"/>
                    <w:shd w:val="clear" w:color="auto" w:fill="E6E6E6"/>
                  </w:rPr>
                </w:rPrChange>
              </w:rPr>
              <w:t>mottled profile form</w:t>
            </w:r>
            <w:r>
              <w:t>.</w:t>
            </w:r>
          </w:p>
          <w:p w14:paraId="0BE9197B" w14:textId="77777777" w:rsidR="00174C4D" w:rsidRDefault="008F760C">
            <w:pPr>
              <w:spacing w:after="0" w:line="259" w:lineRule="auto"/>
              <w:ind w:left="0" w:right="67" w:firstLine="0"/>
              <w:jc w:val="right"/>
            </w:pPr>
            <w:r>
              <w:rPr>
                <w:b/>
              </w:rPr>
              <w:t>Mottled Oxidic Granular Soils</w:t>
            </w:r>
          </w:p>
        </w:tc>
      </w:tr>
      <w:tr w:rsidR="00174C4D" w14:paraId="0BE91980" w14:textId="77777777" w:rsidTr="66AE9BF6">
        <w:trPr>
          <w:trHeight w:val="1564"/>
        </w:trPr>
        <w:tc>
          <w:tcPr>
            <w:tcW w:w="852" w:type="dxa"/>
            <w:tcBorders>
              <w:top w:val="nil"/>
              <w:left w:val="nil"/>
              <w:bottom w:val="nil"/>
              <w:right w:val="nil"/>
            </w:tcBorders>
          </w:tcPr>
          <w:p w14:paraId="0BE9197D" w14:textId="77777777" w:rsidR="00174C4D" w:rsidRDefault="008F760C" w:rsidP="008B111F">
            <w:pPr>
              <w:spacing w:before="100" w:after="0" w:line="259" w:lineRule="auto"/>
              <w:ind w:left="0" w:firstLine="0"/>
              <w:jc w:val="left"/>
            </w:pPr>
            <w:r>
              <w:rPr>
                <w:b/>
              </w:rPr>
              <w:t>NXL</w:t>
            </w:r>
            <w:r>
              <w:t xml:space="preserve"> </w:t>
            </w:r>
          </w:p>
        </w:tc>
        <w:tc>
          <w:tcPr>
            <w:tcW w:w="7040" w:type="dxa"/>
            <w:tcBorders>
              <w:top w:val="nil"/>
              <w:left w:val="nil"/>
              <w:bottom w:val="nil"/>
              <w:right w:val="nil"/>
            </w:tcBorders>
            <w:vAlign w:val="center"/>
          </w:tcPr>
          <w:p w14:paraId="0BE9197E" w14:textId="77777777" w:rsidR="00174C4D" w:rsidRDefault="008F760C">
            <w:pPr>
              <w:spacing w:after="57" w:line="239" w:lineRule="auto"/>
              <w:ind w:left="0" w:right="65" w:firstLine="0"/>
            </w:pPr>
            <w:r>
              <w:t xml:space="preserve">Other soils that have a layer that meets the requirements of </w:t>
            </w:r>
            <w:proofErr w:type="spellStart"/>
            <w:r w:rsidRPr="008B111F">
              <w:rPr>
                <w:color w:val="2B579A"/>
                <w:u w:val="single"/>
                <w:shd w:val="clear" w:color="auto" w:fill="E6E6E6"/>
                <w:rPrChange w:id="1471" w:author="Thomas Caspari" w:date="2017-10-12T15:42:00Z">
                  <w:rPr>
                    <w:color w:val="2B579A"/>
                    <w:shd w:val="clear" w:color="auto" w:fill="E6E6E6"/>
                  </w:rPr>
                </w:rPrChange>
              </w:rPr>
              <w:t>allophanic</w:t>
            </w:r>
            <w:proofErr w:type="spellEnd"/>
            <w:r w:rsidRPr="008B111F">
              <w:rPr>
                <w:color w:val="2B579A"/>
                <w:u w:val="single"/>
                <w:shd w:val="clear" w:color="auto" w:fill="E6E6E6"/>
                <w:rPrChange w:id="1472" w:author="Thomas Caspari" w:date="2017-10-12T15:42:00Z">
                  <w:rPr>
                    <w:color w:val="2B579A"/>
                    <w:shd w:val="clear" w:color="auto" w:fill="E6E6E6"/>
                  </w:rPr>
                </w:rPrChange>
              </w:rPr>
              <w:t xml:space="preserve"> soil material</w:t>
            </w:r>
            <w:r>
              <w:t xml:space="preserve"> except for bulk density, and is 10 cm or more thick, within 60 cm of the mineral soil surface.</w:t>
            </w:r>
          </w:p>
          <w:p w14:paraId="0BE9197F" w14:textId="77777777" w:rsidR="00174C4D" w:rsidRDefault="008F760C">
            <w:pPr>
              <w:spacing w:after="0" w:line="259" w:lineRule="auto"/>
              <w:ind w:left="0" w:right="67" w:firstLine="0"/>
              <w:jc w:val="right"/>
            </w:pPr>
            <w:proofErr w:type="spellStart"/>
            <w:r>
              <w:rPr>
                <w:b/>
              </w:rPr>
              <w:t>Allophanic</w:t>
            </w:r>
            <w:proofErr w:type="spellEnd"/>
            <w:r>
              <w:rPr>
                <w:b/>
              </w:rPr>
              <w:t xml:space="preserve"> Oxidic Granular Soils</w:t>
            </w:r>
          </w:p>
        </w:tc>
      </w:tr>
      <w:tr w:rsidR="00174C4D" w14:paraId="0BE91984" w14:textId="77777777" w:rsidTr="66AE9BF6">
        <w:trPr>
          <w:trHeight w:val="1264"/>
        </w:trPr>
        <w:tc>
          <w:tcPr>
            <w:tcW w:w="852" w:type="dxa"/>
            <w:tcBorders>
              <w:top w:val="nil"/>
              <w:left w:val="nil"/>
              <w:bottom w:val="nil"/>
              <w:right w:val="nil"/>
            </w:tcBorders>
          </w:tcPr>
          <w:p w14:paraId="0BE91981" w14:textId="77777777" w:rsidR="00174C4D" w:rsidRDefault="008F760C" w:rsidP="008B111F">
            <w:pPr>
              <w:spacing w:before="100" w:after="0" w:line="259" w:lineRule="auto"/>
              <w:ind w:left="0" w:firstLine="0"/>
              <w:jc w:val="left"/>
            </w:pPr>
            <w:r>
              <w:rPr>
                <w:b/>
              </w:rPr>
              <w:t>NXA</w:t>
            </w:r>
            <w:r>
              <w:t xml:space="preserve"> </w:t>
            </w:r>
          </w:p>
        </w:tc>
        <w:tc>
          <w:tcPr>
            <w:tcW w:w="7040" w:type="dxa"/>
            <w:tcBorders>
              <w:top w:val="nil"/>
              <w:left w:val="nil"/>
              <w:bottom w:val="nil"/>
              <w:right w:val="nil"/>
            </w:tcBorders>
            <w:vAlign w:val="center"/>
          </w:tcPr>
          <w:p w14:paraId="0BE91982" w14:textId="4C59795A" w:rsidR="00174C4D" w:rsidRDefault="008F760C">
            <w:pPr>
              <w:spacing w:after="57" w:line="239" w:lineRule="auto"/>
              <w:ind w:left="0" w:firstLine="0"/>
            </w:pPr>
            <w:r>
              <w:t>Other soils that have pH of less than 5.1 in some part of the B</w:t>
            </w:r>
            <w:ins w:id="1473" w:author="Andre Eger" w:date="2023-08-21T22:22:00Z">
              <w:r w:rsidR="4A5ED9E1">
                <w:t xml:space="preserve"> or BC</w:t>
              </w:r>
            </w:ins>
            <w:r>
              <w:t xml:space="preserve"> horizon to 60 cm from the mineral soil surface.</w:t>
            </w:r>
          </w:p>
          <w:p w14:paraId="0BE91983" w14:textId="77777777" w:rsidR="00174C4D" w:rsidRDefault="008F760C">
            <w:pPr>
              <w:spacing w:after="0" w:line="259" w:lineRule="auto"/>
              <w:ind w:left="0" w:right="67" w:firstLine="0"/>
              <w:jc w:val="right"/>
            </w:pPr>
            <w:r>
              <w:rPr>
                <w:b/>
              </w:rPr>
              <w:t>Acidic Oxidic Granular Soils</w:t>
            </w:r>
          </w:p>
        </w:tc>
      </w:tr>
      <w:tr w:rsidR="00174C4D" w14:paraId="0BE91987" w14:textId="77777777" w:rsidTr="66AE9BF6">
        <w:trPr>
          <w:trHeight w:val="468"/>
        </w:trPr>
        <w:tc>
          <w:tcPr>
            <w:tcW w:w="852" w:type="dxa"/>
            <w:tcBorders>
              <w:top w:val="nil"/>
              <w:left w:val="nil"/>
              <w:bottom w:val="nil"/>
              <w:right w:val="nil"/>
            </w:tcBorders>
            <w:vAlign w:val="bottom"/>
          </w:tcPr>
          <w:p w14:paraId="0BE91985" w14:textId="77777777" w:rsidR="00174C4D" w:rsidRDefault="008F760C" w:rsidP="00F22DEE">
            <w:pPr>
              <w:spacing w:after="0" w:line="259" w:lineRule="auto"/>
              <w:ind w:left="0" w:firstLine="0"/>
              <w:jc w:val="left"/>
            </w:pPr>
            <w:r>
              <w:rPr>
                <w:b/>
              </w:rPr>
              <w:t>NX</w:t>
            </w:r>
            <w:r w:rsidR="00F22DEE">
              <w:rPr>
                <w:b/>
              </w:rPr>
              <w:t>T</w:t>
            </w:r>
            <w:r>
              <w:t xml:space="preserve"> </w:t>
            </w:r>
          </w:p>
        </w:tc>
        <w:tc>
          <w:tcPr>
            <w:tcW w:w="7040" w:type="dxa"/>
            <w:tcBorders>
              <w:top w:val="nil"/>
              <w:left w:val="nil"/>
              <w:bottom w:val="nil"/>
              <w:right w:val="nil"/>
            </w:tcBorders>
            <w:vAlign w:val="bottom"/>
          </w:tcPr>
          <w:p w14:paraId="0BE91986" w14:textId="77777777" w:rsidR="00174C4D" w:rsidRDefault="008F760C">
            <w:pPr>
              <w:spacing w:after="0" w:line="259" w:lineRule="auto"/>
              <w:ind w:left="0" w:firstLine="0"/>
              <w:jc w:val="left"/>
            </w:pPr>
            <w:r>
              <w:t>Other soils.</w:t>
            </w:r>
          </w:p>
        </w:tc>
      </w:tr>
    </w:tbl>
    <w:p w14:paraId="0BE91988" w14:textId="77777777" w:rsidR="00174C4D" w:rsidRDefault="00F22DEE">
      <w:pPr>
        <w:spacing w:after="1265" w:line="265" w:lineRule="auto"/>
        <w:ind w:left="10" w:right="57" w:hanging="10"/>
        <w:jc w:val="right"/>
      </w:pPr>
      <w:r>
        <w:rPr>
          <w:b/>
        </w:rPr>
        <w:t>T</w:t>
      </w:r>
      <w:r w:rsidR="008F760C">
        <w:rPr>
          <w:b/>
        </w:rPr>
        <w:t>ypic Oxidic Granular</w:t>
      </w:r>
    </w:p>
    <w:p w14:paraId="0BE91989" w14:textId="77777777" w:rsidR="00174C4D" w:rsidRDefault="008F760C" w:rsidP="00F22DEE">
      <w:pPr>
        <w:ind w:left="567" w:right="58" w:hanging="580"/>
      </w:pPr>
      <w:r>
        <w:rPr>
          <w:b/>
        </w:rPr>
        <w:lastRenderedPageBreak/>
        <w:t>NO</w:t>
      </w:r>
      <w:r>
        <w:t xml:space="preserve"> </w:t>
      </w:r>
      <w:r w:rsidR="00F22DEE">
        <w:tab/>
      </w:r>
      <w:r>
        <w:t>ORTHIC GRANULAR SOILS</w:t>
      </w:r>
    </w:p>
    <w:p w14:paraId="0BE9198A" w14:textId="77777777" w:rsidR="00174C4D" w:rsidRDefault="008F760C" w:rsidP="00F22DEE">
      <w:pPr>
        <w:ind w:left="554" w:right="58" w:firstLine="0"/>
      </w:pPr>
      <w:r>
        <w:t>Orthic Granular Soils are well, moderately well or imperfectly drained soils that are sticky or very plastic with clay-enriched B horizons. Their fertility is intermediate between Oxidic and Melanic groups.</w:t>
      </w:r>
    </w:p>
    <w:p w14:paraId="0BE9198B" w14:textId="77777777" w:rsidR="00174C4D" w:rsidRDefault="008F760C" w:rsidP="00F22DEE">
      <w:pPr>
        <w:spacing w:after="63"/>
        <w:ind w:left="1418" w:right="58" w:hanging="852"/>
      </w:pPr>
      <w:r>
        <w:rPr>
          <w:b/>
        </w:rPr>
        <w:t>NOMA</w:t>
      </w:r>
      <w:r w:rsidR="00F22DEE">
        <w:tab/>
      </w:r>
      <w:r>
        <w:t xml:space="preserve">Orthic Granular Soils that have </w:t>
      </w:r>
      <w:r>
        <w:rPr>
          <w:i/>
        </w:rPr>
        <w:t>both</w:t>
      </w:r>
    </w:p>
    <w:p w14:paraId="0BE9198C" w14:textId="77777777" w:rsidR="00174C4D" w:rsidRDefault="008F760C" w:rsidP="00F22DEE">
      <w:pPr>
        <w:numPr>
          <w:ilvl w:val="0"/>
          <w:numId w:val="78"/>
        </w:numPr>
        <w:spacing w:after="59"/>
        <w:ind w:left="1985" w:right="58" w:hanging="567"/>
      </w:pPr>
      <w:r>
        <w:t xml:space="preserve">a </w:t>
      </w:r>
      <w:r w:rsidRPr="008B111F">
        <w:rPr>
          <w:color w:val="2B579A"/>
          <w:u w:val="single"/>
          <w:shd w:val="clear" w:color="auto" w:fill="E6E6E6"/>
          <w:rPrChange w:id="1474" w:author="Thomas Caspari" w:date="2017-10-12T15:44:00Z">
            <w:rPr>
              <w:color w:val="2B579A"/>
              <w:shd w:val="clear" w:color="auto" w:fill="E6E6E6"/>
            </w:rPr>
          </w:rPrChange>
        </w:rPr>
        <w:t>mottled profile form</w:t>
      </w:r>
      <w:r>
        <w:t xml:space="preserve">, </w:t>
      </w:r>
      <w:r>
        <w:rPr>
          <w:i/>
        </w:rPr>
        <w:t>and</w:t>
      </w:r>
    </w:p>
    <w:p w14:paraId="0BE9198D" w14:textId="1D444BAE" w:rsidR="00174C4D" w:rsidRDefault="008F760C" w:rsidP="00F22DEE">
      <w:pPr>
        <w:numPr>
          <w:ilvl w:val="0"/>
          <w:numId w:val="78"/>
        </w:numPr>
        <w:spacing w:after="45"/>
        <w:ind w:left="1985" w:right="58" w:hanging="567"/>
      </w:pPr>
      <w:r>
        <w:t>pH of less than 5.1 in some part of the B</w:t>
      </w:r>
      <w:ins w:id="1475" w:author="Andre Eger" w:date="2023-08-21T22:22:00Z">
        <w:r w:rsidR="574FD1B3">
          <w:t xml:space="preserve"> or BC</w:t>
        </w:r>
      </w:ins>
      <w:r>
        <w:t xml:space="preserve"> horizon to 60 cm from the mineral soil surface.</w:t>
      </w:r>
    </w:p>
    <w:p w14:paraId="0BE9198E" w14:textId="77777777" w:rsidR="00174C4D" w:rsidRDefault="008F760C">
      <w:pPr>
        <w:spacing w:after="286" w:line="265" w:lineRule="auto"/>
        <w:ind w:left="10" w:right="57" w:hanging="10"/>
        <w:jc w:val="right"/>
      </w:pPr>
      <w:r>
        <w:rPr>
          <w:b/>
        </w:rPr>
        <w:t>Mottled-acidic Orthic Granular Soils</w:t>
      </w:r>
    </w:p>
    <w:p w14:paraId="0BE9198F" w14:textId="77777777" w:rsidR="00174C4D" w:rsidRDefault="008F760C" w:rsidP="00F22DEE">
      <w:pPr>
        <w:spacing w:after="41"/>
        <w:ind w:left="1418" w:right="58" w:hanging="851"/>
      </w:pPr>
      <w:r>
        <w:rPr>
          <w:b/>
        </w:rPr>
        <w:t>NOM</w:t>
      </w:r>
      <w:r w:rsidR="00F22DEE">
        <w:rPr>
          <w:b/>
        </w:rPr>
        <w:tab/>
      </w:r>
      <w:r>
        <w:t xml:space="preserve">Other soils that have a </w:t>
      </w:r>
      <w:r w:rsidRPr="008B111F">
        <w:rPr>
          <w:color w:val="2B579A"/>
          <w:u w:val="single"/>
          <w:shd w:val="clear" w:color="auto" w:fill="E6E6E6"/>
          <w:rPrChange w:id="1476" w:author="Thomas Caspari" w:date="2017-10-12T15:44:00Z">
            <w:rPr>
              <w:color w:val="2B579A"/>
              <w:shd w:val="clear" w:color="auto" w:fill="E6E6E6"/>
            </w:rPr>
          </w:rPrChange>
        </w:rPr>
        <w:t>mottled profile form</w:t>
      </w:r>
      <w:r>
        <w:t>.</w:t>
      </w:r>
    </w:p>
    <w:p w14:paraId="0BE91990" w14:textId="77777777" w:rsidR="00174C4D" w:rsidRDefault="008F760C">
      <w:pPr>
        <w:spacing w:after="286" w:line="265" w:lineRule="auto"/>
        <w:ind w:left="10" w:right="57" w:hanging="10"/>
        <w:jc w:val="right"/>
      </w:pPr>
      <w:r>
        <w:rPr>
          <w:b/>
        </w:rPr>
        <w:t>Mottled Orthic Granular Soils</w:t>
      </w:r>
    </w:p>
    <w:p w14:paraId="0BE91991" w14:textId="77777777" w:rsidR="00174C4D" w:rsidRDefault="008F760C" w:rsidP="00F22DEE">
      <w:pPr>
        <w:spacing w:after="44"/>
        <w:ind w:left="1418" w:right="58" w:hanging="851"/>
      </w:pPr>
      <w:r>
        <w:rPr>
          <w:b/>
        </w:rPr>
        <w:t>NOL</w:t>
      </w:r>
      <w:r w:rsidR="00F22DEE">
        <w:tab/>
      </w:r>
      <w:r>
        <w:t xml:space="preserve">Other soils that have a layer that meets the requirements of </w:t>
      </w:r>
      <w:proofErr w:type="spellStart"/>
      <w:r w:rsidRPr="008B111F">
        <w:rPr>
          <w:color w:val="2B579A"/>
          <w:u w:val="single"/>
          <w:shd w:val="clear" w:color="auto" w:fill="E6E6E6"/>
          <w:rPrChange w:id="1477" w:author="Thomas Caspari" w:date="2017-10-12T15:44:00Z">
            <w:rPr>
              <w:color w:val="2B579A"/>
              <w:shd w:val="clear" w:color="auto" w:fill="E6E6E6"/>
            </w:rPr>
          </w:rPrChange>
        </w:rPr>
        <w:t>allophanic</w:t>
      </w:r>
      <w:proofErr w:type="spellEnd"/>
      <w:r w:rsidRPr="008B111F">
        <w:rPr>
          <w:color w:val="2B579A"/>
          <w:u w:val="single"/>
          <w:shd w:val="clear" w:color="auto" w:fill="E6E6E6"/>
          <w:rPrChange w:id="1478" w:author="Thomas Caspari" w:date="2017-10-12T15:44:00Z">
            <w:rPr>
              <w:color w:val="2B579A"/>
              <w:shd w:val="clear" w:color="auto" w:fill="E6E6E6"/>
            </w:rPr>
          </w:rPrChange>
        </w:rPr>
        <w:t xml:space="preserve"> soil material</w:t>
      </w:r>
      <w:r>
        <w:t xml:space="preserve"> except for bulk </w:t>
      </w:r>
      <w:proofErr w:type="gramStart"/>
      <w:r>
        <w:t>density, and</w:t>
      </w:r>
      <w:proofErr w:type="gramEnd"/>
      <w:r>
        <w:t xml:space="preserve"> is 10 cm or more thick within 60 cm of the mineral soil surface.</w:t>
      </w:r>
    </w:p>
    <w:p w14:paraId="0BE91992" w14:textId="77777777" w:rsidR="00174C4D" w:rsidRDefault="008F760C">
      <w:pPr>
        <w:spacing w:after="286" w:line="265" w:lineRule="auto"/>
        <w:ind w:left="10" w:right="57" w:hanging="10"/>
        <w:jc w:val="right"/>
      </w:pPr>
      <w:proofErr w:type="spellStart"/>
      <w:r>
        <w:rPr>
          <w:b/>
        </w:rPr>
        <w:t>Allophanic</w:t>
      </w:r>
      <w:proofErr w:type="spellEnd"/>
      <w:r>
        <w:rPr>
          <w:b/>
        </w:rPr>
        <w:t xml:space="preserve"> Orthic Granular Soils</w:t>
      </w:r>
    </w:p>
    <w:p w14:paraId="0BE91993" w14:textId="60FEA0D3" w:rsidR="00174C4D" w:rsidRDefault="008F760C" w:rsidP="00F22DEE">
      <w:pPr>
        <w:spacing w:after="44"/>
        <w:ind w:left="1418" w:right="58" w:hanging="851"/>
      </w:pPr>
      <w:r w:rsidRPr="66AE9BF6">
        <w:rPr>
          <w:b/>
          <w:bCs/>
        </w:rPr>
        <w:t>NOA</w:t>
      </w:r>
      <w:r>
        <w:tab/>
        <w:t xml:space="preserve">Other soils that have pH of less than 5.1 in </w:t>
      </w:r>
      <w:proofErr w:type="gramStart"/>
      <w:r>
        <w:t>the</w:t>
      </w:r>
      <w:proofErr w:type="gramEnd"/>
      <w:r>
        <w:t xml:space="preserve"> major part of the B</w:t>
      </w:r>
      <w:ins w:id="1479" w:author="Andre Eger" w:date="2023-08-21T22:22:00Z">
        <w:r w:rsidR="031A9084">
          <w:t xml:space="preserve"> or BC</w:t>
        </w:r>
      </w:ins>
      <w:r>
        <w:t xml:space="preserve"> horizon to 60 cm from the mineral soil surface.</w:t>
      </w:r>
    </w:p>
    <w:p w14:paraId="0BE91994" w14:textId="77777777" w:rsidR="00174C4D" w:rsidRDefault="008F760C">
      <w:pPr>
        <w:spacing w:after="286" w:line="265" w:lineRule="auto"/>
        <w:ind w:left="10" w:right="57" w:hanging="10"/>
        <w:jc w:val="right"/>
      </w:pPr>
      <w:r>
        <w:rPr>
          <w:b/>
        </w:rPr>
        <w:t>Acidic Orthic Granular Soils</w:t>
      </w:r>
    </w:p>
    <w:p w14:paraId="0BE91995" w14:textId="77777777" w:rsidR="00174C4D" w:rsidRDefault="008F760C" w:rsidP="00F22DEE">
      <w:pPr>
        <w:spacing w:after="9"/>
        <w:ind w:left="1418" w:right="58" w:hanging="860"/>
      </w:pPr>
      <w:r>
        <w:rPr>
          <w:b/>
        </w:rPr>
        <w:t>NO</w:t>
      </w:r>
      <w:r w:rsidR="00F22DEE">
        <w:rPr>
          <w:b/>
        </w:rPr>
        <w:t>T</w:t>
      </w:r>
      <w:r w:rsidR="00F22DEE">
        <w:tab/>
      </w:r>
      <w:r>
        <w:t>Other soils.</w:t>
      </w:r>
    </w:p>
    <w:p w14:paraId="0BE91996" w14:textId="77777777" w:rsidR="00174C4D" w:rsidRDefault="00F22DEE">
      <w:pPr>
        <w:spacing w:after="286" w:line="265" w:lineRule="auto"/>
        <w:ind w:left="10" w:right="57" w:hanging="10"/>
        <w:jc w:val="right"/>
      </w:pPr>
      <w:r>
        <w:rPr>
          <w:b/>
        </w:rPr>
        <w:t>T</w:t>
      </w:r>
      <w:r w:rsidR="008F760C">
        <w:rPr>
          <w:b/>
        </w:rPr>
        <w:t>ypic Orthic Granular Soils</w:t>
      </w:r>
    </w:p>
    <w:p w14:paraId="0BE91997" w14:textId="77777777" w:rsidR="00174C4D" w:rsidRDefault="00174C4D">
      <w:pPr>
        <w:sectPr w:rsidR="00174C4D">
          <w:headerReference w:type="even" r:id="rId70"/>
          <w:headerReference w:type="default" r:id="rId71"/>
          <w:footerReference w:type="even" r:id="rId72"/>
          <w:footerReference w:type="default" r:id="rId73"/>
          <w:headerReference w:type="first" r:id="rId74"/>
          <w:footerReference w:type="first" r:id="rId75"/>
          <w:pgSz w:w="12746" w:h="17678"/>
          <w:pgMar w:top="1952" w:right="2115" w:bottom="647" w:left="2121" w:header="0" w:footer="720" w:gutter="0"/>
          <w:cols w:space="720"/>
        </w:sectPr>
      </w:pPr>
    </w:p>
    <w:p w14:paraId="0BE91998" w14:textId="77673335" w:rsidR="00174C4D" w:rsidRDefault="008F760C">
      <w:pPr>
        <w:pStyle w:val="Heading1"/>
        <w:spacing w:line="259" w:lineRule="auto"/>
        <w:ind w:left="-3"/>
      </w:pPr>
      <w:bookmarkStart w:id="1480" w:name="_Toc182384777"/>
      <w:r>
        <w:lastRenderedPageBreak/>
        <w:t>M</w:t>
      </w:r>
      <w:r w:rsidR="0022101E">
        <w:t>elanic Soils</w:t>
      </w:r>
      <w:bookmarkEnd w:id="1480"/>
    </w:p>
    <w:p w14:paraId="0BE91999" w14:textId="77777777" w:rsidR="00174C4D" w:rsidRDefault="008F760C">
      <w:pPr>
        <w:spacing w:after="588"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33" wp14:editId="0BE92234">
                <wp:extent cx="5400040" cy="12700"/>
                <wp:effectExtent l="0" t="0" r="0" b="0"/>
                <wp:docPr id="109486" name="Group 109486"/>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8158" name="Shape 8158"/>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ED3B142" id="Group 109486"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Cq1UTtRAgAArwUAAA4AAAAAAAAAAAAAAAAALgIAAGRycy9lMm9Eb2MueG1sUEsBAi0AFAAGAAgA&#10;AAAhAOFfKPfbAAAAAwEAAA8AAAAAAAAAAAAAAAAAqwQAAGRycy9kb3ducmV2LnhtbFBLBQYAAAAA&#10;BAAEAPMAAACzBQAAAAA=&#10;">
                <v:shape id="Shape 8158"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" path="m,l5400040,e" filled="f" strokecolor="#181717" strokeweight="1pt">
                  <v:stroke miterlimit="83231f" joinstyle="miter"/>
                  <v:path arrowok="t" textboxrect="0,0,5400040,0"/>
                </v:shape>
                <w10:anchorlock/>
              </v:group>
            </w:pict>
          </mc:Fallback>
        </mc:AlternateContent>
      </w:r>
    </w:p>
    <w:p w14:paraId="0BE9199A" w14:textId="77777777" w:rsidR="00174C4D" w:rsidRDefault="008F760C">
      <w:pPr>
        <w:pStyle w:val="Heading3"/>
        <w:spacing w:after="281"/>
        <w:ind w:left="-4" w:hanging="9"/>
        <w:jc w:val="left"/>
      </w:pPr>
      <w:r>
        <w:t>CONCE</w:t>
      </w:r>
      <w:r w:rsidR="00F22DEE">
        <w:t>PT</w:t>
      </w:r>
      <w:r>
        <w:t xml:space="preserve"> O</w:t>
      </w:r>
      <w:r w:rsidR="00F22DEE">
        <w:t>F</w:t>
      </w:r>
      <w:r>
        <w:t xml:space="preserve"> </w:t>
      </w:r>
      <w:r w:rsidR="00F22DEE">
        <w:t>TH</w:t>
      </w:r>
      <w:r>
        <w:t>E O</w:t>
      </w:r>
      <w:r w:rsidR="00F22DEE">
        <w:t>RDER</w:t>
      </w:r>
    </w:p>
    <w:p w14:paraId="0BE9199B" w14:textId="253F09FB" w:rsidR="00174C4D" w:rsidRDefault="008F760C" w:rsidP="206F127A">
      <w:pPr>
        <w:spacing w:after="629" w:line="249" w:lineRule="auto"/>
        <w:ind w:left="-5" w:right="55"/>
        <w:rPr>
          <w:sz w:val="24"/>
          <w:szCs w:val="24"/>
        </w:rPr>
      </w:pPr>
      <w:del w:id="1481" w:author="Andre Eger" w:date="2024-09-30T10:57:00Z">
        <w:r w:rsidDel="008F760C">
          <w:delText>Melanic Soils are soils with high base saturations, well structured, very dark A horizons, and with weakly alkaline or weakly acid subsurface horizons. Their parent materials are rich in calcium and/or magnesium.</w:delText>
        </w:r>
      </w:del>
      <w:ins w:id="1482" w:author="Andre Eger" w:date="2024-09-30T10:57:00Z">
        <w:r w:rsidR="00F51F3D">
          <w:t xml:space="preserve"> </w:t>
        </w:r>
        <w:r w:rsidR="00F51F3D" w:rsidRPr="3438595E">
          <w:rPr>
            <w:sz w:val="24"/>
            <w:szCs w:val="24"/>
          </w:rPr>
          <w:t>Melanic Soils are well structured soils with very dark A horizons. They commonly have high base saturation</w:t>
        </w:r>
      </w:ins>
      <w:ins w:id="1483" w:author="Kirstin Deuss" w:date="2024-11-12T00:59:00Z">
        <w:r w:rsidR="6640AB8C" w:rsidRPr="3438595E">
          <w:rPr>
            <w:sz w:val="24"/>
            <w:szCs w:val="24"/>
          </w:rPr>
          <w:t>,</w:t>
        </w:r>
      </w:ins>
      <w:ins w:id="1484" w:author="Andre Eger" w:date="2024-09-30T10:57:00Z">
        <w:r w:rsidR="00F51F3D" w:rsidRPr="3438595E">
          <w:rPr>
            <w:sz w:val="24"/>
            <w:szCs w:val="24"/>
          </w:rPr>
          <w:t xml:space="preserve"> combined with weakly alkaline or weakly acid</w:t>
        </w:r>
      </w:ins>
      <w:ins w:id="1485" w:author="Andre Eger" w:date="2024-09-30T10:58:00Z">
        <w:r w:rsidR="00F51F3D" w:rsidRPr="3438595E">
          <w:rPr>
            <w:sz w:val="24"/>
            <w:szCs w:val="24"/>
          </w:rPr>
          <w:t>ic</w:t>
        </w:r>
      </w:ins>
      <w:ins w:id="1486" w:author="Andre Eger" w:date="2024-09-30T10:57:00Z">
        <w:r w:rsidR="00F51F3D" w:rsidRPr="3438595E">
          <w:rPr>
            <w:sz w:val="24"/>
            <w:szCs w:val="24"/>
          </w:rPr>
          <w:t xml:space="preserve"> subsurface horizons</w:t>
        </w:r>
      </w:ins>
      <w:ins w:id="1487" w:author="Kirstin Deuss" w:date="2024-11-12T01:00:00Z">
        <w:r w:rsidR="1B007378" w:rsidRPr="3438595E">
          <w:rPr>
            <w:sz w:val="24"/>
            <w:szCs w:val="24"/>
          </w:rPr>
          <w:t>,</w:t>
        </w:r>
        <w:r w:rsidR="51C23004" w:rsidRPr="3438595E">
          <w:rPr>
            <w:sz w:val="24"/>
            <w:szCs w:val="24"/>
          </w:rPr>
          <w:t xml:space="preserve"> but</w:t>
        </w:r>
      </w:ins>
      <w:ins w:id="1488" w:author="Andre Eger" w:date="2024-09-30T10:57:00Z">
        <w:r w:rsidR="00F51F3D" w:rsidRPr="3438595E">
          <w:rPr>
            <w:sz w:val="24"/>
            <w:szCs w:val="24"/>
          </w:rPr>
          <w:t xml:space="preserve"> </w:t>
        </w:r>
      </w:ins>
      <w:ins w:id="1489" w:author="Andre Eger" w:date="2024-09-30T10:58:00Z">
        <w:r w:rsidR="00F51F3D" w:rsidRPr="3438595E">
          <w:rPr>
            <w:sz w:val="24"/>
            <w:szCs w:val="24"/>
          </w:rPr>
          <w:t xml:space="preserve">more </w:t>
        </w:r>
      </w:ins>
      <w:ins w:id="1490" w:author="Andre Eger" w:date="2024-09-30T10:57:00Z">
        <w:r w:rsidR="00F51F3D" w:rsidRPr="3438595E">
          <w:rPr>
            <w:sz w:val="24"/>
            <w:szCs w:val="24"/>
          </w:rPr>
          <w:t xml:space="preserve">acidified and </w:t>
        </w:r>
        <w:proofErr w:type="spellStart"/>
        <w:r w:rsidR="00F51F3D" w:rsidRPr="3438595E">
          <w:rPr>
            <w:sz w:val="24"/>
            <w:szCs w:val="24"/>
          </w:rPr>
          <w:t>allophanic</w:t>
        </w:r>
        <w:proofErr w:type="spellEnd"/>
        <w:r w:rsidR="00F51F3D" w:rsidRPr="3438595E">
          <w:rPr>
            <w:sz w:val="24"/>
            <w:szCs w:val="24"/>
          </w:rPr>
          <w:t xml:space="preserve"> variants </w:t>
        </w:r>
      </w:ins>
      <w:ins w:id="1491" w:author="Kirstin Deuss" w:date="2024-11-12T01:00:00Z">
        <w:r w:rsidR="43047689" w:rsidRPr="3438595E">
          <w:rPr>
            <w:sz w:val="24"/>
            <w:szCs w:val="24"/>
          </w:rPr>
          <w:t xml:space="preserve">may </w:t>
        </w:r>
      </w:ins>
      <w:ins w:id="1492" w:author="Andre Eger" w:date="2024-09-30T10:57:00Z">
        <w:r w:rsidR="00F51F3D" w:rsidRPr="3438595E">
          <w:rPr>
            <w:sz w:val="24"/>
            <w:szCs w:val="24"/>
          </w:rPr>
          <w:t>exist under higher soil moisture regimes. Their parent materials are rich in calcium and/or magnesium.</w:t>
        </w:r>
      </w:ins>
    </w:p>
    <w:p w14:paraId="0BE9199C" w14:textId="77777777" w:rsidR="00174C4D" w:rsidRDefault="00F22DEE">
      <w:pPr>
        <w:pStyle w:val="Heading3"/>
        <w:spacing w:after="281"/>
        <w:ind w:left="-4" w:hanging="9"/>
        <w:jc w:val="left"/>
      </w:pPr>
      <w:r>
        <w:t>CORRELATION</w:t>
      </w:r>
    </w:p>
    <w:p w14:paraId="0BE9199D" w14:textId="64648577" w:rsidR="00174C4D" w:rsidRDefault="008F760C">
      <w:pPr>
        <w:spacing w:after="629" w:line="249" w:lineRule="auto"/>
        <w:ind w:left="-5" w:right="55"/>
      </w:pPr>
      <w:r>
        <w:t xml:space="preserve">The Melanic Soils include the rendzinas and </w:t>
      </w:r>
      <w:proofErr w:type="spellStart"/>
      <w:r>
        <w:t>rendzic</w:t>
      </w:r>
      <w:proofErr w:type="spellEnd"/>
      <w:r>
        <w:t xml:space="preserve"> intergrades to yellow</w:t>
      </w:r>
      <w:r w:rsidR="001E7074">
        <w:t>-</w:t>
      </w:r>
      <w:r>
        <w:t>grey earths and yellow-brown earths. They also include the weakly weathered and drier brown-granular loams and clays of the NZ Genetic Soil Classification. Most</w:t>
      </w:r>
      <w:r w:rsidR="007E35D6">
        <w:t xml:space="preserve"> commonly, these</w:t>
      </w:r>
      <w:r>
        <w:t xml:space="preserve"> </w:t>
      </w:r>
      <w:r w:rsidR="007E35D6">
        <w:t xml:space="preserve">soils </w:t>
      </w:r>
      <w:r>
        <w:t xml:space="preserve">correlate with </w:t>
      </w:r>
      <w:proofErr w:type="spellStart"/>
      <w:r>
        <w:t>Mollisols</w:t>
      </w:r>
      <w:proofErr w:type="spellEnd"/>
      <w:r w:rsidR="007E35D6">
        <w:t>,</w:t>
      </w:r>
      <w:r>
        <w:t xml:space="preserve"> </w:t>
      </w:r>
      <w:proofErr w:type="spellStart"/>
      <w:r>
        <w:t>Vertisols</w:t>
      </w:r>
      <w:proofErr w:type="spellEnd"/>
      <w:r>
        <w:t xml:space="preserve"> </w:t>
      </w:r>
      <w:r w:rsidR="007E35D6">
        <w:t>or</w:t>
      </w:r>
      <w:r>
        <w:t xml:space="preserve"> </w:t>
      </w:r>
      <w:proofErr w:type="spellStart"/>
      <w:r>
        <w:t>Inceptisols</w:t>
      </w:r>
      <w:proofErr w:type="spellEnd"/>
      <w:r>
        <w:t xml:space="preserve"> of Soil Taxonomy.</w:t>
      </w:r>
    </w:p>
    <w:p w14:paraId="0BE9199E" w14:textId="77777777" w:rsidR="00174C4D" w:rsidRDefault="00F22DEE">
      <w:pPr>
        <w:pStyle w:val="Heading3"/>
        <w:spacing w:after="281"/>
        <w:ind w:left="-4" w:hanging="9"/>
        <w:jc w:val="left"/>
      </w:pPr>
      <w:r>
        <w:t>OCCURRENCE</w:t>
      </w:r>
    </w:p>
    <w:p w14:paraId="0BE9199F" w14:textId="2D36EAE4" w:rsidR="00174C4D" w:rsidRDefault="008F760C">
      <w:pPr>
        <w:spacing w:after="629" w:line="249" w:lineRule="auto"/>
        <w:ind w:left="-5" w:right="55"/>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1072" behindDoc="0" locked="0" layoutInCell="1" allowOverlap="1" wp14:anchorId="0BE92235" wp14:editId="39D18102">
                <wp:simplePos x="0" y="0"/>
                <wp:positionH relativeFrom="page">
                  <wp:posOffset>1346835</wp:posOffset>
                </wp:positionH>
                <wp:positionV relativeFrom="page">
                  <wp:posOffset>998364</wp:posOffset>
                </wp:positionV>
                <wp:extent cx="5400040" cy="12700"/>
                <wp:effectExtent l="0" t="0" r="0" b="0"/>
                <wp:wrapTopAndBottom/>
                <wp:docPr id="109485" name="Group 10948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8157" name="Shape 8157"/>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123FBC9" id="Group 109485" o:spid="_x0000_s1026" style="position:absolute;margin-left:106.05pt;margin-top:78.6pt;width:425.2pt;height:1pt;z-index:251651072;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eyNVrFECAACvBQAADgAAAAAAAAAAAAAAAAAuAgAAZHJzL2Uyb0RvYy54bWxQSwECLQAU&#10;AAYACAAAACEAbNbR9OAAAAAMAQAADwAAAAAAAAAAAAAAAACrBAAAZHJzL2Rvd25yZXYueG1sUEsF&#10;BgAAAAAEAAQA8wAAALgFAAAAAA==&#10;">
                <v:shape id="Shape 815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" path="m,l5400040,e" filled="f" strokecolor="#181717" strokeweight="1pt">
                  <v:stroke miterlimit="83231f" joinstyle="miter"/>
                  <v:path arrowok="t" textboxrect="0,0,5400040,0"/>
                </v:shape>
                <w10:wrap type="topAndBottom" anchorx="page" anchory="page"/>
              </v:group>
            </w:pict>
          </mc:Fallback>
        </mc:AlternateContent>
      </w:r>
      <w:del w:id="1493" w:author="Andre Eger" w:date="2024-09-30T10:59:00Z" w16du:dateUtc="2024-09-29T21:59:00Z">
        <w:r w:rsidDel="00F51F3D">
          <w:delText>Melanic Soils are scattered throughout New Zealand in association with calcareous or basaltic rocks.</w:delText>
        </w:r>
      </w:del>
      <w:ins w:id="1494" w:author="Andre Eger" w:date="2024-09-30T10:59:00Z" w16du:dateUtc="2024-09-29T21:59:00Z">
        <w:r w:rsidR="00F51F3D">
          <w:t xml:space="preserve"> </w:t>
        </w:r>
        <w:r w:rsidR="00F51F3D" w:rsidRPr="009D44ED">
          <w:rPr>
            <w:sz w:val="24"/>
            <w:szCs w:val="24"/>
          </w:rPr>
          <w:t xml:space="preserve">Melanic Soils are scattered throughout New Zealand in association with calcareous </w:t>
        </w:r>
        <w:r w:rsidR="00F51F3D">
          <w:rPr>
            <w:sz w:val="24"/>
            <w:szCs w:val="24"/>
          </w:rPr>
          <w:t xml:space="preserve">rocks </w:t>
        </w:r>
        <w:r w:rsidR="00F51F3D" w:rsidRPr="009D44ED">
          <w:rPr>
            <w:sz w:val="24"/>
            <w:szCs w:val="24"/>
          </w:rPr>
          <w:t xml:space="preserve">or </w:t>
        </w:r>
        <w:r w:rsidR="00F51F3D">
          <w:rPr>
            <w:sz w:val="24"/>
            <w:szCs w:val="24"/>
          </w:rPr>
          <w:t>mafic and ultramafic</w:t>
        </w:r>
        <w:r w:rsidR="00F51F3D" w:rsidRPr="009D44ED">
          <w:rPr>
            <w:sz w:val="24"/>
            <w:szCs w:val="24"/>
          </w:rPr>
          <w:t xml:space="preserve"> </w:t>
        </w:r>
        <w:r w:rsidR="00F51F3D">
          <w:rPr>
            <w:sz w:val="24"/>
            <w:szCs w:val="24"/>
          </w:rPr>
          <w:t>rock</w:t>
        </w:r>
        <w:del w:id="1495" w:author="Andre Eger" w:date="2024-10-02T14:31:00Z" w16du:dateUtc="2024-10-02T01:31:00Z">
          <w:r w:rsidR="00F51F3D" w:rsidDel="00631F49">
            <w:rPr>
              <w:sz w:val="24"/>
              <w:szCs w:val="24"/>
            </w:rPr>
            <w:delText>s</w:delText>
          </w:r>
        </w:del>
        <w:r w:rsidR="00F51F3D">
          <w:rPr>
            <w:sz w:val="24"/>
            <w:szCs w:val="24"/>
          </w:rPr>
          <w:t xml:space="preserve"> classes</w:t>
        </w:r>
        <w:r w:rsidR="00F51F3D" w:rsidRPr="009D44ED">
          <w:rPr>
            <w:sz w:val="24"/>
            <w:szCs w:val="24"/>
          </w:rPr>
          <w:t>.</w:t>
        </w:r>
      </w:ins>
    </w:p>
    <w:p w14:paraId="0BE919A0" w14:textId="77777777" w:rsidR="00174C4D" w:rsidRDefault="00F22DEE">
      <w:pPr>
        <w:pStyle w:val="Heading3"/>
        <w:spacing w:after="354"/>
        <w:ind w:left="-4" w:hanging="9"/>
        <w:jc w:val="left"/>
      </w:pPr>
      <w:r>
        <w:t>ACCESSORY</w:t>
      </w:r>
      <w:r w:rsidR="008F760C">
        <w:t xml:space="preserve"> </w:t>
      </w:r>
      <w:r>
        <w:t>PROPERTIES</w:t>
      </w:r>
      <w:r w:rsidR="008F760C">
        <w:t xml:space="preserve"> O</w:t>
      </w:r>
      <w:r>
        <w:t>F</w:t>
      </w:r>
      <w:r w:rsidR="008F760C">
        <w:t xml:space="preserve"> </w:t>
      </w:r>
      <w:r>
        <w:t>TH</w:t>
      </w:r>
      <w:r w:rsidR="008F760C">
        <w:t>E O</w:t>
      </w:r>
      <w:r>
        <w:t>RDER</w:t>
      </w:r>
    </w:p>
    <w:p w14:paraId="0BE919A1" w14:textId="77777777" w:rsidR="00174C4D" w:rsidRDefault="008F760C" w:rsidP="00164344">
      <w:pPr>
        <w:numPr>
          <w:ilvl w:val="0"/>
          <w:numId w:val="79"/>
        </w:numPr>
        <w:spacing w:after="292" w:line="249" w:lineRule="auto"/>
        <w:ind w:right="55" w:hanging="567"/>
      </w:pPr>
      <w:r>
        <w:rPr>
          <w:i/>
        </w:rPr>
        <w:t>Swelling clays</w:t>
      </w:r>
      <w:r>
        <w:t xml:space="preserve">. Most soils have smectite, or minerals with interstratifications of smectite, in the clay mineral assemblage. Melanic Soils usually have a </w:t>
      </w:r>
      <w:proofErr w:type="spellStart"/>
      <w:r>
        <w:t>Smectitic</w:t>
      </w:r>
      <w:proofErr w:type="spellEnd"/>
      <w:r>
        <w:t xml:space="preserve">, </w:t>
      </w:r>
      <w:proofErr w:type="spellStart"/>
      <w:r>
        <w:t>Illitic</w:t>
      </w:r>
      <w:proofErr w:type="spellEnd"/>
      <w:r>
        <w:t xml:space="preserve"> or Kandic mineralogy class.</w:t>
      </w:r>
    </w:p>
    <w:p w14:paraId="0BE919A2" w14:textId="2E9F8FD5" w:rsidR="00174C4D" w:rsidRDefault="008F760C" w:rsidP="00164344">
      <w:pPr>
        <w:numPr>
          <w:ilvl w:val="0"/>
          <w:numId w:val="79"/>
        </w:numPr>
        <w:spacing w:after="292" w:line="249" w:lineRule="auto"/>
        <w:ind w:right="55" w:hanging="567"/>
      </w:pPr>
      <w:r>
        <w:rPr>
          <w:i/>
        </w:rPr>
        <w:t>High base saturations</w:t>
      </w:r>
      <w:r>
        <w:t xml:space="preserve">. </w:t>
      </w:r>
      <w:ins w:id="1496" w:author="Andre Eger" w:date="2024-09-30T10:59:00Z" w16du:dateUtc="2024-09-29T21:59:00Z">
        <w:r w:rsidR="00F51F3D">
          <w:rPr>
            <w:sz w:val="24"/>
            <w:szCs w:val="24"/>
          </w:rPr>
          <w:t xml:space="preserve">Except for acidified variants, </w:t>
        </w:r>
      </w:ins>
      <w:del w:id="1497" w:author="Andre Eger" w:date="2024-09-30T10:59:00Z" w16du:dateUtc="2024-09-29T21:59:00Z">
        <w:r w:rsidDel="00F51F3D">
          <w:delText>B</w:delText>
        </w:r>
      </w:del>
      <w:ins w:id="1498" w:author="Andre Eger" w:date="2024-09-30T10:59:00Z" w16du:dateUtc="2024-09-29T21:59:00Z">
        <w:r w:rsidR="00F51F3D">
          <w:t>b</w:t>
        </w:r>
      </w:ins>
      <w:r>
        <w:t xml:space="preserve">ase saturations are usually more than 50%, and </w:t>
      </w:r>
      <w:proofErr w:type="spellStart"/>
      <w:r>
        <w:t>KCl</w:t>
      </w:r>
      <w:proofErr w:type="spellEnd"/>
      <w:r>
        <w:t>-extractable aluminium values are usually very low.</w:t>
      </w:r>
    </w:p>
    <w:p w14:paraId="0BE919A3" w14:textId="0D9612AD" w:rsidR="00174C4D" w:rsidRDefault="008F760C" w:rsidP="00164344">
      <w:pPr>
        <w:numPr>
          <w:ilvl w:val="0"/>
          <w:numId w:val="79"/>
        </w:numPr>
        <w:spacing w:after="292" w:line="249" w:lineRule="auto"/>
        <w:ind w:right="55" w:hanging="567"/>
      </w:pPr>
      <w:r>
        <w:rPr>
          <w:i/>
        </w:rPr>
        <w:t>Stable structure</w:t>
      </w:r>
      <w:r>
        <w:t>. Structural stability of topsoils is high with relatively large amounts of organic carbon intimately associated with clay minerals. The soils are likely to have relatively high resistance to structural damage under heavy cropping unless organic matter is reduced significantly. The porosity is stabilised by divalent ion/organic matter/</w:t>
      </w:r>
      <w:del w:id="1499" w:author="Andre Eger" w:date="2024-09-30T11:00:00Z" w16du:dateUtc="2024-09-29T22:00:00Z">
        <w:r w:rsidDel="00F51F3D">
          <w:delText xml:space="preserve"> </w:delText>
        </w:r>
      </w:del>
      <w:r>
        <w:t>clay complexes.</w:t>
      </w:r>
    </w:p>
    <w:p w14:paraId="0BE919A4" w14:textId="07E7FC50" w:rsidR="00174C4D" w:rsidRDefault="008F760C" w:rsidP="00164344">
      <w:pPr>
        <w:numPr>
          <w:ilvl w:val="0"/>
          <w:numId w:val="79"/>
        </w:numPr>
        <w:spacing w:after="44" w:line="249" w:lineRule="auto"/>
        <w:ind w:right="55" w:hanging="567"/>
      </w:pPr>
      <w:r w:rsidRPr="6BCF940F">
        <w:rPr>
          <w:i/>
          <w:iCs/>
        </w:rPr>
        <w:lastRenderedPageBreak/>
        <w:t>High shrink/swell</w:t>
      </w:r>
      <w:r>
        <w:t xml:space="preserve">. The soil materials are sticky and plastic. They are expected to have significant shrink/swell potential, expressed in high coefficient of linear </w:t>
      </w:r>
      <w:proofErr w:type="spellStart"/>
      <w:r>
        <w:t>expandibility</w:t>
      </w:r>
      <w:proofErr w:type="spellEnd"/>
      <w:r>
        <w:t xml:space="preserve"> values. This is reflected in strong polyhedral, blocky or prismatic </w:t>
      </w:r>
      <w:proofErr w:type="spellStart"/>
      <w:r>
        <w:t>pedality</w:t>
      </w:r>
      <w:proofErr w:type="spellEnd"/>
      <w:r>
        <w:t>. P</w:t>
      </w:r>
      <w:ins w:id="1500" w:author="Andre Eger" w:date="2024-09-30T11:00:00Z">
        <w:r w:rsidR="00F51F3D">
          <w:t xml:space="preserve"> </w:t>
        </w:r>
      </w:ins>
      <w:r>
        <w:t>retention</w:t>
      </w:r>
      <w:del w:id="1501" w:author="Balin Robertson" w:date="2024-10-14T00:01:00Z">
        <w:r>
          <w:delText>s</w:delText>
        </w:r>
      </w:del>
      <w:r>
        <w:t xml:space="preserve"> </w:t>
      </w:r>
      <w:ins w:id="1502" w:author="Andre Eger" w:date="2024-09-30T11:01:00Z">
        <w:r w:rsidR="00F51F3D">
          <w:t xml:space="preserve">values </w:t>
        </w:r>
      </w:ins>
      <w:r>
        <w:t>are moderate to high.</w:t>
      </w:r>
    </w:p>
    <w:p w14:paraId="0BE919A5" w14:textId="4FCC887A" w:rsidR="00174C4D" w:rsidRDefault="008F760C" w:rsidP="00164344">
      <w:pPr>
        <w:numPr>
          <w:ilvl w:val="0"/>
          <w:numId w:val="79"/>
        </w:numPr>
        <w:spacing w:after="144" w:line="249" w:lineRule="auto"/>
        <w:ind w:right="55" w:hanging="567"/>
      </w:pPr>
      <w:r>
        <w:rPr>
          <w:i/>
        </w:rPr>
        <w:t>Fertile</w:t>
      </w:r>
      <w:r>
        <w:t xml:space="preserve">. </w:t>
      </w:r>
      <w:ins w:id="1503" w:author="Andre Eger" w:date="2024-09-30T11:00:00Z" w16du:dateUtc="2024-09-29T22:00:00Z">
        <w:r w:rsidR="00F51F3D">
          <w:rPr>
            <w:sz w:val="24"/>
            <w:szCs w:val="24"/>
          </w:rPr>
          <w:t xml:space="preserve">Except for acidified variants, </w:t>
        </w:r>
      </w:ins>
      <w:del w:id="1504" w:author="Andre Eger" w:date="2024-09-30T11:00:00Z" w16du:dateUtc="2024-09-29T22:00:00Z">
        <w:r w:rsidDel="00F51F3D">
          <w:delText>E</w:delText>
        </w:r>
      </w:del>
      <w:ins w:id="1505" w:author="Andre Eger" w:date="2024-09-30T11:00:00Z" w16du:dateUtc="2024-09-29T22:00:00Z">
        <w:r w:rsidR="00F51F3D">
          <w:t>e</w:t>
        </w:r>
      </w:ins>
      <w:r>
        <w:t>xchangeable calcium and magnesium values are high, particularly at the base of profile.</w:t>
      </w:r>
    </w:p>
    <w:p w14:paraId="0BE919A6" w14:textId="5C47C192" w:rsidR="00174C4D" w:rsidRDefault="008F760C" w:rsidP="00164344">
      <w:pPr>
        <w:numPr>
          <w:ilvl w:val="0"/>
          <w:numId w:val="79"/>
        </w:numPr>
        <w:spacing w:after="144" w:line="249" w:lineRule="auto"/>
        <w:ind w:right="55" w:hanging="567"/>
      </w:pPr>
      <w:r>
        <w:rPr>
          <w:i/>
        </w:rPr>
        <w:t>Parent materials</w:t>
      </w:r>
      <w:r>
        <w:t>.</w:t>
      </w:r>
      <w:del w:id="1506" w:author="Andre Eger" w:date="2024-09-30T11:01:00Z" w16du:dateUtc="2024-09-29T22:01:00Z">
        <w:r w:rsidDel="00F51F3D">
          <w:delText xml:space="preserve"> The soils are derived from calcareous rocks or from mafic or ultramafic rocks (e.g. basalt or peridotite).</w:delText>
        </w:r>
      </w:del>
      <w:ins w:id="1507" w:author="Andre Eger" w:date="2024-09-30T11:01:00Z" w16du:dateUtc="2024-09-29T22:01:00Z">
        <w:r w:rsidR="00F51F3D">
          <w:t xml:space="preserve"> </w:t>
        </w:r>
        <w:r w:rsidR="00F51F3D" w:rsidRPr="009D44ED">
          <w:rPr>
            <w:sz w:val="24"/>
            <w:szCs w:val="24"/>
          </w:rPr>
          <w:t>The soils are derived from calcareous</w:t>
        </w:r>
        <w:r w:rsidR="00F51F3D">
          <w:rPr>
            <w:sz w:val="24"/>
            <w:szCs w:val="24"/>
          </w:rPr>
          <w:t>,</w:t>
        </w:r>
        <w:r w:rsidR="00F51F3D" w:rsidRPr="009D44ED">
          <w:rPr>
            <w:sz w:val="24"/>
            <w:szCs w:val="24"/>
          </w:rPr>
          <w:t xml:space="preserve"> </w:t>
        </w:r>
        <w:r w:rsidR="00F51F3D">
          <w:rPr>
            <w:sz w:val="24"/>
            <w:szCs w:val="24"/>
          </w:rPr>
          <w:t>mafic</w:t>
        </w:r>
        <w:r w:rsidR="00F51F3D" w:rsidRPr="009D44ED">
          <w:rPr>
            <w:sz w:val="24"/>
            <w:szCs w:val="24"/>
          </w:rPr>
          <w:t xml:space="preserve"> or ultramafic rock</w:t>
        </w:r>
        <w:r w:rsidR="00F51F3D">
          <w:rPr>
            <w:sz w:val="24"/>
            <w:szCs w:val="24"/>
          </w:rPr>
          <w:t xml:space="preserve"> classes</w:t>
        </w:r>
        <w:r w:rsidR="00F51F3D" w:rsidRPr="009D44ED">
          <w:rPr>
            <w:sz w:val="24"/>
            <w:szCs w:val="24"/>
          </w:rPr>
          <w:t>.</w:t>
        </w:r>
      </w:ins>
    </w:p>
    <w:p w14:paraId="0BE919A7" w14:textId="77777777" w:rsidR="00174C4D" w:rsidRDefault="008F760C" w:rsidP="00164344">
      <w:pPr>
        <w:numPr>
          <w:ilvl w:val="0"/>
          <w:numId w:val="79"/>
        </w:numPr>
        <w:spacing w:after="144" w:line="249" w:lineRule="auto"/>
        <w:ind w:right="55" w:hanging="567"/>
      </w:pPr>
      <w:r>
        <w:rPr>
          <w:i/>
        </w:rPr>
        <w:t>Deep rooting</w:t>
      </w:r>
      <w:r>
        <w:t>. Except for shallow soils on rock or soils affected by high water-tables, potential rooting depths are relatively large.</w:t>
      </w:r>
    </w:p>
    <w:p w14:paraId="0BE919A8" w14:textId="77777777" w:rsidR="00174C4D" w:rsidRDefault="008F760C" w:rsidP="00164344">
      <w:pPr>
        <w:numPr>
          <w:ilvl w:val="0"/>
          <w:numId w:val="79"/>
        </w:numPr>
        <w:spacing w:after="555" w:line="249" w:lineRule="auto"/>
        <w:ind w:right="55" w:hanging="567"/>
      </w:pPr>
      <w:r>
        <w:rPr>
          <w:i/>
        </w:rPr>
        <w:t>Biologically active</w:t>
      </w:r>
      <w:r>
        <w:t>. Carbon/nitrogen ratios are low (except in areas with very high precipitation).</w:t>
      </w:r>
    </w:p>
    <w:p w14:paraId="0BE919A9" w14:textId="77777777" w:rsidR="00174C4D" w:rsidRDefault="008F760C">
      <w:pPr>
        <w:pStyle w:val="Heading3"/>
        <w:spacing w:after="0"/>
        <w:ind w:left="-4" w:hanging="9"/>
        <w:jc w:val="left"/>
      </w:pPr>
      <w:r>
        <w:t>S</w:t>
      </w:r>
      <w:r w:rsidR="00B85F1F">
        <w:t>U</w:t>
      </w:r>
      <w:r>
        <w:t>MMA</w:t>
      </w:r>
      <w:r w:rsidR="00B85F1F">
        <w:t>RY</w:t>
      </w:r>
      <w:r>
        <w:t xml:space="preserve"> O</w:t>
      </w:r>
      <w:r w:rsidR="00B85F1F">
        <w:t>F</w:t>
      </w:r>
      <w:r>
        <w:t xml:space="preserve"> MELANIC </w:t>
      </w:r>
      <w:r w:rsidR="00B85F1F">
        <w:t>HIERARCHY</w:t>
      </w:r>
    </w:p>
    <w:tbl>
      <w:tblPr>
        <w:tblStyle w:val="TableGrid1"/>
        <w:tblW w:w="8504" w:type="dxa"/>
        <w:tblInd w:w="0" w:type="dxa"/>
        <w:tblCellMar>
          <w:top w:w="7" w:type="dxa"/>
          <w:bottom w:w="7" w:type="dxa"/>
          <w:right w:w="115" w:type="dxa"/>
        </w:tblCellMar>
        <w:tblLook w:val="04A0" w:firstRow="1" w:lastRow="0" w:firstColumn="1" w:lastColumn="0" w:noHBand="0" w:noVBand="1"/>
      </w:tblPr>
      <w:tblGrid>
        <w:gridCol w:w="794"/>
        <w:gridCol w:w="2608"/>
        <w:gridCol w:w="2834"/>
        <w:gridCol w:w="2268"/>
      </w:tblGrid>
      <w:tr w:rsidR="00174C4D" w14:paraId="0BE919AD" w14:textId="77777777">
        <w:trPr>
          <w:trHeight w:val="600"/>
        </w:trPr>
        <w:tc>
          <w:tcPr>
            <w:tcW w:w="3402" w:type="dxa"/>
            <w:gridSpan w:val="2"/>
            <w:tcBorders>
              <w:top w:val="single" w:sz="8" w:space="0" w:color="181717"/>
              <w:left w:val="nil"/>
              <w:bottom w:val="single" w:sz="8" w:space="0" w:color="181717"/>
              <w:right w:val="nil"/>
            </w:tcBorders>
            <w:vAlign w:val="center"/>
          </w:tcPr>
          <w:p w14:paraId="0BE919AA" w14:textId="77777777" w:rsidR="00174C4D" w:rsidRDefault="008F760C">
            <w:pPr>
              <w:spacing w:after="0" w:line="259" w:lineRule="auto"/>
              <w:ind w:left="0" w:firstLine="0"/>
              <w:jc w:val="left"/>
            </w:pPr>
            <w:r>
              <w:t xml:space="preserve">Group </w:t>
            </w:r>
          </w:p>
        </w:tc>
        <w:tc>
          <w:tcPr>
            <w:tcW w:w="2834" w:type="dxa"/>
            <w:tcBorders>
              <w:top w:val="single" w:sz="8" w:space="0" w:color="181717"/>
              <w:left w:val="nil"/>
              <w:bottom w:val="single" w:sz="8" w:space="0" w:color="181717"/>
              <w:right w:val="nil"/>
            </w:tcBorders>
            <w:vAlign w:val="center"/>
          </w:tcPr>
          <w:p w14:paraId="0BE919AB" w14:textId="77777777" w:rsidR="00174C4D" w:rsidRDefault="008F760C">
            <w:pPr>
              <w:spacing w:after="0" w:line="259" w:lineRule="auto"/>
              <w:ind w:left="0" w:firstLine="0"/>
              <w:jc w:val="left"/>
            </w:pPr>
            <w:r>
              <w:t xml:space="preserve">Subgroup  </w:t>
            </w:r>
          </w:p>
        </w:tc>
        <w:tc>
          <w:tcPr>
            <w:tcW w:w="2268" w:type="dxa"/>
            <w:tcBorders>
              <w:top w:val="single" w:sz="8" w:space="0" w:color="181717"/>
              <w:left w:val="nil"/>
              <w:bottom w:val="single" w:sz="8" w:space="0" w:color="181717"/>
              <w:right w:val="nil"/>
            </w:tcBorders>
            <w:vAlign w:val="center"/>
          </w:tcPr>
          <w:p w14:paraId="0BE919AC" w14:textId="77777777" w:rsidR="00174C4D" w:rsidRDefault="008F760C">
            <w:pPr>
              <w:spacing w:after="0" w:line="259" w:lineRule="auto"/>
              <w:ind w:left="0" w:firstLine="0"/>
              <w:jc w:val="left"/>
            </w:pPr>
            <w:r>
              <w:t>Example of series</w:t>
            </w:r>
          </w:p>
        </w:tc>
      </w:tr>
      <w:tr w:rsidR="00174C4D" w14:paraId="0BE919B2" w14:textId="77777777">
        <w:trPr>
          <w:trHeight w:val="541"/>
        </w:trPr>
        <w:tc>
          <w:tcPr>
            <w:tcW w:w="794" w:type="dxa"/>
            <w:tcBorders>
              <w:top w:val="single" w:sz="8" w:space="0" w:color="181717"/>
              <w:left w:val="nil"/>
              <w:bottom w:val="nil"/>
              <w:right w:val="nil"/>
            </w:tcBorders>
            <w:vAlign w:val="bottom"/>
          </w:tcPr>
          <w:p w14:paraId="0BE919AE" w14:textId="77777777" w:rsidR="00174C4D" w:rsidRDefault="008F760C">
            <w:pPr>
              <w:spacing w:after="0" w:line="259" w:lineRule="auto"/>
              <w:ind w:left="2" w:firstLine="0"/>
              <w:jc w:val="left"/>
            </w:pPr>
            <w:r>
              <w:rPr>
                <w:b/>
              </w:rPr>
              <w:t xml:space="preserve">EV  </w:t>
            </w:r>
            <w:r>
              <w:t xml:space="preserve"> </w:t>
            </w:r>
          </w:p>
        </w:tc>
        <w:tc>
          <w:tcPr>
            <w:tcW w:w="2608" w:type="dxa"/>
            <w:tcBorders>
              <w:top w:val="single" w:sz="8" w:space="0" w:color="181717"/>
              <w:left w:val="nil"/>
              <w:bottom w:val="nil"/>
              <w:right w:val="nil"/>
            </w:tcBorders>
            <w:vAlign w:val="bottom"/>
          </w:tcPr>
          <w:p w14:paraId="0BE919AF" w14:textId="77777777" w:rsidR="00174C4D" w:rsidRDefault="008F760C">
            <w:pPr>
              <w:spacing w:after="0" w:line="259" w:lineRule="auto"/>
              <w:ind w:left="0" w:firstLine="0"/>
              <w:jc w:val="left"/>
            </w:pPr>
            <w:proofErr w:type="spellStart"/>
            <w:r>
              <w:t>Vertic</w:t>
            </w:r>
            <w:proofErr w:type="spellEnd"/>
            <w:r>
              <w:t xml:space="preserve"> </w:t>
            </w:r>
          </w:p>
        </w:tc>
        <w:tc>
          <w:tcPr>
            <w:tcW w:w="2834" w:type="dxa"/>
            <w:tcBorders>
              <w:top w:val="single" w:sz="8" w:space="0" w:color="181717"/>
              <w:left w:val="nil"/>
              <w:bottom w:val="nil"/>
              <w:right w:val="nil"/>
            </w:tcBorders>
            <w:vAlign w:val="bottom"/>
          </w:tcPr>
          <w:p w14:paraId="0BE919B0" w14:textId="77777777" w:rsidR="00174C4D" w:rsidRDefault="008F760C">
            <w:pPr>
              <w:spacing w:after="0" w:line="259" w:lineRule="auto"/>
              <w:ind w:left="0" w:firstLine="0"/>
              <w:jc w:val="left"/>
            </w:pPr>
            <w:r>
              <w:t xml:space="preserve">Mottled - calcareous </w:t>
            </w:r>
          </w:p>
        </w:tc>
        <w:tc>
          <w:tcPr>
            <w:tcW w:w="2268" w:type="dxa"/>
            <w:tcBorders>
              <w:top w:val="single" w:sz="8" w:space="0" w:color="181717"/>
              <w:left w:val="nil"/>
              <w:bottom w:val="nil"/>
              <w:right w:val="nil"/>
            </w:tcBorders>
            <w:vAlign w:val="bottom"/>
          </w:tcPr>
          <w:p w14:paraId="0BE919B1" w14:textId="77777777" w:rsidR="00174C4D" w:rsidRDefault="008F760C">
            <w:pPr>
              <w:spacing w:after="0" w:line="259" w:lineRule="auto"/>
              <w:ind w:left="0" w:firstLine="0"/>
              <w:jc w:val="left"/>
            </w:pPr>
            <w:r>
              <w:t>-</w:t>
            </w:r>
          </w:p>
        </w:tc>
      </w:tr>
      <w:tr w:rsidR="00174C4D" w14:paraId="0BE919B7" w14:textId="77777777">
        <w:trPr>
          <w:trHeight w:val="338"/>
        </w:trPr>
        <w:tc>
          <w:tcPr>
            <w:tcW w:w="794" w:type="dxa"/>
            <w:tcBorders>
              <w:top w:val="nil"/>
              <w:left w:val="nil"/>
              <w:bottom w:val="nil"/>
              <w:right w:val="nil"/>
            </w:tcBorders>
          </w:tcPr>
          <w:p w14:paraId="0BE919B3" w14:textId="77777777" w:rsidR="00174C4D" w:rsidRDefault="008F760C">
            <w:pPr>
              <w:spacing w:after="0" w:line="259" w:lineRule="auto"/>
              <w:ind w:left="2" w:firstLine="0"/>
              <w:jc w:val="left"/>
            </w:pPr>
            <w:r>
              <w:t xml:space="preserve"> </w:t>
            </w:r>
          </w:p>
        </w:tc>
        <w:tc>
          <w:tcPr>
            <w:tcW w:w="2608" w:type="dxa"/>
            <w:tcBorders>
              <w:top w:val="nil"/>
              <w:left w:val="nil"/>
              <w:bottom w:val="nil"/>
              <w:right w:val="nil"/>
            </w:tcBorders>
          </w:tcPr>
          <w:p w14:paraId="0BE919B4"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9B5"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tcPr>
          <w:p w14:paraId="0BE919B6" w14:textId="77777777" w:rsidR="00174C4D" w:rsidRDefault="008F760C">
            <w:pPr>
              <w:spacing w:after="0" w:line="259" w:lineRule="auto"/>
              <w:ind w:left="0" w:firstLine="0"/>
              <w:jc w:val="left"/>
            </w:pPr>
            <w:r>
              <w:t xml:space="preserve">pt. </w:t>
            </w:r>
            <w:proofErr w:type="spellStart"/>
            <w:r>
              <w:t>Waiareka</w:t>
            </w:r>
            <w:proofErr w:type="spellEnd"/>
          </w:p>
        </w:tc>
      </w:tr>
      <w:tr w:rsidR="00174C4D" w14:paraId="0BE919BC" w14:textId="77777777">
        <w:trPr>
          <w:trHeight w:val="301"/>
        </w:trPr>
        <w:tc>
          <w:tcPr>
            <w:tcW w:w="794" w:type="dxa"/>
            <w:tcBorders>
              <w:top w:val="nil"/>
              <w:left w:val="nil"/>
              <w:bottom w:val="nil"/>
              <w:right w:val="nil"/>
            </w:tcBorders>
          </w:tcPr>
          <w:p w14:paraId="0BE919B8"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9B9"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9BA" w14:textId="77777777" w:rsidR="00174C4D" w:rsidRDefault="008F760C" w:rsidP="00B85F1F">
            <w:pPr>
              <w:spacing w:after="0" w:line="259" w:lineRule="auto"/>
              <w:ind w:left="2" w:firstLine="0"/>
              <w:jc w:val="left"/>
            </w:pPr>
            <w:r>
              <w:t xml:space="preserve">Calcareous </w:t>
            </w:r>
          </w:p>
        </w:tc>
        <w:tc>
          <w:tcPr>
            <w:tcW w:w="2268" w:type="dxa"/>
            <w:tcBorders>
              <w:top w:val="nil"/>
              <w:left w:val="nil"/>
              <w:bottom w:val="nil"/>
              <w:right w:val="nil"/>
            </w:tcBorders>
          </w:tcPr>
          <w:p w14:paraId="0BE919BB" w14:textId="77777777" w:rsidR="00174C4D" w:rsidRDefault="008F760C" w:rsidP="00B85F1F">
            <w:pPr>
              <w:spacing w:after="0" w:line="259" w:lineRule="auto"/>
              <w:ind w:left="2" w:firstLine="0"/>
              <w:jc w:val="left"/>
            </w:pPr>
            <w:r>
              <w:t xml:space="preserve">Te </w:t>
            </w:r>
            <w:proofErr w:type="spellStart"/>
            <w:r>
              <w:t>Aneraki</w:t>
            </w:r>
            <w:proofErr w:type="spellEnd"/>
          </w:p>
        </w:tc>
      </w:tr>
      <w:tr w:rsidR="00174C4D" w14:paraId="0BE919C1" w14:textId="77777777">
        <w:trPr>
          <w:trHeight w:val="450"/>
        </w:trPr>
        <w:tc>
          <w:tcPr>
            <w:tcW w:w="794" w:type="dxa"/>
            <w:tcBorders>
              <w:top w:val="nil"/>
              <w:left w:val="nil"/>
              <w:bottom w:val="nil"/>
              <w:right w:val="nil"/>
            </w:tcBorders>
          </w:tcPr>
          <w:p w14:paraId="0BE919BD"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BE"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9BF"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9C0" w14:textId="77777777" w:rsidR="00174C4D" w:rsidRDefault="008F760C">
            <w:pPr>
              <w:spacing w:after="0" w:line="259" w:lineRule="auto"/>
              <w:ind w:left="0" w:firstLine="0"/>
              <w:jc w:val="left"/>
            </w:pPr>
            <w:proofErr w:type="spellStart"/>
            <w:r>
              <w:t>Waiareka</w:t>
            </w:r>
            <w:proofErr w:type="spellEnd"/>
          </w:p>
        </w:tc>
      </w:tr>
      <w:tr w:rsidR="00174C4D" w14:paraId="0BE919C6" w14:textId="77777777">
        <w:trPr>
          <w:trHeight w:val="450"/>
        </w:trPr>
        <w:tc>
          <w:tcPr>
            <w:tcW w:w="794" w:type="dxa"/>
            <w:tcBorders>
              <w:top w:val="nil"/>
              <w:left w:val="nil"/>
              <w:bottom w:val="nil"/>
              <w:right w:val="nil"/>
            </w:tcBorders>
            <w:vAlign w:val="bottom"/>
          </w:tcPr>
          <w:p w14:paraId="0BE919C2" w14:textId="77777777" w:rsidR="00174C4D" w:rsidRDefault="008F760C" w:rsidP="00B85F1F">
            <w:pPr>
              <w:spacing w:after="0" w:line="259" w:lineRule="auto"/>
              <w:ind w:left="0" w:firstLine="0"/>
              <w:jc w:val="left"/>
            </w:pPr>
            <w:r>
              <w:rPr>
                <w:b/>
              </w:rPr>
              <w:t>E</w:t>
            </w:r>
            <w:r w:rsidR="00B85F1F">
              <w:rPr>
                <w:b/>
              </w:rPr>
              <w:t>P</w:t>
            </w:r>
            <w:r>
              <w:rPr>
                <w:b/>
              </w:rPr>
              <w:t xml:space="preserve">  </w:t>
            </w:r>
            <w:r>
              <w:t xml:space="preserve"> </w:t>
            </w:r>
          </w:p>
        </w:tc>
        <w:tc>
          <w:tcPr>
            <w:tcW w:w="2608" w:type="dxa"/>
            <w:tcBorders>
              <w:top w:val="nil"/>
              <w:left w:val="nil"/>
              <w:bottom w:val="nil"/>
              <w:right w:val="nil"/>
            </w:tcBorders>
            <w:vAlign w:val="bottom"/>
          </w:tcPr>
          <w:p w14:paraId="0BE919C3" w14:textId="77777777" w:rsidR="00174C4D" w:rsidRDefault="008F760C">
            <w:pPr>
              <w:spacing w:after="0" w:line="259" w:lineRule="auto"/>
              <w:ind w:left="0" w:firstLine="0"/>
              <w:jc w:val="left"/>
            </w:pPr>
            <w:r>
              <w:t>Perch-</w:t>
            </w:r>
            <w:proofErr w:type="spellStart"/>
            <w:r>
              <w:t>gley</w:t>
            </w:r>
            <w:proofErr w:type="spellEnd"/>
            <w:r>
              <w:t xml:space="preserve"> </w:t>
            </w:r>
          </w:p>
        </w:tc>
        <w:tc>
          <w:tcPr>
            <w:tcW w:w="2834" w:type="dxa"/>
            <w:tcBorders>
              <w:top w:val="nil"/>
              <w:left w:val="nil"/>
              <w:bottom w:val="nil"/>
              <w:right w:val="nil"/>
            </w:tcBorders>
            <w:vAlign w:val="bottom"/>
          </w:tcPr>
          <w:p w14:paraId="0BE919C4" w14:textId="77777777" w:rsidR="00174C4D" w:rsidRDefault="008F760C">
            <w:pPr>
              <w:spacing w:after="0" w:line="259" w:lineRule="auto"/>
              <w:ind w:left="0" w:firstLine="0"/>
              <w:jc w:val="left"/>
            </w:pPr>
            <w:proofErr w:type="spellStart"/>
            <w:r>
              <w:t>Vertic</w:t>
            </w:r>
            <w:proofErr w:type="spellEnd"/>
            <w:r>
              <w:t xml:space="preserve"> </w:t>
            </w:r>
          </w:p>
        </w:tc>
        <w:tc>
          <w:tcPr>
            <w:tcW w:w="2268" w:type="dxa"/>
            <w:tcBorders>
              <w:top w:val="nil"/>
              <w:left w:val="nil"/>
              <w:bottom w:val="nil"/>
              <w:right w:val="nil"/>
            </w:tcBorders>
            <w:vAlign w:val="bottom"/>
          </w:tcPr>
          <w:p w14:paraId="0BE919C5" w14:textId="77777777" w:rsidR="00174C4D" w:rsidRDefault="008F760C">
            <w:pPr>
              <w:spacing w:after="0" w:line="259" w:lineRule="auto"/>
              <w:ind w:left="0" w:firstLine="0"/>
              <w:jc w:val="left"/>
            </w:pPr>
            <w:r>
              <w:t>Awapuni</w:t>
            </w:r>
          </w:p>
        </w:tc>
      </w:tr>
      <w:tr w:rsidR="00174C4D" w14:paraId="0BE919CB" w14:textId="77777777">
        <w:trPr>
          <w:trHeight w:val="300"/>
        </w:trPr>
        <w:tc>
          <w:tcPr>
            <w:tcW w:w="794" w:type="dxa"/>
            <w:tcBorders>
              <w:top w:val="nil"/>
              <w:left w:val="nil"/>
              <w:bottom w:val="nil"/>
              <w:right w:val="nil"/>
            </w:tcBorders>
          </w:tcPr>
          <w:p w14:paraId="0BE919C7"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9C8"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9C9" w14:textId="77777777" w:rsidR="00174C4D" w:rsidRDefault="008F760C" w:rsidP="00B85F1F">
            <w:pPr>
              <w:spacing w:after="0" w:line="259" w:lineRule="auto"/>
              <w:ind w:left="2" w:firstLine="0"/>
              <w:jc w:val="left"/>
            </w:pPr>
            <w:r>
              <w:t xml:space="preserve">Argillic </w:t>
            </w:r>
          </w:p>
        </w:tc>
        <w:tc>
          <w:tcPr>
            <w:tcW w:w="2268" w:type="dxa"/>
            <w:tcBorders>
              <w:top w:val="nil"/>
              <w:left w:val="nil"/>
              <w:bottom w:val="nil"/>
              <w:right w:val="nil"/>
            </w:tcBorders>
          </w:tcPr>
          <w:p w14:paraId="0BE919CA" w14:textId="77777777" w:rsidR="00174C4D" w:rsidRDefault="008F760C" w:rsidP="00B85F1F">
            <w:pPr>
              <w:spacing w:after="0" w:line="259" w:lineRule="auto"/>
              <w:ind w:left="2" w:firstLine="0"/>
              <w:jc w:val="left"/>
            </w:pPr>
            <w:proofErr w:type="spellStart"/>
            <w:r>
              <w:t>Okoia</w:t>
            </w:r>
            <w:proofErr w:type="spellEnd"/>
          </w:p>
        </w:tc>
      </w:tr>
      <w:tr w:rsidR="00174C4D" w14:paraId="0BE919D0" w14:textId="77777777">
        <w:trPr>
          <w:trHeight w:val="450"/>
        </w:trPr>
        <w:tc>
          <w:tcPr>
            <w:tcW w:w="794" w:type="dxa"/>
            <w:tcBorders>
              <w:top w:val="nil"/>
              <w:left w:val="nil"/>
              <w:bottom w:val="nil"/>
              <w:right w:val="nil"/>
            </w:tcBorders>
          </w:tcPr>
          <w:p w14:paraId="0BE919CC"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CD"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9CE"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9CF" w14:textId="77777777" w:rsidR="00174C4D" w:rsidRDefault="008F760C">
            <w:pPr>
              <w:spacing w:after="0" w:line="259" w:lineRule="auto"/>
              <w:ind w:left="0" w:firstLine="0"/>
              <w:jc w:val="left"/>
            </w:pPr>
            <w:r>
              <w:t>-</w:t>
            </w:r>
          </w:p>
        </w:tc>
      </w:tr>
      <w:tr w:rsidR="00174C4D" w14:paraId="0BE919D5" w14:textId="77777777">
        <w:trPr>
          <w:trHeight w:val="450"/>
        </w:trPr>
        <w:tc>
          <w:tcPr>
            <w:tcW w:w="794" w:type="dxa"/>
            <w:tcBorders>
              <w:top w:val="nil"/>
              <w:left w:val="nil"/>
              <w:bottom w:val="nil"/>
              <w:right w:val="nil"/>
            </w:tcBorders>
            <w:vAlign w:val="bottom"/>
          </w:tcPr>
          <w:p w14:paraId="0BE919D1" w14:textId="77777777" w:rsidR="00174C4D" w:rsidRDefault="008F760C" w:rsidP="00B85F1F">
            <w:pPr>
              <w:spacing w:after="0" w:line="259" w:lineRule="auto"/>
              <w:ind w:left="0" w:firstLine="0"/>
              <w:jc w:val="left"/>
            </w:pPr>
            <w:r>
              <w:rPr>
                <w:b/>
              </w:rPr>
              <w:t>E</w:t>
            </w:r>
            <w:r w:rsidR="00B85F1F">
              <w:rPr>
                <w:b/>
              </w:rPr>
              <w:t>R</w:t>
            </w:r>
            <w:r>
              <w:rPr>
                <w:b/>
              </w:rPr>
              <w:t xml:space="preserve">  </w:t>
            </w:r>
            <w:r>
              <w:t xml:space="preserve"> </w:t>
            </w:r>
          </w:p>
        </w:tc>
        <w:tc>
          <w:tcPr>
            <w:tcW w:w="2608" w:type="dxa"/>
            <w:tcBorders>
              <w:top w:val="nil"/>
              <w:left w:val="nil"/>
              <w:bottom w:val="nil"/>
              <w:right w:val="nil"/>
            </w:tcBorders>
            <w:vAlign w:val="bottom"/>
          </w:tcPr>
          <w:p w14:paraId="0BE919D2" w14:textId="77777777" w:rsidR="00174C4D" w:rsidRDefault="008F760C">
            <w:pPr>
              <w:spacing w:after="0" w:line="259" w:lineRule="auto"/>
              <w:ind w:left="0" w:firstLine="0"/>
              <w:jc w:val="left"/>
            </w:pPr>
            <w:proofErr w:type="spellStart"/>
            <w:r>
              <w:t>Rendzic</w:t>
            </w:r>
            <w:proofErr w:type="spellEnd"/>
            <w:r>
              <w:t xml:space="preserve"> </w:t>
            </w:r>
          </w:p>
        </w:tc>
        <w:tc>
          <w:tcPr>
            <w:tcW w:w="2834" w:type="dxa"/>
            <w:tcBorders>
              <w:top w:val="nil"/>
              <w:left w:val="nil"/>
              <w:bottom w:val="nil"/>
              <w:right w:val="nil"/>
            </w:tcBorders>
            <w:vAlign w:val="bottom"/>
          </w:tcPr>
          <w:p w14:paraId="0BE919D3" w14:textId="77777777" w:rsidR="00174C4D" w:rsidRDefault="008F760C">
            <w:pPr>
              <w:spacing w:after="0" w:line="259" w:lineRule="auto"/>
              <w:ind w:left="0" w:firstLine="0"/>
              <w:jc w:val="left"/>
            </w:pPr>
            <w:r>
              <w:t xml:space="preserve">Peaty </w:t>
            </w:r>
          </w:p>
        </w:tc>
        <w:tc>
          <w:tcPr>
            <w:tcW w:w="2268" w:type="dxa"/>
            <w:tcBorders>
              <w:top w:val="nil"/>
              <w:left w:val="nil"/>
              <w:bottom w:val="nil"/>
              <w:right w:val="nil"/>
            </w:tcBorders>
            <w:vAlign w:val="bottom"/>
          </w:tcPr>
          <w:p w14:paraId="0BE919D4" w14:textId="77777777" w:rsidR="00174C4D" w:rsidRDefault="008F760C">
            <w:pPr>
              <w:spacing w:after="0" w:line="259" w:lineRule="auto"/>
              <w:ind w:left="0" w:firstLine="0"/>
              <w:jc w:val="left"/>
            </w:pPr>
            <w:r>
              <w:t>Chalky</w:t>
            </w:r>
          </w:p>
        </w:tc>
      </w:tr>
      <w:tr w:rsidR="00174C4D" w14:paraId="0BE919DA" w14:textId="77777777">
        <w:trPr>
          <w:trHeight w:val="300"/>
        </w:trPr>
        <w:tc>
          <w:tcPr>
            <w:tcW w:w="794" w:type="dxa"/>
            <w:tcBorders>
              <w:top w:val="nil"/>
              <w:left w:val="nil"/>
              <w:bottom w:val="nil"/>
              <w:right w:val="nil"/>
            </w:tcBorders>
          </w:tcPr>
          <w:p w14:paraId="0BE919D6"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9D7"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9D8" w14:textId="77777777" w:rsidR="00174C4D" w:rsidRDefault="008F760C" w:rsidP="00B85F1F">
            <w:pPr>
              <w:spacing w:after="0" w:line="259" w:lineRule="auto"/>
              <w:ind w:left="2" w:firstLine="0"/>
              <w:jc w:val="left"/>
            </w:pPr>
            <w:r>
              <w:t xml:space="preserve">Mottled </w:t>
            </w:r>
          </w:p>
        </w:tc>
        <w:tc>
          <w:tcPr>
            <w:tcW w:w="2268" w:type="dxa"/>
            <w:tcBorders>
              <w:top w:val="nil"/>
              <w:left w:val="nil"/>
              <w:bottom w:val="nil"/>
              <w:right w:val="nil"/>
            </w:tcBorders>
          </w:tcPr>
          <w:p w14:paraId="0BE919D9" w14:textId="77777777" w:rsidR="00174C4D" w:rsidRDefault="008F760C" w:rsidP="00B85F1F">
            <w:pPr>
              <w:spacing w:after="0" w:line="259" w:lineRule="auto"/>
              <w:ind w:left="2" w:firstLine="0"/>
              <w:jc w:val="left"/>
            </w:pPr>
            <w:r>
              <w:t>-</w:t>
            </w:r>
          </w:p>
        </w:tc>
      </w:tr>
      <w:tr w:rsidR="00174C4D" w14:paraId="0BE919DF" w14:textId="77777777">
        <w:trPr>
          <w:trHeight w:val="300"/>
        </w:trPr>
        <w:tc>
          <w:tcPr>
            <w:tcW w:w="794" w:type="dxa"/>
            <w:tcBorders>
              <w:top w:val="nil"/>
              <w:left w:val="nil"/>
              <w:bottom w:val="nil"/>
              <w:right w:val="nil"/>
            </w:tcBorders>
          </w:tcPr>
          <w:p w14:paraId="0BE919DB"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9DC"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9DD" w14:textId="77777777" w:rsidR="00174C4D" w:rsidRDefault="008F760C" w:rsidP="00B85F1F">
            <w:pPr>
              <w:spacing w:after="0" w:line="259" w:lineRule="auto"/>
              <w:ind w:left="2" w:firstLine="0"/>
              <w:jc w:val="left"/>
            </w:pPr>
            <w:r>
              <w:t xml:space="preserve">Weathered </w:t>
            </w:r>
          </w:p>
        </w:tc>
        <w:tc>
          <w:tcPr>
            <w:tcW w:w="2268" w:type="dxa"/>
            <w:tcBorders>
              <w:top w:val="nil"/>
              <w:left w:val="nil"/>
              <w:bottom w:val="nil"/>
              <w:right w:val="nil"/>
            </w:tcBorders>
          </w:tcPr>
          <w:p w14:paraId="0BE919DE" w14:textId="77777777" w:rsidR="00174C4D" w:rsidRDefault="008F760C" w:rsidP="00B85F1F">
            <w:pPr>
              <w:spacing w:after="0" w:line="259" w:lineRule="auto"/>
              <w:ind w:left="2" w:firstLine="0"/>
              <w:jc w:val="left"/>
            </w:pPr>
            <w:r>
              <w:t>Te Matai</w:t>
            </w:r>
          </w:p>
        </w:tc>
      </w:tr>
      <w:tr w:rsidR="00174C4D" w14:paraId="0BE919E4" w14:textId="77777777">
        <w:trPr>
          <w:trHeight w:val="450"/>
        </w:trPr>
        <w:tc>
          <w:tcPr>
            <w:tcW w:w="794" w:type="dxa"/>
            <w:tcBorders>
              <w:top w:val="nil"/>
              <w:left w:val="nil"/>
              <w:bottom w:val="nil"/>
              <w:right w:val="nil"/>
            </w:tcBorders>
          </w:tcPr>
          <w:p w14:paraId="0BE919E0"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E1"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9E2"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9E3" w14:textId="77777777" w:rsidR="00174C4D" w:rsidRDefault="008F760C">
            <w:pPr>
              <w:spacing w:after="0" w:line="259" w:lineRule="auto"/>
              <w:ind w:left="0" w:firstLine="0"/>
              <w:jc w:val="left"/>
            </w:pPr>
            <w:r>
              <w:t>Oamaru</w:t>
            </w:r>
          </w:p>
        </w:tc>
      </w:tr>
      <w:tr w:rsidR="00174C4D" w14:paraId="0BE919E9" w14:textId="77777777">
        <w:trPr>
          <w:trHeight w:val="450"/>
        </w:trPr>
        <w:tc>
          <w:tcPr>
            <w:tcW w:w="794" w:type="dxa"/>
            <w:tcBorders>
              <w:top w:val="nil"/>
              <w:left w:val="nil"/>
              <w:bottom w:val="nil"/>
              <w:right w:val="nil"/>
            </w:tcBorders>
            <w:vAlign w:val="bottom"/>
          </w:tcPr>
          <w:p w14:paraId="0BE919E5" w14:textId="77777777" w:rsidR="00174C4D" w:rsidRDefault="008F760C">
            <w:pPr>
              <w:spacing w:after="0" w:line="259" w:lineRule="auto"/>
              <w:ind w:left="0" w:firstLine="0"/>
              <w:jc w:val="left"/>
            </w:pPr>
            <w:r>
              <w:rPr>
                <w:b/>
              </w:rPr>
              <w:t xml:space="preserve">EM  </w:t>
            </w:r>
            <w:r>
              <w:t xml:space="preserve"> </w:t>
            </w:r>
          </w:p>
        </w:tc>
        <w:tc>
          <w:tcPr>
            <w:tcW w:w="2608" w:type="dxa"/>
            <w:tcBorders>
              <w:top w:val="nil"/>
              <w:left w:val="nil"/>
              <w:bottom w:val="nil"/>
              <w:right w:val="nil"/>
            </w:tcBorders>
            <w:vAlign w:val="bottom"/>
          </w:tcPr>
          <w:p w14:paraId="0BE919E6" w14:textId="77777777" w:rsidR="00174C4D" w:rsidRDefault="008F760C">
            <w:pPr>
              <w:spacing w:after="0" w:line="259" w:lineRule="auto"/>
              <w:ind w:left="0" w:firstLine="0"/>
              <w:jc w:val="left"/>
            </w:pPr>
            <w:r>
              <w:t xml:space="preserve">Mafic </w:t>
            </w:r>
          </w:p>
        </w:tc>
        <w:tc>
          <w:tcPr>
            <w:tcW w:w="2834" w:type="dxa"/>
            <w:tcBorders>
              <w:top w:val="nil"/>
              <w:left w:val="nil"/>
              <w:bottom w:val="nil"/>
              <w:right w:val="nil"/>
            </w:tcBorders>
            <w:vAlign w:val="bottom"/>
          </w:tcPr>
          <w:p w14:paraId="0BE919E7" w14:textId="77777777" w:rsidR="00174C4D" w:rsidRDefault="008F760C">
            <w:pPr>
              <w:spacing w:after="0" w:line="259" w:lineRule="auto"/>
              <w:ind w:left="0" w:firstLine="0"/>
              <w:jc w:val="left"/>
            </w:pPr>
            <w:proofErr w:type="spellStart"/>
            <w:r>
              <w:t>Magnesic</w:t>
            </w:r>
            <w:proofErr w:type="spellEnd"/>
            <w:r>
              <w:t xml:space="preserve"> </w:t>
            </w:r>
          </w:p>
        </w:tc>
        <w:tc>
          <w:tcPr>
            <w:tcW w:w="2268" w:type="dxa"/>
            <w:tcBorders>
              <w:top w:val="nil"/>
              <w:left w:val="nil"/>
              <w:bottom w:val="nil"/>
              <w:right w:val="nil"/>
            </w:tcBorders>
            <w:vAlign w:val="bottom"/>
          </w:tcPr>
          <w:p w14:paraId="0BE919E8" w14:textId="77777777" w:rsidR="00174C4D" w:rsidRDefault="008F760C">
            <w:pPr>
              <w:spacing w:after="0" w:line="259" w:lineRule="auto"/>
              <w:ind w:left="0" w:firstLine="0"/>
              <w:jc w:val="left"/>
            </w:pPr>
            <w:r>
              <w:t>Dun</w:t>
            </w:r>
          </w:p>
        </w:tc>
      </w:tr>
      <w:tr w:rsidR="00174C4D" w14:paraId="0BE919EE" w14:textId="77777777">
        <w:trPr>
          <w:trHeight w:val="300"/>
        </w:trPr>
        <w:tc>
          <w:tcPr>
            <w:tcW w:w="794" w:type="dxa"/>
            <w:tcBorders>
              <w:top w:val="nil"/>
              <w:left w:val="nil"/>
              <w:bottom w:val="nil"/>
              <w:right w:val="nil"/>
            </w:tcBorders>
          </w:tcPr>
          <w:p w14:paraId="0BE919EA"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9EB"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9EC" w14:textId="77777777" w:rsidR="00174C4D" w:rsidRDefault="008F760C" w:rsidP="00B85F1F">
            <w:pPr>
              <w:spacing w:after="0" w:line="259" w:lineRule="auto"/>
              <w:ind w:left="2" w:firstLine="0"/>
              <w:jc w:val="left"/>
            </w:pPr>
            <w:r>
              <w:t xml:space="preserve">Mottled  </w:t>
            </w:r>
          </w:p>
        </w:tc>
        <w:tc>
          <w:tcPr>
            <w:tcW w:w="2268" w:type="dxa"/>
            <w:tcBorders>
              <w:top w:val="nil"/>
              <w:left w:val="nil"/>
              <w:bottom w:val="nil"/>
              <w:right w:val="nil"/>
            </w:tcBorders>
          </w:tcPr>
          <w:p w14:paraId="0BE919ED" w14:textId="77777777" w:rsidR="00174C4D" w:rsidRDefault="008F760C" w:rsidP="00B85F1F">
            <w:pPr>
              <w:spacing w:after="0" w:line="259" w:lineRule="auto"/>
              <w:ind w:left="2" w:firstLine="0"/>
              <w:jc w:val="left"/>
            </w:pPr>
            <w:proofErr w:type="spellStart"/>
            <w:proofErr w:type="gramStart"/>
            <w:r>
              <w:t>pt.Awapuku</w:t>
            </w:r>
            <w:proofErr w:type="spellEnd"/>
            <w:proofErr w:type="gramEnd"/>
          </w:p>
        </w:tc>
      </w:tr>
      <w:tr w:rsidR="00174C4D" w14:paraId="0BE919F3" w14:textId="77777777">
        <w:trPr>
          <w:trHeight w:val="450"/>
        </w:trPr>
        <w:tc>
          <w:tcPr>
            <w:tcW w:w="794" w:type="dxa"/>
            <w:tcBorders>
              <w:top w:val="nil"/>
              <w:left w:val="nil"/>
              <w:bottom w:val="nil"/>
              <w:right w:val="nil"/>
            </w:tcBorders>
          </w:tcPr>
          <w:p w14:paraId="0BE919EF"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9F0"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9F1"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9F2" w14:textId="77777777" w:rsidR="00174C4D" w:rsidRDefault="008F760C">
            <w:pPr>
              <w:spacing w:after="0" w:line="259" w:lineRule="auto"/>
              <w:ind w:left="0" w:firstLine="0"/>
              <w:jc w:val="left"/>
            </w:pPr>
            <w:proofErr w:type="spellStart"/>
            <w:r>
              <w:t>Rapaki</w:t>
            </w:r>
            <w:proofErr w:type="spellEnd"/>
          </w:p>
        </w:tc>
      </w:tr>
      <w:tr w:rsidR="00174C4D" w14:paraId="0BE919F8" w14:textId="77777777">
        <w:trPr>
          <w:trHeight w:val="450"/>
        </w:trPr>
        <w:tc>
          <w:tcPr>
            <w:tcW w:w="794" w:type="dxa"/>
            <w:tcBorders>
              <w:top w:val="nil"/>
              <w:left w:val="nil"/>
              <w:bottom w:val="nil"/>
              <w:right w:val="nil"/>
            </w:tcBorders>
            <w:vAlign w:val="bottom"/>
          </w:tcPr>
          <w:p w14:paraId="0BE919F4" w14:textId="77777777" w:rsidR="00174C4D" w:rsidRDefault="008F760C">
            <w:pPr>
              <w:spacing w:after="0" w:line="259" w:lineRule="auto"/>
              <w:ind w:left="0" w:firstLine="0"/>
              <w:jc w:val="left"/>
            </w:pPr>
            <w:r>
              <w:rPr>
                <w:b/>
              </w:rPr>
              <w:t xml:space="preserve">EO  </w:t>
            </w:r>
            <w:r>
              <w:t xml:space="preserve"> </w:t>
            </w:r>
          </w:p>
        </w:tc>
        <w:tc>
          <w:tcPr>
            <w:tcW w:w="2608" w:type="dxa"/>
            <w:tcBorders>
              <w:top w:val="nil"/>
              <w:left w:val="nil"/>
              <w:bottom w:val="nil"/>
              <w:right w:val="nil"/>
            </w:tcBorders>
            <w:vAlign w:val="bottom"/>
          </w:tcPr>
          <w:p w14:paraId="0BE919F5" w14:textId="77777777" w:rsidR="00174C4D" w:rsidRDefault="008F760C">
            <w:pPr>
              <w:spacing w:after="0" w:line="259" w:lineRule="auto"/>
              <w:ind w:left="0" w:firstLine="0"/>
              <w:jc w:val="left"/>
            </w:pPr>
            <w:r>
              <w:t xml:space="preserve">Orthic </w:t>
            </w:r>
          </w:p>
        </w:tc>
        <w:tc>
          <w:tcPr>
            <w:tcW w:w="2834" w:type="dxa"/>
            <w:tcBorders>
              <w:top w:val="nil"/>
              <w:left w:val="nil"/>
              <w:bottom w:val="nil"/>
              <w:right w:val="nil"/>
            </w:tcBorders>
            <w:vAlign w:val="bottom"/>
          </w:tcPr>
          <w:p w14:paraId="0BE919F6" w14:textId="77777777" w:rsidR="00174C4D" w:rsidRDefault="008F760C">
            <w:pPr>
              <w:spacing w:after="0" w:line="259" w:lineRule="auto"/>
              <w:ind w:left="0" w:firstLine="0"/>
              <w:jc w:val="left"/>
            </w:pPr>
            <w:r>
              <w:t xml:space="preserve">Mottled-calcareous </w:t>
            </w:r>
          </w:p>
        </w:tc>
        <w:tc>
          <w:tcPr>
            <w:tcW w:w="2268" w:type="dxa"/>
            <w:tcBorders>
              <w:top w:val="nil"/>
              <w:left w:val="nil"/>
              <w:bottom w:val="nil"/>
              <w:right w:val="nil"/>
            </w:tcBorders>
            <w:vAlign w:val="bottom"/>
          </w:tcPr>
          <w:p w14:paraId="0BE919F7" w14:textId="77777777" w:rsidR="00174C4D" w:rsidRDefault="008F760C">
            <w:pPr>
              <w:spacing w:after="0" w:line="259" w:lineRule="auto"/>
              <w:ind w:left="0" w:firstLine="0"/>
              <w:jc w:val="left"/>
            </w:pPr>
            <w:r>
              <w:t xml:space="preserve">pt. </w:t>
            </w:r>
            <w:proofErr w:type="spellStart"/>
            <w:r>
              <w:t>Waikakahi</w:t>
            </w:r>
            <w:proofErr w:type="spellEnd"/>
          </w:p>
        </w:tc>
      </w:tr>
      <w:tr w:rsidR="00174C4D" w14:paraId="0BE919FD" w14:textId="77777777">
        <w:trPr>
          <w:trHeight w:val="300"/>
        </w:trPr>
        <w:tc>
          <w:tcPr>
            <w:tcW w:w="794" w:type="dxa"/>
            <w:tcBorders>
              <w:top w:val="nil"/>
              <w:left w:val="nil"/>
              <w:bottom w:val="nil"/>
              <w:right w:val="nil"/>
            </w:tcBorders>
          </w:tcPr>
          <w:p w14:paraId="0BE919F9"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9FA"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9FB" w14:textId="77777777" w:rsidR="00174C4D" w:rsidRDefault="008F760C" w:rsidP="00B85F1F">
            <w:pPr>
              <w:spacing w:after="0" w:line="259" w:lineRule="auto"/>
              <w:ind w:left="2" w:firstLine="0"/>
              <w:jc w:val="left"/>
            </w:pPr>
            <w:r>
              <w:t xml:space="preserve">Argillic-calcareous </w:t>
            </w:r>
          </w:p>
        </w:tc>
        <w:tc>
          <w:tcPr>
            <w:tcW w:w="2268" w:type="dxa"/>
            <w:tcBorders>
              <w:top w:val="nil"/>
              <w:left w:val="nil"/>
              <w:bottom w:val="nil"/>
              <w:right w:val="nil"/>
            </w:tcBorders>
          </w:tcPr>
          <w:p w14:paraId="0BE919FC" w14:textId="77777777" w:rsidR="00174C4D" w:rsidRDefault="008F760C" w:rsidP="00B85F1F">
            <w:pPr>
              <w:spacing w:after="0" w:line="259" w:lineRule="auto"/>
              <w:ind w:left="2" w:firstLine="0"/>
              <w:jc w:val="left"/>
            </w:pPr>
            <w:proofErr w:type="spellStart"/>
            <w:r>
              <w:t>Kauana</w:t>
            </w:r>
            <w:proofErr w:type="spellEnd"/>
          </w:p>
        </w:tc>
      </w:tr>
      <w:tr w:rsidR="00174C4D" w14:paraId="0BE91A02" w14:textId="77777777">
        <w:trPr>
          <w:trHeight w:val="300"/>
        </w:trPr>
        <w:tc>
          <w:tcPr>
            <w:tcW w:w="794" w:type="dxa"/>
            <w:tcBorders>
              <w:top w:val="nil"/>
              <w:left w:val="nil"/>
              <w:bottom w:val="nil"/>
              <w:right w:val="nil"/>
            </w:tcBorders>
          </w:tcPr>
          <w:p w14:paraId="0BE919FE"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9FF"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A00" w14:textId="77777777" w:rsidR="00174C4D" w:rsidRDefault="008F760C" w:rsidP="00B85F1F">
            <w:pPr>
              <w:spacing w:after="0" w:line="259" w:lineRule="auto"/>
              <w:ind w:left="2" w:firstLine="0"/>
              <w:jc w:val="left"/>
            </w:pPr>
            <w:r>
              <w:t xml:space="preserve">Pedal-calcareous </w:t>
            </w:r>
          </w:p>
        </w:tc>
        <w:tc>
          <w:tcPr>
            <w:tcW w:w="2268" w:type="dxa"/>
            <w:tcBorders>
              <w:top w:val="nil"/>
              <w:left w:val="nil"/>
              <w:bottom w:val="nil"/>
              <w:right w:val="nil"/>
            </w:tcBorders>
          </w:tcPr>
          <w:p w14:paraId="0BE91A01" w14:textId="77777777" w:rsidR="00174C4D" w:rsidRDefault="008F760C" w:rsidP="00B85F1F">
            <w:pPr>
              <w:spacing w:after="0" w:line="259" w:lineRule="auto"/>
              <w:ind w:left="2" w:firstLine="0"/>
              <w:jc w:val="left"/>
            </w:pPr>
            <w:r>
              <w:t xml:space="preserve">pt. </w:t>
            </w:r>
            <w:proofErr w:type="spellStart"/>
            <w:r>
              <w:t>Waikakahi</w:t>
            </w:r>
            <w:proofErr w:type="spellEnd"/>
          </w:p>
        </w:tc>
      </w:tr>
      <w:tr w:rsidR="00174C4D" w14:paraId="0BE91A07" w14:textId="77777777">
        <w:trPr>
          <w:trHeight w:val="300"/>
        </w:trPr>
        <w:tc>
          <w:tcPr>
            <w:tcW w:w="794" w:type="dxa"/>
            <w:tcBorders>
              <w:top w:val="nil"/>
              <w:left w:val="nil"/>
              <w:bottom w:val="nil"/>
              <w:right w:val="nil"/>
            </w:tcBorders>
          </w:tcPr>
          <w:p w14:paraId="0BE91A03" w14:textId="77777777" w:rsidR="00174C4D" w:rsidRDefault="008F760C" w:rsidP="00B85F1F">
            <w:pPr>
              <w:spacing w:after="0" w:line="259" w:lineRule="auto"/>
              <w:ind w:left="2" w:firstLine="0"/>
              <w:jc w:val="left"/>
            </w:pPr>
            <w:r>
              <w:lastRenderedPageBreak/>
              <w:t xml:space="preserve"> </w:t>
            </w:r>
          </w:p>
        </w:tc>
        <w:tc>
          <w:tcPr>
            <w:tcW w:w="2608" w:type="dxa"/>
            <w:tcBorders>
              <w:top w:val="nil"/>
              <w:left w:val="nil"/>
              <w:bottom w:val="nil"/>
              <w:right w:val="nil"/>
            </w:tcBorders>
          </w:tcPr>
          <w:p w14:paraId="0BE91A04"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A05" w14:textId="77777777" w:rsidR="00174C4D" w:rsidRDefault="008F760C" w:rsidP="00B85F1F">
            <w:pPr>
              <w:spacing w:after="0" w:line="259" w:lineRule="auto"/>
              <w:ind w:left="2" w:firstLine="0"/>
              <w:jc w:val="left"/>
            </w:pPr>
            <w:r>
              <w:t xml:space="preserve">Calcareous </w:t>
            </w:r>
          </w:p>
        </w:tc>
        <w:tc>
          <w:tcPr>
            <w:tcW w:w="2268" w:type="dxa"/>
            <w:tcBorders>
              <w:top w:val="nil"/>
              <w:left w:val="nil"/>
              <w:bottom w:val="nil"/>
              <w:right w:val="nil"/>
            </w:tcBorders>
          </w:tcPr>
          <w:p w14:paraId="0BE91A06" w14:textId="77777777" w:rsidR="00174C4D" w:rsidRDefault="008F760C" w:rsidP="00B85F1F">
            <w:pPr>
              <w:spacing w:after="0" w:line="259" w:lineRule="auto"/>
              <w:ind w:left="2" w:firstLine="0"/>
              <w:jc w:val="left"/>
            </w:pPr>
            <w:r>
              <w:t xml:space="preserve">pt. </w:t>
            </w:r>
            <w:proofErr w:type="spellStart"/>
            <w:r>
              <w:t>Pikikiruna</w:t>
            </w:r>
            <w:proofErr w:type="spellEnd"/>
          </w:p>
        </w:tc>
      </w:tr>
      <w:tr w:rsidR="00174C4D" w14:paraId="0BE91A0C" w14:textId="77777777">
        <w:trPr>
          <w:trHeight w:val="300"/>
        </w:trPr>
        <w:tc>
          <w:tcPr>
            <w:tcW w:w="794" w:type="dxa"/>
            <w:tcBorders>
              <w:top w:val="nil"/>
              <w:left w:val="nil"/>
              <w:bottom w:val="nil"/>
              <w:right w:val="nil"/>
            </w:tcBorders>
          </w:tcPr>
          <w:p w14:paraId="0BE91A08"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A09"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A0A" w14:textId="77777777" w:rsidR="00174C4D" w:rsidRDefault="008F760C" w:rsidP="00B85F1F">
            <w:pPr>
              <w:spacing w:after="0" w:line="259" w:lineRule="auto"/>
              <w:ind w:left="2" w:firstLine="0"/>
              <w:jc w:val="left"/>
            </w:pPr>
            <w:r>
              <w:t xml:space="preserve">Mottled-argillic </w:t>
            </w:r>
          </w:p>
        </w:tc>
        <w:tc>
          <w:tcPr>
            <w:tcW w:w="2268" w:type="dxa"/>
            <w:tcBorders>
              <w:top w:val="nil"/>
              <w:left w:val="nil"/>
              <w:bottom w:val="nil"/>
              <w:right w:val="nil"/>
            </w:tcBorders>
          </w:tcPr>
          <w:p w14:paraId="0BE91A0B" w14:textId="77777777" w:rsidR="00174C4D" w:rsidRDefault="008F760C" w:rsidP="00B85F1F">
            <w:pPr>
              <w:spacing w:after="0" w:line="259" w:lineRule="auto"/>
              <w:ind w:left="2" w:firstLine="0"/>
              <w:jc w:val="left"/>
            </w:pPr>
            <w:r>
              <w:t>-</w:t>
            </w:r>
          </w:p>
        </w:tc>
      </w:tr>
      <w:tr w:rsidR="00174C4D" w14:paraId="0BE91A11" w14:textId="77777777">
        <w:trPr>
          <w:trHeight w:val="300"/>
        </w:trPr>
        <w:tc>
          <w:tcPr>
            <w:tcW w:w="794" w:type="dxa"/>
            <w:tcBorders>
              <w:top w:val="nil"/>
              <w:left w:val="nil"/>
              <w:bottom w:val="nil"/>
              <w:right w:val="nil"/>
            </w:tcBorders>
          </w:tcPr>
          <w:p w14:paraId="0BE91A0D"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A0E"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A0F" w14:textId="77777777" w:rsidR="00174C4D" w:rsidRDefault="008F760C" w:rsidP="00B85F1F">
            <w:pPr>
              <w:spacing w:after="0" w:line="259" w:lineRule="auto"/>
              <w:ind w:left="2" w:firstLine="0"/>
              <w:jc w:val="left"/>
            </w:pPr>
            <w:r>
              <w:t xml:space="preserve">Mottled </w:t>
            </w:r>
          </w:p>
        </w:tc>
        <w:tc>
          <w:tcPr>
            <w:tcW w:w="2268" w:type="dxa"/>
            <w:tcBorders>
              <w:top w:val="nil"/>
              <w:left w:val="nil"/>
              <w:bottom w:val="nil"/>
              <w:right w:val="nil"/>
            </w:tcBorders>
          </w:tcPr>
          <w:p w14:paraId="0BE91A10" w14:textId="77777777" w:rsidR="00174C4D" w:rsidRDefault="008F760C" w:rsidP="00B85F1F">
            <w:pPr>
              <w:spacing w:after="0" w:line="259" w:lineRule="auto"/>
              <w:ind w:left="2" w:firstLine="0"/>
              <w:jc w:val="left"/>
            </w:pPr>
            <w:r>
              <w:t>-</w:t>
            </w:r>
          </w:p>
        </w:tc>
      </w:tr>
      <w:tr w:rsidR="00174C4D" w14:paraId="0BE91A16" w14:textId="77777777">
        <w:trPr>
          <w:trHeight w:val="300"/>
        </w:trPr>
        <w:tc>
          <w:tcPr>
            <w:tcW w:w="794" w:type="dxa"/>
            <w:tcBorders>
              <w:top w:val="nil"/>
              <w:left w:val="nil"/>
              <w:bottom w:val="nil"/>
              <w:right w:val="nil"/>
            </w:tcBorders>
          </w:tcPr>
          <w:p w14:paraId="0BE91A12" w14:textId="77777777" w:rsidR="00174C4D" w:rsidRDefault="008F760C" w:rsidP="00B85F1F">
            <w:pPr>
              <w:spacing w:after="0" w:line="259" w:lineRule="auto"/>
              <w:ind w:left="2" w:firstLine="0"/>
              <w:jc w:val="left"/>
            </w:pPr>
            <w:r>
              <w:t xml:space="preserve"> </w:t>
            </w:r>
          </w:p>
        </w:tc>
        <w:tc>
          <w:tcPr>
            <w:tcW w:w="2608" w:type="dxa"/>
            <w:tcBorders>
              <w:top w:val="nil"/>
              <w:left w:val="nil"/>
              <w:bottom w:val="nil"/>
              <w:right w:val="nil"/>
            </w:tcBorders>
          </w:tcPr>
          <w:p w14:paraId="0BE91A13" w14:textId="77777777" w:rsidR="00174C4D" w:rsidRDefault="00174C4D" w:rsidP="00B85F1F">
            <w:pPr>
              <w:spacing w:after="0" w:line="259" w:lineRule="auto"/>
              <w:ind w:left="2" w:firstLine="0"/>
              <w:jc w:val="left"/>
            </w:pPr>
          </w:p>
        </w:tc>
        <w:tc>
          <w:tcPr>
            <w:tcW w:w="2834" w:type="dxa"/>
            <w:tcBorders>
              <w:top w:val="nil"/>
              <w:left w:val="nil"/>
              <w:bottom w:val="nil"/>
              <w:right w:val="nil"/>
            </w:tcBorders>
          </w:tcPr>
          <w:p w14:paraId="0BE91A14" w14:textId="77777777" w:rsidR="00174C4D" w:rsidRDefault="008F760C" w:rsidP="00B85F1F">
            <w:pPr>
              <w:spacing w:after="0" w:line="259" w:lineRule="auto"/>
              <w:ind w:left="2" w:firstLine="0"/>
              <w:jc w:val="left"/>
            </w:pPr>
            <w:r>
              <w:t xml:space="preserve">Argillic </w:t>
            </w:r>
          </w:p>
        </w:tc>
        <w:tc>
          <w:tcPr>
            <w:tcW w:w="2268" w:type="dxa"/>
            <w:tcBorders>
              <w:top w:val="nil"/>
              <w:left w:val="nil"/>
              <w:bottom w:val="nil"/>
              <w:right w:val="nil"/>
            </w:tcBorders>
          </w:tcPr>
          <w:p w14:paraId="0BE91A15" w14:textId="77777777" w:rsidR="00174C4D" w:rsidRDefault="008F760C" w:rsidP="00B85F1F">
            <w:pPr>
              <w:spacing w:after="0" w:line="259" w:lineRule="auto"/>
              <w:ind w:left="2" w:firstLine="0"/>
              <w:jc w:val="left"/>
            </w:pPr>
            <w:proofErr w:type="spellStart"/>
            <w:r>
              <w:t>Kaihiku</w:t>
            </w:r>
            <w:proofErr w:type="spellEnd"/>
          </w:p>
        </w:tc>
      </w:tr>
      <w:tr w:rsidR="00174C4D" w14:paraId="0BE91A1B" w14:textId="77777777">
        <w:trPr>
          <w:trHeight w:val="585"/>
        </w:trPr>
        <w:tc>
          <w:tcPr>
            <w:tcW w:w="794" w:type="dxa"/>
            <w:tcBorders>
              <w:top w:val="nil"/>
              <w:left w:val="nil"/>
              <w:bottom w:val="single" w:sz="8" w:space="0" w:color="181717"/>
              <w:right w:val="nil"/>
            </w:tcBorders>
          </w:tcPr>
          <w:p w14:paraId="0BE91A17" w14:textId="77777777" w:rsidR="00174C4D" w:rsidRDefault="008F760C">
            <w:pPr>
              <w:spacing w:after="0" w:line="259" w:lineRule="auto"/>
              <w:ind w:left="0" w:firstLine="0"/>
              <w:jc w:val="left"/>
            </w:pPr>
            <w:r>
              <w:t xml:space="preserve"> </w:t>
            </w:r>
          </w:p>
        </w:tc>
        <w:tc>
          <w:tcPr>
            <w:tcW w:w="2608" w:type="dxa"/>
            <w:tcBorders>
              <w:top w:val="nil"/>
              <w:left w:val="nil"/>
              <w:bottom w:val="single" w:sz="8" w:space="0" w:color="181717"/>
              <w:right w:val="nil"/>
            </w:tcBorders>
          </w:tcPr>
          <w:p w14:paraId="0BE91A18" w14:textId="77777777" w:rsidR="00174C4D" w:rsidRDefault="00174C4D">
            <w:pPr>
              <w:spacing w:after="160" w:line="259" w:lineRule="auto"/>
              <w:ind w:left="0" w:firstLine="0"/>
              <w:jc w:val="left"/>
            </w:pPr>
          </w:p>
        </w:tc>
        <w:tc>
          <w:tcPr>
            <w:tcW w:w="2834" w:type="dxa"/>
            <w:tcBorders>
              <w:top w:val="nil"/>
              <w:left w:val="nil"/>
              <w:bottom w:val="single" w:sz="8" w:space="0" w:color="181717"/>
              <w:right w:val="nil"/>
            </w:tcBorders>
          </w:tcPr>
          <w:p w14:paraId="0BE91A19" w14:textId="77777777" w:rsidR="00174C4D" w:rsidRDefault="008F760C">
            <w:pPr>
              <w:spacing w:after="0" w:line="259" w:lineRule="auto"/>
              <w:ind w:left="0" w:firstLine="0"/>
              <w:jc w:val="left"/>
            </w:pPr>
            <w:r>
              <w:t xml:space="preserve">Typic </w:t>
            </w:r>
          </w:p>
        </w:tc>
        <w:tc>
          <w:tcPr>
            <w:tcW w:w="2268" w:type="dxa"/>
            <w:tcBorders>
              <w:top w:val="nil"/>
              <w:left w:val="nil"/>
              <w:bottom w:val="single" w:sz="8" w:space="0" w:color="181717"/>
              <w:right w:val="nil"/>
            </w:tcBorders>
          </w:tcPr>
          <w:p w14:paraId="0BE91A1A" w14:textId="77777777" w:rsidR="00174C4D" w:rsidRDefault="008F760C">
            <w:pPr>
              <w:spacing w:after="0" w:line="259" w:lineRule="auto"/>
              <w:ind w:left="0" w:firstLine="0"/>
              <w:jc w:val="left"/>
            </w:pPr>
            <w:r>
              <w:t>Bishopdale</w:t>
            </w:r>
          </w:p>
        </w:tc>
      </w:tr>
    </w:tbl>
    <w:p w14:paraId="0BE91A1C" w14:textId="77777777" w:rsidR="00174C4D" w:rsidRDefault="00B85F1F">
      <w:pPr>
        <w:pStyle w:val="Heading3"/>
        <w:spacing w:after="354"/>
        <w:ind w:left="-4" w:hanging="9"/>
        <w:jc w:val="left"/>
      </w:pPr>
      <w:r>
        <w:t>KEY</w:t>
      </w:r>
      <w:r w:rsidR="008F760C">
        <w:t xml:space="preserve"> </w:t>
      </w:r>
      <w:r>
        <w:t>TO</w:t>
      </w:r>
      <w:r w:rsidR="008F760C">
        <w:t xml:space="preserve"> </w:t>
      </w:r>
      <w:r>
        <w:t>GROUPS</w:t>
      </w:r>
      <w:r w:rsidR="008F760C">
        <w:t xml:space="preserve"> O</w:t>
      </w:r>
      <w:r>
        <w:t>F</w:t>
      </w:r>
      <w:r w:rsidR="008F760C">
        <w:t xml:space="preserve"> MELANIC SOILS</w:t>
      </w:r>
    </w:p>
    <w:p w14:paraId="0BE91A1D" w14:textId="77777777" w:rsidR="00174C4D" w:rsidRDefault="008F760C" w:rsidP="00B85F1F">
      <w:pPr>
        <w:spacing w:after="141" w:line="249" w:lineRule="auto"/>
        <w:ind w:left="567" w:right="55" w:hanging="581"/>
      </w:pPr>
      <w:r>
        <w:rPr>
          <w:b/>
        </w:rPr>
        <w:t>EV</w:t>
      </w:r>
      <w:r w:rsidR="00B85F1F">
        <w:rPr>
          <w:b/>
        </w:rPr>
        <w:tab/>
      </w:r>
      <w:r>
        <w:t xml:space="preserve">Melanic Soils that have </w:t>
      </w:r>
      <w:r>
        <w:rPr>
          <w:i/>
        </w:rPr>
        <w:t>both</w:t>
      </w:r>
    </w:p>
    <w:p w14:paraId="0BE91A1E" w14:textId="77777777" w:rsidR="00174C4D" w:rsidRDefault="008F760C" w:rsidP="00164344">
      <w:pPr>
        <w:numPr>
          <w:ilvl w:val="0"/>
          <w:numId w:val="80"/>
        </w:numPr>
        <w:spacing w:after="61" w:line="249" w:lineRule="auto"/>
        <w:ind w:right="55" w:hanging="568"/>
      </w:pPr>
      <w:r>
        <w:t>Either</w:t>
      </w:r>
    </w:p>
    <w:p w14:paraId="0BE91A1F" w14:textId="3BBEF361" w:rsidR="00174C4D" w:rsidRDefault="008F760C" w:rsidP="00164344">
      <w:pPr>
        <w:numPr>
          <w:ilvl w:val="1"/>
          <w:numId w:val="80"/>
        </w:numPr>
        <w:spacing w:after="44" w:line="249" w:lineRule="auto"/>
        <w:ind w:right="53" w:hanging="568"/>
      </w:pPr>
      <w:r>
        <w:t>cracks at least 4 mm wide in some part, either in the B horizon</w:t>
      </w:r>
      <w:del w:id="1508" w:author="Andre Eger [2]" w:date="2024-11-13T13:59:00Z" w16du:dateUtc="2024-11-13T00:59:00Z">
        <w:r w:rsidDel="0009697C">
          <w:delText xml:space="preserve"> and</w:delText>
        </w:r>
      </w:del>
      <w:r>
        <w:t xml:space="preserve"> infilled with A horizon material, or </w:t>
      </w:r>
      <w:del w:id="1509" w:author="Andre Eger [2]" w:date="2024-11-13T13:59:00Z" w16du:dateUtc="2024-11-13T00:59:00Z">
        <w:r w:rsidDel="0009697C">
          <w:delText>open</w:delText>
        </w:r>
      </w:del>
      <w:ins w:id="1510" w:author="Andre Eger [2]" w:date="2024-11-13T13:58:00Z" w16du:dateUtc="2024-11-13T00:58:00Z">
        <w:r w:rsidR="0009697C">
          <w:t xml:space="preserve"> extending</w:t>
        </w:r>
      </w:ins>
      <w:r>
        <w:t xml:space="preserve"> to a depth of 30 cm or more from the mineral soil surface, or</w:t>
      </w:r>
    </w:p>
    <w:p w14:paraId="0BE91A20" w14:textId="77777777" w:rsidR="00174C4D" w:rsidRDefault="008F760C" w:rsidP="00164344">
      <w:pPr>
        <w:numPr>
          <w:ilvl w:val="1"/>
          <w:numId w:val="80"/>
        </w:numPr>
        <w:spacing w:after="292" w:line="249" w:lineRule="auto"/>
        <w:ind w:right="53" w:hanging="568"/>
      </w:pPr>
      <w:r>
        <w:t xml:space="preserve">coefficient of linear extensibility of 0.09 or more </w:t>
      </w:r>
      <w:proofErr w:type="gramStart"/>
      <w:r>
        <w:t>with  moderate</w:t>
      </w:r>
      <w:proofErr w:type="gramEnd"/>
      <w:r>
        <w:t xml:space="preserve"> or strong blocky or prismatic </w:t>
      </w:r>
      <w:proofErr w:type="spellStart"/>
      <w:r>
        <w:t>pedality</w:t>
      </w:r>
      <w:proofErr w:type="spellEnd"/>
      <w:r>
        <w:t xml:space="preserve"> in the major part of the B horizon, </w:t>
      </w:r>
      <w:r>
        <w:rPr>
          <w:i/>
        </w:rPr>
        <w:t>and</w:t>
      </w:r>
    </w:p>
    <w:p w14:paraId="0BE91A21" w14:textId="77777777" w:rsidR="00174C4D" w:rsidRDefault="008F760C" w:rsidP="00164344">
      <w:pPr>
        <w:numPr>
          <w:ilvl w:val="0"/>
          <w:numId w:val="80"/>
        </w:numPr>
        <w:spacing w:after="101" w:line="249" w:lineRule="auto"/>
        <w:ind w:right="55" w:hanging="568"/>
      </w:pPr>
      <w:r>
        <w:t xml:space="preserve">No </w:t>
      </w:r>
      <w:r w:rsidRPr="005B6963">
        <w:rPr>
          <w:color w:val="2B579A"/>
          <w:u w:val="single"/>
          <w:shd w:val="clear" w:color="auto" w:fill="E6E6E6"/>
          <w:rPrChange w:id="1511" w:author="Thomas Caspari" w:date="2017-10-12T16:02:00Z">
            <w:rPr>
              <w:color w:val="2B579A"/>
              <w:shd w:val="clear" w:color="auto" w:fill="E6E6E6"/>
            </w:rPr>
          </w:rPrChange>
        </w:rPr>
        <w:t>redox segregations</w:t>
      </w:r>
      <w:r>
        <w:t xml:space="preserve"> within 30 cm of the mineral soil surface.</w:t>
      </w:r>
    </w:p>
    <w:p w14:paraId="0BE91A22" w14:textId="77777777" w:rsidR="00174C4D" w:rsidRDefault="008F760C">
      <w:pPr>
        <w:spacing w:after="445" w:line="265" w:lineRule="auto"/>
        <w:ind w:left="10" w:right="54" w:hanging="10"/>
        <w:jc w:val="right"/>
      </w:pPr>
      <w:r>
        <w:rPr>
          <w:b/>
        </w:rPr>
        <w:t>VE</w:t>
      </w:r>
      <w:r w:rsidR="00B85F1F">
        <w:rPr>
          <w:b/>
        </w:rPr>
        <w:t>RT</w:t>
      </w:r>
      <w:r>
        <w:rPr>
          <w:b/>
        </w:rPr>
        <w:t>IC MELANIC SOILS</w:t>
      </w:r>
    </w:p>
    <w:p w14:paraId="0BE91A23" w14:textId="6B1245B0" w:rsidR="00174C4D" w:rsidRDefault="008F760C" w:rsidP="00B85F1F">
      <w:pPr>
        <w:spacing w:after="140" w:line="249" w:lineRule="auto"/>
        <w:ind w:left="567" w:right="55" w:hanging="581"/>
      </w:pPr>
      <w:r>
        <w:rPr>
          <w:b/>
        </w:rPr>
        <w:t>E</w:t>
      </w:r>
      <w:r w:rsidR="00B85F1F">
        <w:rPr>
          <w:b/>
        </w:rPr>
        <w:t>P</w:t>
      </w:r>
      <w:r w:rsidR="00B85F1F">
        <w:rPr>
          <w:b/>
        </w:rPr>
        <w:tab/>
      </w:r>
      <w:r>
        <w:t xml:space="preserve">Other soils that have </w:t>
      </w:r>
      <w:del w:id="1512" w:author="Andre Eger" w:date="2024-10-17T14:40:00Z" w16du:dateUtc="2024-10-17T01:40:00Z">
        <w:r w:rsidDel="00451E4D">
          <w:rPr>
            <w:i/>
          </w:rPr>
          <w:delText>either</w:delText>
        </w:r>
      </w:del>
      <w:ins w:id="1513" w:author="Andre Eger" w:date="2024-10-17T14:40:00Z" w16du:dateUtc="2024-10-17T01:40:00Z">
        <w:r w:rsidR="00451E4D">
          <w:rPr>
            <w:i/>
          </w:rPr>
          <w:t>both</w:t>
        </w:r>
      </w:ins>
    </w:p>
    <w:p w14:paraId="0BE91A24" w14:textId="77777777" w:rsidR="00174C4D" w:rsidRDefault="008F760C" w:rsidP="00164344">
      <w:pPr>
        <w:numPr>
          <w:ilvl w:val="0"/>
          <w:numId w:val="81"/>
        </w:numPr>
        <w:spacing w:after="141" w:line="249" w:lineRule="auto"/>
        <w:ind w:right="53" w:hanging="568"/>
        <w:rPr>
          <w:i/>
          <w:iCs/>
        </w:rPr>
      </w:pPr>
      <w:r>
        <w:t xml:space="preserve">a </w:t>
      </w:r>
      <w:r w:rsidRPr="005B6963">
        <w:rPr>
          <w:color w:val="2B579A"/>
          <w:u w:val="single"/>
          <w:shd w:val="clear" w:color="auto" w:fill="E6E6E6"/>
          <w:rPrChange w:id="1514" w:author="Thomas Caspari" w:date="2017-10-12T16:02:00Z">
            <w:rPr>
              <w:color w:val="2B579A"/>
              <w:shd w:val="clear" w:color="auto" w:fill="E6E6E6"/>
            </w:rPr>
          </w:rPrChange>
        </w:rPr>
        <w:t>peaty topsoil</w:t>
      </w:r>
      <w:r>
        <w:t xml:space="preserve"> or a </w:t>
      </w:r>
      <w:proofErr w:type="spellStart"/>
      <w:r w:rsidRPr="005B6963">
        <w:rPr>
          <w:color w:val="2B579A"/>
          <w:u w:val="single"/>
          <w:shd w:val="clear" w:color="auto" w:fill="E6E6E6"/>
          <w:rPrChange w:id="1515" w:author="Thomas Caspari" w:date="2017-10-12T16:02:00Z">
            <w:rPr>
              <w:color w:val="2B579A"/>
              <w:shd w:val="clear" w:color="auto" w:fill="E6E6E6"/>
            </w:rPr>
          </w:rPrChange>
        </w:rPr>
        <w:t>gley</w:t>
      </w:r>
      <w:proofErr w:type="spellEnd"/>
      <w:r w:rsidRPr="005B6963">
        <w:rPr>
          <w:color w:val="2B579A"/>
          <w:u w:val="single"/>
          <w:shd w:val="clear" w:color="auto" w:fill="E6E6E6"/>
          <w:rPrChange w:id="1516" w:author="Thomas Caspari" w:date="2017-10-12T16:02:00Z">
            <w:rPr>
              <w:color w:val="2B579A"/>
              <w:shd w:val="clear" w:color="auto" w:fill="E6E6E6"/>
            </w:rPr>
          </w:rPrChange>
        </w:rPr>
        <w:t xml:space="preserve"> profile form</w:t>
      </w:r>
      <w:r>
        <w:t xml:space="preserve">, </w:t>
      </w:r>
      <w:r w:rsidRPr="4A47D6E8">
        <w:rPr>
          <w:i/>
          <w:iCs/>
        </w:rPr>
        <w:t>and</w:t>
      </w:r>
    </w:p>
    <w:p w14:paraId="0BE91A25" w14:textId="77777777" w:rsidR="00174C4D" w:rsidRDefault="008F760C" w:rsidP="00164344">
      <w:pPr>
        <w:numPr>
          <w:ilvl w:val="0"/>
          <w:numId w:val="81"/>
        </w:numPr>
        <w:spacing w:after="11" w:line="249" w:lineRule="auto"/>
        <w:ind w:right="53" w:hanging="568"/>
      </w:pPr>
      <w:r w:rsidRPr="005B6963">
        <w:rPr>
          <w:color w:val="2B579A"/>
          <w:u w:val="single"/>
          <w:shd w:val="clear" w:color="auto" w:fill="E6E6E6"/>
          <w:rPrChange w:id="1517" w:author="Thomas Caspari" w:date="2017-10-12T16:02:00Z">
            <w:rPr>
              <w:color w:val="2B579A"/>
              <w:shd w:val="clear" w:color="auto" w:fill="E6E6E6"/>
            </w:rPr>
          </w:rPrChange>
        </w:rPr>
        <w:t>perch-</w:t>
      </w:r>
      <w:proofErr w:type="spellStart"/>
      <w:r w:rsidRPr="005B6963">
        <w:rPr>
          <w:color w:val="2B579A"/>
          <w:u w:val="single"/>
          <w:shd w:val="clear" w:color="auto" w:fill="E6E6E6"/>
          <w:rPrChange w:id="1518" w:author="Thomas Caspari" w:date="2017-10-12T16:02:00Z">
            <w:rPr>
              <w:color w:val="2B579A"/>
              <w:shd w:val="clear" w:color="auto" w:fill="E6E6E6"/>
            </w:rPr>
          </w:rPrChange>
        </w:rPr>
        <w:t>gley</w:t>
      </w:r>
      <w:proofErr w:type="spellEnd"/>
      <w:r w:rsidRPr="005B6963">
        <w:rPr>
          <w:color w:val="2B579A"/>
          <w:u w:val="single"/>
          <w:shd w:val="clear" w:color="auto" w:fill="E6E6E6"/>
          <w:rPrChange w:id="1519" w:author="Thomas Caspari" w:date="2017-10-12T16:02:00Z">
            <w:rPr>
              <w:color w:val="2B579A"/>
              <w:shd w:val="clear" w:color="auto" w:fill="E6E6E6"/>
            </w:rPr>
          </w:rPrChange>
        </w:rPr>
        <w:t xml:space="preserve"> features</w:t>
      </w:r>
      <w:r>
        <w:t>.</w:t>
      </w:r>
    </w:p>
    <w:p w14:paraId="0BE91A26" w14:textId="77777777" w:rsidR="00174C4D" w:rsidRDefault="00B85F1F">
      <w:pPr>
        <w:spacing w:after="501" w:line="265" w:lineRule="auto"/>
        <w:ind w:left="10" w:right="54" w:hanging="10"/>
        <w:jc w:val="right"/>
      </w:pPr>
      <w:r>
        <w:rPr>
          <w:b/>
        </w:rPr>
        <w:t>P</w:t>
      </w:r>
      <w:r w:rsidR="008F760C">
        <w:rPr>
          <w:b/>
        </w:rPr>
        <w:t>E</w:t>
      </w:r>
      <w:r>
        <w:rPr>
          <w:b/>
        </w:rPr>
        <w:t>R</w:t>
      </w:r>
      <w:r w:rsidR="008F760C">
        <w:rPr>
          <w:b/>
        </w:rPr>
        <w:t>C</w:t>
      </w:r>
      <w:r>
        <w:rPr>
          <w:b/>
        </w:rPr>
        <w:t>H</w:t>
      </w:r>
      <w:r w:rsidR="008F760C">
        <w:rPr>
          <w:b/>
        </w:rPr>
        <w:t>-GLE</w:t>
      </w:r>
      <w:r>
        <w:rPr>
          <w:b/>
        </w:rPr>
        <w:t>Y</w:t>
      </w:r>
      <w:r w:rsidR="008F760C">
        <w:rPr>
          <w:b/>
        </w:rPr>
        <w:t xml:space="preserve"> MELANIC SOILS</w:t>
      </w:r>
    </w:p>
    <w:p w14:paraId="0BE91A27" w14:textId="4C803155" w:rsidR="00174C4D" w:rsidRDefault="008F760C">
      <w:pPr>
        <w:spacing w:after="0" w:line="249" w:lineRule="auto"/>
        <w:ind w:left="553" w:right="55" w:hanging="567"/>
      </w:pPr>
      <w:r>
        <w:rPr>
          <w:b/>
        </w:rPr>
        <w:t>E</w:t>
      </w:r>
      <w:r w:rsidR="00B85F1F">
        <w:rPr>
          <w:b/>
        </w:rPr>
        <w:t>R</w:t>
      </w:r>
      <w:r w:rsidR="00B85F1F">
        <w:rPr>
          <w:b/>
        </w:rPr>
        <w:tab/>
      </w:r>
      <w:r>
        <w:t xml:space="preserve">Other soils that have limestone or other calcareous material either in the form of a </w:t>
      </w:r>
      <w:r w:rsidRPr="005B6963">
        <w:rPr>
          <w:color w:val="2B579A"/>
          <w:u w:val="single"/>
          <w:shd w:val="clear" w:color="auto" w:fill="E6E6E6"/>
          <w:rPrChange w:id="1520" w:author="Thomas Caspari" w:date="2017-10-12T16:03:00Z">
            <w:rPr>
              <w:color w:val="2B579A"/>
              <w:shd w:val="clear" w:color="auto" w:fill="E6E6E6"/>
            </w:rPr>
          </w:rPrChange>
        </w:rPr>
        <w:t>lithic</w:t>
      </w:r>
      <w:r>
        <w:t xml:space="preserve"> or </w:t>
      </w:r>
      <w:proofErr w:type="spellStart"/>
      <w:r w:rsidRPr="005B6963">
        <w:rPr>
          <w:color w:val="2B579A"/>
          <w:u w:val="single"/>
          <w:shd w:val="clear" w:color="auto" w:fill="E6E6E6"/>
          <w:rPrChange w:id="1521" w:author="Thomas Caspari" w:date="2017-10-12T16:03:00Z">
            <w:rPr>
              <w:color w:val="2B579A"/>
              <w:shd w:val="clear" w:color="auto" w:fill="E6E6E6"/>
            </w:rPr>
          </w:rPrChange>
        </w:rPr>
        <w:t>paralithic</w:t>
      </w:r>
      <w:proofErr w:type="spellEnd"/>
      <w:r w:rsidRPr="005B6963">
        <w:rPr>
          <w:color w:val="2B579A"/>
          <w:u w:val="single"/>
          <w:shd w:val="clear" w:color="auto" w:fill="E6E6E6"/>
          <w:rPrChange w:id="1522" w:author="Thomas Caspari" w:date="2017-10-12T16:03:00Z">
            <w:rPr>
              <w:color w:val="2B579A"/>
              <w:shd w:val="clear" w:color="auto" w:fill="E6E6E6"/>
            </w:rPr>
          </w:rPrChange>
        </w:rPr>
        <w:t xml:space="preserve"> contact</w:t>
      </w:r>
      <w:r>
        <w:t xml:space="preserve">, or </w:t>
      </w:r>
      <w:del w:id="1523" w:author="Andre Eger [2]" w:date="2024-11-13T16:16:00Z" w16du:dateUtc="2024-11-13T03:16:00Z">
        <w:r w:rsidDel="00875117">
          <w:delText xml:space="preserve">as </w:delText>
        </w:r>
      </w:del>
      <w:ins w:id="1524" w:author="Andre Eger [2]" w:date="2024-11-13T16:16:00Z" w16du:dateUtc="2024-11-13T03:16:00Z">
        <w:r w:rsidR="00875117">
          <w:t xml:space="preserve">contain </w:t>
        </w:r>
      </w:ins>
      <w:ins w:id="1525" w:author="Andre Eger [2]" w:date="2024-11-13T16:17:00Z" w16du:dateUtc="2024-11-13T03:17:00Z">
        <w:r w:rsidR="00875117">
          <w:t xml:space="preserve">a high proportion of </w:t>
        </w:r>
      </w:ins>
      <w:ins w:id="1526" w:author="Andre Eger [2]" w:date="2024-11-13T16:16:00Z" w16du:dateUtc="2024-11-13T03:16:00Z">
        <w:r w:rsidR="00875117">
          <w:t xml:space="preserve">coarse rock fragments </w:t>
        </w:r>
      </w:ins>
      <w:del w:id="1527" w:author="Andre Eger [2]" w:date="2024-11-13T16:17:00Z" w16du:dateUtc="2024-11-13T03:17:00Z">
        <w:r w:rsidDel="00875117">
          <w:delText xml:space="preserve">an extremely gravelly layer </w:delText>
        </w:r>
      </w:del>
      <w:r>
        <w:t>(70% or more by volume) in the form of rock rubble, with an upper boundary at 60 cm or less and which continues to more than 90 cm from the mineral soil surface.</w:t>
      </w:r>
    </w:p>
    <w:p w14:paraId="0BE91A28" w14:textId="77777777" w:rsidR="00174C4D" w:rsidRDefault="00B85F1F">
      <w:pPr>
        <w:spacing w:after="501" w:line="265" w:lineRule="auto"/>
        <w:ind w:left="10" w:right="54" w:hanging="10"/>
        <w:jc w:val="right"/>
      </w:pPr>
      <w:r>
        <w:rPr>
          <w:b/>
        </w:rPr>
        <w:t>R</w:t>
      </w:r>
      <w:r w:rsidR="008F760C">
        <w:rPr>
          <w:b/>
        </w:rPr>
        <w:t>EN</w:t>
      </w:r>
      <w:r>
        <w:rPr>
          <w:b/>
        </w:rPr>
        <w:t>D</w:t>
      </w:r>
      <w:r w:rsidR="008F760C">
        <w:rPr>
          <w:b/>
        </w:rPr>
        <w:t>ZIC MELANIC SOILS</w:t>
      </w:r>
    </w:p>
    <w:p w14:paraId="0BE91A29" w14:textId="6A2203A4" w:rsidR="00174C4D" w:rsidRDefault="008F760C">
      <w:pPr>
        <w:spacing w:after="143" w:line="249" w:lineRule="auto"/>
        <w:ind w:left="553" w:right="55" w:hanging="567"/>
      </w:pPr>
      <w:r w:rsidRPr="66AE9BF6">
        <w:rPr>
          <w:b/>
          <w:bCs/>
        </w:rPr>
        <w:t>EM</w:t>
      </w:r>
      <w:r>
        <w:tab/>
        <w:t xml:space="preserve">Other soils that, in a </w:t>
      </w:r>
      <w:proofErr w:type="spellStart"/>
      <w:r>
        <w:t>subhorizon</w:t>
      </w:r>
      <w:proofErr w:type="spellEnd"/>
      <w:r>
        <w:t xml:space="preserve"> of the B</w:t>
      </w:r>
      <w:ins w:id="1528" w:author="Andre Eger" w:date="2023-08-21T22:26:00Z">
        <w:r w:rsidR="1D43738A">
          <w:t xml:space="preserve"> or BC</w:t>
        </w:r>
      </w:ins>
      <w:r>
        <w:t xml:space="preserve"> horizon at 60 cm from the mineral soil surface, or at the base of the B</w:t>
      </w:r>
      <w:ins w:id="1529" w:author="Andre Eger" w:date="2023-08-21T22:26:00Z">
        <w:r w:rsidR="22568417">
          <w:t xml:space="preserve"> or BC</w:t>
        </w:r>
      </w:ins>
      <w:r>
        <w:t xml:space="preserve"> if shallower, have</w:t>
      </w:r>
    </w:p>
    <w:p w14:paraId="0BE91A2A" w14:textId="77777777" w:rsidR="00174C4D" w:rsidRDefault="008F760C" w:rsidP="00164344">
      <w:pPr>
        <w:numPr>
          <w:ilvl w:val="0"/>
          <w:numId w:val="82"/>
        </w:numPr>
        <w:spacing w:after="141" w:line="249" w:lineRule="auto"/>
        <w:ind w:right="55" w:hanging="568"/>
      </w:pPr>
      <w:r>
        <w:t xml:space="preserve">matrix colour value 4 or less and chroma 3 or more, </w:t>
      </w:r>
      <w:r>
        <w:rPr>
          <w:i/>
        </w:rPr>
        <w:t>or</w:t>
      </w:r>
    </w:p>
    <w:p w14:paraId="0BE91A2B" w14:textId="7C615CBC" w:rsidR="00174C4D" w:rsidRDefault="008F760C" w:rsidP="00164344">
      <w:pPr>
        <w:numPr>
          <w:ilvl w:val="0"/>
          <w:numId w:val="82"/>
        </w:numPr>
        <w:spacing w:after="144" w:line="249" w:lineRule="auto"/>
        <w:ind w:right="55" w:hanging="568"/>
      </w:pPr>
      <w:r>
        <w:t xml:space="preserve">5% (by volume) or more </w:t>
      </w:r>
      <w:ins w:id="1530" w:author="Andre Eger [2]" w:date="2024-11-13T16:17:00Z" w16du:dateUtc="2024-11-13T03:17:00Z">
        <w:r w:rsidR="00875117">
          <w:t>coarse rock fragments</w:t>
        </w:r>
        <w:r w:rsidR="00875117" w:rsidDel="00875117">
          <w:t xml:space="preserve"> </w:t>
        </w:r>
      </w:ins>
      <w:del w:id="1531" w:author="Andre Eger [2]" w:date="2024-11-13T16:17:00Z" w16du:dateUtc="2024-11-13T03:17:00Z">
        <w:r w:rsidDel="00875117">
          <w:delText xml:space="preserve">gravel </w:delText>
        </w:r>
      </w:del>
      <w:r>
        <w:t xml:space="preserve">that consist mainly of mafic or ultramafic rocks (but not tuffaceous greywacke), </w:t>
      </w:r>
      <w:r>
        <w:rPr>
          <w:i/>
        </w:rPr>
        <w:t>or</w:t>
      </w:r>
    </w:p>
    <w:p w14:paraId="0BE91A2C" w14:textId="04E7D259" w:rsidR="00174C4D" w:rsidRDefault="008F760C" w:rsidP="00164344">
      <w:pPr>
        <w:numPr>
          <w:ilvl w:val="0"/>
          <w:numId w:val="82"/>
        </w:numPr>
        <w:spacing w:after="104" w:line="249" w:lineRule="auto"/>
        <w:ind w:right="55" w:hanging="568"/>
      </w:pPr>
      <w:r>
        <w:t xml:space="preserve">an exchangeable calcium/magnesium ratio of 0.2 or less and exchangeable magnesium of 1.5 </w:t>
      </w:r>
      <w:proofErr w:type="spellStart"/>
      <w:r>
        <w:t>cmol</w:t>
      </w:r>
      <w:ins w:id="1532" w:author="Andre Eger" w:date="2023-08-16T06:49:00Z">
        <w:r w:rsidR="1556D8A1">
          <w:t>c</w:t>
        </w:r>
      </w:ins>
      <w:proofErr w:type="spellEnd"/>
      <w:r>
        <w:t>/kg or more.</w:t>
      </w:r>
    </w:p>
    <w:p w14:paraId="0BE91A2D" w14:textId="77777777" w:rsidR="00174C4D" w:rsidRDefault="008F760C">
      <w:pPr>
        <w:spacing w:after="501" w:line="265" w:lineRule="auto"/>
        <w:ind w:left="10" w:right="54" w:hanging="10"/>
        <w:jc w:val="right"/>
      </w:pPr>
      <w:r>
        <w:rPr>
          <w:b/>
        </w:rPr>
        <w:lastRenderedPageBreak/>
        <w:t>MA</w:t>
      </w:r>
      <w:r w:rsidR="00B85F1F">
        <w:rPr>
          <w:b/>
        </w:rPr>
        <w:t>F</w:t>
      </w:r>
      <w:r>
        <w:rPr>
          <w:b/>
        </w:rPr>
        <w:t>IC MELANIC SOILS</w:t>
      </w:r>
    </w:p>
    <w:p w14:paraId="0BE91A2E" w14:textId="77777777" w:rsidR="00174C4D" w:rsidRDefault="008F760C">
      <w:pPr>
        <w:spacing w:after="11" w:line="249" w:lineRule="auto"/>
        <w:ind w:left="-5" w:right="55"/>
      </w:pPr>
      <w:r>
        <w:rPr>
          <w:b/>
        </w:rPr>
        <w:t>EO</w:t>
      </w:r>
      <w:r>
        <w:t xml:space="preserve"> Other soils.</w:t>
      </w:r>
    </w:p>
    <w:p w14:paraId="0BE91A2F" w14:textId="77777777" w:rsidR="00174C4D" w:rsidRDefault="008F760C">
      <w:pPr>
        <w:spacing w:after="276" w:line="265" w:lineRule="auto"/>
        <w:ind w:left="10" w:right="54" w:hanging="10"/>
        <w:jc w:val="right"/>
      </w:pPr>
      <w:r>
        <w:rPr>
          <w:b/>
        </w:rPr>
        <w:t>O</w:t>
      </w:r>
      <w:r w:rsidR="00B85F1F">
        <w:rPr>
          <w:b/>
        </w:rPr>
        <w:t>RTH</w:t>
      </w:r>
      <w:r>
        <w:rPr>
          <w:b/>
        </w:rPr>
        <w:t>IC MELANIC SOILS</w:t>
      </w:r>
    </w:p>
    <w:p w14:paraId="0BE91A30" w14:textId="77777777" w:rsidR="00174C4D" w:rsidRDefault="008F760C">
      <w:pPr>
        <w:pStyle w:val="Heading3"/>
        <w:spacing w:after="148"/>
        <w:ind w:left="-4" w:hanging="9"/>
        <w:jc w:val="left"/>
      </w:pPr>
      <w:r>
        <w:t>KE</w:t>
      </w:r>
      <w:r w:rsidR="00B85F1F">
        <w:t>Y</w:t>
      </w:r>
      <w:r>
        <w:t xml:space="preserve"> </w:t>
      </w:r>
      <w:r w:rsidR="00B85F1F">
        <w:t>T</w:t>
      </w:r>
      <w:r>
        <w:t xml:space="preserve">O </w:t>
      </w:r>
      <w:r w:rsidR="00B85F1F">
        <w:t>SUBGROUPS</w:t>
      </w:r>
      <w:r>
        <w:t xml:space="preserve"> O</w:t>
      </w:r>
      <w:r w:rsidR="00B85F1F">
        <w:t>F</w:t>
      </w:r>
      <w:r>
        <w:t xml:space="preserve"> MELANIC SOILS</w:t>
      </w:r>
    </w:p>
    <w:tbl>
      <w:tblPr>
        <w:tblStyle w:val="TableGrid1"/>
        <w:tblW w:w="8572" w:type="dxa"/>
        <w:tblInd w:w="0" w:type="dxa"/>
        <w:tblLook w:val="04A0" w:firstRow="1" w:lastRow="0" w:firstColumn="1" w:lastColumn="0" w:noHBand="0" w:noVBand="1"/>
      </w:tblPr>
      <w:tblGrid>
        <w:gridCol w:w="566"/>
        <w:gridCol w:w="8006"/>
      </w:tblGrid>
      <w:tr w:rsidR="00174C4D" w14:paraId="0BE91A32" w14:textId="77777777" w:rsidTr="60D45FE5">
        <w:trPr>
          <w:trHeight w:val="607"/>
        </w:trPr>
        <w:tc>
          <w:tcPr>
            <w:tcW w:w="8572" w:type="dxa"/>
            <w:gridSpan w:val="2"/>
            <w:tcBorders>
              <w:top w:val="nil"/>
              <w:left w:val="nil"/>
              <w:bottom w:val="nil"/>
              <w:right w:val="nil"/>
            </w:tcBorders>
          </w:tcPr>
          <w:p w14:paraId="0BE91A31" w14:textId="77777777" w:rsidR="00174C4D" w:rsidRDefault="008F760C" w:rsidP="00B85F1F">
            <w:pPr>
              <w:spacing w:after="0" w:line="259" w:lineRule="auto"/>
              <w:ind w:left="567" w:hanging="567"/>
              <w:jc w:val="left"/>
            </w:pPr>
            <w:r>
              <w:rPr>
                <w:b/>
              </w:rPr>
              <w:t>EV</w:t>
            </w:r>
            <w:r w:rsidR="00B85F1F">
              <w:rPr>
                <w:b/>
              </w:rPr>
              <w:t xml:space="preserve">   </w:t>
            </w:r>
            <w:r>
              <w:t>VERTIC MELANIC SOILS</w:t>
            </w:r>
          </w:p>
        </w:tc>
      </w:tr>
      <w:tr w:rsidR="00174C4D" w14:paraId="0BE91A3F" w14:textId="77777777" w:rsidTr="60D45FE5">
        <w:trPr>
          <w:trHeight w:val="7083"/>
        </w:trPr>
        <w:tc>
          <w:tcPr>
            <w:tcW w:w="566" w:type="dxa"/>
            <w:tcBorders>
              <w:top w:val="nil"/>
              <w:left w:val="nil"/>
              <w:bottom w:val="nil"/>
              <w:right w:val="nil"/>
            </w:tcBorders>
          </w:tcPr>
          <w:p w14:paraId="0BE91A33" w14:textId="77777777" w:rsidR="00174C4D" w:rsidRDefault="008F760C">
            <w:pPr>
              <w:spacing w:after="0" w:line="259" w:lineRule="auto"/>
              <w:ind w:left="0" w:firstLine="0"/>
              <w:jc w:val="left"/>
            </w:pPr>
            <w:r>
              <w:t xml:space="preserve"> </w:t>
            </w:r>
          </w:p>
        </w:tc>
        <w:tc>
          <w:tcPr>
            <w:tcW w:w="8006" w:type="dxa"/>
            <w:tcBorders>
              <w:top w:val="nil"/>
              <w:left w:val="nil"/>
              <w:bottom w:val="nil"/>
              <w:right w:val="nil"/>
            </w:tcBorders>
          </w:tcPr>
          <w:p w14:paraId="0BE91A34" w14:textId="77777777" w:rsidR="00174C4D" w:rsidRDefault="008F760C">
            <w:pPr>
              <w:spacing w:after="306" w:line="239" w:lineRule="auto"/>
              <w:ind w:left="1" w:right="68" w:firstLine="0"/>
            </w:pPr>
            <w:proofErr w:type="spellStart"/>
            <w:r>
              <w:t>Vertic</w:t>
            </w:r>
            <w:proofErr w:type="spellEnd"/>
            <w:r>
              <w:t xml:space="preserve"> Melanic Soils occur in clayey soil materials dominated by clay minerals with high capacity to shrink on drying and swell on rewetting.</w:t>
            </w:r>
          </w:p>
          <w:p w14:paraId="0BE91A35" w14:textId="77777777" w:rsidR="00174C4D" w:rsidRDefault="008F760C">
            <w:pPr>
              <w:spacing w:after="281" w:line="259" w:lineRule="auto"/>
              <w:ind w:left="0" w:firstLine="0"/>
              <w:jc w:val="left"/>
            </w:pPr>
            <w:r>
              <w:rPr>
                <w:b/>
              </w:rPr>
              <w:t>EVMC</w:t>
            </w:r>
            <w:r>
              <w:t xml:space="preserve"> </w:t>
            </w:r>
            <w:proofErr w:type="spellStart"/>
            <w:r>
              <w:t>Vertic</w:t>
            </w:r>
            <w:proofErr w:type="spellEnd"/>
            <w:r>
              <w:t xml:space="preserve"> melanic soils that have </w:t>
            </w:r>
            <w:r>
              <w:rPr>
                <w:i/>
              </w:rPr>
              <w:t>both</w:t>
            </w:r>
            <w:r>
              <w:t xml:space="preserve"> </w:t>
            </w:r>
          </w:p>
          <w:p w14:paraId="0BE91A36" w14:textId="77777777" w:rsidR="00174C4D" w:rsidRDefault="008F760C" w:rsidP="00164344">
            <w:pPr>
              <w:numPr>
                <w:ilvl w:val="0"/>
                <w:numId w:val="129"/>
              </w:numPr>
              <w:spacing w:after="306" w:line="239" w:lineRule="auto"/>
              <w:ind w:hanging="567"/>
              <w:jc w:val="left"/>
            </w:pPr>
            <w:r w:rsidRPr="005B6963">
              <w:rPr>
                <w:color w:val="2B579A"/>
                <w:u w:val="single"/>
                <w:shd w:val="clear" w:color="auto" w:fill="E6E6E6"/>
                <w:rPrChange w:id="1533" w:author="Thomas Caspari" w:date="2017-10-12T16:04:00Z">
                  <w:rPr>
                    <w:color w:val="2B579A"/>
                    <w:shd w:val="clear" w:color="auto" w:fill="E6E6E6"/>
                  </w:rPr>
                </w:rPrChange>
              </w:rPr>
              <w:t>redox segregations</w:t>
            </w:r>
            <w:r>
              <w:t xml:space="preserve"> within 60 cm of the mineral soil surface, </w:t>
            </w:r>
            <w:r>
              <w:rPr>
                <w:i/>
              </w:rPr>
              <w:t>and</w:t>
            </w:r>
            <w:r>
              <w:t xml:space="preserve"> </w:t>
            </w:r>
          </w:p>
          <w:p w14:paraId="0BE91A37" w14:textId="77777777" w:rsidR="00174C4D" w:rsidRDefault="008F760C" w:rsidP="00164344">
            <w:pPr>
              <w:numPr>
                <w:ilvl w:val="0"/>
                <w:numId w:val="129"/>
              </w:numPr>
              <w:spacing w:after="0" w:line="239" w:lineRule="auto"/>
              <w:ind w:hanging="567"/>
              <w:jc w:val="left"/>
            </w:pPr>
            <w:r>
              <w:t xml:space="preserve">a </w:t>
            </w:r>
            <w:r w:rsidRPr="005B6963">
              <w:rPr>
                <w:color w:val="2B579A"/>
                <w:u w:val="single"/>
                <w:shd w:val="clear" w:color="auto" w:fill="E6E6E6"/>
                <w:rPrChange w:id="1534" w:author="Thomas Caspari" w:date="2017-10-12T16:04:00Z">
                  <w:rPr>
                    <w:color w:val="2B579A"/>
                    <w:shd w:val="clear" w:color="auto" w:fill="E6E6E6"/>
                  </w:rPr>
                </w:rPrChange>
              </w:rPr>
              <w:t>calcareous horizon</w:t>
            </w:r>
            <w:r>
              <w:t xml:space="preserve"> within 90 cm of the mineral soil surface</w:t>
            </w:r>
          </w:p>
          <w:p w14:paraId="0BE91A38" w14:textId="77777777" w:rsidR="00174C4D" w:rsidRDefault="008F760C">
            <w:pPr>
              <w:spacing w:after="281" w:line="259" w:lineRule="auto"/>
              <w:ind w:left="0" w:right="68" w:firstLine="0"/>
              <w:jc w:val="right"/>
            </w:pPr>
            <w:r>
              <w:rPr>
                <w:b/>
              </w:rPr>
              <w:t>Mottled-calcareous Melanic Soils</w:t>
            </w:r>
          </w:p>
          <w:p w14:paraId="0BE91A39" w14:textId="77777777" w:rsidR="00174C4D" w:rsidRDefault="008F760C">
            <w:pPr>
              <w:spacing w:after="0" w:line="239" w:lineRule="auto"/>
              <w:ind w:left="851" w:hanging="851"/>
            </w:pPr>
            <w:r>
              <w:rPr>
                <w:b/>
              </w:rPr>
              <w:t>EVM</w:t>
            </w:r>
            <w:r>
              <w:t xml:space="preserve"> </w:t>
            </w:r>
            <w:r w:rsidR="00B85F1F">
              <w:t xml:space="preserve">  </w:t>
            </w:r>
            <w:r>
              <w:t xml:space="preserve">Other soils that have </w:t>
            </w:r>
            <w:r w:rsidRPr="0051582C">
              <w:rPr>
                <w:color w:val="2B579A"/>
                <w:u w:val="single"/>
                <w:shd w:val="clear" w:color="auto" w:fill="E6E6E6"/>
                <w:rPrChange w:id="1535" w:author="Thomas Caspari" w:date="2017-10-12T16:04:00Z">
                  <w:rPr>
                    <w:color w:val="2B579A"/>
                    <w:shd w:val="clear" w:color="auto" w:fill="E6E6E6"/>
                  </w:rPr>
                </w:rPrChange>
              </w:rPr>
              <w:t>redox segregations</w:t>
            </w:r>
            <w:r>
              <w:t xml:space="preserve"> within 60 cm of the mineral soil surface.</w:t>
            </w:r>
          </w:p>
          <w:p w14:paraId="0BE91A3A" w14:textId="77777777" w:rsidR="00174C4D" w:rsidRDefault="008F760C">
            <w:pPr>
              <w:spacing w:after="281" w:line="259" w:lineRule="auto"/>
              <w:ind w:left="0" w:right="68" w:firstLine="0"/>
              <w:jc w:val="right"/>
            </w:pPr>
            <w:r>
              <w:rPr>
                <w:b/>
              </w:rPr>
              <w:t xml:space="preserve">Mottled </w:t>
            </w:r>
            <w:proofErr w:type="spellStart"/>
            <w:r>
              <w:rPr>
                <w:b/>
              </w:rPr>
              <w:t>Vertic</w:t>
            </w:r>
            <w:proofErr w:type="spellEnd"/>
            <w:r>
              <w:rPr>
                <w:b/>
              </w:rPr>
              <w:t xml:space="preserve"> Melanic Soils</w:t>
            </w:r>
          </w:p>
          <w:p w14:paraId="0BE91A3B" w14:textId="77777777" w:rsidR="00174C4D" w:rsidRDefault="008F760C">
            <w:pPr>
              <w:spacing w:after="0" w:line="239" w:lineRule="auto"/>
              <w:ind w:left="851" w:hanging="851"/>
            </w:pPr>
            <w:r>
              <w:rPr>
                <w:b/>
              </w:rPr>
              <w:t>EVC</w:t>
            </w:r>
            <w:r>
              <w:t xml:space="preserve"> </w:t>
            </w:r>
            <w:r w:rsidR="00B85F1F">
              <w:t xml:space="preserve">  </w:t>
            </w:r>
            <w:r>
              <w:t xml:space="preserve">Other soils with a </w:t>
            </w:r>
            <w:r w:rsidRPr="0051582C">
              <w:rPr>
                <w:color w:val="2B579A"/>
                <w:u w:val="single"/>
                <w:shd w:val="clear" w:color="auto" w:fill="E6E6E6"/>
                <w:rPrChange w:id="1536" w:author="Thomas Caspari" w:date="2017-10-12T16:04:00Z">
                  <w:rPr>
                    <w:color w:val="2B579A"/>
                    <w:shd w:val="clear" w:color="auto" w:fill="E6E6E6"/>
                  </w:rPr>
                </w:rPrChange>
              </w:rPr>
              <w:t>calcareous horizon</w:t>
            </w:r>
            <w:r>
              <w:t xml:space="preserve"> within 90 cm of the mineral soil surface.</w:t>
            </w:r>
          </w:p>
          <w:p w14:paraId="0BE91A3C" w14:textId="77777777" w:rsidR="00174C4D" w:rsidRDefault="008F760C">
            <w:pPr>
              <w:spacing w:after="281" w:line="259" w:lineRule="auto"/>
              <w:ind w:left="0" w:right="68" w:firstLine="0"/>
              <w:jc w:val="right"/>
            </w:pPr>
            <w:r>
              <w:rPr>
                <w:b/>
              </w:rPr>
              <w:t xml:space="preserve">Calcareous </w:t>
            </w:r>
            <w:proofErr w:type="spellStart"/>
            <w:r>
              <w:rPr>
                <w:b/>
              </w:rPr>
              <w:t>Vertic</w:t>
            </w:r>
            <w:proofErr w:type="spellEnd"/>
            <w:r>
              <w:rPr>
                <w:b/>
              </w:rPr>
              <w:t xml:space="preserve"> Melanic Soils</w:t>
            </w:r>
          </w:p>
          <w:p w14:paraId="0BE91A3D" w14:textId="77777777" w:rsidR="00174C4D" w:rsidRDefault="008F760C">
            <w:pPr>
              <w:tabs>
                <w:tab w:val="center" w:pos="1507"/>
              </w:tabs>
              <w:spacing w:after="0" w:line="259" w:lineRule="auto"/>
              <w:ind w:left="0" w:firstLine="0"/>
              <w:jc w:val="left"/>
            </w:pPr>
            <w:r>
              <w:rPr>
                <w:b/>
              </w:rPr>
              <w:t>EV</w:t>
            </w:r>
            <w:r w:rsidR="00B85F1F">
              <w:rPr>
                <w:b/>
              </w:rPr>
              <w:t>T</w:t>
            </w:r>
            <w:r>
              <w:t xml:space="preserve"> </w:t>
            </w:r>
            <w:r>
              <w:tab/>
              <w:t>Other soils.</w:t>
            </w:r>
          </w:p>
          <w:p w14:paraId="0BE91A3E" w14:textId="77777777" w:rsidR="00174C4D" w:rsidRDefault="00B85F1F">
            <w:pPr>
              <w:spacing w:after="0" w:line="259" w:lineRule="auto"/>
              <w:ind w:left="0" w:right="68" w:firstLine="0"/>
              <w:jc w:val="right"/>
            </w:pPr>
            <w:r>
              <w:rPr>
                <w:b/>
              </w:rPr>
              <w:t>T</w:t>
            </w:r>
            <w:r w:rsidR="008F760C">
              <w:rPr>
                <w:b/>
              </w:rPr>
              <w:t xml:space="preserve">ypic </w:t>
            </w:r>
            <w:proofErr w:type="spellStart"/>
            <w:r w:rsidR="008F760C">
              <w:rPr>
                <w:b/>
              </w:rPr>
              <w:t>Vertic</w:t>
            </w:r>
            <w:proofErr w:type="spellEnd"/>
            <w:r w:rsidR="008F760C">
              <w:rPr>
                <w:b/>
              </w:rPr>
              <w:t xml:space="preserve"> Melanic Soils</w:t>
            </w:r>
          </w:p>
        </w:tc>
      </w:tr>
      <w:tr w:rsidR="00174C4D" w14:paraId="0BE91A42" w14:textId="77777777" w:rsidTr="60D45FE5">
        <w:trPr>
          <w:trHeight w:val="606"/>
        </w:trPr>
        <w:tc>
          <w:tcPr>
            <w:tcW w:w="566" w:type="dxa"/>
            <w:tcBorders>
              <w:top w:val="nil"/>
              <w:left w:val="nil"/>
              <w:bottom w:val="nil"/>
              <w:right w:val="nil"/>
            </w:tcBorders>
            <w:vAlign w:val="center"/>
          </w:tcPr>
          <w:p w14:paraId="0BE91A40" w14:textId="77777777" w:rsidR="00174C4D" w:rsidRDefault="008F760C" w:rsidP="00B85F1F">
            <w:pPr>
              <w:spacing w:after="0" w:line="259" w:lineRule="auto"/>
              <w:ind w:left="0" w:firstLine="0"/>
              <w:jc w:val="left"/>
            </w:pPr>
            <w:r>
              <w:rPr>
                <w:b/>
              </w:rPr>
              <w:t>E</w:t>
            </w:r>
            <w:r w:rsidR="00B85F1F">
              <w:rPr>
                <w:b/>
              </w:rPr>
              <w:t>P</w:t>
            </w:r>
            <w:r>
              <w:t xml:space="preserve"> </w:t>
            </w:r>
          </w:p>
        </w:tc>
        <w:tc>
          <w:tcPr>
            <w:tcW w:w="8006" w:type="dxa"/>
            <w:tcBorders>
              <w:top w:val="nil"/>
              <w:left w:val="nil"/>
              <w:bottom w:val="nil"/>
              <w:right w:val="nil"/>
            </w:tcBorders>
            <w:vAlign w:val="center"/>
          </w:tcPr>
          <w:p w14:paraId="0BE91A41" w14:textId="77777777" w:rsidR="00174C4D" w:rsidRDefault="008F760C">
            <w:pPr>
              <w:spacing w:after="0" w:line="259" w:lineRule="auto"/>
              <w:ind w:left="1" w:firstLine="0"/>
              <w:jc w:val="left"/>
            </w:pPr>
            <w:r>
              <w:t>PERCH-GLEY MELANIC SOILS</w:t>
            </w:r>
          </w:p>
        </w:tc>
      </w:tr>
      <w:tr w:rsidR="00174C4D" w14:paraId="0BE91A46" w14:textId="77777777" w:rsidTr="60D45FE5">
        <w:trPr>
          <w:trHeight w:val="1646"/>
        </w:trPr>
        <w:tc>
          <w:tcPr>
            <w:tcW w:w="566" w:type="dxa"/>
            <w:tcBorders>
              <w:top w:val="nil"/>
              <w:left w:val="nil"/>
              <w:bottom w:val="nil"/>
              <w:right w:val="nil"/>
            </w:tcBorders>
          </w:tcPr>
          <w:p w14:paraId="0BE91A43" w14:textId="77777777" w:rsidR="00174C4D" w:rsidRDefault="008F760C">
            <w:pPr>
              <w:spacing w:after="0" w:line="259" w:lineRule="auto"/>
              <w:ind w:left="0" w:firstLine="0"/>
              <w:jc w:val="left"/>
            </w:pPr>
            <w:r>
              <w:t xml:space="preserve"> </w:t>
            </w:r>
          </w:p>
        </w:tc>
        <w:tc>
          <w:tcPr>
            <w:tcW w:w="8006" w:type="dxa"/>
            <w:tcBorders>
              <w:top w:val="nil"/>
              <w:left w:val="nil"/>
              <w:bottom w:val="nil"/>
              <w:right w:val="nil"/>
            </w:tcBorders>
            <w:vAlign w:val="bottom"/>
          </w:tcPr>
          <w:p w14:paraId="0BE91A44" w14:textId="0FC859BE" w:rsidR="00174C4D" w:rsidRDefault="008F760C">
            <w:pPr>
              <w:spacing w:after="0" w:line="259" w:lineRule="auto"/>
              <w:ind w:left="1" w:right="67" w:firstLine="0"/>
            </w:pPr>
            <w:r>
              <w:t>Perch-</w:t>
            </w:r>
            <w:proofErr w:type="spellStart"/>
            <w:r>
              <w:t>gley</w:t>
            </w:r>
            <w:proofErr w:type="spellEnd"/>
            <w:r>
              <w:t xml:space="preserve"> Melanic Soils occur in sites that are periodically saturated (unless artificially drained). Wetness and associated reducing conditions are indicated by grey colours in horizons subjacent to the </w:t>
            </w:r>
            <w:proofErr w:type="gramStart"/>
            <w:r>
              <w:t>topsoil, and</w:t>
            </w:r>
            <w:proofErr w:type="gramEnd"/>
            <w:r>
              <w:t xml:space="preserve"> </w:t>
            </w:r>
            <w:ins w:id="1537" w:author="Kirstin Deuss" w:date="2024-11-12T01:10:00Z">
              <w:r w:rsidR="3A4B8B07">
                <w:t>are</w:t>
              </w:r>
            </w:ins>
            <w:del w:id="1538" w:author="Kirstin Deuss" w:date="2024-11-12T01:10:00Z">
              <w:r w:rsidDel="008F760C">
                <w:delText>is</w:delText>
              </w:r>
            </w:del>
            <w:r>
              <w:t xml:space="preserve"> caused by perching of water on a slowly permeable subsurface layer, although a groundwater-table may also be present.</w:t>
            </w:r>
          </w:p>
          <w:p w14:paraId="0BE91A45" w14:textId="77777777" w:rsidR="00B85F1F" w:rsidRDefault="00B85F1F">
            <w:pPr>
              <w:spacing w:after="0" w:line="259" w:lineRule="auto"/>
              <w:ind w:left="1" w:right="67" w:firstLine="0"/>
            </w:pPr>
          </w:p>
        </w:tc>
      </w:tr>
    </w:tbl>
    <w:p w14:paraId="0BE91A47" w14:textId="77777777" w:rsidR="00174C4D" w:rsidRDefault="008F760C" w:rsidP="00B85F1F">
      <w:pPr>
        <w:spacing w:after="140" w:line="249" w:lineRule="auto"/>
        <w:ind w:left="1418" w:hanging="851"/>
        <w:jc w:val="left"/>
      </w:pPr>
      <w:r>
        <w:rPr>
          <w:b/>
        </w:rPr>
        <w:t>E</w:t>
      </w:r>
      <w:r w:rsidR="00B85F1F">
        <w:rPr>
          <w:b/>
        </w:rPr>
        <w:t>P</w:t>
      </w:r>
      <w:r>
        <w:rPr>
          <w:b/>
        </w:rPr>
        <w:t>V</w:t>
      </w:r>
      <w:r>
        <w:t xml:space="preserve"> </w:t>
      </w:r>
      <w:r w:rsidR="00B85F1F">
        <w:tab/>
      </w:r>
      <w:r>
        <w:t>Perch-</w:t>
      </w:r>
      <w:proofErr w:type="spellStart"/>
      <w:r>
        <w:t>gley</w:t>
      </w:r>
      <w:proofErr w:type="spellEnd"/>
      <w:r>
        <w:t xml:space="preserve"> Melanic Soils that have </w:t>
      </w:r>
      <w:r>
        <w:rPr>
          <w:i/>
        </w:rPr>
        <w:t>either</w:t>
      </w:r>
    </w:p>
    <w:p w14:paraId="0BE91A48" w14:textId="34814B80" w:rsidR="00174C4D" w:rsidRDefault="008F760C" w:rsidP="00164344">
      <w:pPr>
        <w:numPr>
          <w:ilvl w:val="0"/>
          <w:numId w:val="83"/>
        </w:numPr>
        <w:spacing w:after="144" w:line="249" w:lineRule="auto"/>
        <w:ind w:right="55" w:hanging="566"/>
      </w:pPr>
      <w:r>
        <w:t xml:space="preserve">cracks at least 4 mm wide in some part, either in the B horizon </w:t>
      </w:r>
      <w:del w:id="1539" w:author="Andre Eger [2]" w:date="2024-11-13T14:00:00Z" w16du:dateUtc="2024-11-13T01:00:00Z">
        <w:r w:rsidDel="0009697C">
          <w:delText xml:space="preserve">and </w:delText>
        </w:r>
      </w:del>
      <w:r>
        <w:t xml:space="preserve">infilled with A horizon material, or </w:t>
      </w:r>
      <w:del w:id="1540" w:author="Andre Eger [2]" w:date="2024-11-13T14:00:00Z" w16du:dateUtc="2024-11-13T01:00:00Z">
        <w:r w:rsidDel="0009697C">
          <w:delText xml:space="preserve">open </w:delText>
        </w:r>
      </w:del>
      <w:ins w:id="1541" w:author="Andre Eger [2]" w:date="2024-11-13T14:00:00Z" w16du:dateUtc="2024-11-13T01:00:00Z">
        <w:r w:rsidR="0009697C">
          <w:lastRenderedPageBreak/>
          <w:t xml:space="preserve">extending </w:t>
        </w:r>
      </w:ins>
      <w:r>
        <w:t>to a depth of 30 cm or more</w:t>
      </w:r>
      <w:del w:id="1542" w:author="Kirstin Deuss" w:date="2024-11-12T01:13:00Z">
        <w:r w:rsidDel="008F760C">
          <w:delText>,</w:delText>
        </w:r>
      </w:del>
      <w:r>
        <w:t xml:space="preserve"> from the mineral soil surface, </w:t>
      </w:r>
      <w:r w:rsidRPr="37A79A9E">
        <w:rPr>
          <w:i/>
          <w:iCs/>
        </w:rPr>
        <w:t>or</w:t>
      </w:r>
    </w:p>
    <w:p w14:paraId="0BE91A49" w14:textId="7D026627" w:rsidR="00174C4D" w:rsidRDefault="008F760C" w:rsidP="00164344">
      <w:pPr>
        <w:numPr>
          <w:ilvl w:val="0"/>
          <w:numId w:val="83"/>
        </w:numPr>
        <w:spacing w:after="47" w:line="249" w:lineRule="auto"/>
        <w:ind w:right="55" w:hanging="566"/>
      </w:pPr>
      <w:r>
        <w:t xml:space="preserve">coefficient of linear </w:t>
      </w:r>
      <w:proofErr w:type="spellStart"/>
      <w:r>
        <w:t>expandibility</w:t>
      </w:r>
      <w:proofErr w:type="spellEnd"/>
      <w:r>
        <w:t xml:space="preserve"> of 0.09 or more</w:t>
      </w:r>
      <w:ins w:id="1543" w:author="Kirstin Deuss" w:date="2024-11-12T01:17:00Z">
        <w:r w:rsidR="052F578A">
          <w:t>,</w:t>
        </w:r>
      </w:ins>
      <w:r>
        <w:t xml:space="preserve"> with</w:t>
      </w:r>
      <w:ins w:id="1544" w:author="Kirstin Deuss" w:date="2024-11-12T01:17:00Z">
        <w:r w:rsidR="6B31D6B9">
          <w:t xml:space="preserve"> </w:t>
        </w:r>
        <w:proofErr w:type="spellStart"/>
        <w:r w:rsidR="6B31D6B9">
          <w:t>pedality</w:t>
        </w:r>
        <w:proofErr w:type="spellEnd"/>
        <w:r w:rsidR="6B31D6B9">
          <w:t xml:space="preserve"> that is</w:t>
        </w:r>
      </w:ins>
      <w:r>
        <w:t xml:space="preserve"> moderate or strong</w:t>
      </w:r>
      <w:ins w:id="1545" w:author="Kirstin Deuss" w:date="2024-11-12T01:17:00Z">
        <w:r w:rsidR="476B8A38">
          <w:t xml:space="preserve"> and</w:t>
        </w:r>
      </w:ins>
      <w:r>
        <w:t xml:space="preserve">, blocky or prismatic </w:t>
      </w:r>
      <w:del w:id="1546" w:author="Kirstin Deuss" w:date="2024-11-12T01:18:00Z">
        <w:r w:rsidDel="008F760C">
          <w:delText xml:space="preserve">pedality </w:delText>
        </w:r>
      </w:del>
      <w:r>
        <w:t xml:space="preserve">in </w:t>
      </w:r>
      <w:proofErr w:type="gramStart"/>
      <w:r>
        <w:t>the</w:t>
      </w:r>
      <w:proofErr w:type="gramEnd"/>
      <w:r>
        <w:t xml:space="preserve"> major part of the B horizon.</w:t>
      </w:r>
    </w:p>
    <w:p w14:paraId="0BE91A4C" w14:textId="0462382A" w:rsidR="00B85F1F" w:rsidRDefault="008F760C" w:rsidP="0009697C">
      <w:pPr>
        <w:spacing w:after="0" w:line="265" w:lineRule="auto"/>
        <w:ind w:left="10" w:right="54" w:hanging="10"/>
        <w:jc w:val="right"/>
        <w:rPr>
          <w:rFonts w:ascii="Calibri" w:eastAsia="Calibri" w:hAnsi="Calibri" w:cs="Calibri"/>
          <w:color w:val="000000"/>
          <w:sz w:val="22"/>
        </w:rPr>
      </w:pPr>
      <w:proofErr w:type="spellStart"/>
      <w:r>
        <w:rPr>
          <w:b/>
        </w:rPr>
        <w:t>Vertic</w:t>
      </w:r>
      <w:proofErr w:type="spellEnd"/>
      <w:r>
        <w:rPr>
          <w:b/>
        </w:rPr>
        <w:t xml:space="preserve"> </w:t>
      </w:r>
      <w:r w:rsidR="00B85F1F">
        <w:rPr>
          <w:b/>
        </w:rPr>
        <w:t>P</w:t>
      </w:r>
      <w:r>
        <w:rPr>
          <w:b/>
        </w:rPr>
        <w:t>erch-</w:t>
      </w:r>
      <w:proofErr w:type="spellStart"/>
      <w:r>
        <w:rPr>
          <w:b/>
        </w:rPr>
        <w:t>gley</w:t>
      </w:r>
      <w:proofErr w:type="spellEnd"/>
      <w:r>
        <w:rPr>
          <w:b/>
        </w:rPr>
        <w:t xml:space="preserve"> Melanic Soils</w:t>
      </w:r>
    </w:p>
    <w:p w14:paraId="0BE91A4D" w14:textId="77777777" w:rsidR="00174C4D" w:rsidRDefault="008F760C" w:rsidP="00B85F1F">
      <w:pPr>
        <w:tabs>
          <w:tab w:val="center" w:pos="3451"/>
        </w:tabs>
        <w:spacing w:after="43" w:line="249" w:lineRule="auto"/>
        <w:ind w:left="1418" w:hanging="851"/>
        <w:jc w:val="left"/>
      </w:pPr>
      <w:r>
        <w:rPr>
          <w:b/>
        </w:rPr>
        <w:t>E</w:t>
      </w:r>
      <w:r w:rsidR="00B85F1F">
        <w:rPr>
          <w:b/>
        </w:rPr>
        <w:t>P</w:t>
      </w:r>
      <w:r>
        <w:rPr>
          <w:b/>
        </w:rPr>
        <w:t>J</w:t>
      </w:r>
      <w:r>
        <w:t xml:space="preserve"> </w:t>
      </w:r>
      <w:r>
        <w:tab/>
        <w:t xml:space="preserve">Other soils with an </w:t>
      </w:r>
      <w:r w:rsidRPr="0051582C">
        <w:rPr>
          <w:color w:val="2B579A"/>
          <w:u w:val="single"/>
          <w:shd w:val="clear" w:color="auto" w:fill="E6E6E6"/>
          <w:rPrChange w:id="1547" w:author="Thomas Caspari" w:date="2017-10-12T16:05:00Z">
            <w:rPr>
              <w:color w:val="2B579A"/>
              <w:shd w:val="clear" w:color="auto" w:fill="E6E6E6"/>
            </w:rPr>
          </w:rPrChange>
        </w:rPr>
        <w:t>argillic horizon</w:t>
      </w:r>
      <w:r>
        <w:t>.</w:t>
      </w:r>
    </w:p>
    <w:p w14:paraId="0BE91A4E" w14:textId="77777777" w:rsidR="00174C4D" w:rsidRDefault="008F760C">
      <w:pPr>
        <w:spacing w:after="276" w:line="265" w:lineRule="auto"/>
        <w:ind w:left="10" w:right="54" w:hanging="10"/>
        <w:jc w:val="right"/>
      </w:pPr>
      <w:r>
        <w:rPr>
          <w:b/>
        </w:rPr>
        <w:t xml:space="preserve">Argillic </w:t>
      </w:r>
      <w:r w:rsidR="00B85F1F">
        <w:rPr>
          <w:b/>
        </w:rPr>
        <w:t>P</w:t>
      </w:r>
      <w:r>
        <w:rPr>
          <w:b/>
        </w:rPr>
        <w:t>erch-</w:t>
      </w:r>
      <w:proofErr w:type="spellStart"/>
      <w:r>
        <w:rPr>
          <w:b/>
        </w:rPr>
        <w:t>gley</w:t>
      </w:r>
      <w:proofErr w:type="spellEnd"/>
      <w:r>
        <w:rPr>
          <w:b/>
        </w:rPr>
        <w:t xml:space="preserve"> Melanic Soils</w:t>
      </w:r>
    </w:p>
    <w:p w14:paraId="0BE91A4F" w14:textId="58593634" w:rsidR="00174C4D" w:rsidRDefault="5B3C88DD" w:rsidP="00B85F1F">
      <w:pPr>
        <w:spacing w:after="11" w:line="249" w:lineRule="auto"/>
        <w:ind w:left="1418" w:hanging="851"/>
        <w:jc w:val="left"/>
      </w:pPr>
      <w:r w:rsidRPr="2DFBA46F">
        <w:rPr>
          <w:b/>
          <w:bCs/>
        </w:rPr>
        <w:t>E</w:t>
      </w:r>
      <w:del w:id="1548" w:author="Andre Eger" w:date="2023-08-15T02:01:00Z">
        <w:r w:rsidR="008F760C" w:rsidRPr="2DFBA46F" w:rsidDel="5B3C88DD">
          <w:rPr>
            <w:b/>
            <w:bCs/>
          </w:rPr>
          <w:delText>pt</w:delText>
        </w:r>
      </w:del>
      <w:ins w:id="1549" w:author="Andre Eger" w:date="2023-08-15T02:01:00Z">
        <w:r w:rsidR="0F9F0FCC" w:rsidRPr="2DFBA46F">
          <w:rPr>
            <w:b/>
            <w:bCs/>
          </w:rPr>
          <w:t>PT</w:t>
        </w:r>
      </w:ins>
      <w:r>
        <w:t xml:space="preserve"> </w:t>
      </w:r>
      <w:r w:rsidR="008F760C">
        <w:tab/>
      </w:r>
      <w:r>
        <w:t>Other soils.</w:t>
      </w:r>
    </w:p>
    <w:p w14:paraId="0BE91A50" w14:textId="77777777" w:rsidR="00174C4D" w:rsidRDefault="00B85F1F">
      <w:pPr>
        <w:spacing w:after="276" w:line="265" w:lineRule="auto"/>
        <w:ind w:left="10" w:right="54" w:hanging="10"/>
        <w:jc w:val="right"/>
      </w:pPr>
      <w:r>
        <w:rPr>
          <w:b/>
        </w:rPr>
        <w:t>T</w:t>
      </w:r>
      <w:r w:rsidR="008F760C">
        <w:rPr>
          <w:b/>
        </w:rPr>
        <w:t xml:space="preserve">ypic </w:t>
      </w:r>
      <w:r>
        <w:rPr>
          <w:b/>
        </w:rPr>
        <w:t>P</w:t>
      </w:r>
      <w:r w:rsidR="008F760C">
        <w:rPr>
          <w:b/>
        </w:rPr>
        <w:t>erch-</w:t>
      </w:r>
      <w:proofErr w:type="spellStart"/>
      <w:r w:rsidR="008F760C">
        <w:rPr>
          <w:b/>
        </w:rPr>
        <w:t>gley</w:t>
      </w:r>
      <w:proofErr w:type="spellEnd"/>
      <w:r w:rsidR="008F760C">
        <w:rPr>
          <w:b/>
        </w:rPr>
        <w:t xml:space="preserve"> Melanic Soils</w:t>
      </w:r>
    </w:p>
    <w:p w14:paraId="0BE91A51" w14:textId="77777777" w:rsidR="00174C4D" w:rsidRDefault="008F760C" w:rsidP="00B85F1F">
      <w:pPr>
        <w:spacing w:after="292" w:line="249" w:lineRule="auto"/>
        <w:ind w:left="567" w:right="51" w:hanging="580"/>
      </w:pPr>
      <w:r>
        <w:rPr>
          <w:b/>
        </w:rPr>
        <w:t>E</w:t>
      </w:r>
      <w:r w:rsidR="00B85F1F">
        <w:rPr>
          <w:b/>
        </w:rPr>
        <w:t>R</w:t>
      </w:r>
      <w:r w:rsidR="00B85F1F">
        <w:rPr>
          <w:b/>
        </w:rPr>
        <w:tab/>
      </w:r>
      <w:r>
        <w:t>RENDZIC MELANIC SOILS</w:t>
      </w:r>
    </w:p>
    <w:p w14:paraId="0BE91A52" w14:textId="77777777" w:rsidR="00174C4D" w:rsidRDefault="008F760C">
      <w:pPr>
        <w:spacing w:after="292" w:line="249" w:lineRule="auto"/>
        <w:ind w:left="553" w:right="55" w:hanging="567"/>
      </w:pPr>
      <w:r>
        <w:t xml:space="preserve"> </w:t>
      </w:r>
      <w:r w:rsidR="00B85F1F">
        <w:tab/>
      </w:r>
      <w:proofErr w:type="spellStart"/>
      <w:r>
        <w:t>Rendzic</w:t>
      </w:r>
      <w:proofErr w:type="spellEnd"/>
      <w:r>
        <w:t xml:space="preserve"> Melanic Soils occur in soils in which limestone or calcareous sedimentary </w:t>
      </w:r>
      <w:proofErr w:type="gramStart"/>
      <w:r>
        <w:t>rocks</w:t>
      </w:r>
      <w:proofErr w:type="gramEnd"/>
      <w:r>
        <w:t xml:space="preserve"> or rock debris occur at shallow depths.</w:t>
      </w:r>
    </w:p>
    <w:p w14:paraId="0BE91A53" w14:textId="7C1B9AE0" w:rsidR="00B85F1F" w:rsidRDefault="5B3C88DD" w:rsidP="001869A5">
      <w:pPr>
        <w:spacing w:after="0" w:line="250" w:lineRule="auto"/>
        <w:ind w:left="1418" w:right="51" w:hanging="862"/>
        <w:jc w:val="left"/>
      </w:pPr>
      <w:r w:rsidRPr="2DFBA46F">
        <w:rPr>
          <w:b/>
          <w:bCs/>
        </w:rPr>
        <w:t>E</w:t>
      </w:r>
      <w:del w:id="1550" w:author="Andre Eger" w:date="2023-08-15T02:01:00Z">
        <w:r w:rsidR="008F760C" w:rsidRPr="2DFBA46F" w:rsidDel="5B3C88DD">
          <w:rPr>
            <w:b/>
            <w:bCs/>
          </w:rPr>
          <w:delText>r</w:delText>
        </w:r>
      </w:del>
      <w:ins w:id="1551" w:author="Andre Eger" w:date="2023-08-15T02:01:00Z">
        <w:r w:rsidR="453FE77A" w:rsidRPr="2DFBA46F">
          <w:rPr>
            <w:b/>
            <w:bCs/>
          </w:rPr>
          <w:t>R</w:t>
        </w:r>
      </w:ins>
      <w:r w:rsidRPr="2DFBA46F">
        <w:rPr>
          <w:b/>
          <w:bCs/>
        </w:rPr>
        <w:t>O</w:t>
      </w:r>
      <w:r>
        <w:t xml:space="preserve"> </w:t>
      </w:r>
      <w:r w:rsidR="008F760C">
        <w:tab/>
      </w:r>
      <w:proofErr w:type="spellStart"/>
      <w:r>
        <w:t>Rendzic</w:t>
      </w:r>
      <w:proofErr w:type="spellEnd"/>
      <w:r>
        <w:t xml:space="preserve"> Melanic Soils that have a </w:t>
      </w:r>
      <w:r w:rsidRPr="2DFBA46F">
        <w:rPr>
          <w:color w:val="2B579A"/>
          <w:u w:val="single"/>
          <w:shd w:val="clear" w:color="auto" w:fill="E6E6E6"/>
          <w:rPrChange w:id="1552" w:author="Thomas Caspari" w:date="2017-10-12T16:05:00Z">
            <w:rPr>
              <w:color w:val="2B579A"/>
              <w:shd w:val="clear" w:color="auto" w:fill="E6E6E6"/>
            </w:rPr>
          </w:rPrChange>
        </w:rPr>
        <w:t>peaty topsoil</w:t>
      </w:r>
      <w:r>
        <w:t xml:space="preserve">. </w:t>
      </w:r>
    </w:p>
    <w:p w14:paraId="0BE91A54" w14:textId="77777777" w:rsidR="00174C4D" w:rsidRDefault="00B85F1F" w:rsidP="00B85F1F">
      <w:pPr>
        <w:spacing w:after="286" w:line="250" w:lineRule="auto"/>
        <w:ind w:left="1418" w:right="53" w:hanging="861"/>
        <w:jc w:val="right"/>
      </w:pPr>
      <w:r>
        <w:rPr>
          <w:b/>
        </w:rPr>
        <w:t>P</w:t>
      </w:r>
      <w:r w:rsidR="008F760C">
        <w:rPr>
          <w:b/>
        </w:rPr>
        <w:t xml:space="preserve">eaty </w:t>
      </w:r>
      <w:proofErr w:type="spellStart"/>
      <w:r>
        <w:rPr>
          <w:b/>
        </w:rPr>
        <w:t>R</w:t>
      </w:r>
      <w:r w:rsidR="008F760C">
        <w:rPr>
          <w:b/>
        </w:rPr>
        <w:t>endzic</w:t>
      </w:r>
      <w:proofErr w:type="spellEnd"/>
      <w:r w:rsidR="008F760C">
        <w:rPr>
          <w:b/>
        </w:rPr>
        <w:t xml:space="preserve"> Melanic Soils</w:t>
      </w:r>
    </w:p>
    <w:p w14:paraId="0BE91A55" w14:textId="78AA8838" w:rsidR="00174C4D" w:rsidRDefault="5B3C88DD" w:rsidP="001869A5">
      <w:pPr>
        <w:spacing w:after="44" w:line="249" w:lineRule="auto"/>
        <w:ind w:left="1418" w:right="51" w:hanging="852"/>
      </w:pPr>
      <w:r w:rsidRPr="2DFBA46F">
        <w:rPr>
          <w:b/>
          <w:bCs/>
        </w:rPr>
        <w:t>E</w:t>
      </w:r>
      <w:del w:id="1553" w:author="Andre Eger" w:date="2023-08-15T02:01:00Z">
        <w:r w:rsidR="008F760C" w:rsidRPr="2DFBA46F" w:rsidDel="5B3C88DD">
          <w:rPr>
            <w:b/>
            <w:bCs/>
          </w:rPr>
          <w:delText>r</w:delText>
        </w:r>
      </w:del>
      <w:ins w:id="1554" w:author="Andre Eger" w:date="2023-08-15T02:01:00Z">
        <w:r w:rsidR="4F36DB0E" w:rsidRPr="2DFBA46F">
          <w:rPr>
            <w:b/>
            <w:bCs/>
          </w:rPr>
          <w:t>R</w:t>
        </w:r>
      </w:ins>
      <w:r w:rsidRPr="2DFBA46F">
        <w:rPr>
          <w:b/>
          <w:bCs/>
        </w:rPr>
        <w:t>M</w:t>
      </w:r>
      <w:r>
        <w:t xml:space="preserve"> </w:t>
      </w:r>
      <w:r w:rsidR="008F760C">
        <w:tab/>
      </w:r>
      <w:proofErr w:type="spellStart"/>
      <w:r>
        <w:t>Rendzic</w:t>
      </w:r>
      <w:proofErr w:type="spellEnd"/>
      <w:r>
        <w:t xml:space="preserve"> Melanic Soils that have a </w:t>
      </w:r>
      <w:r w:rsidRPr="2DFBA46F">
        <w:rPr>
          <w:color w:val="2B579A"/>
          <w:u w:val="single"/>
          <w:shd w:val="clear" w:color="auto" w:fill="E6E6E6"/>
          <w:rPrChange w:id="1555" w:author="Thomas Caspari" w:date="2017-10-12T16:05:00Z">
            <w:rPr>
              <w:color w:val="2B579A"/>
              <w:shd w:val="clear" w:color="auto" w:fill="E6E6E6"/>
            </w:rPr>
          </w:rPrChange>
        </w:rPr>
        <w:t>mottled profile form</w:t>
      </w:r>
    </w:p>
    <w:p w14:paraId="0BE91A56" w14:textId="77777777" w:rsidR="00174C4D" w:rsidRDefault="008F760C">
      <w:pPr>
        <w:spacing w:after="276" w:line="265" w:lineRule="auto"/>
        <w:ind w:left="10" w:right="54" w:hanging="10"/>
        <w:jc w:val="right"/>
      </w:pPr>
      <w:r>
        <w:rPr>
          <w:b/>
        </w:rPr>
        <w:t xml:space="preserve">Mottled </w:t>
      </w:r>
      <w:proofErr w:type="spellStart"/>
      <w:r w:rsidR="001869A5">
        <w:rPr>
          <w:b/>
        </w:rPr>
        <w:t>R</w:t>
      </w:r>
      <w:r>
        <w:rPr>
          <w:b/>
        </w:rPr>
        <w:t>endzic</w:t>
      </w:r>
      <w:proofErr w:type="spellEnd"/>
      <w:r>
        <w:rPr>
          <w:b/>
        </w:rPr>
        <w:t xml:space="preserve"> Melanic Soils</w:t>
      </w:r>
    </w:p>
    <w:p w14:paraId="0BE91A57" w14:textId="4E623B76" w:rsidR="00174C4D" w:rsidRDefault="5B3C88DD">
      <w:pPr>
        <w:spacing w:after="0" w:line="249" w:lineRule="auto"/>
        <w:ind w:left="1417" w:right="55" w:hanging="851"/>
      </w:pPr>
      <w:r w:rsidRPr="2DFBA46F">
        <w:rPr>
          <w:b/>
          <w:bCs/>
        </w:rPr>
        <w:t>E</w:t>
      </w:r>
      <w:del w:id="1556" w:author="Andre Eger" w:date="2023-08-15T02:01:00Z">
        <w:r w:rsidR="008F760C" w:rsidRPr="2DFBA46F" w:rsidDel="5B3C88DD">
          <w:rPr>
            <w:b/>
            <w:bCs/>
          </w:rPr>
          <w:delText>r</w:delText>
        </w:r>
      </w:del>
      <w:ins w:id="1557" w:author="Andre Eger" w:date="2023-08-15T02:01:00Z">
        <w:r w:rsidR="33320B6F" w:rsidRPr="2DFBA46F">
          <w:rPr>
            <w:b/>
            <w:bCs/>
          </w:rPr>
          <w:t>R</w:t>
        </w:r>
      </w:ins>
      <w:r w:rsidRPr="2DFBA46F">
        <w:rPr>
          <w:b/>
          <w:bCs/>
        </w:rPr>
        <w:t>W</w:t>
      </w:r>
      <w:r>
        <w:t xml:space="preserve"> </w:t>
      </w:r>
      <w:r w:rsidR="008F760C">
        <w:tab/>
      </w:r>
      <w:r>
        <w:t xml:space="preserve">Other soils that have a </w:t>
      </w:r>
      <w:r w:rsidRPr="2DFBA46F">
        <w:rPr>
          <w:color w:val="2B579A"/>
          <w:u w:val="single"/>
          <w:shd w:val="clear" w:color="auto" w:fill="E6E6E6"/>
          <w:rPrChange w:id="1558" w:author="Thomas Caspari" w:date="2017-10-12T16:05:00Z">
            <w:rPr>
              <w:color w:val="2B579A"/>
              <w:shd w:val="clear" w:color="auto" w:fill="E6E6E6"/>
            </w:rPr>
          </w:rPrChange>
        </w:rPr>
        <w:t>weathered-B</w:t>
      </w:r>
      <w:r>
        <w:t xml:space="preserve"> or </w:t>
      </w:r>
      <w:r w:rsidRPr="2DFBA46F">
        <w:rPr>
          <w:color w:val="2B579A"/>
          <w:u w:val="single"/>
          <w:shd w:val="clear" w:color="auto" w:fill="E6E6E6"/>
          <w:rPrChange w:id="1559" w:author="Thomas Caspari" w:date="2017-10-12T16:05:00Z">
            <w:rPr>
              <w:color w:val="2B579A"/>
              <w:shd w:val="clear" w:color="auto" w:fill="E6E6E6"/>
            </w:rPr>
          </w:rPrChange>
        </w:rPr>
        <w:t>cutanic horizon</w:t>
      </w:r>
      <w:r>
        <w:t xml:space="preserve"> 10 cm or more thick.</w:t>
      </w:r>
    </w:p>
    <w:p w14:paraId="0BE91A58" w14:textId="77777777" w:rsidR="00174C4D" w:rsidRDefault="008F760C">
      <w:pPr>
        <w:spacing w:after="276" w:line="265" w:lineRule="auto"/>
        <w:ind w:left="10" w:right="54" w:hanging="10"/>
        <w:jc w:val="right"/>
      </w:pPr>
      <w:r>
        <w:rPr>
          <w:b/>
        </w:rPr>
        <w:t xml:space="preserve">Weathered </w:t>
      </w:r>
      <w:proofErr w:type="spellStart"/>
      <w:r w:rsidR="001869A5">
        <w:rPr>
          <w:b/>
        </w:rPr>
        <w:t>R</w:t>
      </w:r>
      <w:r>
        <w:rPr>
          <w:b/>
        </w:rPr>
        <w:t>endzic</w:t>
      </w:r>
      <w:proofErr w:type="spellEnd"/>
      <w:r>
        <w:rPr>
          <w:b/>
        </w:rPr>
        <w:t xml:space="preserve"> Melanic Soils</w:t>
      </w:r>
    </w:p>
    <w:p w14:paraId="0BE91A59" w14:textId="2A89621F" w:rsidR="00174C4D" w:rsidRDefault="5B3C88DD" w:rsidP="001869A5">
      <w:pPr>
        <w:spacing w:after="11" w:line="249" w:lineRule="auto"/>
        <w:ind w:left="1418" w:hanging="851"/>
        <w:jc w:val="left"/>
      </w:pPr>
      <w:r w:rsidRPr="2DFBA46F">
        <w:rPr>
          <w:b/>
          <w:bCs/>
        </w:rPr>
        <w:t>E</w:t>
      </w:r>
      <w:del w:id="1560" w:author="Andre Eger" w:date="2023-08-15T02:01:00Z">
        <w:r w:rsidR="008F760C" w:rsidRPr="2DFBA46F" w:rsidDel="5B3C88DD">
          <w:rPr>
            <w:b/>
            <w:bCs/>
          </w:rPr>
          <w:delText>rt</w:delText>
        </w:r>
      </w:del>
      <w:ins w:id="1561" w:author="Andre Eger" w:date="2023-08-15T02:01:00Z">
        <w:r w:rsidR="6ADDA311" w:rsidRPr="2DFBA46F">
          <w:rPr>
            <w:b/>
            <w:bCs/>
          </w:rPr>
          <w:t>RT</w:t>
        </w:r>
      </w:ins>
      <w:r>
        <w:t xml:space="preserve"> </w:t>
      </w:r>
      <w:r w:rsidR="008F760C">
        <w:tab/>
      </w:r>
      <w:r>
        <w:t>Other soils.</w:t>
      </w:r>
    </w:p>
    <w:p w14:paraId="0BE91A5A" w14:textId="77777777" w:rsidR="00174C4D" w:rsidRDefault="001869A5">
      <w:pPr>
        <w:spacing w:after="729" w:line="265" w:lineRule="auto"/>
        <w:ind w:left="10" w:right="54" w:hanging="10"/>
        <w:jc w:val="right"/>
      </w:pPr>
      <w:r>
        <w:rPr>
          <w:b/>
        </w:rPr>
        <w:t>T</w:t>
      </w:r>
      <w:r w:rsidR="008F760C">
        <w:rPr>
          <w:b/>
        </w:rPr>
        <w:t xml:space="preserve">ypic </w:t>
      </w:r>
      <w:proofErr w:type="spellStart"/>
      <w:r>
        <w:rPr>
          <w:b/>
        </w:rPr>
        <w:t>R</w:t>
      </w:r>
      <w:r w:rsidR="008F760C">
        <w:rPr>
          <w:b/>
        </w:rPr>
        <w:t>endzic</w:t>
      </w:r>
      <w:proofErr w:type="spellEnd"/>
      <w:r w:rsidR="008F760C">
        <w:rPr>
          <w:b/>
        </w:rPr>
        <w:t xml:space="preserve"> Melanic Soils</w:t>
      </w:r>
    </w:p>
    <w:p w14:paraId="0BE91A5B" w14:textId="77777777" w:rsidR="00174C4D" w:rsidRDefault="008F760C" w:rsidP="001869A5">
      <w:pPr>
        <w:spacing w:after="292" w:line="249" w:lineRule="auto"/>
        <w:ind w:left="567" w:right="51" w:hanging="580"/>
      </w:pPr>
      <w:r>
        <w:rPr>
          <w:b/>
        </w:rPr>
        <w:t>EM</w:t>
      </w:r>
      <w:r>
        <w:t xml:space="preserve"> </w:t>
      </w:r>
      <w:r w:rsidR="001869A5">
        <w:tab/>
      </w:r>
      <w:r>
        <w:t>MAFIC MELANIC SOILS</w:t>
      </w:r>
    </w:p>
    <w:p w14:paraId="0BE91A5C" w14:textId="58B09E42" w:rsidR="00174C4D" w:rsidRDefault="008F760C">
      <w:pPr>
        <w:spacing w:after="295" w:line="249" w:lineRule="auto"/>
        <w:ind w:left="554" w:right="51" w:hanging="567"/>
      </w:pPr>
      <w:r>
        <w:t xml:space="preserve"> </w:t>
      </w:r>
      <w:r>
        <w:tab/>
      </w:r>
      <w:del w:id="1562" w:author="Andre Eger" w:date="2024-09-30T11:02:00Z" w16du:dateUtc="2024-09-29T22:02:00Z">
        <w:r w:rsidDel="00F51F3D">
          <w:delText>Mafic Melanic Soils occur in soil materials weathered from ultra</w:delText>
        </w:r>
      </w:del>
      <w:del w:id="1563" w:author="Andre Eger" w:date="2023-08-22T23:50:00Z">
        <w:r w:rsidDel="008F760C">
          <w:delText>basic</w:delText>
        </w:r>
      </w:del>
      <w:del w:id="1564" w:author="Andre Eger" w:date="2024-09-30T11:02:00Z" w16du:dateUtc="2024-09-29T22:02:00Z">
        <w:r w:rsidDel="00F51F3D">
          <w:delText xml:space="preserve">, </w:delText>
        </w:r>
      </w:del>
      <w:del w:id="1565" w:author="Andre Eger" w:date="2023-08-22T23:50:00Z">
        <w:r w:rsidDel="008F760C">
          <w:delText>basic</w:delText>
        </w:r>
      </w:del>
      <w:del w:id="1566" w:author="Andre Eger" w:date="2024-09-30T11:02:00Z" w16du:dateUtc="2024-09-29T22:02:00Z">
        <w:r w:rsidDel="00F51F3D">
          <w:delText xml:space="preserve"> or intermediate igneous rocks or tuffs. They have relatively high proportions of dark-coloured magnesium- and iron-rich (mafic) silicate minerals.</w:delText>
        </w:r>
      </w:del>
      <w:ins w:id="1567" w:author="Andre Eger" w:date="2024-09-30T11:02:00Z" w16du:dateUtc="2024-09-29T22:02:00Z">
        <w:r w:rsidR="00F51F3D">
          <w:t xml:space="preserve"> </w:t>
        </w:r>
        <w:r w:rsidR="00F51F3D" w:rsidRPr="00666E78">
          <w:rPr>
            <w:sz w:val="24"/>
            <w:szCs w:val="24"/>
          </w:rPr>
          <w:t xml:space="preserve">Mafic Melanic Soils occur in soil materials weathered from </w:t>
        </w:r>
        <w:r w:rsidR="00F51F3D">
          <w:rPr>
            <w:sz w:val="24"/>
            <w:szCs w:val="24"/>
          </w:rPr>
          <w:t xml:space="preserve">mafic and ultramafic </w:t>
        </w:r>
        <w:r w:rsidR="00F51F3D" w:rsidRPr="00666E78">
          <w:rPr>
            <w:sz w:val="24"/>
            <w:szCs w:val="24"/>
          </w:rPr>
          <w:t>rock</w:t>
        </w:r>
        <w:r w:rsidR="00F51F3D">
          <w:rPr>
            <w:sz w:val="24"/>
            <w:szCs w:val="24"/>
          </w:rPr>
          <w:t>s or tuffs (</w:t>
        </w:r>
        <w:r w:rsidR="00F51F3D" w:rsidRPr="007E0704">
          <w:rPr>
            <w:sz w:val="24"/>
            <w:szCs w:val="24"/>
          </w:rPr>
          <w:t>but not tuffaceous greywacke)</w:t>
        </w:r>
        <w:r w:rsidR="00F51F3D" w:rsidRPr="00666E78">
          <w:rPr>
            <w:sz w:val="24"/>
            <w:szCs w:val="24"/>
          </w:rPr>
          <w:t>. They have relatively high proportions of dark-coloured magnesium- and iron-rich silicate minerals.</w:t>
        </w:r>
      </w:ins>
    </w:p>
    <w:p w14:paraId="0BE91A5D" w14:textId="3A3D5BE4" w:rsidR="00174C4D" w:rsidRDefault="008F760C" w:rsidP="001869A5">
      <w:pPr>
        <w:spacing w:after="11" w:line="249" w:lineRule="auto"/>
        <w:ind w:left="1418" w:right="51" w:hanging="852"/>
      </w:pPr>
      <w:r w:rsidRPr="14DF3815">
        <w:rPr>
          <w:b/>
          <w:bCs/>
        </w:rPr>
        <w:t>EMG</w:t>
      </w:r>
      <w:r>
        <w:tab/>
        <w:t>Mafic Melanic Soils that have, in some part of the B</w:t>
      </w:r>
      <w:ins w:id="1568" w:author="Andre Eger" w:date="2023-08-21T22:27:00Z">
        <w:r w:rsidR="3E753313">
          <w:t xml:space="preserve"> or BC</w:t>
        </w:r>
      </w:ins>
      <w:r>
        <w:t xml:space="preserve"> horizon</w:t>
      </w:r>
      <w:ins w:id="1569" w:author="Kirstin Deuss" w:date="2024-11-12T01:19:00Z">
        <w:r w:rsidR="1287F8C9">
          <w:t>,</w:t>
        </w:r>
      </w:ins>
      <w:r>
        <w:t xml:space="preserve"> to </w:t>
      </w:r>
    </w:p>
    <w:p w14:paraId="0BE91A5E" w14:textId="77777777" w:rsidR="00174C4D" w:rsidRDefault="008F760C">
      <w:pPr>
        <w:spacing w:after="60" w:line="249" w:lineRule="auto"/>
        <w:ind w:left="1426" w:right="55"/>
      </w:pPr>
      <w:r>
        <w:t xml:space="preserve">60 cm from the mineral soil surface, </w:t>
      </w:r>
      <w:r>
        <w:rPr>
          <w:i/>
        </w:rPr>
        <w:t>either</w:t>
      </w:r>
    </w:p>
    <w:p w14:paraId="0BE91A5F" w14:textId="1D1DCE21" w:rsidR="00174C4D" w:rsidRDefault="008F760C" w:rsidP="00164344">
      <w:pPr>
        <w:numPr>
          <w:ilvl w:val="0"/>
          <w:numId w:val="84"/>
        </w:numPr>
        <w:spacing w:after="44" w:line="249" w:lineRule="auto"/>
        <w:ind w:right="53" w:hanging="566"/>
      </w:pPr>
      <w:r>
        <w:t xml:space="preserve">5% (by volume) or more </w:t>
      </w:r>
      <w:ins w:id="1570" w:author="Andre Eger [2]" w:date="2024-11-13T16:18:00Z" w16du:dateUtc="2024-11-13T03:18:00Z">
        <w:r w:rsidR="00875117">
          <w:t>coarse rock fragments</w:t>
        </w:r>
        <w:r w:rsidR="00875117" w:rsidDel="00875117">
          <w:t xml:space="preserve"> </w:t>
        </w:r>
      </w:ins>
      <w:del w:id="1571" w:author="Andre Eger [2]" w:date="2024-11-13T16:18:00Z" w16du:dateUtc="2024-11-13T03:18:00Z">
        <w:r w:rsidDel="00875117">
          <w:delText xml:space="preserve">gravel </w:delText>
        </w:r>
      </w:del>
      <w:r>
        <w:t xml:space="preserve">that consist mainly of ultramafic rocks, </w:t>
      </w:r>
      <w:r>
        <w:rPr>
          <w:i/>
        </w:rPr>
        <w:t>or</w:t>
      </w:r>
    </w:p>
    <w:p w14:paraId="0BE91A60" w14:textId="4FBDE58B" w:rsidR="00174C4D" w:rsidRDefault="008F760C" w:rsidP="00164344">
      <w:pPr>
        <w:numPr>
          <w:ilvl w:val="0"/>
          <w:numId w:val="84"/>
        </w:numPr>
        <w:spacing w:after="47" w:line="249" w:lineRule="auto"/>
        <w:ind w:right="53" w:hanging="566"/>
      </w:pPr>
      <w:r>
        <w:lastRenderedPageBreak/>
        <w:t>have an exchangeable calcium/magnesium</w:t>
      </w:r>
      <w:ins w:id="1572" w:author="Andre Eger" w:date="2024-09-30T11:02:00Z" w16du:dateUtc="2024-09-29T22:02:00Z">
        <w:r w:rsidR="00F51F3D">
          <w:t xml:space="preserve"> molar</w:t>
        </w:r>
      </w:ins>
      <w:r>
        <w:t xml:space="preserve"> ratio of 0.2 or less</w:t>
      </w:r>
      <w:ins w:id="1573" w:author="Kirstin Deuss" w:date="2024-11-12T01:20:00Z">
        <w:r w:rsidR="612FBAE7">
          <w:t>,</w:t>
        </w:r>
      </w:ins>
      <w:r>
        <w:t xml:space="preserve"> and exchangeable magnesium of 1.5 </w:t>
      </w:r>
      <w:proofErr w:type="spellStart"/>
      <w:r>
        <w:t>cmol</w:t>
      </w:r>
      <w:ins w:id="1574" w:author="Andre Eger" w:date="2023-08-16T06:49:00Z">
        <w:r w:rsidR="009EF989">
          <w:t>c</w:t>
        </w:r>
      </w:ins>
      <w:proofErr w:type="spellEnd"/>
      <w:r>
        <w:t>/kg or more.</w:t>
      </w:r>
    </w:p>
    <w:p w14:paraId="0BE91A61" w14:textId="00E397FB" w:rsidR="00174C4D" w:rsidRDefault="008F760C">
      <w:pPr>
        <w:spacing w:after="282" w:line="259" w:lineRule="auto"/>
        <w:ind w:left="10" w:right="51" w:hanging="10"/>
        <w:jc w:val="right"/>
        <w:rPr>
          <w:b/>
          <w:bCs/>
        </w:rPr>
      </w:pPr>
      <w:proofErr w:type="spellStart"/>
      <w:r w:rsidRPr="0E7E7137">
        <w:rPr>
          <w:b/>
          <w:bCs/>
        </w:rPr>
        <w:t>Magnesic</w:t>
      </w:r>
      <w:proofErr w:type="spellEnd"/>
      <w:r w:rsidRPr="0E7E7137">
        <w:rPr>
          <w:b/>
          <w:bCs/>
        </w:rPr>
        <w:t xml:space="preserve"> Mafic Melanic Soils</w:t>
      </w:r>
    </w:p>
    <w:p w14:paraId="0BE91A62" w14:textId="77777777" w:rsidR="00174C4D" w:rsidRDefault="008F760C" w:rsidP="001869A5">
      <w:pPr>
        <w:spacing w:after="44" w:line="249" w:lineRule="auto"/>
        <w:ind w:left="1418" w:right="51" w:hanging="852"/>
      </w:pPr>
      <w:r>
        <w:rPr>
          <w:b/>
        </w:rPr>
        <w:t>EMM</w:t>
      </w:r>
      <w:r>
        <w:t xml:space="preserve"> </w:t>
      </w:r>
      <w:r w:rsidR="001869A5">
        <w:tab/>
      </w:r>
      <w:r>
        <w:t xml:space="preserve">Other soils that have a </w:t>
      </w:r>
      <w:r w:rsidRPr="0051582C">
        <w:rPr>
          <w:color w:val="2B579A"/>
          <w:u w:val="single"/>
          <w:shd w:val="clear" w:color="auto" w:fill="E6E6E6"/>
          <w:rPrChange w:id="1575" w:author="Thomas Caspari" w:date="2017-10-12T16:06:00Z">
            <w:rPr>
              <w:color w:val="2B579A"/>
              <w:shd w:val="clear" w:color="auto" w:fill="E6E6E6"/>
            </w:rPr>
          </w:rPrChange>
        </w:rPr>
        <w:t>mottled profile form</w:t>
      </w:r>
      <w:r>
        <w:t>.</w:t>
      </w:r>
    </w:p>
    <w:p w14:paraId="0BE91A63" w14:textId="77777777" w:rsidR="00174C4D" w:rsidRDefault="008F760C">
      <w:pPr>
        <w:spacing w:after="282" w:line="259" w:lineRule="auto"/>
        <w:ind w:left="10" w:right="51" w:hanging="10"/>
        <w:jc w:val="right"/>
        <w:rPr>
          <w:ins w:id="1576" w:author="Andre Eger" w:date="2024-09-30T11:03:00Z" w16du:dateUtc="2024-09-29T22:03:00Z"/>
          <w:b/>
        </w:rPr>
      </w:pPr>
      <w:r>
        <w:rPr>
          <w:b/>
        </w:rPr>
        <w:t>Mottled Mafic Melanic Soils</w:t>
      </w:r>
    </w:p>
    <w:p w14:paraId="11440BEF" w14:textId="77777777" w:rsidR="00F51F3D" w:rsidRPr="00666E78" w:rsidRDefault="00F51F3D" w:rsidP="00F51F3D">
      <w:pPr>
        <w:spacing w:before="100" w:beforeAutospacing="1" w:after="100" w:afterAutospacing="1" w:line="240" w:lineRule="auto"/>
        <w:outlineLvl w:val="3"/>
        <w:rPr>
          <w:ins w:id="1577" w:author="Andre Eger" w:date="2024-09-30T11:03:00Z" w16du:dateUtc="2024-09-29T22:03:00Z"/>
          <w:b/>
          <w:bCs/>
          <w:sz w:val="24"/>
          <w:szCs w:val="24"/>
        </w:rPr>
      </w:pPr>
      <w:commentRangeStart w:id="1578"/>
      <w:commentRangeStart w:id="1579"/>
      <w:ins w:id="1580" w:author="Andre Eger" w:date="2024-09-30T11:03:00Z" w16du:dateUtc="2024-09-29T22:03:00Z">
        <w:r w:rsidRPr="00666E78">
          <w:rPr>
            <w:b/>
            <w:bCs/>
            <w:sz w:val="24"/>
            <w:szCs w:val="24"/>
          </w:rPr>
          <w:t>EM</w:t>
        </w:r>
        <w:r>
          <w:rPr>
            <w:b/>
            <w:bCs/>
            <w:sz w:val="24"/>
            <w:szCs w:val="24"/>
          </w:rPr>
          <w:t>L</w:t>
        </w:r>
      </w:ins>
    </w:p>
    <w:p w14:paraId="7A8A8133" w14:textId="1EAED7F6" w:rsidR="00F51F3D" w:rsidRPr="00DE220E" w:rsidRDefault="00F51F3D" w:rsidP="789A7280">
      <w:pPr>
        <w:spacing w:before="100" w:beforeAutospacing="1" w:after="100" w:afterAutospacing="1" w:line="240" w:lineRule="auto"/>
        <w:rPr>
          <w:ins w:id="1581" w:author="Andre Eger" w:date="2024-09-30T11:03:00Z" w16du:dateUtc="2024-09-29T22:03:00Z"/>
          <w:sz w:val="24"/>
          <w:szCs w:val="24"/>
        </w:rPr>
      </w:pPr>
      <w:ins w:id="1582" w:author="Andre Eger" w:date="2024-09-30T11:03:00Z">
        <w:r w:rsidRPr="789A7280">
          <w:rPr>
            <w:sz w:val="24"/>
            <w:szCs w:val="24"/>
          </w:rPr>
          <w:t xml:space="preserve">Other soils </w:t>
        </w:r>
      </w:ins>
      <w:del w:id="1583" w:author="Kirstin Deuss" w:date="2024-11-12T01:23:00Z">
        <w:r w:rsidRPr="789A7280" w:rsidDel="00F51F3D">
          <w:rPr>
            <w:sz w:val="24"/>
            <w:szCs w:val="24"/>
          </w:rPr>
          <w:delText xml:space="preserve">that </w:delText>
        </w:r>
      </w:del>
      <w:ins w:id="1584" w:author="Kirstin Deuss" w:date="2024-11-12T01:23:00Z">
        <w:r w:rsidR="1030D191" w:rsidRPr="789A7280">
          <w:rPr>
            <w:sz w:val="24"/>
            <w:szCs w:val="24"/>
          </w:rPr>
          <w:t xml:space="preserve">with either </w:t>
        </w:r>
      </w:ins>
      <w:del w:id="1585" w:author="Kirstin Deuss" w:date="2024-11-12T01:23:00Z">
        <w:r w:rsidRPr="789A7280" w:rsidDel="00F51F3D">
          <w:rPr>
            <w:sz w:val="24"/>
            <w:szCs w:val="24"/>
          </w:rPr>
          <w:delText xml:space="preserve">have </w:delText>
        </w:r>
      </w:del>
      <w:ins w:id="1586" w:author="Andre Eger" w:date="2024-09-30T11:03:00Z">
        <w:r w:rsidRPr="789A7280">
          <w:rPr>
            <w:sz w:val="24"/>
            <w:szCs w:val="24"/>
          </w:rPr>
          <w:t xml:space="preserve">P retention </w:t>
        </w:r>
      </w:ins>
      <w:ins w:id="1587" w:author="Kirstin Deuss" w:date="2024-11-12T01:23:00Z">
        <w:r w:rsidR="68FAD915" w:rsidRPr="789A7280">
          <w:rPr>
            <w:sz w:val="24"/>
            <w:szCs w:val="24"/>
          </w:rPr>
          <w:t xml:space="preserve">of </w:t>
        </w:r>
      </w:ins>
      <w:ins w:id="1588" w:author="Andre Eger" w:date="2024-09-30T11:03:00Z">
        <w:r w:rsidRPr="789A7280">
          <w:rPr>
            <w:sz w:val="24"/>
            <w:szCs w:val="24"/>
          </w:rPr>
          <w:t xml:space="preserve">85% or more, or </w:t>
        </w:r>
      </w:ins>
      <w:ins w:id="1589" w:author="Kirstin Deuss" w:date="2024-11-12T01:23:00Z">
        <w:r w:rsidR="48707763" w:rsidRPr="789A7280">
          <w:rPr>
            <w:sz w:val="24"/>
            <w:szCs w:val="24"/>
          </w:rPr>
          <w:t xml:space="preserve">a </w:t>
        </w:r>
      </w:ins>
      <w:ins w:id="1590" w:author="Andre Eger" w:date="2024-09-30T11:03:00Z">
        <w:r w:rsidRPr="789A7280">
          <w:rPr>
            <w:sz w:val="24"/>
            <w:szCs w:val="24"/>
          </w:rPr>
          <w:t>strong or very strong reactive-aluminium test, in some part of the B horizon</w:t>
        </w:r>
      </w:ins>
      <w:ins w:id="1591" w:author="Kirstin Deuss" w:date="2024-11-12T01:23:00Z">
        <w:r w:rsidR="1890A79D" w:rsidRPr="789A7280">
          <w:rPr>
            <w:sz w:val="24"/>
            <w:szCs w:val="24"/>
          </w:rPr>
          <w:t>, within</w:t>
        </w:r>
      </w:ins>
      <w:del w:id="1592" w:author="Kirstin Deuss" w:date="2024-11-12T01:23:00Z">
        <w:r w:rsidRPr="789A7280" w:rsidDel="00F51F3D">
          <w:rPr>
            <w:sz w:val="24"/>
            <w:szCs w:val="24"/>
          </w:rPr>
          <w:delText xml:space="preserve"> to</w:delText>
        </w:r>
      </w:del>
      <w:ins w:id="1593" w:author="Andre Eger" w:date="2024-09-30T11:03:00Z">
        <w:r w:rsidRPr="789A7280">
          <w:rPr>
            <w:sz w:val="24"/>
            <w:szCs w:val="24"/>
          </w:rPr>
          <w:t xml:space="preserve"> 90 cm </w:t>
        </w:r>
        <w:del w:id="1594" w:author="Kirstin Deuss" w:date="2024-11-12T01:23:00Z">
          <w:r w:rsidRPr="789A7280" w:rsidDel="00F51F3D">
            <w:rPr>
              <w:sz w:val="24"/>
              <w:szCs w:val="24"/>
            </w:rPr>
            <w:delText>or less from</w:delText>
          </w:r>
        </w:del>
      </w:ins>
      <w:ins w:id="1595" w:author="Kirstin Deuss" w:date="2024-11-12T01:23:00Z">
        <w:r w:rsidR="1A218BE7" w:rsidRPr="789A7280">
          <w:rPr>
            <w:sz w:val="24"/>
            <w:szCs w:val="24"/>
          </w:rPr>
          <w:t>of</w:t>
        </w:r>
      </w:ins>
      <w:ins w:id="1596" w:author="Andre Eger" w:date="2024-09-30T11:03:00Z">
        <w:r w:rsidRPr="789A7280">
          <w:rPr>
            <w:sz w:val="24"/>
            <w:szCs w:val="24"/>
          </w:rPr>
          <w:t xml:space="preserve"> the mineral soil surface.</w:t>
        </w:r>
      </w:ins>
    </w:p>
    <w:p w14:paraId="2E8B7644" w14:textId="77777777" w:rsidR="00F51F3D" w:rsidRPr="00666E78" w:rsidRDefault="00F51F3D" w:rsidP="00F51F3D">
      <w:pPr>
        <w:spacing w:before="100" w:beforeAutospacing="1" w:after="100" w:afterAutospacing="1" w:line="240" w:lineRule="auto"/>
        <w:jc w:val="right"/>
        <w:rPr>
          <w:ins w:id="1597" w:author="Andre Eger" w:date="2024-09-30T11:03:00Z" w16du:dateUtc="2024-09-29T22:03:00Z"/>
          <w:sz w:val="24"/>
          <w:szCs w:val="24"/>
        </w:rPr>
      </w:pPr>
      <w:proofErr w:type="spellStart"/>
      <w:ins w:id="1598" w:author="Andre Eger" w:date="2024-09-30T11:03:00Z" w16du:dateUtc="2024-09-29T22:03:00Z">
        <w:r w:rsidRPr="6BB7B2E7">
          <w:rPr>
            <w:b/>
            <w:bCs/>
            <w:sz w:val="24"/>
            <w:szCs w:val="24"/>
          </w:rPr>
          <w:t>Allophanic</w:t>
        </w:r>
        <w:proofErr w:type="spellEnd"/>
        <w:r w:rsidRPr="6BB7B2E7">
          <w:rPr>
            <w:b/>
            <w:bCs/>
            <w:sz w:val="24"/>
            <w:szCs w:val="24"/>
          </w:rPr>
          <w:t xml:space="preserve"> Mafic Melanic Soils</w:t>
        </w:r>
      </w:ins>
    </w:p>
    <w:p w14:paraId="3744E88B" w14:textId="77777777" w:rsidR="00F51F3D" w:rsidRPr="00666E78" w:rsidRDefault="00F51F3D" w:rsidP="00F51F3D">
      <w:pPr>
        <w:spacing w:before="100" w:beforeAutospacing="1" w:after="100" w:afterAutospacing="1" w:line="240" w:lineRule="auto"/>
        <w:outlineLvl w:val="3"/>
        <w:rPr>
          <w:ins w:id="1599" w:author="Andre Eger" w:date="2024-09-30T11:03:00Z" w16du:dateUtc="2024-09-29T22:03:00Z"/>
          <w:b/>
          <w:bCs/>
          <w:sz w:val="24"/>
          <w:szCs w:val="24"/>
        </w:rPr>
      </w:pPr>
      <w:ins w:id="1600" w:author="Andre Eger" w:date="2024-09-30T11:03:00Z" w16du:dateUtc="2024-09-29T22:03:00Z">
        <w:r w:rsidRPr="00666E78">
          <w:rPr>
            <w:b/>
            <w:bCs/>
            <w:sz w:val="24"/>
            <w:szCs w:val="24"/>
          </w:rPr>
          <w:t>EM</w:t>
        </w:r>
        <w:r>
          <w:rPr>
            <w:b/>
            <w:bCs/>
            <w:sz w:val="24"/>
            <w:szCs w:val="24"/>
          </w:rPr>
          <w:t>A</w:t>
        </w:r>
      </w:ins>
    </w:p>
    <w:p w14:paraId="6999EE2A" w14:textId="35BC8687" w:rsidR="00F51F3D" w:rsidRPr="00666E78" w:rsidRDefault="00F51F3D" w:rsidP="12DA3CBD">
      <w:pPr>
        <w:spacing w:before="100" w:beforeAutospacing="1" w:after="100" w:afterAutospacing="1" w:line="240" w:lineRule="auto"/>
        <w:rPr>
          <w:ins w:id="1601" w:author="Andre Eger" w:date="2024-09-30T11:03:00Z" w16du:dateUtc="2024-09-29T22:03:00Z"/>
          <w:sz w:val="24"/>
          <w:szCs w:val="24"/>
        </w:rPr>
      </w:pPr>
      <w:ins w:id="1602" w:author="Andre Eger" w:date="2024-09-30T11:03:00Z">
        <w:r w:rsidRPr="12DA3CBD">
          <w:rPr>
            <w:sz w:val="24"/>
            <w:szCs w:val="24"/>
          </w:rPr>
          <w:t>Other soils that have pH less than 5.5 in some part of the B horizon</w:t>
        </w:r>
      </w:ins>
      <w:ins w:id="1603" w:author="Kirstin Deuss" w:date="2024-11-12T01:25:00Z">
        <w:r w:rsidR="22748B90" w:rsidRPr="12DA3CBD">
          <w:rPr>
            <w:sz w:val="24"/>
            <w:szCs w:val="24"/>
          </w:rPr>
          <w:t>,</w:t>
        </w:r>
      </w:ins>
      <w:ins w:id="1604" w:author="Andre Eger" w:date="2024-09-30T11:03:00Z">
        <w:r w:rsidRPr="12DA3CBD">
          <w:rPr>
            <w:sz w:val="24"/>
            <w:szCs w:val="24"/>
          </w:rPr>
          <w:t xml:space="preserve"> </w:t>
        </w:r>
        <w:del w:id="1605" w:author="Kirstin Deuss" w:date="2024-11-12T01:25:00Z">
          <w:r w:rsidRPr="12DA3CBD" w:rsidDel="00F51F3D">
            <w:rPr>
              <w:sz w:val="24"/>
              <w:szCs w:val="24"/>
            </w:rPr>
            <w:delText>to</w:delText>
          </w:r>
        </w:del>
      </w:ins>
      <w:ins w:id="1606" w:author="Kirstin Deuss" w:date="2024-11-12T01:25:00Z">
        <w:r w:rsidR="23F1695C" w:rsidRPr="12DA3CBD">
          <w:rPr>
            <w:sz w:val="24"/>
            <w:szCs w:val="24"/>
          </w:rPr>
          <w:t>within</w:t>
        </w:r>
      </w:ins>
      <w:ins w:id="1607" w:author="Andre Eger" w:date="2024-09-30T11:03:00Z">
        <w:r w:rsidRPr="12DA3CBD">
          <w:rPr>
            <w:sz w:val="24"/>
            <w:szCs w:val="24"/>
          </w:rPr>
          <w:t xml:space="preserve"> 60 cm </w:t>
        </w:r>
        <w:del w:id="1608" w:author="Kirstin Deuss" w:date="2024-11-12T01:25:00Z">
          <w:r w:rsidRPr="12DA3CBD" w:rsidDel="00F51F3D">
            <w:rPr>
              <w:sz w:val="24"/>
              <w:szCs w:val="24"/>
            </w:rPr>
            <w:delText>or less from</w:delText>
          </w:r>
        </w:del>
      </w:ins>
      <w:ins w:id="1609" w:author="Kirstin Deuss" w:date="2024-11-12T01:25:00Z">
        <w:r w:rsidR="7A357938" w:rsidRPr="12DA3CBD">
          <w:rPr>
            <w:sz w:val="24"/>
            <w:szCs w:val="24"/>
          </w:rPr>
          <w:t>of</w:t>
        </w:r>
      </w:ins>
      <w:ins w:id="1610" w:author="Andre Eger" w:date="2024-09-30T11:03:00Z">
        <w:r w:rsidRPr="12DA3CBD">
          <w:rPr>
            <w:sz w:val="24"/>
            <w:szCs w:val="24"/>
          </w:rPr>
          <w:t xml:space="preserve"> the mineral soil surface.</w:t>
        </w:r>
      </w:ins>
    </w:p>
    <w:p w14:paraId="2325D7BE" w14:textId="5152C103" w:rsidR="00F51F3D" w:rsidRDefault="00F51F3D">
      <w:pPr>
        <w:spacing w:after="282" w:line="259" w:lineRule="auto"/>
        <w:ind w:left="10" w:right="51" w:firstLine="1"/>
        <w:jc w:val="right"/>
        <w:pPrChange w:id="1611" w:author="Andre Eger" w:date="2024-09-30T11:03:00Z" w16du:dateUtc="2024-09-29T22:03:00Z">
          <w:pPr>
            <w:spacing w:after="282" w:line="259" w:lineRule="auto"/>
            <w:ind w:left="10" w:right="51" w:hanging="10"/>
            <w:jc w:val="right"/>
          </w:pPr>
        </w:pPrChange>
      </w:pPr>
      <w:ins w:id="1612" w:author="Andre Eger" w:date="2024-09-30T11:03:00Z" w16du:dateUtc="2024-09-29T22:03:00Z">
        <w:r>
          <w:rPr>
            <w:b/>
            <w:bCs/>
            <w:sz w:val="24"/>
            <w:szCs w:val="24"/>
          </w:rPr>
          <w:t>Acidic</w:t>
        </w:r>
        <w:r w:rsidRPr="00666E78">
          <w:rPr>
            <w:b/>
            <w:bCs/>
            <w:sz w:val="24"/>
            <w:szCs w:val="24"/>
          </w:rPr>
          <w:t xml:space="preserve"> Mafic Melanic Soils</w:t>
        </w:r>
        <w:commentRangeEnd w:id="1578"/>
        <w:r>
          <w:rPr>
            <w:rStyle w:val="CommentReference"/>
          </w:rPr>
          <w:commentReference w:id="1578"/>
        </w:r>
        <w:commentRangeEnd w:id="1579"/>
        <w:r>
          <w:rPr>
            <w:rStyle w:val="CommentReference"/>
          </w:rPr>
          <w:commentReference w:id="1579"/>
        </w:r>
      </w:ins>
    </w:p>
    <w:p w14:paraId="0BE91A64" w14:textId="77777777" w:rsidR="00174C4D" w:rsidRDefault="008F760C" w:rsidP="001869A5">
      <w:pPr>
        <w:spacing w:after="11" w:line="249" w:lineRule="auto"/>
        <w:ind w:left="1418" w:right="55" w:hanging="852"/>
      </w:pPr>
      <w:r>
        <w:rPr>
          <w:b/>
        </w:rPr>
        <w:t>EM</w:t>
      </w:r>
      <w:r w:rsidR="001869A5">
        <w:rPr>
          <w:b/>
        </w:rPr>
        <w:t>T</w:t>
      </w:r>
      <w:r w:rsidR="001869A5">
        <w:rPr>
          <w:b/>
        </w:rPr>
        <w:tab/>
      </w:r>
      <w:r>
        <w:t>Other soils.</w:t>
      </w:r>
    </w:p>
    <w:p w14:paraId="0BE91A65" w14:textId="77777777" w:rsidR="00174C4D" w:rsidRDefault="008F760C">
      <w:pPr>
        <w:spacing w:after="282" w:line="259" w:lineRule="auto"/>
        <w:ind w:left="10" w:right="51" w:hanging="10"/>
        <w:jc w:val="right"/>
      </w:pPr>
      <w:r>
        <w:rPr>
          <w:b/>
        </w:rPr>
        <w:t>Typic Mafic Melanic Soils</w:t>
      </w:r>
    </w:p>
    <w:p w14:paraId="0BE91A66" w14:textId="77777777" w:rsidR="00174C4D" w:rsidRDefault="008F760C" w:rsidP="001869A5">
      <w:pPr>
        <w:spacing w:after="292" w:line="249" w:lineRule="auto"/>
        <w:ind w:left="567" w:right="51" w:hanging="577"/>
      </w:pPr>
      <w:r>
        <w:rPr>
          <w:b/>
        </w:rPr>
        <w:t>EO</w:t>
      </w:r>
      <w:r w:rsidR="001869A5">
        <w:tab/>
      </w:r>
      <w:r>
        <w:t>ORTHIC MELANIC SOILS</w:t>
      </w:r>
    </w:p>
    <w:p w14:paraId="0BE91A67" w14:textId="77777777" w:rsidR="00174C4D" w:rsidRDefault="008F760C">
      <w:pPr>
        <w:spacing w:after="292" w:line="249" w:lineRule="auto"/>
        <w:ind w:left="553" w:right="55" w:hanging="567"/>
      </w:pPr>
      <w:r>
        <w:t xml:space="preserve"> </w:t>
      </w:r>
      <w:r w:rsidR="001869A5">
        <w:tab/>
      </w:r>
      <w:r>
        <w:t>Orthic Melanic Soils occur in soil materials containing calcium carbonate or that have high calcium contents.</w:t>
      </w:r>
    </w:p>
    <w:p w14:paraId="0BE91A68" w14:textId="77777777" w:rsidR="00174C4D" w:rsidRDefault="008F760C" w:rsidP="001869A5">
      <w:pPr>
        <w:spacing w:after="44" w:line="249" w:lineRule="auto"/>
        <w:ind w:left="1418" w:right="51" w:hanging="852"/>
      </w:pPr>
      <w:r>
        <w:rPr>
          <w:b/>
        </w:rPr>
        <w:t>EOMC</w:t>
      </w:r>
      <w:r w:rsidR="001869A5">
        <w:rPr>
          <w:b/>
        </w:rPr>
        <w:tab/>
      </w:r>
      <w:r>
        <w:t xml:space="preserve">Orthic Melanic Soils that have both a </w:t>
      </w:r>
      <w:r w:rsidRPr="0051582C">
        <w:rPr>
          <w:color w:val="2B579A"/>
          <w:u w:val="single"/>
          <w:shd w:val="clear" w:color="auto" w:fill="E6E6E6"/>
          <w:rPrChange w:id="1613" w:author="Thomas Caspari" w:date="2017-10-12T16:06:00Z">
            <w:rPr>
              <w:color w:val="2B579A"/>
              <w:shd w:val="clear" w:color="auto" w:fill="E6E6E6"/>
            </w:rPr>
          </w:rPrChange>
        </w:rPr>
        <w:t>calcareous horizon</w:t>
      </w:r>
      <w:r>
        <w:t xml:space="preserve"> with an upper surface at 90 cm or less from the mineral soil surface, and a </w:t>
      </w:r>
      <w:r w:rsidRPr="0051582C">
        <w:rPr>
          <w:color w:val="2B579A"/>
          <w:u w:val="single"/>
          <w:shd w:val="clear" w:color="auto" w:fill="E6E6E6"/>
          <w:rPrChange w:id="1614" w:author="Thomas Caspari" w:date="2017-10-12T16:06:00Z">
            <w:rPr>
              <w:color w:val="2B579A"/>
              <w:shd w:val="clear" w:color="auto" w:fill="E6E6E6"/>
            </w:rPr>
          </w:rPrChange>
        </w:rPr>
        <w:t>mottled profile form</w:t>
      </w:r>
      <w:r>
        <w:t>.</w:t>
      </w:r>
    </w:p>
    <w:p w14:paraId="0BE91A69" w14:textId="77777777" w:rsidR="00174C4D" w:rsidRDefault="008F760C">
      <w:pPr>
        <w:spacing w:after="276" w:line="265" w:lineRule="auto"/>
        <w:ind w:left="10" w:right="54" w:hanging="10"/>
        <w:jc w:val="right"/>
      </w:pPr>
      <w:r>
        <w:rPr>
          <w:b/>
        </w:rPr>
        <w:t>Mottled-calcareous Orthic Melanic Soils</w:t>
      </w:r>
    </w:p>
    <w:p w14:paraId="0BE91A6A" w14:textId="77777777" w:rsidR="00174C4D" w:rsidRDefault="008F760C" w:rsidP="001869A5">
      <w:pPr>
        <w:spacing w:after="0" w:line="249" w:lineRule="auto"/>
        <w:ind w:left="1418" w:right="55" w:hanging="852"/>
      </w:pPr>
      <w:r>
        <w:rPr>
          <w:b/>
        </w:rPr>
        <w:t>EOJC</w:t>
      </w:r>
      <w:r>
        <w:t xml:space="preserve"> </w:t>
      </w:r>
      <w:r w:rsidR="001869A5">
        <w:tab/>
      </w:r>
      <w:r>
        <w:t xml:space="preserve">Other soils that have an </w:t>
      </w:r>
      <w:r w:rsidRPr="0051582C">
        <w:rPr>
          <w:color w:val="2B579A"/>
          <w:u w:val="single"/>
          <w:shd w:val="clear" w:color="auto" w:fill="E6E6E6"/>
          <w:rPrChange w:id="1615" w:author="Thomas Caspari" w:date="2017-10-12T16:06:00Z">
            <w:rPr>
              <w:color w:val="2B579A"/>
              <w:shd w:val="clear" w:color="auto" w:fill="E6E6E6"/>
            </w:rPr>
          </w:rPrChange>
        </w:rPr>
        <w:t>argillic horizon</w:t>
      </w:r>
      <w:r>
        <w:t xml:space="preserve"> and a </w:t>
      </w:r>
      <w:r w:rsidRPr="0051582C">
        <w:rPr>
          <w:color w:val="2B579A"/>
          <w:u w:val="single"/>
          <w:shd w:val="clear" w:color="auto" w:fill="E6E6E6"/>
          <w:rPrChange w:id="1616" w:author="Thomas Caspari" w:date="2017-10-12T16:06:00Z">
            <w:rPr>
              <w:color w:val="2B579A"/>
              <w:shd w:val="clear" w:color="auto" w:fill="E6E6E6"/>
            </w:rPr>
          </w:rPrChange>
        </w:rPr>
        <w:t>calcareous horizon</w:t>
      </w:r>
      <w:r>
        <w:t xml:space="preserve"> with an upper surface at 90 cm or less from the mineral soil surface.</w:t>
      </w:r>
    </w:p>
    <w:p w14:paraId="0BE91A6B" w14:textId="77777777" w:rsidR="00174C4D" w:rsidRDefault="008F760C">
      <w:pPr>
        <w:spacing w:after="276" w:line="265" w:lineRule="auto"/>
        <w:ind w:left="10" w:right="54" w:hanging="10"/>
        <w:jc w:val="right"/>
      </w:pPr>
      <w:r>
        <w:rPr>
          <w:b/>
        </w:rPr>
        <w:t>Argillic-calcareous Orthic Melanic Soils</w:t>
      </w:r>
    </w:p>
    <w:p w14:paraId="0BE91A6C" w14:textId="2D49B326" w:rsidR="00E36723" w:rsidRDefault="008F760C" w:rsidP="00E36723">
      <w:pPr>
        <w:spacing w:after="0" w:line="250" w:lineRule="auto"/>
        <w:ind w:left="1418" w:right="57" w:hanging="851"/>
      </w:pPr>
      <w:r w:rsidRPr="365D6061">
        <w:rPr>
          <w:b/>
          <w:bCs/>
        </w:rPr>
        <w:t>EO</w:t>
      </w:r>
      <w:r w:rsidR="00E36723" w:rsidRPr="365D6061">
        <w:rPr>
          <w:b/>
          <w:bCs/>
        </w:rPr>
        <w:t>D</w:t>
      </w:r>
      <w:r w:rsidRPr="365D6061">
        <w:rPr>
          <w:b/>
          <w:bCs/>
        </w:rPr>
        <w:t>C</w:t>
      </w:r>
      <w:r>
        <w:t xml:space="preserve"> Other soils that have a moderately or strongly pedal </w:t>
      </w:r>
      <w:r w:rsidRPr="0051582C">
        <w:rPr>
          <w:color w:val="2B579A"/>
          <w:u w:val="single"/>
          <w:shd w:val="clear" w:color="auto" w:fill="E6E6E6"/>
          <w:rPrChange w:id="1617" w:author="Thomas Caspari" w:date="2017-10-12T16:06:00Z">
            <w:rPr>
              <w:color w:val="2B579A"/>
              <w:shd w:val="clear" w:color="auto" w:fill="E6E6E6"/>
            </w:rPr>
          </w:rPrChange>
        </w:rPr>
        <w:t>weathered</w:t>
      </w:r>
      <w:r w:rsidR="005B6963" w:rsidRPr="0051582C">
        <w:rPr>
          <w:color w:val="2B579A"/>
          <w:u w:val="single"/>
          <w:shd w:val="clear" w:color="auto" w:fill="E6E6E6"/>
          <w:rPrChange w:id="1618" w:author="Thomas Caspari" w:date="2017-10-12T16:06:00Z">
            <w:rPr>
              <w:color w:val="2B579A"/>
              <w:shd w:val="clear" w:color="auto" w:fill="E6E6E6"/>
            </w:rPr>
          </w:rPrChange>
        </w:rPr>
        <w:t>-</w:t>
      </w:r>
      <w:r w:rsidRPr="0051582C">
        <w:rPr>
          <w:color w:val="2B579A"/>
          <w:u w:val="single"/>
          <w:shd w:val="clear" w:color="auto" w:fill="E6E6E6"/>
          <w:rPrChange w:id="1619" w:author="Thomas Caspari" w:date="2017-10-12T16:06:00Z">
            <w:rPr>
              <w:color w:val="2B579A"/>
              <w:shd w:val="clear" w:color="auto" w:fill="E6E6E6"/>
            </w:rPr>
          </w:rPrChange>
        </w:rPr>
        <w:t>B horizon</w:t>
      </w:r>
      <w:r w:rsidRPr="05C2F345">
        <w:rPr>
          <w:shd w:val="clear" w:color="auto" w:fill="E6E6E6"/>
        </w:rPr>
        <w:t xml:space="preserve"> 15 cm or more thick occur</w:t>
      </w:r>
      <w:r>
        <w:t>rin</w:t>
      </w:r>
      <w:r w:rsidDel="008F760C">
        <w:t>g</w:t>
      </w:r>
      <w:r>
        <w:t xml:space="preserve"> immediately beneath the A horizon, and a </w:t>
      </w:r>
      <w:r w:rsidRPr="0051582C">
        <w:rPr>
          <w:color w:val="2B579A"/>
          <w:u w:val="single"/>
          <w:shd w:val="clear" w:color="auto" w:fill="E6E6E6"/>
          <w:rPrChange w:id="1620" w:author="Thomas Caspari" w:date="2017-10-12T16:06:00Z">
            <w:rPr>
              <w:color w:val="2B579A"/>
              <w:shd w:val="clear" w:color="auto" w:fill="E6E6E6"/>
            </w:rPr>
          </w:rPrChange>
        </w:rPr>
        <w:t>calcareous horizon</w:t>
      </w:r>
      <w:r>
        <w:t xml:space="preserve"> with an upper surface at 90 cm or less from the mineral soil surface. </w:t>
      </w:r>
    </w:p>
    <w:p w14:paraId="0BE91A6D" w14:textId="77777777" w:rsidR="00174C4D" w:rsidRDefault="00E36723" w:rsidP="00E36723">
      <w:pPr>
        <w:spacing w:after="292" w:line="249" w:lineRule="auto"/>
        <w:ind w:left="1418" w:right="55" w:hanging="852"/>
        <w:jc w:val="right"/>
      </w:pPr>
      <w:r>
        <w:rPr>
          <w:b/>
        </w:rPr>
        <w:lastRenderedPageBreak/>
        <w:t>P</w:t>
      </w:r>
      <w:r w:rsidR="008F760C">
        <w:rPr>
          <w:b/>
        </w:rPr>
        <w:t>edal-calcareous Orthic Melanic Soils</w:t>
      </w:r>
    </w:p>
    <w:p w14:paraId="0BE91A6E" w14:textId="77777777" w:rsidR="00174C4D" w:rsidRDefault="008F760C" w:rsidP="00E36723">
      <w:pPr>
        <w:spacing w:after="46" w:line="249" w:lineRule="auto"/>
        <w:ind w:left="1418" w:right="55" w:hanging="851"/>
      </w:pPr>
      <w:r>
        <w:rPr>
          <w:b/>
        </w:rPr>
        <w:t>EOC</w:t>
      </w:r>
      <w:r>
        <w:t xml:space="preserve"> </w:t>
      </w:r>
      <w:r w:rsidR="00E36723">
        <w:tab/>
      </w:r>
      <w:r>
        <w:t xml:space="preserve">Other soils that have a </w:t>
      </w:r>
      <w:r w:rsidRPr="0051582C">
        <w:rPr>
          <w:color w:val="2B579A"/>
          <w:u w:val="single"/>
          <w:shd w:val="clear" w:color="auto" w:fill="E6E6E6"/>
          <w:rPrChange w:id="1621" w:author="Thomas Caspari" w:date="2017-10-12T16:06:00Z">
            <w:rPr>
              <w:color w:val="2B579A"/>
              <w:shd w:val="clear" w:color="auto" w:fill="E6E6E6"/>
            </w:rPr>
          </w:rPrChange>
        </w:rPr>
        <w:t>calcareous horizon</w:t>
      </w:r>
      <w:r>
        <w:t xml:space="preserve"> with an upper surface at 90 cm or less from the mineral soil surface.</w:t>
      </w:r>
    </w:p>
    <w:p w14:paraId="0BE91A6F" w14:textId="77777777" w:rsidR="00174C4D" w:rsidRDefault="008F760C">
      <w:pPr>
        <w:spacing w:after="384" w:line="265" w:lineRule="auto"/>
        <w:ind w:left="10" w:right="54" w:hanging="10"/>
        <w:jc w:val="right"/>
      </w:pPr>
      <w:r>
        <w:rPr>
          <w:b/>
        </w:rPr>
        <w:t>Calcareous Orthic Melanic Soils</w:t>
      </w:r>
    </w:p>
    <w:p w14:paraId="0BE91A71" w14:textId="1FE3DB70" w:rsidR="00174C4D" w:rsidRPr="0051582C" w:rsidRDefault="008F760C" w:rsidP="0051582C">
      <w:pPr>
        <w:tabs>
          <w:tab w:val="right" w:pos="8505"/>
        </w:tabs>
        <w:spacing w:after="11" w:line="249" w:lineRule="auto"/>
        <w:ind w:left="1418" w:hanging="851"/>
        <w:jc w:val="left"/>
        <w:rPr>
          <w:u w:val="single"/>
          <w:rPrChange w:id="1622" w:author="Thomas Caspari" w:date="2017-10-12T16:06:00Z">
            <w:rPr/>
          </w:rPrChange>
        </w:rPr>
      </w:pPr>
      <w:r w:rsidRPr="1E090CCB">
        <w:rPr>
          <w:b/>
          <w:bCs/>
        </w:rPr>
        <w:t>EOMJ</w:t>
      </w:r>
      <w:r w:rsidR="00E36723">
        <w:t xml:space="preserve"> </w:t>
      </w:r>
      <w:r w:rsidR="0051582C">
        <w:tab/>
      </w:r>
      <w:r>
        <w:t xml:space="preserve">Other soils that have a </w:t>
      </w:r>
      <w:r w:rsidRPr="0051582C">
        <w:rPr>
          <w:color w:val="2B579A"/>
          <w:u w:val="single"/>
          <w:shd w:val="clear" w:color="auto" w:fill="E6E6E6"/>
          <w:rPrChange w:id="1623" w:author="Thomas Caspari" w:date="2017-10-12T16:06:00Z">
            <w:rPr>
              <w:color w:val="2B579A"/>
              <w:shd w:val="clear" w:color="auto" w:fill="E6E6E6"/>
            </w:rPr>
          </w:rPrChange>
        </w:rPr>
        <w:t>mottled profile form</w:t>
      </w:r>
      <w:r>
        <w:t xml:space="preserve">, and an </w:t>
      </w:r>
      <w:proofErr w:type="gramStart"/>
      <w:r w:rsidRPr="0051582C">
        <w:rPr>
          <w:color w:val="2B579A"/>
          <w:u w:val="single"/>
          <w:shd w:val="clear" w:color="auto" w:fill="E6E6E6"/>
          <w:rPrChange w:id="1624" w:author="Thomas Caspari" w:date="2017-10-12T16:06:00Z">
            <w:rPr>
              <w:color w:val="2B579A"/>
              <w:shd w:val="clear" w:color="auto" w:fill="E6E6E6"/>
            </w:rPr>
          </w:rPrChange>
        </w:rPr>
        <w:t xml:space="preserve">argillic  </w:t>
      </w:r>
      <w:r w:rsidR="0051582C">
        <w:rPr>
          <w:u w:val="single"/>
        </w:rPr>
        <w:t>h</w:t>
      </w:r>
      <w:r w:rsidRPr="0051582C">
        <w:rPr>
          <w:color w:val="2B579A"/>
          <w:u w:val="single"/>
          <w:shd w:val="clear" w:color="auto" w:fill="E6E6E6"/>
          <w:rPrChange w:id="1625" w:author="Thomas Caspari" w:date="2017-10-12T16:06:00Z">
            <w:rPr>
              <w:color w:val="2B579A"/>
              <w:shd w:val="clear" w:color="auto" w:fill="E6E6E6"/>
            </w:rPr>
          </w:rPrChange>
        </w:rPr>
        <w:t>orizon</w:t>
      </w:r>
      <w:proofErr w:type="gramEnd"/>
      <w:ins w:id="1626" w:author="Thomas Caspari" w:date="2017-10-12T16:08:00Z">
        <w:r w:rsidR="0051582C">
          <w:rPr>
            <w:u w:val="single"/>
          </w:rPr>
          <w:t>.</w:t>
        </w:r>
      </w:ins>
    </w:p>
    <w:p w14:paraId="0BE91A72" w14:textId="77777777" w:rsidR="00174C4D" w:rsidRDefault="008F760C">
      <w:pPr>
        <w:spacing w:after="276" w:line="265" w:lineRule="auto"/>
        <w:ind w:left="10" w:right="54" w:hanging="10"/>
        <w:jc w:val="right"/>
      </w:pPr>
      <w:r>
        <w:rPr>
          <w:b/>
        </w:rPr>
        <w:t>Mottled-argillic Orthic Melanic Soils</w:t>
      </w:r>
    </w:p>
    <w:p w14:paraId="0BE91A73" w14:textId="77777777" w:rsidR="00174C4D" w:rsidRDefault="008F760C" w:rsidP="00E36723">
      <w:pPr>
        <w:tabs>
          <w:tab w:val="center" w:pos="4055"/>
        </w:tabs>
        <w:spacing w:after="44" w:line="249" w:lineRule="auto"/>
        <w:ind w:left="1418" w:hanging="851"/>
        <w:jc w:val="left"/>
      </w:pPr>
      <w:r w:rsidRPr="1E090CCB">
        <w:rPr>
          <w:b/>
          <w:bCs/>
        </w:rPr>
        <w:t>EOM</w:t>
      </w:r>
      <w:r>
        <w:t xml:space="preserve"> </w:t>
      </w:r>
      <w:r>
        <w:tab/>
        <w:t xml:space="preserve">Other soils that have a </w:t>
      </w:r>
      <w:r w:rsidRPr="0051582C">
        <w:rPr>
          <w:color w:val="2B579A"/>
          <w:u w:val="single"/>
          <w:shd w:val="clear" w:color="auto" w:fill="E6E6E6"/>
          <w:rPrChange w:id="1627" w:author="Thomas Caspari" w:date="2017-10-12T16:09:00Z">
            <w:rPr>
              <w:color w:val="2B579A"/>
              <w:shd w:val="clear" w:color="auto" w:fill="E6E6E6"/>
            </w:rPr>
          </w:rPrChange>
        </w:rPr>
        <w:t>mottled profile form</w:t>
      </w:r>
      <w:r>
        <w:t>.</w:t>
      </w:r>
    </w:p>
    <w:p w14:paraId="0BE91A74" w14:textId="77777777" w:rsidR="00174C4D" w:rsidRDefault="008F760C">
      <w:pPr>
        <w:spacing w:after="276" w:line="265" w:lineRule="auto"/>
        <w:ind w:left="10" w:right="54" w:hanging="10"/>
        <w:jc w:val="right"/>
      </w:pPr>
      <w:r>
        <w:rPr>
          <w:b/>
        </w:rPr>
        <w:t>Mottled Orthic Melanic Soils</w:t>
      </w:r>
    </w:p>
    <w:p w14:paraId="0BE91A75" w14:textId="77777777" w:rsidR="00174C4D" w:rsidRDefault="008F760C" w:rsidP="00E36723">
      <w:pPr>
        <w:tabs>
          <w:tab w:val="center" w:pos="805"/>
          <w:tab w:val="center" w:pos="3834"/>
        </w:tabs>
        <w:spacing w:after="43" w:line="249" w:lineRule="auto"/>
        <w:ind w:left="1418" w:hanging="851"/>
        <w:jc w:val="left"/>
      </w:pPr>
      <w:r>
        <w:rPr>
          <w:rFonts w:ascii="Calibri" w:eastAsia="Calibri" w:hAnsi="Calibri" w:cs="Calibri"/>
          <w:color w:val="000000"/>
          <w:sz w:val="22"/>
        </w:rPr>
        <w:tab/>
      </w:r>
      <w:r>
        <w:rPr>
          <w:b/>
        </w:rPr>
        <w:t>EOJ</w:t>
      </w:r>
      <w:r>
        <w:t xml:space="preserve"> </w:t>
      </w:r>
      <w:r>
        <w:tab/>
        <w:t xml:space="preserve">Other soils that have an </w:t>
      </w:r>
      <w:r w:rsidRPr="0051582C">
        <w:rPr>
          <w:color w:val="2B579A"/>
          <w:u w:val="single"/>
          <w:shd w:val="clear" w:color="auto" w:fill="E6E6E6"/>
          <w:rPrChange w:id="1628" w:author="Thomas Caspari" w:date="2017-10-12T16:09:00Z">
            <w:rPr>
              <w:color w:val="2B579A"/>
              <w:shd w:val="clear" w:color="auto" w:fill="E6E6E6"/>
            </w:rPr>
          </w:rPrChange>
        </w:rPr>
        <w:t>argillic horizon</w:t>
      </w:r>
      <w:r>
        <w:t>.</w:t>
      </w:r>
    </w:p>
    <w:p w14:paraId="0BE91A76" w14:textId="77777777" w:rsidR="00174C4D" w:rsidRDefault="008F760C">
      <w:pPr>
        <w:spacing w:after="276" w:line="265" w:lineRule="auto"/>
        <w:ind w:left="10" w:right="54" w:hanging="10"/>
        <w:jc w:val="right"/>
      </w:pPr>
      <w:r>
        <w:rPr>
          <w:b/>
        </w:rPr>
        <w:t>Argillic Orthic Melanic Soils</w:t>
      </w:r>
    </w:p>
    <w:p w14:paraId="0BE91A77" w14:textId="77777777" w:rsidR="00174C4D" w:rsidRDefault="008F760C" w:rsidP="00E36723">
      <w:pPr>
        <w:tabs>
          <w:tab w:val="center" w:pos="841"/>
          <w:tab w:val="center" w:pos="2187"/>
        </w:tabs>
        <w:spacing w:after="11" w:line="249" w:lineRule="auto"/>
        <w:ind w:left="1418" w:hanging="851"/>
        <w:jc w:val="left"/>
      </w:pPr>
      <w:r>
        <w:rPr>
          <w:rFonts w:ascii="Calibri" w:eastAsia="Calibri" w:hAnsi="Calibri" w:cs="Calibri"/>
          <w:color w:val="000000"/>
          <w:sz w:val="22"/>
        </w:rPr>
        <w:tab/>
      </w:r>
      <w:r>
        <w:rPr>
          <w:b/>
        </w:rPr>
        <w:t>EO</w:t>
      </w:r>
      <w:r w:rsidR="00E36723">
        <w:rPr>
          <w:b/>
        </w:rPr>
        <w:t>T</w:t>
      </w:r>
      <w:r>
        <w:t xml:space="preserve"> </w:t>
      </w:r>
      <w:r>
        <w:tab/>
        <w:t>Other soils.</w:t>
      </w:r>
    </w:p>
    <w:p w14:paraId="0BE91A78" w14:textId="77777777" w:rsidR="00174C4D" w:rsidRDefault="00E36723">
      <w:pPr>
        <w:spacing w:after="276" w:line="265" w:lineRule="auto"/>
        <w:ind w:left="10" w:right="54" w:hanging="10"/>
        <w:jc w:val="right"/>
      </w:pPr>
      <w:r>
        <w:rPr>
          <w:b/>
        </w:rPr>
        <w:t>T</w:t>
      </w:r>
      <w:r w:rsidR="008F760C">
        <w:rPr>
          <w:b/>
        </w:rPr>
        <w:t>ypic Orthic Melanic Soils</w:t>
      </w:r>
    </w:p>
    <w:p w14:paraId="0BE91A79" w14:textId="77777777" w:rsidR="00174C4D" w:rsidRDefault="00174C4D">
      <w:pPr>
        <w:sectPr w:rsidR="00174C4D">
          <w:headerReference w:type="even" r:id="rId76"/>
          <w:headerReference w:type="default" r:id="rId77"/>
          <w:footerReference w:type="even" r:id="rId78"/>
          <w:footerReference w:type="default" r:id="rId79"/>
          <w:headerReference w:type="first" r:id="rId80"/>
          <w:footerReference w:type="first" r:id="rId81"/>
          <w:pgSz w:w="12746" w:h="17678"/>
          <w:pgMar w:top="1994" w:right="2119" w:bottom="1227" w:left="2121" w:header="0" w:footer="720" w:gutter="0"/>
          <w:cols w:space="720"/>
        </w:sectPr>
      </w:pPr>
    </w:p>
    <w:p w14:paraId="0BE91A7A" w14:textId="3470157F" w:rsidR="00174C4D" w:rsidRDefault="008F760C">
      <w:pPr>
        <w:pStyle w:val="Heading1"/>
        <w:spacing w:line="259" w:lineRule="auto"/>
        <w:ind w:left="-3"/>
      </w:pPr>
      <w:bookmarkStart w:id="1629" w:name="_Toc182384778"/>
      <w:r>
        <w:lastRenderedPageBreak/>
        <w:t>O</w:t>
      </w:r>
      <w:r w:rsidR="0022101E">
        <w:t>rganic Soils</w:t>
      </w:r>
      <w:bookmarkEnd w:id="1629"/>
    </w:p>
    <w:p w14:paraId="0BE91A7B" w14:textId="77777777" w:rsidR="00174C4D" w:rsidRDefault="008F760C">
      <w:pPr>
        <w:spacing w:after="588"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37" wp14:editId="0BE92238">
                <wp:extent cx="5400040" cy="12700"/>
                <wp:effectExtent l="0" t="0" r="0" b="0"/>
                <wp:docPr id="110612" name="Group 110612"/>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8713" name="Shape 8713"/>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8C2969F" id="Group 110612"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PgYRjVRAgAArwUAAA4AAAAAAAAAAAAAAAAALgIAAGRycy9lMm9Eb2MueG1sUEsBAi0AFAAGAAgA&#10;AAAhAOFfKPfbAAAAAwEAAA8AAAAAAAAAAAAAAAAAqwQAAGRycy9kb3ducmV2LnhtbFBLBQYAAAAA&#10;BAAEAPMAAACzBQAAAAA=&#10;">
                <v:shape id="Shape 871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" path="m,l5400040,e" filled="f" strokecolor="#181717" strokeweight="1pt">
                  <v:stroke miterlimit="83231f" joinstyle="miter"/>
                  <v:path arrowok="t" textboxrect="0,0,5400040,0"/>
                </v:shape>
                <w10:anchorlock/>
              </v:group>
            </w:pict>
          </mc:Fallback>
        </mc:AlternateContent>
      </w:r>
    </w:p>
    <w:p w14:paraId="0BE91A7C" w14:textId="77777777" w:rsidR="00174C4D" w:rsidRDefault="008F760C">
      <w:pPr>
        <w:pStyle w:val="Heading3"/>
        <w:spacing w:after="281"/>
        <w:ind w:left="-4" w:hanging="9"/>
        <w:jc w:val="left"/>
      </w:pPr>
      <w:r>
        <w:t>CONC</w:t>
      </w:r>
      <w:r w:rsidR="00226D39">
        <w:t>EPT</w:t>
      </w:r>
      <w:r>
        <w:t xml:space="preserve"> O</w:t>
      </w:r>
      <w:r w:rsidR="00226D39">
        <w:t>F</w:t>
      </w:r>
      <w:r>
        <w:t xml:space="preserve"> </w:t>
      </w:r>
      <w:r w:rsidR="00226D39">
        <w:t>THE</w:t>
      </w:r>
      <w:r>
        <w:t xml:space="preserve"> OR</w:t>
      </w:r>
      <w:r w:rsidR="00226D39">
        <w:t>DE</w:t>
      </w:r>
      <w:r>
        <w:t>R</w:t>
      </w:r>
    </w:p>
    <w:p w14:paraId="0BE91A7D" w14:textId="7A3A5FA6" w:rsidR="00174C4D" w:rsidRDefault="008F760C">
      <w:pPr>
        <w:spacing w:after="554" w:line="249" w:lineRule="auto"/>
        <w:ind w:left="-5" w:right="55"/>
      </w:pPr>
      <w:r>
        <w:t xml:space="preserve">Organic Soils are soils that occur in the partly decomposed remains of wetland plants (peat) or forest litter. Mineral soil material is commonly </w:t>
      </w:r>
      <w:proofErr w:type="gramStart"/>
      <w:r>
        <w:t>present</w:t>
      </w:r>
      <w:proofErr w:type="gramEnd"/>
      <w:r>
        <w:t xml:space="preserve"> but organic soil material is</w:t>
      </w:r>
      <w:ins w:id="1630" w:author="Andre Eger" w:date="2024-10-17T15:19:00Z">
        <w:r w:rsidR="006C7A89">
          <w:t xml:space="preserve"> often</w:t>
        </w:r>
      </w:ins>
      <w:r>
        <w:t xml:space="preserve"> dominant. The soils occur in sites where rates of organic-matter decomposition are balanced or exceeded by rates of plant biomass production and accumulation.</w:t>
      </w:r>
    </w:p>
    <w:p w14:paraId="0BE91A7E" w14:textId="77777777" w:rsidR="00174C4D" w:rsidRDefault="008F760C">
      <w:pPr>
        <w:pStyle w:val="Heading3"/>
        <w:spacing w:after="281"/>
        <w:ind w:left="-4" w:hanging="9"/>
        <w:jc w:val="left"/>
      </w:pPr>
      <w:r>
        <w:t>CORR</w:t>
      </w:r>
      <w:r w:rsidR="00226D39">
        <w:t>ELATION</w:t>
      </w:r>
    </w:p>
    <w:p w14:paraId="0BE91A7F" w14:textId="1E81A5EB" w:rsidR="00174C4D" w:rsidRDefault="008F760C">
      <w:pPr>
        <w:spacing w:after="554" w:line="249" w:lineRule="auto"/>
        <w:ind w:left="-5" w:right="51" w:hanging="10"/>
      </w:pPr>
      <w:r>
        <w:t>The order corresponds with the organic soils group of the NZ Genetic Soil Classification. It correlates with the Histosols of Soil Taxonomy.</w:t>
      </w:r>
    </w:p>
    <w:p w14:paraId="0BE91A80" w14:textId="77777777" w:rsidR="00174C4D" w:rsidRDefault="008F760C">
      <w:pPr>
        <w:pStyle w:val="Heading3"/>
        <w:spacing w:after="281"/>
        <w:ind w:left="-4" w:hanging="9"/>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4144" behindDoc="0" locked="0" layoutInCell="1" allowOverlap="1" wp14:anchorId="0BE92239" wp14:editId="354F0A76">
                <wp:simplePos x="0" y="0"/>
                <wp:positionH relativeFrom="page">
                  <wp:posOffset>1346835</wp:posOffset>
                </wp:positionH>
                <wp:positionV relativeFrom="page">
                  <wp:posOffset>1005732</wp:posOffset>
                </wp:positionV>
                <wp:extent cx="5400040" cy="12700"/>
                <wp:effectExtent l="0" t="0" r="0" b="0"/>
                <wp:wrapTopAndBottom/>
                <wp:docPr id="110611" name="Group 11061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8712" name="Shape 8712"/>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124140C" id="Group 110611" o:spid="_x0000_s1026" style="position:absolute;margin-left:106.05pt;margin-top:79.2pt;width:425.2pt;height:1pt;z-index:251654144;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">
                <v:shape id="Shape 8712"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" path="m,l5400040,e" filled="f" strokecolor="#181717" strokeweight="1pt">
                  <v:stroke miterlimit="83231f" joinstyle="miter"/>
                  <v:path arrowok="t" textboxrect="0,0,5400040,0"/>
                </v:shape>
                <w10:wrap type="topAndBottom" anchorx="page" anchory="page"/>
              </v:group>
            </w:pict>
          </mc:Fallback>
        </mc:AlternateContent>
      </w:r>
      <w:r w:rsidR="00226D39">
        <w:t>OCCURRENCE</w:t>
      </w:r>
    </w:p>
    <w:p w14:paraId="0BE91A81" w14:textId="25B8C7BE" w:rsidR="00174C4D" w:rsidRDefault="008F760C">
      <w:pPr>
        <w:spacing w:after="566" w:line="249" w:lineRule="auto"/>
        <w:ind w:left="-5" w:right="55"/>
      </w:pPr>
      <w:r>
        <w:t>Organic Soils occur in wetlands in most parts of New Zealand or under forest-produced acid</w:t>
      </w:r>
      <w:ins w:id="1631" w:author="Andre Eger" w:date="2023-08-22T23:54:00Z">
        <w:r w:rsidR="645CAD5D">
          <w:t>ic</w:t>
        </w:r>
      </w:ins>
      <w:r>
        <w:t xml:space="preserve"> litter in areas with high precipitation.</w:t>
      </w:r>
    </w:p>
    <w:p w14:paraId="0BE91A82" w14:textId="77777777" w:rsidR="00174C4D" w:rsidRDefault="00226D39">
      <w:pPr>
        <w:pStyle w:val="Heading3"/>
        <w:spacing w:after="354"/>
        <w:ind w:left="-4" w:hanging="9"/>
        <w:jc w:val="left"/>
      </w:pPr>
      <w:r>
        <w:t>ACCESSORY</w:t>
      </w:r>
      <w:r w:rsidR="008F760C">
        <w:t xml:space="preserve"> </w:t>
      </w:r>
      <w:r>
        <w:t>PROPERTIES OF THE ORDER</w:t>
      </w:r>
    </w:p>
    <w:p w14:paraId="0BE91A83" w14:textId="5A1ECF62" w:rsidR="00174C4D" w:rsidRDefault="008F760C" w:rsidP="00164344">
      <w:pPr>
        <w:numPr>
          <w:ilvl w:val="0"/>
          <w:numId w:val="85"/>
        </w:numPr>
        <w:spacing w:after="11" w:line="249" w:lineRule="auto"/>
        <w:ind w:right="55" w:hanging="567"/>
      </w:pPr>
      <w:r>
        <w:rPr>
          <w:i/>
        </w:rPr>
        <w:t>Low bulk density</w:t>
      </w:r>
      <w:r>
        <w:t xml:space="preserve">. </w:t>
      </w:r>
      <w:ins w:id="1632" w:author="Andre Eger" w:date="2024-10-17T15:21:00Z" w16du:dateUtc="2024-10-17T02:21:00Z">
        <w:r w:rsidR="00773214">
          <w:t xml:space="preserve">Due to the high organic matter content, </w:t>
        </w:r>
      </w:ins>
      <w:del w:id="1633" w:author="Andre Eger" w:date="2024-10-17T15:21:00Z" w16du:dateUtc="2024-10-17T02:21:00Z">
        <w:r w:rsidDel="00773214">
          <w:delText>B</w:delText>
        </w:r>
      </w:del>
      <w:ins w:id="1634" w:author="Andre Eger" w:date="2024-10-17T15:21:00Z" w16du:dateUtc="2024-10-17T02:21:00Z">
        <w:r w:rsidR="00773214">
          <w:t>b</w:t>
        </w:r>
      </w:ins>
      <w:r>
        <w:t>ulk densities are very low, usually in the range of</w:t>
      </w:r>
    </w:p>
    <w:p w14:paraId="0BE91A84" w14:textId="4A6F4184" w:rsidR="00174C4D" w:rsidRDefault="008F760C">
      <w:pPr>
        <w:spacing w:after="292" w:line="249" w:lineRule="auto"/>
        <w:ind w:left="576" w:right="55"/>
      </w:pPr>
      <w:r>
        <w:t>0.03 to 0.4 Mg/m</w:t>
      </w:r>
      <w:r w:rsidRPr="1B50B086">
        <w:rPr>
          <w:sz w:val="23"/>
          <w:szCs w:val="23"/>
          <w:vertAlign w:val="superscript"/>
        </w:rPr>
        <w:t>3</w:t>
      </w:r>
      <w:r>
        <w:t>.</w:t>
      </w:r>
      <w:del w:id="1635" w:author="Andre Eger" w:date="2024-10-17T15:21:00Z" w16du:dateUtc="2024-10-17T02:21:00Z">
        <w:r w:rsidDel="00773214">
          <w:delText xml:space="preserve"> Organic Soils may contain up to 70% organic matter</w:delText>
        </w:r>
      </w:del>
      <w:r>
        <w:t>. Too few data are yet available to allow mineralogy classes to be stated.</w:t>
      </w:r>
    </w:p>
    <w:p w14:paraId="0BE91A85" w14:textId="779D9202" w:rsidR="00174C4D" w:rsidRDefault="008F760C" w:rsidP="00164344">
      <w:pPr>
        <w:numPr>
          <w:ilvl w:val="0"/>
          <w:numId w:val="85"/>
        </w:numPr>
        <w:spacing w:after="292" w:line="249" w:lineRule="auto"/>
        <w:ind w:right="55" w:hanging="567"/>
      </w:pPr>
      <w:r w:rsidRPr="05A6FE62">
        <w:rPr>
          <w:i/>
          <w:iCs/>
        </w:rPr>
        <w:t>High cation exchange capacity</w:t>
      </w:r>
      <w:r>
        <w:t xml:space="preserve">. The organic components of Organic Soils have high surface area, and high negative charge that varies markedly with </w:t>
      </w:r>
      <w:proofErr w:type="spellStart"/>
      <w:r>
        <w:t>pH.</w:t>
      </w:r>
      <w:proofErr w:type="spellEnd"/>
      <w:r>
        <w:t xml:space="preserve"> CEC values are very high, mostly ranging from 40 to 170 </w:t>
      </w:r>
      <w:proofErr w:type="spellStart"/>
      <w:r>
        <w:t>cmol</w:t>
      </w:r>
      <w:ins w:id="1636" w:author="Andre Eger" w:date="2023-08-16T06:49:00Z">
        <w:r w:rsidR="784E3DC4">
          <w:t>c</w:t>
        </w:r>
      </w:ins>
      <w:proofErr w:type="spellEnd"/>
      <w:r>
        <w:t>/kg.</w:t>
      </w:r>
    </w:p>
    <w:p w14:paraId="0BE91A86" w14:textId="77777777" w:rsidR="00174C4D" w:rsidRDefault="008F760C" w:rsidP="00164344">
      <w:pPr>
        <w:numPr>
          <w:ilvl w:val="0"/>
          <w:numId w:val="85"/>
        </w:numPr>
        <w:spacing w:after="292" w:line="249" w:lineRule="auto"/>
        <w:ind w:right="55" w:hanging="567"/>
      </w:pPr>
      <w:r>
        <w:rPr>
          <w:i/>
        </w:rPr>
        <w:t>High carbon/nitrogen ratios</w:t>
      </w:r>
      <w:r>
        <w:t>. C/N ratios range from 18 to as high as 70 in unfertilised and uncultivated Organic Soils.</w:t>
      </w:r>
    </w:p>
    <w:p w14:paraId="0BE91A87" w14:textId="77777777" w:rsidR="00174C4D" w:rsidRDefault="008F760C" w:rsidP="00164344">
      <w:pPr>
        <w:numPr>
          <w:ilvl w:val="0"/>
          <w:numId w:val="85"/>
        </w:numPr>
        <w:spacing w:after="292" w:line="249" w:lineRule="auto"/>
        <w:ind w:right="55" w:hanging="567"/>
      </w:pPr>
      <w:r>
        <w:rPr>
          <w:i/>
        </w:rPr>
        <w:t>Low bearing strength</w:t>
      </w:r>
      <w:r>
        <w:t>. Construction of buildings or roads requires special foundation design.</w:t>
      </w:r>
    </w:p>
    <w:p w14:paraId="0BE91A88" w14:textId="77777777" w:rsidR="00226D39" w:rsidRDefault="00226D39">
      <w:pPr>
        <w:spacing w:after="160" w:line="259" w:lineRule="auto"/>
        <w:ind w:left="0" w:firstLine="0"/>
        <w:jc w:val="left"/>
        <w:rPr>
          <w:i/>
        </w:rPr>
      </w:pPr>
      <w:r>
        <w:rPr>
          <w:i/>
        </w:rPr>
        <w:br w:type="page"/>
      </w:r>
    </w:p>
    <w:p w14:paraId="0BE91A89" w14:textId="77777777" w:rsidR="00174C4D" w:rsidRDefault="008F760C" w:rsidP="00164344">
      <w:pPr>
        <w:numPr>
          <w:ilvl w:val="0"/>
          <w:numId w:val="85"/>
        </w:numPr>
        <w:spacing w:after="292" w:line="249" w:lineRule="auto"/>
        <w:ind w:right="55" w:hanging="567"/>
      </w:pPr>
      <w:r>
        <w:rPr>
          <w:i/>
        </w:rPr>
        <w:lastRenderedPageBreak/>
        <w:t>Very low thermal conductivity</w:t>
      </w:r>
      <w:r>
        <w:t>. Soils warm and cool slowly. Bare soil surfaces, however, have high radiance.</w:t>
      </w:r>
    </w:p>
    <w:p w14:paraId="0BE91A8A" w14:textId="5657459E" w:rsidR="00174C4D" w:rsidRDefault="008F760C" w:rsidP="00164344">
      <w:pPr>
        <w:numPr>
          <w:ilvl w:val="0"/>
          <w:numId w:val="85"/>
        </w:numPr>
        <w:spacing w:after="292" w:line="249" w:lineRule="auto"/>
        <w:ind w:right="55" w:hanging="567"/>
      </w:pPr>
      <w:r w:rsidRPr="1832EE5E">
        <w:rPr>
          <w:i/>
          <w:iCs/>
        </w:rPr>
        <w:t>High shrinkage potential</w:t>
      </w:r>
      <w:r>
        <w:t>. The soils shrink markedly upon drying, and lo</w:t>
      </w:r>
      <w:del w:id="1637" w:author="Kirstin Deuss" w:date="2024-11-12T01:34:00Z">
        <w:r w:rsidDel="008F760C">
          <w:delText>o</w:delText>
        </w:r>
      </w:del>
      <w:r>
        <w:t>se organic matter due to oxidation. Consequently, following drainage, the classification may change.</w:t>
      </w:r>
    </w:p>
    <w:p w14:paraId="0BE91A8B" w14:textId="1079E626" w:rsidR="00174C4D" w:rsidRDefault="008F760C" w:rsidP="00164344">
      <w:pPr>
        <w:numPr>
          <w:ilvl w:val="0"/>
          <w:numId w:val="85"/>
        </w:numPr>
        <w:spacing w:after="292" w:line="249" w:lineRule="auto"/>
        <w:ind w:right="55" w:hanging="567"/>
      </w:pPr>
      <w:r w:rsidRPr="1832EE5E">
        <w:rPr>
          <w:i/>
          <w:iCs/>
        </w:rPr>
        <w:t>High total available-water capacity</w:t>
      </w:r>
      <w:r>
        <w:t>. While total available-water capacity is high, plant-available-water capacity may only be moderate</w:t>
      </w:r>
      <w:ins w:id="1638" w:author="Kirstin Deuss" w:date="2024-11-12T01:35:00Z">
        <w:r w:rsidR="772DAF52">
          <w:t>,</w:t>
        </w:r>
      </w:ins>
      <w:ins w:id="1639" w:author="Andre Eger" w:date="2024-11-01T10:27:00Z">
        <w:r w:rsidR="00CB2E45">
          <w:t xml:space="preserve"> due to limits in rooting depth</w:t>
        </w:r>
      </w:ins>
      <w:ins w:id="1640" w:author="Andre Eger" w:date="2024-11-01T10:28:00Z">
        <w:r w:rsidR="00CB2E45">
          <w:t xml:space="preserve"> (anoxic conditions, species-specific </w:t>
        </w:r>
      </w:ins>
      <w:ins w:id="1641" w:author="Andre Eger" w:date="2024-11-01T10:29:00Z">
        <w:r w:rsidR="00CB2E45">
          <w:t>limitations)</w:t>
        </w:r>
      </w:ins>
      <w:r>
        <w:t>.</w:t>
      </w:r>
    </w:p>
    <w:p w14:paraId="0BE91A8C" w14:textId="77777777" w:rsidR="00174C4D" w:rsidRDefault="008F760C" w:rsidP="00164344">
      <w:pPr>
        <w:numPr>
          <w:ilvl w:val="0"/>
          <w:numId w:val="85"/>
        </w:numPr>
        <w:spacing w:after="292" w:line="249" w:lineRule="auto"/>
        <w:ind w:right="55" w:hanging="567"/>
      </w:pPr>
      <w:r>
        <w:rPr>
          <w:i/>
        </w:rPr>
        <w:t>Common nutrient deficiencies</w:t>
      </w:r>
      <w:r>
        <w:t>. The major nutrients nitrogen, phosphorus, potassium and sulphur, and the trace elements copper, selenium and molybdenum, are frequently deficient for crops and pasture.</w:t>
      </w:r>
    </w:p>
    <w:p w14:paraId="0BE91A8D" w14:textId="77777777" w:rsidR="00174C4D" w:rsidRDefault="008F760C" w:rsidP="00164344">
      <w:pPr>
        <w:numPr>
          <w:ilvl w:val="0"/>
          <w:numId w:val="85"/>
        </w:numPr>
        <w:spacing w:after="878" w:line="249" w:lineRule="auto"/>
        <w:ind w:right="55" w:hanging="567"/>
      </w:pPr>
      <w:r>
        <w:rPr>
          <w:i/>
        </w:rPr>
        <w:t>Peats are very poorly drained, litters are variable</w:t>
      </w:r>
      <w:r>
        <w:t>. Organic Soils formed in peats are very poorly drained and those formed from litters may range from well drained to very poorly drained.</w:t>
      </w:r>
    </w:p>
    <w:p w14:paraId="0BE91A8E" w14:textId="77777777" w:rsidR="00174C4D" w:rsidRDefault="008F760C">
      <w:pPr>
        <w:pStyle w:val="Heading3"/>
        <w:spacing w:after="139"/>
        <w:ind w:left="-4" w:hanging="9"/>
        <w:jc w:val="left"/>
      </w:pPr>
      <w:r>
        <w:t>S</w:t>
      </w:r>
      <w:r w:rsidR="00853A17">
        <w:t>U</w:t>
      </w:r>
      <w:r>
        <w:t>MMAR</w:t>
      </w:r>
      <w:r w:rsidR="00853A17">
        <w:t>Y</w:t>
      </w:r>
      <w:r>
        <w:t xml:space="preserve"> O</w:t>
      </w:r>
      <w:r w:rsidR="00853A17">
        <w:t>F</w:t>
      </w:r>
      <w:r>
        <w:t xml:space="preserve"> ORGANIC SOILS </w:t>
      </w:r>
      <w:r w:rsidR="00853A17">
        <w:t>H</w:t>
      </w:r>
      <w:r>
        <w:t>I</w:t>
      </w:r>
      <w:r w:rsidR="00853A17">
        <w:t>E</w:t>
      </w:r>
      <w:r>
        <w:t>RARC</w:t>
      </w:r>
      <w:r w:rsidR="00853A17">
        <w:t>HY</w:t>
      </w:r>
    </w:p>
    <w:tbl>
      <w:tblPr>
        <w:tblStyle w:val="TableGrid1"/>
        <w:tblW w:w="8504" w:type="dxa"/>
        <w:tblInd w:w="0" w:type="dxa"/>
        <w:tblCellMar>
          <w:top w:w="36" w:type="dxa"/>
          <w:bottom w:w="36" w:type="dxa"/>
          <w:right w:w="120" w:type="dxa"/>
        </w:tblCellMar>
        <w:tblLook w:val="04A0" w:firstRow="1" w:lastRow="0" w:firstColumn="1" w:lastColumn="0" w:noHBand="0" w:noVBand="1"/>
      </w:tblPr>
      <w:tblGrid>
        <w:gridCol w:w="794"/>
        <w:gridCol w:w="2608"/>
        <w:gridCol w:w="2834"/>
        <w:gridCol w:w="2268"/>
      </w:tblGrid>
      <w:tr w:rsidR="00174C4D" w14:paraId="0BE91A92" w14:textId="77777777">
        <w:trPr>
          <w:trHeight w:val="590"/>
        </w:trPr>
        <w:tc>
          <w:tcPr>
            <w:tcW w:w="3402" w:type="dxa"/>
            <w:gridSpan w:val="2"/>
            <w:tcBorders>
              <w:top w:val="single" w:sz="8" w:space="0" w:color="181717"/>
              <w:left w:val="nil"/>
              <w:bottom w:val="single" w:sz="8" w:space="0" w:color="181717"/>
              <w:right w:val="nil"/>
            </w:tcBorders>
            <w:vAlign w:val="center"/>
          </w:tcPr>
          <w:p w14:paraId="0BE91A8F" w14:textId="77777777" w:rsidR="00174C4D" w:rsidRDefault="008F760C">
            <w:pPr>
              <w:spacing w:after="0" w:line="259" w:lineRule="auto"/>
              <w:ind w:left="0" w:firstLine="0"/>
              <w:jc w:val="left"/>
            </w:pPr>
            <w:r>
              <w:t xml:space="preserve">Group </w:t>
            </w:r>
          </w:p>
        </w:tc>
        <w:tc>
          <w:tcPr>
            <w:tcW w:w="2834" w:type="dxa"/>
            <w:tcBorders>
              <w:top w:val="single" w:sz="8" w:space="0" w:color="181717"/>
              <w:left w:val="nil"/>
              <w:bottom w:val="single" w:sz="8" w:space="0" w:color="181717"/>
              <w:right w:val="nil"/>
            </w:tcBorders>
            <w:vAlign w:val="center"/>
          </w:tcPr>
          <w:p w14:paraId="0BE91A90" w14:textId="77777777" w:rsidR="00174C4D" w:rsidRDefault="008F760C">
            <w:pPr>
              <w:spacing w:after="0" w:line="259" w:lineRule="auto"/>
              <w:ind w:left="0" w:firstLine="0"/>
              <w:jc w:val="left"/>
            </w:pPr>
            <w:r>
              <w:t xml:space="preserve">Subgroup </w:t>
            </w:r>
          </w:p>
        </w:tc>
        <w:tc>
          <w:tcPr>
            <w:tcW w:w="2268" w:type="dxa"/>
            <w:tcBorders>
              <w:top w:val="single" w:sz="8" w:space="0" w:color="181717"/>
              <w:left w:val="nil"/>
              <w:bottom w:val="single" w:sz="8" w:space="0" w:color="181717"/>
              <w:right w:val="nil"/>
            </w:tcBorders>
            <w:vAlign w:val="center"/>
          </w:tcPr>
          <w:p w14:paraId="0BE91A91" w14:textId="77777777" w:rsidR="00174C4D" w:rsidRDefault="008F760C">
            <w:pPr>
              <w:spacing w:after="0" w:line="259" w:lineRule="auto"/>
              <w:ind w:left="0" w:firstLine="0"/>
              <w:jc w:val="left"/>
            </w:pPr>
            <w:r>
              <w:t>Example of series</w:t>
            </w:r>
          </w:p>
        </w:tc>
      </w:tr>
      <w:tr w:rsidR="00174C4D" w14:paraId="0BE91A96" w14:textId="77777777">
        <w:trPr>
          <w:trHeight w:val="844"/>
        </w:trPr>
        <w:tc>
          <w:tcPr>
            <w:tcW w:w="3402" w:type="dxa"/>
            <w:gridSpan w:val="2"/>
            <w:tcBorders>
              <w:top w:val="single" w:sz="8" w:space="0" w:color="181717"/>
              <w:left w:val="nil"/>
              <w:bottom w:val="nil"/>
              <w:right w:val="nil"/>
            </w:tcBorders>
            <w:vAlign w:val="bottom"/>
          </w:tcPr>
          <w:p w14:paraId="0BE91A93" w14:textId="77777777" w:rsidR="00174C4D" w:rsidRDefault="008F760C">
            <w:pPr>
              <w:tabs>
                <w:tab w:val="center" w:pos="1110"/>
              </w:tabs>
              <w:spacing w:after="0" w:line="259" w:lineRule="auto"/>
              <w:ind w:left="0" w:firstLine="0"/>
              <w:jc w:val="left"/>
            </w:pPr>
            <w:r>
              <w:rPr>
                <w:b/>
              </w:rPr>
              <w:t xml:space="preserve">OL  </w:t>
            </w:r>
            <w:r>
              <w:t xml:space="preserve"> </w:t>
            </w:r>
            <w:r>
              <w:tab/>
              <w:t xml:space="preserve">Litter </w:t>
            </w:r>
          </w:p>
        </w:tc>
        <w:tc>
          <w:tcPr>
            <w:tcW w:w="2834" w:type="dxa"/>
            <w:tcBorders>
              <w:top w:val="single" w:sz="8" w:space="0" w:color="181717"/>
              <w:left w:val="nil"/>
              <w:bottom w:val="nil"/>
              <w:right w:val="nil"/>
            </w:tcBorders>
            <w:vAlign w:val="bottom"/>
          </w:tcPr>
          <w:p w14:paraId="0BE91A94" w14:textId="77777777" w:rsidR="00174C4D" w:rsidRDefault="008F760C">
            <w:pPr>
              <w:spacing w:after="0" w:line="259" w:lineRule="auto"/>
              <w:ind w:left="0" w:firstLine="0"/>
              <w:jc w:val="left"/>
            </w:pPr>
            <w:r>
              <w:t xml:space="preserve">Buried-podzol </w:t>
            </w:r>
          </w:p>
        </w:tc>
        <w:tc>
          <w:tcPr>
            <w:tcW w:w="2268" w:type="dxa"/>
            <w:tcBorders>
              <w:top w:val="single" w:sz="8" w:space="0" w:color="181717"/>
              <w:left w:val="nil"/>
              <w:bottom w:val="nil"/>
              <w:right w:val="nil"/>
            </w:tcBorders>
            <w:vAlign w:val="bottom"/>
          </w:tcPr>
          <w:p w14:paraId="0BE91A95" w14:textId="77777777" w:rsidR="00174C4D" w:rsidRDefault="008F760C">
            <w:pPr>
              <w:spacing w:after="0" w:line="259" w:lineRule="auto"/>
              <w:ind w:left="0" w:firstLine="0"/>
              <w:jc w:val="left"/>
            </w:pPr>
            <w:r>
              <w:t xml:space="preserve">pt. </w:t>
            </w:r>
            <w:proofErr w:type="spellStart"/>
            <w:r>
              <w:t>Waitutu</w:t>
            </w:r>
            <w:proofErr w:type="spellEnd"/>
          </w:p>
        </w:tc>
      </w:tr>
      <w:tr w:rsidR="00174C4D" w14:paraId="0BE91A9B" w14:textId="77777777">
        <w:trPr>
          <w:trHeight w:val="358"/>
        </w:trPr>
        <w:tc>
          <w:tcPr>
            <w:tcW w:w="794" w:type="dxa"/>
            <w:tcBorders>
              <w:top w:val="nil"/>
              <w:left w:val="nil"/>
              <w:bottom w:val="nil"/>
              <w:right w:val="nil"/>
            </w:tcBorders>
          </w:tcPr>
          <w:p w14:paraId="0BE91A97" w14:textId="77777777" w:rsidR="00174C4D" w:rsidRDefault="008F760C">
            <w:pPr>
              <w:spacing w:after="0" w:line="259" w:lineRule="auto"/>
              <w:ind w:left="2" w:firstLine="0"/>
              <w:jc w:val="left"/>
            </w:pPr>
            <w:r>
              <w:t xml:space="preserve"> </w:t>
            </w:r>
          </w:p>
        </w:tc>
        <w:tc>
          <w:tcPr>
            <w:tcW w:w="2608" w:type="dxa"/>
            <w:tcBorders>
              <w:top w:val="nil"/>
              <w:left w:val="nil"/>
              <w:bottom w:val="nil"/>
              <w:right w:val="nil"/>
            </w:tcBorders>
          </w:tcPr>
          <w:p w14:paraId="0BE91A98" w14:textId="77777777" w:rsidR="00174C4D" w:rsidRDefault="00174C4D" w:rsidP="00226D39">
            <w:pPr>
              <w:spacing w:after="0" w:line="259" w:lineRule="auto"/>
              <w:ind w:left="2" w:firstLine="0"/>
              <w:jc w:val="left"/>
            </w:pPr>
          </w:p>
        </w:tc>
        <w:tc>
          <w:tcPr>
            <w:tcW w:w="2834" w:type="dxa"/>
            <w:tcBorders>
              <w:top w:val="nil"/>
              <w:left w:val="nil"/>
              <w:bottom w:val="nil"/>
              <w:right w:val="nil"/>
            </w:tcBorders>
          </w:tcPr>
          <w:p w14:paraId="0BE91A99" w14:textId="77777777" w:rsidR="00174C4D" w:rsidRDefault="008F760C" w:rsidP="00226D39">
            <w:pPr>
              <w:spacing w:after="0" w:line="259" w:lineRule="auto"/>
              <w:ind w:left="2" w:firstLine="0"/>
              <w:jc w:val="left"/>
            </w:pPr>
            <w:r>
              <w:t>Buried-</w:t>
            </w:r>
            <w:proofErr w:type="spellStart"/>
            <w:r>
              <w:t>gleyed</w:t>
            </w:r>
            <w:proofErr w:type="spellEnd"/>
            <w:r>
              <w:t xml:space="preserve"> </w:t>
            </w:r>
          </w:p>
        </w:tc>
        <w:tc>
          <w:tcPr>
            <w:tcW w:w="2268" w:type="dxa"/>
            <w:tcBorders>
              <w:top w:val="nil"/>
              <w:left w:val="nil"/>
              <w:bottom w:val="nil"/>
              <w:right w:val="nil"/>
            </w:tcBorders>
          </w:tcPr>
          <w:p w14:paraId="0BE91A9A" w14:textId="77777777" w:rsidR="00174C4D" w:rsidRDefault="008F760C" w:rsidP="00226D39">
            <w:pPr>
              <w:spacing w:after="0" w:line="259" w:lineRule="auto"/>
              <w:ind w:left="2" w:firstLine="0"/>
              <w:jc w:val="left"/>
            </w:pPr>
            <w:r>
              <w:t xml:space="preserve">  </w:t>
            </w:r>
            <w:r>
              <w:tab/>
              <w:t>-</w:t>
            </w:r>
          </w:p>
        </w:tc>
      </w:tr>
      <w:tr w:rsidR="00174C4D" w14:paraId="0BE91AA0" w14:textId="77777777">
        <w:trPr>
          <w:trHeight w:val="537"/>
        </w:trPr>
        <w:tc>
          <w:tcPr>
            <w:tcW w:w="794" w:type="dxa"/>
            <w:tcBorders>
              <w:top w:val="nil"/>
              <w:left w:val="nil"/>
              <w:bottom w:val="nil"/>
              <w:right w:val="nil"/>
            </w:tcBorders>
          </w:tcPr>
          <w:p w14:paraId="0BE91A9C" w14:textId="77777777" w:rsidR="00174C4D" w:rsidRDefault="008F760C">
            <w:pPr>
              <w:spacing w:after="0" w:line="259" w:lineRule="auto"/>
              <w:ind w:left="2" w:firstLine="0"/>
              <w:jc w:val="left"/>
            </w:pPr>
            <w:r>
              <w:t xml:space="preserve"> </w:t>
            </w:r>
          </w:p>
        </w:tc>
        <w:tc>
          <w:tcPr>
            <w:tcW w:w="2608" w:type="dxa"/>
            <w:tcBorders>
              <w:top w:val="nil"/>
              <w:left w:val="nil"/>
              <w:bottom w:val="nil"/>
              <w:right w:val="nil"/>
            </w:tcBorders>
          </w:tcPr>
          <w:p w14:paraId="0BE91A9D"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A9E" w14:textId="77777777" w:rsidR="00174C4D" w:rsidRDefault="008F760C">
            <w:pPr>
              <w:spacing w:after="0" w:line="259" w:lineRule="auto"/>
              <w:ind w:left="0" w:firstLine="0"/>
              <w:jc w:val="left"/>
            </w:pPr>
            <w:r>
              <w:t xml:space="preserve">Orthic </w:t>
            </w:r>
          </w:p>
        </w:tc>
        <w:tc>
          <w:tcPr>
            <w:tcW w:w="2268" w:type="dxa"/>
            <w:tcBorders>
              <w:top w:val="nil"/>
              <w:left w:val="nil"/>
              <w:bottom w:val="nil"/>
              <w:right w:val="nil"/>
            </w:tcBorders>
          </w:tcPr>
          <w:p w14:paraId="0BE91A9F" w14:textId="77777777" w:rsidR="00174C4D" w:rsidRDefault="008F760C">
            <w:pPr>
              <w:spacing w:after="0" w:line="259" w:lineRule="auto"/>
              <w:ind w:left="0" w:firstLine="0"/>
              <w:jc w:val="left"/>
            </w:pPr>
            <w:r>
              <w:t>pt. Waipoua</w:t>
            </w:r>
          </w:p>
        </w:tc>
      </w:tr>
      <w:tr w:rsidR="00174C4D" w14:paraId="0BE91AA5" w14:textId="77777777">
        <w:trPr>
          <w:trHeight w:val="537"/>
        </w:trPr>
        <w:tc>
          <w:tcPr>
            <w:tcW w:w="794" w:type="dxa"/>
            <w:tcBorders>
              <w:top w:val="nil"/>
              <w:left w:val="nil"/>
              <w:bottom w:val="nil"/>
              <w:right w:val="nil"/>
            </w:tcBorders>
            <w:vAlign w:val="bottom"/>
          </w:tcPr>
          <w:p w14:paraId="0BE91AA1" w14:textId="77777777" w:rsidR="00174C4D" w:rsidRDefault="008F760C" w:rsidP="00226D39">
            <w:pPr>
              <w:spacing w:after="0" w:line="259" w:lineRule="auto"/>
              <w:ind w:left="2" w:firstLine="0"/>
              <w:jc w:val="left"/>
            </w:pPr>
            <w:r>
              <w:rPr>
                <w:b/>
              </w:rPr>
              <w:t>O</w:t>
            </w:r>
            <w:r w:rsidR="00226D39">
              <w:rPr>
                <w:b/>
              </w:rPr>
              <w:t>F</w:t>
            </w:r>
            <w:r>
              <w:rPr>
                <w:b/>
              </w:rPr>
              <w:t xml:space="preserve">  </w:t>
            </w:r>
            <w:r>
              <w:t xml:space="preserve"> </w:t>
            </w:r>
          </w:p>
        </w:tc>
        <w:tc>
          <w:tcPr>
            <w:tcW w:w="2608" w:type="dxa"/>
            <w:tcBorders>
              <w:top w:val="nil"/>
              <w:left w:val="nil"/>
              <w:bottom w:val="nil"/>
              <w:right w:val="nil"/>
            </w:tcBorders>
            <w:vAlign w:val="bottom"/>
          </w:tcPr>
          <w:p w14:paraId="0BE91AA2" w14:textId="77777777" w:rsidR="00174C4D" w:rsidRDefault="008F760C">
            <w:pPr>
              <w:spacing w:after="0" w:line="259" w:lineRule="auto"/>
              <w:ind w:left="0" w:firstLine="0"/>
              <w:jc w:val="left"/>
            </w:pPr>
            <w:r>
              <w:t xml:space="preserve">Fibric </w:t>
            </w:r>
          </w:p>
        </w:tc>
        <w:tc>
          <w:tcPr>
            <w:tcW w:w="2834" w:type="dxa"/>
            <w:tcBorders>
              <w:top w:val="nil"/>
              <w:left w:val="nil"/>
              <w:bottom w:val="nil"/>
              <w:right w:val="nil"/>
            </w:tcBorders>
            <w:vAlign w:val="bottom"/>
          </w:tcPr>
          <w:p w14:paraId="0BE91AA3" w14:textId="77777777" w:rsidR="00174C4D" w:rsidRDefault="008F760C">
            <w:pPr>
              <w:spacing w:after="0" w:line="259" w:lineRule="auto"/>
              <w:ind w:left="0" w:firstLine="0"/>
              <w:jc w:val="left"/>
            </w:pPr>
            <w:proofErr w:type="spellStart"/>
            <w:r>
              <w:t>Sphagnic</w:t>
            </w:r>
            <w:proofErr w:type="spellEnd"/>
            <w:r>
              <w:t xml:space="preserve"> </w:t>
            </w:r>
          </w:p>
        </w:tc>
        <w:tc>
          <w:tcPr>
            <w:tcW w:w="2268" w:type="dxa"/>
            <w:tcBorders>
              <w:top w:val="nil"/>
              <w:left w:val="nil"/>
              <w:bottom w:val="nil"/>
              <w:right w:val="nil"/>
            </w:tcBorders>
            <w:vAlign w:val="bottom"/>
          </w:tcPr>
          <w:p w14:paraId="0BE91AA4" w14:textId="77777777" w:rsidR="00174C4D" w:rsidRDefault="008F760C">
            <w:pPr>
              <w:spacing w:after="0" w:line="259" w:lineRule="auto"/>
              <w:ind w:left="0" w:firstLine="0"/>
              <w:jc w:val="left"/>
            </w:pPr>
            <w:proofErr w:type="spellStart"/>
            <w:r>
              <w:t>Kaherekoau</w:t>
            </w:r>
            <w:proofErr w:type="spellEnd"/>
          </w:p>
        </w:tc>
      </w:tr>
      <w:tr w:rsidR="00174C4D" w14:paraId="0BE91AAA" w14:textId="77777777">
        <w:trPr>
          <w:trHeight w:val="358"/>
        </w:trPr>
        <w:tc>
          <w:tcPr>
            <w:tcW w:w="794" w:type="dxa"/>
            <w:tcBorders>
              <w:top w:val="nil"/>
              <w:left w:val="nil"/>
              <w:bottom w:val="nil"/>
              <w:right w:val="nil"/>
            </w:tcBorders>
          </w:tcPr>
          <w:p w14:paraId="0BE91AA6" w14:textId="77777777" w:rsidR="00174C4D" w:rsidRDefault="008F760C">
            <w:pPr>
              <w:spacing w:after="0" w:line="259" w:lineRule="auto"/>
              <w:ind w:left="2" w:firstLine="0"/>
              <w:jc w:val="left"/>
            </w:pPr>
            <w:r>
              <w:t xml:space="preserve"> </w:t>
            </w:r>
          </w:p>
        </w:tc>
        <w:tc>
          <w:tcPr>
            <w:tcW w:w="2608" w:type="dxa"/>
            <w:tcBorders>
              <w:top w:val="nil"/>
              <w:left w:val="nil"/>
              <w:bottom w:val="nil"/>
              <w:right w:val="nil"/>
            </w:tcBorders>
          </w:tcPr>
          <w:p w14:paraId="0BE91AA7" w14:textId="77777777" w:rsidR="00174C4D" w:rsidRDefault="00174C4D" w:rsidP="00226D39">
            <w:pPr>
              <w:spacing w:after="0" w:line="259" w:lineRule="auto"/>
              <w:ind w:left="2" w:firstLine="0"/>
              <w:jc w:val="left"/>
            </w:pPr>
          </w:p>
        </w:tc>
        <w:tc>
          <w:tcPr>
            <w:tcW w:w="2834" w:type="dxa"/>
            <w:tcBorders>
              <w:top w:val="nil"/>
              <w:left w:val="nil"/>
              <w:bottom w:val="nil"/>
              <w:right w:val="nil"/>
            </w:tcBorders>
          </w:tcPr>
          <w:p w14:paraId="0BE91AA8" w14:textId="77777777" w:rsidR="00174C4D" w:rsidRDefault="008F760C" w:rsidP="00226D39">
            <w:pPr>
              <w:spacing w:after="0" w:line="259" w:lineRule="auto"/>
              <w:ind w:left="2" w:firstLine="0"/>
              <w:jc w:val="left"/>
            </w:pPr>
            <w:r>
              <w:t xml:space="preserve">Acid </w:t>
            </w:r>
          </w:p>
        </w:tc>
        <w:tc>
          <w:tcPr>
            <w:tcW w:w="2268" w:type="dxa"/>
            <w:tcBorders>
              <w:top w:val="nil"/>
              <w:left w:val="nil"/>
              <w:bottom w:val="nil"/>
              <w:right w:val="nil"/>
            </w:tcBorders>
          </w:tcPr>
          <w:p w14:paraId="0BE91AA9" w14:textId="77777777" w:rsidR="00174C4D" w:rsidRDefault="008F760C" w:rsidP="00226D39">
            <w:pPr>
              <w:spacing w:after="0" w:line="259" w:lineRule="auto"/>
              <w:ind w:left="2" w:firstLine="0"/>
              <w:jc w:val="left"/>
            </w:pPr>
            <w:r>
              <w:t xml:space="preserve">pt. </w:t>
            </w:r>
            <w:proofErr w:type="spellStart"/>
            <w:r>
              <w:t>Rukuhia</w:t>
            </w:r>
            <w:proofErr w:type="spellEnd"/>
          </w:p>
        </w:tc>
      </w:tr>
      <w:tr w:rsidR="00174C4D" w14:paraId="0BE91AAF" w14:textId="77777777">
        <w:trPr>
          <w:trHeight w:val="537"/>
        </w:trPr>
        <w:tc>
          <w:tcPr>
            <w:tcW w:w="794" w:type="dxa"/>
            <w:tcBorders>
              <w:top w:val="nil"/>
              <w:left w:val="nil"/>
              <w:bottom w:val="nil"/>
              <w:right w:val="nil"/>
            </w:tcBorders>
          </w:tcPr>
          <w:p w14:paraId="0BE91AAB" w14:textId="77777777" w:rsidR="00174C4D" w:rsidRDefault="008F760C">
            <w:pPr>
              <w:spacing w:after="0" w:line="259" w:lineRule="auto"/>
              <w:ind w:left="2" w:firstLine="0"/>
              <w:jc w:val="left"/>
            </w:pPr>
            <w:r>
              <w:t xml:space="preserve"> </w:t>
            </w:r>
          </w:p>
        </w:tc>
        <w:tc>
          <w:tcPr>
            <w:tcW w:w="2608" w:type="dxa"/>
            <w:tcBorders>
              <w:top w:val="nil"/>
              <w:left w:val="nil"/>
              <w:bottom w:val="nil"/>
              <w:right w:val="nil"/>
            </w:tcBorders>
          </w:tcPr>
          <w:p w14:paraId="0BE91AAC"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AAD" w14:textId="77777777" w:rsidR="00174C4D" w:rsidRDefault="008F760C">
            <w:pPr>
              <w:spacing w:after="0" w:line="259" w:lineRule="auto"/>
              <w:ind w:left="0" w:firstLine="0"/>
              <w:jc w:val="left"/>
            </w:pPr>
            <w:r>
              <w:t xml:space="preserve">Mellow </w:t>
            </w:r>
          </w:p>
        </w:tc>
        <w:tc>
          <w:tcPr>
            <w:tcW w:w="2268" w:type="dxa"/>
            <w:tcBorders>
              <w:top w:val="nil"/>
              <w:left w:val="nil"/>
              <w:bottom w:val="nil"/>
              <w:right w:val="nil"/>
            </w:tcBorders>
          </w:tcPr>
          <w:p w14:paraId="0BE91AAE" w14:textId="77777777" w:rsidR="00174C4D" w:rsidRDefault="008F760C">
            <w:pPr>
              <w:spacing w:after="0" w:line="259" w:lineRule="auto"/>
              <w:ind w:left="0" w:firstLine="0"/>
              <w:jc w:val="left"/>
            </w:pPr>
            <w:r>
              <w:t xml:space="preserve">pt. </w:t>
            </w:r>
            <w:proofErr w:type="spellStart"/>
            <w:r>
              <w:t>Otanomomo</w:t>
            </w:r>
            <w:proofErr w:type="spellEnd"/>
          </w:p>
        </w:tc>
      </w:tr>
      <w:tr w:rsidR="00174C4D" w14:paraId="0BE91AB4" w14:textId="77777777">
        <w:trPr>
          <w:trHeight w:val="537"/>
        </w:trPr>
        <w:tc>
          <w:tcPr>
            <w:tcW w:w="794" w:type="dxa"/>
            <w:tcBorders>
              <w:top w:val="nil"/>
              <w:left w:val="nil"/>
              <w:bottom w:val="nil"/>
              <w:right w:val="nil"/>
            </w:tcBorders>
            <w:vAlign w:val="bottom"/>
          </w:tcPr>
          <w:p w14:paraId="0BE91AB0" w14:textId="77777777" w:rsidR="00174C4D" w:rsidRDefault="008F760C">
            <w:pPr>
              <w:spacing w:after="0" w:line="259" w:lineRule="auto"/>
              <w:ind w:left="2" w:firstLine="0"/>
            </w:pPr>
            <w:r>
              <w:rPr>
                <w:b/>
              </w:rPr>
              <w:t xml:space="preserve">OM  </w:t>
            </w:r>
            <w:r>
              <w:t xml:space="preserve"> </w:t>
            </w:r>
          </w:p>
        </w:tc>
        <w:tc>
          <w:tcPr>
            <w:tcW w:w="2608" w:type="dxa"/>
            <w:tcBorders>
              <w:top w:val="nil"/>
              <w:left w:val="nil"/>
              <w:bottom w:val="nil"/>
              <w:right w:val="nil"/>
            </w:tcBorders>
            <w:vAlign w:val="bottom"/>
          </w:tcPr>
          <w:p w14:paraId="0BE91AB1" w14:textId="77777777" w:rsidR="00174C4D" w:rsidRDefault="008F760C">
            <w:pPr>
              <w:spacing w:after="0" w:line="259" w:lineRule="auto"/>
              <w:ind w:left="0" w:firstLine="0"/>
              <w:jc w:val="left"/>
            </w:pPr>
            <w:r>
              <w:t xml:space="preserve">Mesic  </w:t>
            </w:r>
          </w:p>
        </w:tc>
        <w:tc>
          <w:tcPr>
            <w:tcW w:w="2834" w:type="dxa"/>
            <w:tcBorders>
              <w:top w:val="nil"/>
              <w:left w:val="nil"/>
              <w:bottom w:val="nil"/>
              <w:right w:val="nil"/>
            </w:tcBorders>
            <w:vAlign w:val="bottom"/>
          </w:tcPr>
          <w:p w14:paraId="0BE91AB2" w14:textId="77777777" w:rsidR="00174C4D" w:rsidRDefault="008F760C">
            <w:pPr>
              <w:spacing w:after="0" w:line="259" w:lineRule="auto"/>
              <w:ind w:left="0" w:firstLine="0"/>
              <w:jc w:val="left"/>
            </w:pPr>
            <w:r>
              <w:t xml:space="preserve">Acid </w:t>
            </w:r>
          </w:p>
        </w:tc>
        <w:tc>
          <w:tcPr>
            <w:tcW w:w="2268" w:type="dxa"/>
            <w:tcBorders>
              <w:top w:val="nil"/>
              <w:left w:val="nil"/>
              <w:bottom w:val="nil"/>
              <w:right w:val="nil"/>
            </w:tcBorders>
            <w:vAlign w:val="bottom"/>
          </w:tcPr>
          <w:p w14:paraId="0BE91AB3" w14:textId="77777777" w:rsidR="00174C4D" w:rsidRDefault="008F760C">
            <w:pPr>
              <w:spacing w:after="0" w:line="259" w:lineRule="auto"/>
              <w:ind w:left="0" w:firstLine="0"/>
              <w:jc w:val="left"/>
            </w:pPr>
            <w:proofErr w:type="spellStart"/>
            <w:r>
              <w:t>Otautau</w:t>
            </w:r>
            <w:proofErr w:type="spellEnd"/>
          </w:p>
        </w:tc>
      </w:tr>
      <w:tr w:rsidR="00174C4D" w14:paraId="0BE91AB9" w14:textId="77777777">
        <w:trPr>
          <w:trHeight w:val="537"/>
        </w:trPr>
        <w:tc>
          <w:tcPr>
            <w:tcW w:w="794" w:type="dxa"/>
            <w:tcBorders>
              <w:top w:val="nil"/>
              <w:left w:val="nil"/>
              <w:bottom w:val="nil"/>
              <w:right w:val="nil"/>
            </w:tcBorders>
          </w:tcPr>
          <w:p w14:paraId="0BE91AB5" w14:textId="77777777" w:rsidR="00174C4D" w:rsidRDefault="008F760C">
            <w:pPr>
              <w:spacing w:after="0" w:line="259" w:lineRule="auto"/>
              <w:ind w:left="2" w:firstLine="0"/>
              <w:jc w:val="left"/>
            </w:pPr>
            <w:r>
              <w:t xml:space="preserve"> </w:t>
            </w:r>
          </w:p>
        </w:tc>
        <w:tc>
          <w:tcPr>
            <w:tcW w:w="2608" w:type="dxa"/>
            <w:tcBorders>
              <w:top w:val="nil"/>
              <w:left w:val="nil"/>
              <w:bottom w:val="nil"/>
              <w:right w:val="nil"/>
            </w:tcBorders>
          </w:tcPr>
          <w:p w14:paraId="0BE91AB6" w14:textId="77777777" w:rsidR="00174C4D" w:rsidRDefault="00174C4D" w:rsidP="00226D39">
            <w:pPr>
              <w:spacing w:after="0" w:line="259" w:lineRule="auto"/>
              <w:ind w:left="2" w:firstLine="0"/>
              <w:jc w:val="left"/>
            </w:pPr>
          </w:p>
        </w:tc>
        <w:tc>
          <w:tcPr>
            <w:tcW w:w="2834" w:type="dxa"/>
            <w:tcBorders>
              <w:top w:val="nil"/>
              <w:left w:val="nil"/>
              <w:bottom w:val="nil"/>
              <w:right w:val="nil"/>
            </w:tcBorders>
          </w:tcPr>
          <w:p w14:paraId="0BE91AB7" w14:textId="77777777" w:rsidR="00174C4D" w:rsidRDefault="008F760C" w:rsidP="00226D39">
            <w:pPr>
              <w:spacing w:after="0" w:line="259" w:lineRule="auto"/>
              <w:ind w:left="2" w:firstLine="0"/>
              <w:jc w:val="left"/>
            </w:pPr>
            <w:r>
              <w:t xml:space="preserve">Mellow </w:t>
            </w:r>
          </w:p>
        </w:tc>
        <w:tc>
          <w:tcPr>
            <w:tcW w:w="2268" w:type="dxa"/>
            <w:tcBorders>
              <w:top w:val="nil"/>
              <w:left w:val="nil"/>
              <w:bottom w:val="nil"/>
              <w:right w:val="nil"/>
            </w:tcBorders>
          </w:tcPr>
          <w:p w14:paraId="0BE91AB8" w14:textId="77777777" w:rsidR="00174C4D" w:rsidRDefault="008F760C" w:rsidP="00226D39">
            <w:pPr>
              <w:spacing w:after="0" w:line="259" w:lineRule="auto"/>
              <w:ind w:left="2" w:firstLine="0"/>
              <w:jc w:val="left"/>
            </w:pPr>
            <w:proofErr w:type="spellStart"/>
            <w:r>
              <w:t>Kaipaki</w:t>
            </w:r>
            <w:proofErr w:type="spellEnd"/>
          </w:p>
        </w:tc>
      </w:tr>
      <w:tr w:rsidR="00174C4D" w14:paraId="0BE91ABE" w14:textId="77777777">
        <w:trPr>
          <w:trHeight w:val="537"/>
        </w:trPr>
        <w:tc>
          <w:tcPr>
            <w:tcW w:w="794" w:type="dxa"/>
            <w:tcBorders>
              <w:top w:val="nil"/>
              <w:left w:val="nil"/>
              <w:bottom w:val="nil"/>
              <w:right w:val="nil"/>
            </w:tcBorders>
            <w:vAlign w:val="bottom"/>
          </w:tcPr>
          <w:p w14:paraId="0BE91ABA" w14:textId="77777777" w:rsidR="00174C4D" w:rsidRDefault="008F760C" w:rsidP="00226D39">
            <w:pPr>
              <w:spacing w:after="0" w:line="259" w:lineRule="auto"/>
              <w:ind w:left="2" w:firstLine="0"/>
              <w:jc w:val="left"/>
            </w:pPr>
            <w:r>
              <w:rPr>
                <w:b/>
              </w:rPr>
              <w:t>O</w:t>
            </w:r>
            <w:r w:rsidR="00226D39">
              <w:rPr>
                <w:b/>
              </w:rPr>
              <w:t>H</w:t>
            </w:r>
            <w:r>
              <w:rPr>
                <w:b/>
              </w:rPr>
              <w:t xml:space="preserve">  </w:t>
            </w:r>
            <w:r>
              <w:t xml:space="preserve"> </w:t>
            </w:r>
          </w:p>
        </w:tc>
        <w:tc>
          <w:tcPr>
            <w:tcW w:w="2608" w:type="dxa"/>
            <w:tcBorders>
              <w:top w:val="nil"/>
              <w:left w:val="nil"/>
              <w:bottom w:val="nil"/>
              <w:right w:val="nil"/>
            </w:tcBorders>
            <w:vAlign w:val="bottom"/>
          </w:tcPr>
          <w:p w14:paraId="0BE91ABB" w14:textId="77777777" w:rsidR="00174C4D" w:rsidRDefault="008F760C">
            <w:pPr>
              <w:spacing w:after="0" w:line="259" w:lineRule="auto"/>
              <w:ind w:left="0" w:firstLine="0"/>
              <w:jc w:val="left"/>
            </w:pPr>
            <w:r>
              <w:t xml:space="preserve">Humic  </w:t>
            </w:r>
          </w:p>
        </w:tc>
        <w:tc>
          <w:tcPr>
            <w:tcW w:w="2834" w:type="dxa"/>
            <w:tcBorders>
              <w:top w:val="nil"/>
              <w:left w:val="nil"/>
              <w:bottom w:val="nil"/>
              <w:right w:val="nil"/>
            </w:tcBorders>
            <w:vAlign w:val="bottom"/>
          </w:tcPr>
          <w:p w14:paraId="0BE91ABC" w14:textId="77777777" w:rsidR="00174C4D" w:rsidRDefault="008F760C">
            <w:pPr>
              <w:spacing w:after="0" w:line="259" w:lineRule="auto"/>
              <w:ind w:left="0" w:firstLine="0"/>
              <w:jc w:val="left"/>
            </w:pPr>
            <w:r>
              <w:t xml:space="preserve">Acid </w:t>
            </w:r>
          </w:p>
        </w:tc>
        <w:tc>
          <w:tcPr>
            <w:tcW w:w="2268" w:type="dxa"/>
            <w:tcBorders>
              <w:top w:val="nil"/>
              <w:left w:val="nil"/>
              <w:bottom w:val="nil"/>
              <w:right w:val="nil"/>
            </w:tcBorders>
            <w:vAlign w:val="bottom"/>
          </w:tcPr>
          <w:p w14:paraId="0BE91ABD" w14:textId="77777777" w:rsidR="00174C4D" w:rsidRDefault="008F760C">
            <w:pPr>
              <w:spacing w:after="0" w:line="259" w:lineRule="auto"/>
              <w:ind w:left="0" w:firstLine="0"/>
              <w:jc w:val="left"/>
            </w:pPr>
            <w:r>
              <w:t>Ardmore</w:t>
            </w:r>
          </w:p>
        </w:tc>
      </w:tr>
      <w:tr w:rsidR="00174C4D" w14:paraId="0BE91AC3" w14:textId="77777777">
        <w:trPr>
          <w:trHeight w:val="453"/>
        </w:trPr>
        <w:tc>
          <w:tcPr>
            <w:tcW w:w="794" w:type="dxa"/>
            <w:tcBorders>
              <w:top w:val="nil"/>
              <w:left w:val="nil"/>
              <w:bottom w:val="single" w:sz="8" w:space="0" w:color="181717"/>
              <w:right w:val="nil"/>
            </w:tcBorders>
          </w:tcPr>
          <w:p w14:paraId="0BE91ABF" w14:textId="77777777" w:rsidR="00174C4D" w:rsidRDefault="008F760C">
            <w:pPr>
              <w:spacing w:after="0" w:line="259" w:lineRule="auto"/>
              <w:ind w:left="2" w:firstLine="0"/>
              <w:jc w:val="left"/>
            </w:pPr>
            <w:r>
              <w:t xml:space="preserve"> </w:t>
            </w:r>
          </w:p>
        </w:tc>
        <w:tc>
          <w:tcPr>
            <w:tcW w:w="2608" w:type="dxa"/>
            <w:tcBorders>
              <w:top w:val="nil"/>
              <w:left w:val="nil"/>
              <w:bottom w:val="single" w:sz="8" w:space="0" w:color="181717"/>
              <w:right w:val="nil"/>
            </w:tcBorders>
          </w:tcPr>
          <w:p w14:paraId="0BE91AC0" w14:textId="77777777" w:rsidR="00174C4D" w:rsidRDefault="00174C4D">
            <w:pPr>
              <w:spacing w:after="160" w:line="259" w:lineRule="auto"/>
              <w:ind w:left="0" w:firstLine="0"/>
              <w:jc w:val="left"/>
            </w:pPr>
          </w:p>
        </w:tc>
        <w:tc>
          <w:tcPr>
            <w:tcW w:w="2834" w:type="dxa"/>
            <w:tcBorders>
              <w:top w:val="nil"/>
              <w:left w:val="nil"/>
              <w:bottom w:val="single" w:sz="8" w:space="0" w:color="181717"/>
              <w:right w:val="nil"/>
            </w:tcBorders>
          </w:tcPr>
          <w:p w14:paraId="0BE91AC1" w14:textId="77777777" w:rsidR="00174C4D" w:rsidRDefault="008F760C">
            <w:pPr>
              <w:spacing w:after="0" w:line="259" w:lineRule="auto"/>
              <w:ind w:left="0" w:firstLine="0"/>
              <w:jc w:val="left"/>
            </w:pPr>
            <w:r>
              <w:t xml:space="preserve">Mellow  </w:t>
            </w:r>
          </w:p>
        </w:tc>
        <w:tc>
          <w:tcPr>
            <w:tcW w:w="2268" w:type="dxa"/>
            <w:tcBorders>
              <w:top w:val="nil"/>
              <w:left w:val="nil"/>
              <w:bottom w:val="single" w:sz="8" w:space="0" w:color="181717"/>
              <w:right w:val="nil"/>
            </w:tcBorders>
          </w:tcPr>
          <w:p w14:paraId="0BE91AC2" w14:textId="77777777" w:rsidR="00174C4D" w:rsidRDefault="008F760C">
            <w:pPr>
              <w:spacing w:after="0" w:line="259" w:lineRule="auto"/>
              <w:ind w:left="0" w:firstLine="0"/>
              <w:jc w:val="left"/>
            </w:pPr>
            <w:proofErr w:type="spellStart"/>
            <w:r>
              <w:t>Pukehina</w:t>
            </w:r>
            <w:proofErr w:type="spellEnd"/>
          </w:p>
        </w:tc>
      </w:tr>
    </w:tbl>
    <w:p w14:paraId="0BE91AC4" w14:textId="77777777" w:rsidR="00174C4D" w:rsidRDefault="00226D39">
      <w:pPr>
        <w:pStyle w:val="Heading3"/>
        <w:spacing w:after="281"/>
        <w:ind w:left="-4" w:hanging="9"/>
        <w:jc w:val="left"/>
      </w:pPr>
      <w:r>
        <w:lastRenderedPageBreak/>
        <w:t>KEY</w:t>
      </w:r>
      <w:r w:rsidR="008F760C">
        <w:t xml:space="preserve"> </w:t>
      </w:r>
      <w:r>
        <w:t>T</w:t>
      </w:r>
      <w:r w:rsidR="008F760C">
        <w:t>O GRO</w:t>
      </w:r>
      <w:r>
        <w:t>UP</w:t>
      </w:r>
      <w:r w:rsidR="008F760C">
        <w:t>S O</w:t>
      </w:r>
      <w:r>
        <w:t>F</w:t>
      </w:r>
      <w:r w:rsidR="008F760C">
        <w:t xml:space="preserve"> ORGANIC SOILS</w:t>
      </w:r>
    </w:p>
    <w:p w14:paraId="0BE91AC5" w14:textId="2D0C7168" w:rsidR="00174C4D" w:rsidRDefault="008F760C">
      <w:pPr>
        <w:spacing w:after="0" w:line="249" w:lineRule="auto"/>
        <w:ind w:left="553" w:right="55" w:hanging="567"/>
      </w:pPr>
      <w:r w:rsidRPr="468646E0">
        <w:rPr>
          <w:b/>
          <w:bCs/>
        </w:rPr>
        <w:t>OL</w:t>
      </w:r>
      <w:r>
        <w:t xml:space="preserve"> </w:t>
      </w:r>
      <w:r w:rsidR="00226D39">
        <w:tab/>
      </w:r>
      <w:r>
        <w:t xml:space="preserve">Organic Soils that occur entirely in partly or fully decomposed forest litter and </w:t>
      </w:r>
      <w:del w:id="1642" w:author="Balin Robertson" w:date="2024-10-14T00:54:00Z">
        <w:r>
          <w:delText xml:space="preserve">that </w:delText>
        </w:r>
      </w:del>
      <w:r>
        <w:t>are not almost continually saturated in the natural state (F and H horizons).</w:t>
      </w:r>
    </w:p>
    <w:p w14:paraId="0BE91AC6" w14:textId="77777777" w:rsidR="00174C4D" w:rsidRDefault="008F760C">
      <w:pPr>
        <w:spacing w:after="276" w:line="265" w:lineRule="auto"/>
        <w:ind w:left="10" w:right="54" w:hanging="10"/>
        <w:jc w:val="right"/>
      </w:pPr>
      <w:r>
        <w:rPr>
          <w:b/>
        </w:rPr>
        <w:t>LI</w:t>
      </w:r>
      <w:r w:rsidR="00226D39">
        <w:rPr>
          <w:b/>
        </w:rPr>
        <w:t>TTE</w:t>
      </w:r>
      <w:r>
        <w:rPr>
          <w:b/>
        </w:rPr>
        <w:t>R ORGANIC SOILS</w:t>
      </w:r>
    </w:p>
    <w:p w14:paraId="0BE91AC7" w14:textId="77777777" w:rsidR="00174C4D" w:rsidRDefault="008F760C">
      <w:pPr>
        <w:spacing w:after="0" w:line="249" w:lineRule="auto"/>
        <w:ind w:left="553" w:right="55" w:hanging="567"/>
      </w:pPr>
      <w:r>
        <w:rPr>
          <w:b/>
        </w:rPr>
        <w:t>O</w:t>
      </w:r>
      <w:r w:rsidR="00226D39">
        <w:rPr>
          <w:b/>
        </w:rPr>
        <w:t>F</w:t>
      </w:r>
      <w:r w:rsidR="00226D39">
        <w:rPr>
          <w:b/>
        </w:rPr>
        <w:tab/>
      </w:r>
      <w:r>
        <w:t>Other soils that, from the upper surface of the organic soil material to 60 cm depth, or to the base of the organic soil material if shallower, have horizons dominated (by accumulated thickness) by fibric organic soil material (Of horizons).</w:t>
      </w:r>
    </w:p>
    <w:p w14:paraId="0BE91AC8" w14:textId="77777777" w:rsidR="00174C4D" w:rsidRDefault="00226D39">
      <w:pPr>
        <w:spacing w:after="276" w:line="265" w:lineRule="auto"/>
        <w:ind w:left="10" w:right="54" w:hanging="10"/>
        <w:jc w:val="right"/>
      </w:pPr>
      <w:r>
        <w:rPr>
          <w:b/>
        </w:rPr>
        <w:t>F</w:t>
      </w:r>
      <w:r w:rsidR="008F760C">
        <w:rPr>
          <w:b/>
        </w:rPr>
        <w:t>IBRIC ORGANIC SOILS</w:t>
      </w:r>
    </w:p>
    <w:p w14:paraId="0BE91AC9" w14:textId="77777777" w:rsidR="00174C4D" w:rsidRDefault="008F760C">
      <w:pPr>
        <w:spacing w:after="0" w:line="249" w:lineRule="auto"/>
        <w:ind w:left="553" w:right="55" w:hanging="567"/>
      </w:pPr>
      <w:r>
        <w:rPr>
          <w:b/>
        </w:rPr>
        <w:t>OM</w:t>
      </w:r>
      <w:r w:rsidR="00226D39">
        <w:tab/>
      </w:r>
      <w:r>
        <w:t>Other soils that, from the upper surface of the organic soil material to 60 cm depth, or to the base of the organic soil material if shallower, have horizons dominated (by accumulated thickness) by mesic organic soil material (Om horizons).</w:t>
      </w:r>
    </w:p>
    <w:p w14:paraId="0BE91ACA" w14:textId="77777777" w:rsidR="00174C4D" w:rsidRDefault="008F760C">
      <w:pPr>
        <w:spacing w:after="276" w:line="265" w:lineRule="auto"/>
        <w:ind w:left="10" w:right="54" w:hanging="10"/>
        <w:jc w:val="right"/>
      </w:pPr>
      <w:r>
        <w:rPr>
          <w:b/>
        </w:rPr>
        <w:t>M</w:t>
      </w:r>
      <w:r w:rsidR="00226D39">
        <w:rPr>
          <w:b/>
        </w:rPr>
        <w:t>E</w:t>
      </w:r>
      <w:r>
        <w:rPr>
          <w:b/>
        </w:rPr>
        <w:t>SIC ORGANIC SOILS</w:t>
      </w:r>
    </w:p>
    <w:p w14:paraId="0BE91ACB" w14:textId="77777777" w:rsidR="00174C4D" w:rsidRDefault="008F760C">
      <w:pPr>
        <w:spacing w:after="0" w:line="249" w:lineRule="auto"/>
        <w:ind w:left="553" w:right="55" w:hanging="567"/>
      </w:pPr>
      <w:proofErr w:type="gramStart"/>
      <w:r>
        <w:rPr>
          <w:b/>
        </w:rPr>
        <w:t>Oh</w:t>
      </w:r>
      <w:proofErr w:type="gramEnd"/>
      <w:r w:rsidR="00226D39">
        <w:tab/>
      </w:r>
      <w:r>
        <w:t>Other soils that, from the upper surface of the organic soil material to 60 cm depth, or to the base of the organic soil material if shallower, have horizons dominated (by accumulated thickness) by humified organic soil material (Oh horizons).</w:t>
      </w:r>
    </w:p>
    <w:p w14:paraId="0BE91ACC" w14:textId="77777777" w:rsidR="00174C4D" w:rsidRDefault="00226D39">
      <w:pPr>
        <w:spacing w:after="276" w:line="265" w:lineRule="auto"/>
        <w:ind w:left="10" w:right="54" w:hanging="10"/>
        <w:jc w:val="right"/>
      </w:pPr>
      <w:r>
        <w:rPr>
          <w:b/>
        </w:rPr>
        <w:t>HU</w:t>
      </w:r>
      <w:r w:rsidR="008F760C">
        <w:rPr>
          <w:b/>
        </w:rPr>
        <w:t>MIC ORGANIC SOILS</w:t>
      </w:r>
    </w:p>
    <w:p w14:paraId="0BE91ACD" w14:textId="77777777" w:rsidR="00174C4D" w:rsidRDefault="008F760C">
      <w:pPr>
        <w:spacing w:after="293"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3B" wp14:editId="0BE9223C">
                <wp:extent cx="5400040" cy="6350"/>
                <wp:effectExtent l="0" t="0" r="0" b="0"/>
                <wp:docPr id="111388" name="Group 111388"/>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8939" name="Shape 8939"/>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8B8B429" id="Group 111388"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">
                <v:shape id="Shape 8939"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" path="m,l5400040,e" filled="f" strokecolor="#181717" strokeweight=".5pt">
                  <v:stroke miterlimit="1" joinstyle="miter"/>
                  <v:path arrowok="t" textboxrect="0,0,5400040,0"/>
                </v:shape>
                <w10:anchorlock/>
              </v:group>
            </w:pict>
          </mc:Fallback>
        </mc:AlternateContent>
      </w:r>
    </w:p>
    <w:p w14:paraId="0BE91ACE" w14:textId="77777777" w:rsidR="00174C4D" w:rsidRDefault="00226D39">
      <w:pPr>
        <w:pStyle w:val="Heading3"/>
        <w:spacing w:after="281"/>
        <w:ind w:left="-4" w:hanging="9"/>
        <w:jc w:val="left"/>
      </w:pPr>
      <w:r>
        <w:t>KEY</w:t>
      </w:r>
      <w:r w:rsidR="008F760C">
        <w:t xml:space="preserve"> </w:t>
      </w:r>
      <w:r>
        <w:t>TO</w:t>
      </w:r>
      <w:r w:rsidR="008F760C">
        <w:t xml:space="preserve"> </w:t>
      </w:r>
      <w:r>
        <w:t>SUBGROUPS</w:t>
      </w:r>
      <w:r w:rsidR="008F760C">
        <w:t xml:space="preserve"> O</w:t>
      </w:r>
      <w:r>
        <w:t>F</w:t>
      </w:r>
      <w:r w:rsidR="008F760C">
        <w:t xml:space="preserve"> ORGANIC SOILS</w:t>
      </w:r>
    </w:p>
    <w:p w14:paraId="0BE91ACF" w14:textId="77777777" w:rsidR="00174C4D" w:rsidRDefault="008F760C" w:rsidP="00226D39">
      <w:pPr>
        <w:spacing w:after="214" w:line="249" w:lineRule="auto"/>
        <w:ind w:left="567" w:right="51" w:hanging="582"/>
      </w:pPr>
      <w:proofErr w:type="gramStart"/>
      <w:r>
        <w:rPr>
          <w:b/>
        </w:rPr>
        <w:t xml:space="preserve">OL </w:t>
      </w:r>
      <w:r>
        <w:t xml:space="preserve"> </w:t>
      </w:r>
      <w:r w:rsidR="00226D39">
        <w:tab/>
      </w:r>
      <w:proofErr w:type="gramEnd"/>
      <w:r>
        <w:t>LITTER ORGANIC SOILS</w:t>
      </w:r>
    </w:p>
    <w:p w14:paraId="0BE91AD0" w14:textId="1AFF1024" w:rsidR="00174C4D" w:rsidRDefault="008F760C" w:rsidP="00226D39">
      <w:pPr>
        <w:spacing w:after="217" w:line="249" w:lineRule="auto"/>
        <w:ind w:left="553" w:right="55" w:firstLine="0"/>
      </w:pPr>
      <w:r>
        <w:t>Litter Organic Soils occur under forest beneath a canopy of acid</w:t>
      </w:r>
      <w:ins w:id="1643" w:author="Andre Eger" w:date="2023-08-22T23:55:00Z">
        <w:r w:rsidR="1A45D5DA">
          <w:t>ic</w:t>
        </w:r>
      </w:ins>
      <w:r>
        <w:t xml:space="preserve"> litter or mor-forming species. The organic material is derived predominantly from leaves and twigs and is normally not saturated except for a few days following heavy rain.</w:t>
      </w:r>
    </w:p>
    <w:p w14:paraId="0BE91AD1" w14:textId="77777777" w:rsidR="00174C4D" w:rsidRDefault="008F760C">
      <w:pPr>
        <w:spacing w:after="0" w:line="249" w:lineRule="auto"/>
        <w:ind w:left="1418" w:right="55" w:hanging="851"/>
      </w:pPr>
      <w:r>
        <w:rPr>
          <w:b/>
        </w:rPr>
        <w:t>OLBZ</w:t>
      </w:r>
      <w:r>
        <w:t xml:space="preserve"> </w:t>
      </w:r>
      <w:r w:rsidR="00226D39">
        <w:tab/>
      </w:r>
      <w:r>
        <w:t xml:space="preserve">Litter Organic Soils in which an underlying mineral soil, with an upper boundary at less than 90 cm from the soil surface, has a </w:t>
      </w:r>
      <w:r w:rsidRPr="0051582C">
        <w:rPr>
          <w:color w:val="2B579A"/>
          <w:u w:val="single"/>
          <w:shd w:val="clear" w:color="auto" w:fill="E6E6E6"/>
          <w:rPrChange w:id="1644" w:author="Thomas Caspari" w:date="2017-10-12T16:11:00Z">
            <w:rPr>
              <w:color w:val="2B579A"/>
              <w:shd w:val="clear" w:color="auto" w:fill="E6E6E6"/>
            </w:rPr>
          </w:rPrChange>
        </w:rPr>
        <w:t>podzolic-B</w:t>
      </w:r>
      <w:r>
        <w:t xml:space="preserve"> or </w:t>
      </w:r>
      <w:proofErr w:type="spellStart"/>
      <w:r w:rsidRPr="0051582C">
        <w:rPr>
          <w:color w:val="2B579A"/>
          <w:u w:val="single"/>
          <w:shd w:val="clear" w:color="auto" w:fill="E6E6E6"/>
          <w:rPrChange w:id="1645" w:author="Thomas Caspari" w:date="2017-10-12T16:11:00Z">
            <w:rPr>
              <w:color w:val="2B579A"/>
              <w:shd w:val="clear" w:color="auto" w:fill="E6E6E6"/>
            </w:rPr>
          </w:rPrChange>
        </w:rPr>
        <w:t>placic</w:t>
      </w:r>
      <w:proofErr w:type="spellEnd"/>
      <w:r w:rsidRPr="0051582C">
        <w:rPr>
          <w:color w:val="2B579A"/>
          <w:u w:val="single"/>
          <w:shd w:val="clear" w:color="auto" w:fill="E6E6E6"/>
          <w:rPrChange w:id="1646" w:author="Thomas Caspari" w:date="2017-10-12T16:11:00Z">
            <w:rPr>
              <w:color w:val="2B579A"/>
              <w:shd w:val="clear" w:color="auto" w:fill="E6E6E6"/>
            </w:rPr>
          </w:rPrChange>
        </w:rPr>
        <w:t xml:space="preserve"> horizon</w:t>
      </w:r>
      <w:r>
        <w:t>.</w:t>
      </w:r>
    </w:p>
    <w:p w14:paraId="0BE91AD2" w14:textId="77777777" w:rsidR="00174C4D" w:rsidRDefault="008F760C">
      <w:pPr>
        <w:spacing w:after="195" w:line="265" w:lineRule="auto"/>
        <w:ind w:left="10" w:right="54" w:hanging="10"/>
        <w:jc w:val="right"/>
      </w:pPr>
      <w:r>
        <w:rPr>
          <w:b/>
        </w:rPr>
        <w:t>Buried-podzol Litter Organic Soils</w:t>
      </w:r>
    </w:p>
    <w:p w14:paraId="0BE91AD3" w14:textId="77777777" w:rsidR="00174C4D" w:rsidRDefault="008F760C">
      <w:pPr>
        <w:spacing w:after="0" w:line="249" w:lineRule="auto"/>
        <w:ind w:left="1418" w:right="55" w:hanging="851"/>
      </w:pPr>
      <w:r w:rsidRPr="273D66C1">
        <w:rPr>
          <w:b/>
          <w:bCs/>
        </w:rPr>
        <w:t>OLBG</w:t>
      </w:r>
      <w:r>
        <w:t xml:space="preserve"> </w:t>
      </w:r>
      <w:r w:rsidR="00226D39">
        <w:tab/>
      </w:r>
      <w:r>
        <w:t xml:space="preserve">Other soils in which a </w:t>
      </w:r>
      <w:proofErr w:type="spellStart"/>
      <w:r w:rsidRPr="0051582C">
        <w:rPr>
          <w:color w:val="2B579A"/>
          <w:u w:val="single"/>
          <w:shd w:val="clear" w:color="auto" w:fill="E6E6E6"/>
          <w:rPrChange w:id="1647" w:author="Thomas Caspari" w:date="2017-10-12T16:11:00Z">
            <w:rPr>
              <w:color w:val="2B579A"/>
              <w:shd w:val="clear" w:color="auto" w:fill="E6E6E6"/>
            </w:rPr>
          </w:rPrChange>
        </w:rPr>
        <w:t>reductimorphic</w:t>
      </w:r>
      <w:proofErr w:type="spellEnd"/>
      <w:r w:rsidRPr="0051582C">
        <w:rPr>
          <w:color w:val="2B579A"/>
          <w:u w:val="single"/>
          <w:shd w:val="clear" w:color="auto" w:fill="E6E6E6"/>
          <w:rPrChange w:id="1648" w:author="Thomas Caspari" w:date="2017-10-12T16:11:00Z">
            <w:rPr>
              <w:color w:val="2B579A"/>
              <w:shd w:val="clear" w:color="auto" w:fill="E6E6E6"/>
            </w:rPr>
          </w:rPrChange>
        </w:rPr>
        <w:t xml:space="preserve"> horizon</w:t>
      </w:r>
      <w:del w:id="1649" w:author="Kirstin Deuss" w:date="2024-11-12T01:40:00Z">
        <w:r w:rsidDel="008F760C">
          <w:delText>,</w:delText>
        </w:r>
      </w:del>
      <w:r>
        <w:t xml:space="preserve"> occurs at less than 30 cm beneath the upper surface of the underlying mineral soil.</w:t>
      </w:r>
    </w:p>
    <w:p w14:paraId="0BE91AD4" w14:textId="77777777" w:rsidR="00174C4D" w:rsidRDefault="008F760C">
      <w:pPr>
        <w:spacing w:after="0" w:line="265" w:lineRule="auto"/>
        <w:ind w:left="10" w:right="54" w:hanging="10"/>
        <w:jc w:val="right"/>
      </w:pPr>
      <w:r>
        <w:rPr>
          <w:b/>
        </w:rPr>
        <w:t>Buried-</w:t>
      </w:r>
      <w:proofErr w:type="spellStart"/>
      <w:r>
        <w:rPr>
          <w:b/>
        </w:rPr>
        <w:t>gley</w:t>
      </w:r>
      <w:proofErr w:type="spellEnd"/>
      <w:r>
        <w:rPr>
          <w:b/>
        </w:rPr>
        <w:t xml:space="preserve"> Litter Organic Soils</w:t>
      </w:r>
    </w:p>
    <w:p w14:paraId="0BE91AD5" w14:textId="77777777" w:rsidR="00174C4D" w:rsidRDefault="008F760C">
      <w:pPr>
        <w:spacing w:after="0" w:line="259" w:lineRule="auto"/>
        <w:ind w:left="720" w:firstLine="0"/>
        <w:jc w:val="left"/>
      </w:pPr>
      <w:r>
        <w:t xml:space="preserve"> </w:t>
      </w:r>
    </w:p>
    <w:p w14:paraId="0BE91AD6" w14:textId="77777777" w:rsidR="00174C4D" w:rsidRDefault="008F760C">
      <w:pPr>
        <w:spacing w:after="11" w:line="249" w:lineRule="auto"/>
        <w:ind w:left="575" w:right="55"/>
      </w:pPr>
      <w:r>
        <w:rPr>
          <w:b/>
        </w:rPr>
        <w:lastRenderedPageBreak/>
        <w:t>OLO</w:t>
      </w:r>
      <w:r>
        <w:t xml:space="preserve"> </w:t>
      </w:r>
      <w:r w:rsidR="00226D39">
        <w:tab/>
      </w:r>
      <w:r>
        <w:t>Other soils.</w:t>
      </w:r>
    </w:p>
    <w:p w14:paraId="0BE91AD7" w14:textId="77777777" w:rsidR="00174C4D" w:rsidRDefault="008F760C">
      <w:pPr>
        <w:spacing w:after="874" w:line="265" w:lineRule="auto"/>
        <w:ind w:left="10" w:right="54" w:hanging="10"/>
        <w:jc w:val="right"/>
      </w:pPr>
      <w:r>
        <w:rPr>
          <w:b/>
        </w:rPr>
        <w:t>Orthic Litter Organic Soils</w:t>
      </w:r>
    </w:p>
    <w:p w14:paraId="0BE91AD8" w14:textId="5048AD63" w:rsidR="00174C4D" w:rsidRDefault="008F760C" w:rsidP="00226D39">
      <w:pPr>
        <w:spacing w:after="293" w:line="249" w:lineRule="auto"/>
        <w:ind w:left="567" w:right="51" w:hanging="582"/>
      </w:pPr>
      <w:del w:id="1650" w:author="Andre Eger" w:date="2024-09-30T11:07:00Z" w16du:dateUtc="2024-09-29T22:07:00Z">
        <w:r w:rsidDel="00202ED9">
          <w:rPr>
            <w:b/>
          </w:rPr>
          <w:delText>Of</w:delText>
        </w:r>
        <w:r w:rsidDel="00202ED9">
          <w:delText xml:space="preserve"> </w:delText>
        </w:r>
      </w:del>
      <w:ins w:id="1651" w:author="Andre Eger" w:date="2024-09-30T11:07:00Z" w16du:dateUtc="2024-09-29T22:07:00Z">
        <w:r w:rsidR="00202ED9">
          <w:rPr>
            <w:b/>
          </w:rPr>
          <w:t>OF</w:t>
        </w:r>
        <w:r w:rsidR="00202ED9">
          <w:t xml:space="preserve"> </w:t>
        </w:r>
      </w:ins>
      <w:r w:rsidR="00226D39">
        <w:tab/>
      </w:r>
      <w:r>
        <w:t>FIBRIC ORGANIC SOILS</w:t>
      </w:r>
    </w:p>
    <w:p w14:paraId="0BE91AD9" w14:textId="50503E59" w:rsidR="00174C4D" w:rsidRDefault="008F760C">
      <w:pPr>
        <w:spacing w:after="11" w:line="249" w:lineRule="auto"/>
        <w:ind w:left="553" w:right="55" w:hanging="567"/>
      </w:pPr>
      <w:r>
        <w:t xml:space="preserve"> </w:t>
      </w:r>
      <w:r>
        <w:tab/>
        <w:t xml:space="preserve">Fibric Organic Soils occur in sites that are saturated to the surface for extended periods (or in sites that have been artificially drained) in which the peat materials are only weakly decomposed. The wetland plant constituents are so little decomposed that their botanic origin may be readily </w:t>
      </w:r>
      <w:proofErr w:type="gramStart"/>
      <w:r>
        <w:t>determined</w:t>
      </w:r>
      <w:proofErr w:type="gramEnd"/>
      <w:r>
        <w:t xml:space="preserve"> and fibres are not destroyed by rubbing.</w:t>
      </w:r>
    </w:p>
    <w:p w14:paraId="0BE91ADA" w14:textId="77777777" w:rsidR="00226D39" w:rsidRDefault="00226D39">
      <w:pPr>
        <w:spacing w:after="11" w:line="249" w:lineRule="auto"/>
        <w:ind w:left="553" w:right="55" w:hanging="567"/>
      </w:pPr>
    </w:p>
    <w:tbl>
      <w:tblPr>
        <w:tblStyle w:val="TableGrid1"/>
        <w:tblW w:w="8003" w:type="dxa"/>
        <w:tblInd w:w="566" w:type="dxa"/>
        <w:tblLook w:val="04A0" w:firstRow="1" w:lastRow="0" w:firstColumn="1" w:lastColumn="0" w:noHBand="0" w:noVBand="1"/>
      </w:tblPr>
      <w:tblGrid>
        <w:gridCol w:w="851"/>
        <w:gridCol w:w="7152"/>
      </w:tblGrid>
      <w:tr w:rsidR="00174C4D" w14:paraId="0BE91ADE" w14:textId="77777777" w:rsidTr="273D66C1">
        <w:trPr>
          <w:trHeight w:val="1404"/>
        </w:trPr>
        <w:tc>
          <w:tcPr>
            <w:tcW w:w="851" w:type="dxa"/>
            <w:tcBorders>
              <w:top w:val="nil"/>
              <w:left w:val="nil"/>
              <w:bottom w:val="nil"/>
              <w:right w:val="nil"/>
            </w:tcBorders>
          </w:tcPr>
          <w:p w14:paraId="0BE91ADB" w14:textId="77777777" w:rsidR="00174C4D" w:rsidRDefault="008F760C" w:rsidP="00226D39">
            <w:pPr>
              <w:spacing w:after="0" w:line="259" w:lineRule="auto"/>
              <w:ind w:left="0" w:firstLine="0"/>
              <w:jc w:val="left"/>
            </w:pPr>
            <w:r>
              <w:rPr>
                <w:b/>
              </w:rPr>
              <w:t>O</w:t>
            </w:r>
            <w:r w:rsidR="00226D39">
              <w:rPr>
                <w:b/>
              </w:rPr>
              <w:t>F</w:t>
            </w:r>
            <w:r>
              <w:rPr>
                <w:b/>
              </w:rPr>
              <w:t>S</w:t>
            </w:r>
            <w:r>
              <w:t xml:space="preserve"> </w:t>
            </w:r>
          </w:p>
        </w:tc>
        <w:tc>
          <w:tcPr>
            <w:tcW w:w="7152" w:type="dxa"/>
            <w:tcBorders>
              <w:top w:val="nil"/>
              <w:left w:val="nil"/>
              <w:bottom w:val="nil"/>
              <w:right w:val="nil"/>
            </w:tcBorders>
          </w:tcPr>
          <w:p w14:paraId="0BE91ADC" w14:textId="77777777" w:rsidR="00174C4D" w:rsidRDefault="008F760C">
            <w:pPr>
              <w:spacing w:after="57" w:line="239" w:lineRule="auto"/>
              <w:ind w:left="0" w:right="66" w:firstLine="0"/>
            </w:pPr>
            <w:r>
              <w:t xml:space="preserve">Fibric Organic Soils in which the organic fibres, to a depth of 60 cm from the soil surface, or to the base of </w:t>
            </w:r>
            <w:r w:rsidRPr="0051582C">
              <w:rPr>
                <w:color w:val="2B579A"/>
                <w:u w:val="single"/>
                <w:shd w:val="clear" w:color="auto" w:fill="E6E6E6"/>
                <w:rPrChange w:id="1652" w:author="Thomas Caspari" w:date="2017-10-12T16:12:00Z">
                  <w:rPr>
                    <w:color w:val="2B579A"/>
                    <w:shd w:val="clear" w:color="auto" w:fill="E6E6E6"/>
                  </w:rPr>
                </w:rPrChange>
              </w:rPr>
              <w:t>organic soil material</w:t>
            </w:r>
            <w:r>
              <w:t xml:space="preserve"> if shallower, are more than 70% </w:t>
            </w:r>
            <w:r>
              <w:rPr>
                <w:i/>
              </w:rPr>
              <w:t>Sphagnum</w:t>
            </w:r>
            <w:r>
              <w:t xml:space="preserve"> species.</w:t>
            </w:r>
          </w:p>
          <w:p w14:paraId="0BE91ADD" w14:textId="77777777" w:rsidR="00174C4D" w:rsidRDefault="008F760C" w:rsidP="00226D39">
            <w:pPr>
              <w:spacing w:after="0" w:line="259" w:lineRule="auto"/>
              <w:ind w:left="0" w:right="66" w:firstLine="0"/>
              <w:jc w:val="right"/>
            </w:pPr>
            <w:proofErr w:type="spellStart"/>
            <w:r>
              <w:rPr>
                <w:b/>
              </w:rPr>
              <w:t>Sphagnic</w:t>
            </w:r>
            <w:proofErr w:type="spellEnd"/>
            <w:r>
              <w:rPr>
                <w:b/>
              </w:rPr>
              <w:t xml:space="preserve"> </w:t>
            </w:r>
            <w:r w:rsidR="00226D39">
              <w:rPr>
                <w:b/>
              </w:rPr>
              <w:t>F</w:t>
            </w:r>
            <w:r>
              <w:rPr>
                <w:b/>
              </w:rPr>
              <w:t>ibric Organic Soils</w:t>
            </w:r>
          </w:p>
        </w:tc>
      </w:tr>
      <w:tr w:rsidR="00174C4D" w14:paraId="0BE91AE2" w14:textId="77777777" w:rsidTr="273D66C1">
        <w:trPr>
          <w:trHeight w:val="1347"/>
        </w:trPr>
        <w:tc>
          <w:tcPr>
            <w:tcW w:w="851" w:type="dxa"/>
            <w:tcBorders>
              <w:top w:val="nil"/>
              <w:left w:val="nil"/>
              <w:bottom w:val="nil"/>
              <w:right w:val="nil"/>
            </w:tcBorders>
          </w:tcPr>
          <w:p w14:paraId="0BE91ADF" w14:textId="77777777" w:rsidR="00174C4D" w:rsidRDefault="008F760C" w:rsidP="0051582C">
            <w:pPr>
              <w:spacing w:before="120" w:after="0" w:line="259" w:lineRule="auto"/>
              <w:ind w:left="0" w:firstLine="0"/>
              <w:jc w:val="left"/>
            </w:pPr>
            <w:r>
              <w:rPr>
                <w:b/>
              </w:rPr>
              <w:t>O</w:t>
            </w:r>
            <w:r w:rsidR="00226D39">
              <w:rPr>
                <w:b/>
              </w:rPr>
              <w:t>F</w:t>
            </w:r>
            <w:r>
              <w:rPr>
                <w:b/>
              </w:rPr>
              <w:t>A</w:t>
            </w:r>
            <w:r>
              <w:t xml:space="preserve"> </w:t>
            </w:r>
          </w:p>
        </w:tc>
        <w:tc>
          <w:tcPr>
            <w:tcW w:w="7152" w:type="dxa"/>
            <w:tcBorders>
              <w:top w:val="nil"/>
              <w:left w:val="nil"/>
              <w:bottom w:val="nil"/>
              <w:right w:val="nil"/>
            </w:tcBorders>
            <w:vAlign w:val="bottom"/>
          </w:tcPr>
          <w:p w14:paraId="0BE91AE0" w14:textId="06BB3542" w:rsidR="00174C4D" w:rsidRDefault="008F760C">
            <w:pPr>
              <w:spacing w:after="0" w:line="239" w:lineRule="auto"/>
              <w:ind w:left="0" w:right="65" w:firstLine="0"/>
            </w:pPr>
            <w:r>
              <w:t xml:space="preserve">Other soils in which the </w:t>
            </w:r>
            <w:r w:rsidRPr="00FA4513">
              <w:rPr>
                <w:color w:val="2B579A"/>
                <w:u w:val="single"/>
                <w:shd w:val="clear" w:color="auto" w:fill="E6E6E6"/>
                <w:rPrChange w:id="1653" w:author="Thomas Caspari" w:date="2017-10-12T16:14:00Z">
                  <w:rPr>
                    <w:color w:val="2B579A"/>
                    <w:shd w:val="clear" w:color="auto" w:fill="E6E6E6"/>
                  </w:rPr>
                </w:rPrChange>
              </w:rPr>
              <w:t>organic soil material</w:t>
            </w:r>
            <w:ins w:id="1654" w:author="Kirstin Deuss" w:date="2024-11-12T01:42:00Z">
              <w:r w:rsidR="12F952D5" w:rsidRPr="00FA4513">
                <w:rPr>
                  <w:color w:val="2B579A"/>
                  <w:u w:val="single"/>
                  <w:shd w:val="clear" w:color="auto" w:fill="E6E6E6"/>
                </w:rPr>
                <w:t>,</w:t>
              </w:r>
            </w:ins>
            <w:r>
              <w:t xml:space="preserve"> to a depth of 60 cm from the soil surface, or to its base if shallower, has pH of 4.5 or less throughout the major part.</w:t>
            </w:r>
          </w:p>
          <w:p w14:paraId="0BE91AE1" w14:textId="77777777" w:rsidR="00174C4D" w:rsidRDefault="008F760C" w:rsidP="00226D39">
            <w:pPr>
              <w:spacing w:after="0" w:line="259" w:lineRule="auto"/>
              <w:ind w:left="0" w:right="65" w:firstLine="0"/>
              <w:jc w:val="right"/>
            </w:pPr>
            <w:r>
              <w:rPr>
                <w:b/>
              </w:rPr>
              <w:t xml:space="preserve">Acid </w:t>
            </w:r>
            <w:r w:rsidR="00226D39">
              <w:rPr>
                <w:b/>
              </w:rPr>
              <w:t>F</w:t>
            </w:r>
            <w:r>
              <w:rPr>
                <w:b/>
              </w:rPr>
              <w:t>ibric Organic Soils</w:t>
            </w:r>
          </w:p>
        </w:tc>
      </w:tr>
      <w:tr w:rsidR="00174C4D" w14:paraId="0BE91AE4" w14:textId="77777777" w:rsidTr="273D66C1">
        <w:trPr>
          <w:trHeight w:val="606"/>
        </w:trPr>
        <w:tc>
          <w:tcPr>
            <w:tcW w:w="8003" w:type="dxa"/>
            <w:gridSpan w:val="2"/>
            <w:tcBorders>
              <w:top w:val="nil"/>
              <w:left w:val="nil"/>
              <w:bottom w:val="nil"/>
              <w:right w:val="nil"/>
            </w:tcBorders>
            <w:vAlign w:val="bottom"/>
          </w:tcPr>
          <w:p w14:paraId="0BE91AE3" w14:textId="64F40E70" w:rsidR="00174C4D" w:rsidRDefault="008F760C" w:rsidP="0051582C">
            <w:pPr>
              <w:spacing w:after="0" w:line="259" w:lineRule="auto"/>
              <w:ind w:left="852" w:hanging="852"/>
              <w:jc w:val="left"/>
            </w:pPr>
            <w:r>
              <w:rPr>
                <w:b/>
              </w:rPr>
              <w:t>O</w:t>
            </w:r>
            <w:r w:rsidR="00226D39">
              <w:rPr>
                <w:b/>
              </w:rPr>
              <w:t>F</w:t>
            </w:r>
            <w:r>
              <w:rPr>
                <w:b/>
              </w:rPr>
              <w:t>M</w:t>
            </w:r>
            <w:r>
              <w:t xml:space="preserve"> </w:t>
            </w:r>
            <w:r w:rsidR="0051582C">
              <w:tab/>
            </w:r>
            <w:r>
              <w:t>Other soils.</w:t>
            </w:r>
          </w:p>
        </w:tc>
      </w:tr>
    </w:tbl>
    <w:p w14:paraId="0BE91AE5" w14:textId="77777777" w:rsidR="00174C4D" w:rsidRDefault="008F760C">
      <w:pPr>
        <w:spacing w:after="874" w:line="265" w:lineRule="auto"/>
        <w:ind w:left="10" w:right="54" w:hanging="10"/>
        <w:jc w:val="right"/>
      </w:pPr>
      <w:r>
        <w:rPr>
          <w:b/>
        </w:rPr>
        <w:t xml:space="preserve">Mellow </w:t>
      </w:r>
      <w:r w:rsidR="00226D39">
        <w:rPr>
          <w:b/>
        </w:rPr>
        <w:t>F</w:t>
      </w:r>
      <w:r>
        <w:rPr>
          <w:b/>
        </w:rPr>
        <w:t>ibric Organic Soils</w:t>
      </w:r>
    </w:p>
    <w:p w14:paraId="0BE91AE6" w14:textId="77777777" w:rsidR="00174C4D" w:rsidRDefault="008F760C" w:rsidP="00226D39">
      <w:pPr>
        <w:spacing w:after="293" w:line="249" w:lineRule="auto"/>
        <w:ind w:left="567" w:right="51" w:hanging="567"/>
      </w:pPr>
      <w:r>
        <w:rPr>
          <w:b/>
        </w:rPr>
        <w:t>OM</w:t>
      </w:r>
      <w:r>
        <w:t xml:space="preserve"> </w:t>
      </w:r>
      <w:r w:rsidR="00226D39">
        <w:tab/>
      </w:r>
      <w:r>
        <w:t>MESIC ORGANIC SOILS</w:t>
      </w:r>
    </w:p>
    <w:p w14:paraId="0BE91AE7" w14:textId="77777777" w:rsidR="00174C4D" w:rsidRDefault="008F760C">
      <w:pPr>
        <w:spacing w:after="292" w:line="249" w:lineRule="auto"/>
        <w:ind w:left="553" w:right="55" w:hanging="567"/>
      </w:pPr>
      <w:r>
        <w:t xml:space="preserve"> </w:t>
      </w:r>
      <w:r w:rsidR="00226D39">
        <w:tab/>
      </w:r>
      <w:r>
        <w:t>Mesic Organic Soils occur in very wet sites (or in sites that have been artificially drained) in which the peat materials are moderately decomposed. The remains of up to two-thirds of the original wetland plants that make up the bulk of the soil are unrecognisable or are largely destroyed by rubbing between the fingers.</w:t>
      </w:r>
    </w:p>
    <w:p w14:paraId="0BE91AE8" w14:textId="169E3DCE" w:rsidR="00174C4D" w:rsidRDefault="008F760C">
      <w:pPr>
        <w:spacing w:after="0" w:line="249" w:lineRule="auto"/>
        <w:ind w:left="1417" w:right="55" w:hanging="851"/>
      </w:pPr>
      <w:r w:rsidRPr="273D66C1">
        <w:rPr>
          <w:b/>
          <w:bCs/>
        </w:rPr>
        <w:t>OMA</w:t>
      </w:r>
      <w:r w:rsidR="00226D39">
        <w:rPr>
          <w:b/>
        </w:rPr>
        <w:tab/>
      </w:r>
      <w:r>
        <w:t xml:space="preserve">Other soils in which the </w:t>
      </w:r>
      <w:r w:rsidRPr="00FA4513">
        <w:rPr>
          <w:color w:val="2B579A"/>
          <w:u w:val="single"/>
          <w:shd w:val="clear" w:color="auto" w:fill="E6E6E6"/>
          <w:rPrChange w:id="1655" w:author="Thomas Caspari" w:date="2017-10-12T16:15:00Z">
            <w:rPr>
              <w:color w:val="2B579A"/>
              <w:shd w:val="clear" w:color="auto" w:fill="E6E6E6"/>
            </w:rPr>
          </w:rPrChange>
        </w:rPr>
        <w:t>organic soil material</w:t>
      </w:r>
      <w:ins w:id="1656" w:author="Kirstin Deuss" w:date="2024-11-12T01:42:00Z">
        <w:r w:rsidR="15DD33B2" w:rsidRPr="00FA4513">
          <w:rPr>
            <w:color w:val="2B579A"/>
            <w:u w:val="single"/>
            <w:shd w:val="clear" w:color="auto" w:fill="E6E6E6"/>
          </w:rPr>
          <w:t>,</w:t>
        </w:r>
      </w:ins>
      <w:r>
        <w:t xml:space="preserve"> to a depth of 60 cm from the soil surface, or to its base if shallower, has pH of 4.5 or less throughout the major part.</w:t>
      </w:r>
    </w:p>
    <w:p w14:paraId="0BE91AE9" w14:textId="77777777" w:rsidR="00174C4D" w:rsidRDefault="008F760C">
      <w:pPr>
        <w:spacing w:after="276" w:line="265" w:lineRule="auto"/>
        <w:ind w:left="10" w:right="54" w:hanging="10"/>
        <w:jc w:val="right"/>
      </w:pPr>
      <w:r>
        <w:rPr>
          <w:b/>
        </w:rPr>
        <w:t>Acid Mesic Organic Soils</w:t>
      </w:r>
    </w:p>
    <w:p w14:paraId="0BE91AEA" w14:textId="77777777" w:rsidR="00174C4D" w:rsidRDefault="008F760C">
      <w:pPr>
        <w:spacing w:after="11" w:line="249" w:lineRule="auto"/>
        <w:ind w:left="575" w:right="55"/>
      </w:pPr>
      <w:r>
        <w:rPr>
          <w:b/>
        </w:rPr>
        <w:t>OMM</w:t>
      </w:r>
      <w:r>
        <w:t xml:space="preserve"> </w:t>
      </w:r>
      <w:r w:rsidR="00226D39">
        <w:tab/>
      </w:r>
      <w:r>
        <w:t>Other soils.</w:t>
      </w:r>
    </w:p>
    <w:p w14:paraId="0BE91AEC" w14:textId="3FDCA594" w:rsidR="00226D39" w:rsidRDefault="008F760C" w:rsidP="0009697C">
      <w:pPr>
        <w:spacing w:after="1720" w:line="265" w:lineRule="auto"/>
        <w:ind w:left="10" w:right="54" w:hanging="10"/>
        <w:jc w:val="right"/>
        <w:rPr>
          <w:b/>
        </w:rPr>
      </w:pPr>
      <w:r>
        <w:rPr>
          <w:b/>
        </w:rPr>
        <w:t>Mellow Mesic Organic Soils</w:t>
      </w:r>
      <w:r w:rsidR="00226D39">
        <w:rPr>
          <w:b/>
        </w:rPr>
        <w:br w:type="page"/>
      </w:r>
    </w:p>
    <w:p w14:paraId="0BE91AED" w14:textId="77777777" w:rsidR="00174C4D" w:rsidRDefault="008F760C" w:rsidP="00226D39">
      <w:pPr>
        <w:spacing w:after="293" w:line="249" w:lineRule="auto"/>
        <w:ind w:left="567" w:right="51" w:hanging="582"/>
      </w:pPr>
      <w:proofErr w:type="gramStart"/>
      <w:r>
        <w:rPr>
          <w:b/>
        </w:rPr>
        <w:lastRenderedPageBreak/>
        <w:t>O</w:t>
      </w:r>
      <w:r w:rsidR="00226D39">
        <w:rPr>
          <w:b/>
        </w:rPr>
        <w:t>H</w:t>
      </w:r>
      <w:proofErr w:type="gramEnd"/>
      <w:r w:rsidR="00226D39">
        <w:rPr>
          <w:b/>
        </w:rPr>
        <w:tab/>
      </w:r>
      <w:r>
        <w:t>HUMIC ORGANIC SOILS</w:t>
      </w:r>
    </w:p>
    <w:p w14:paraId="0BE91AEE" w14:textId="77777777" w:rsidR="00174C4D" w:rsidRDefault="008F760C" w:rsidP="00226D39">
      <w:pPr>
        <w:spacing w:after="293" w:line="249" w:lineRule="auto"/>
        <w:ind w:left="552" w:right="51" w:firstLine="0"/>
      </w:pPr>
      <w:r>
        <w:t>Humic Organic Soils occur in very wet sites (or in sites that have been artificially drained). The peat materials are strongly decomposed to the extent that the original wetland plant remains cannot be recognised throughout most of the soil profile.</w:t>
      </w:r>
    </w:p>
    <w:p w14:paraId="0BE91AEF" w14:textId="5A8AAE99" w:rsidR="00174C4D" w:rsidRDefault="008F760C">
      <w:pPr>
        <w:spacing w:after="46" w:line="249" w:lineRule="auto"/>
        <w:ind w:left="1417" w:right="51" w:hanging="851"/>
      </w:pPr>
      <w:r w:rsidRPr="273D66C1">
        <w:rPr>
          <w:b/>
          <w:bCs/>
        </w:rPr>
        <w:t>O</w:t>
      </w:r>
      <w:r w:rsidR="00226D39" w:rsidRPr="273D66C1">
        <w:rPr>
          <w:b/>
          <w:bCs/>
        </w:rPr>
        <w:t>H</w:t>
      </w:r>
      <w:r w:rsidRPr="273D66C1">
        <w:rPr>
          <w:b/>
          <w:bCs/>
        </w:rPr>
        <w:t>A</w:t>
      </w:r>
      <w:r w:rsidR="00226D39">
        <w:rPr>
          <w:b/>
        </w:rPr>
        <w:tab/>
      </w:r>
      <w:r>
        <w:t xml:space="preserve">Humic Organic Soils in which the </w:t>
      </w:r>
      <w:r w:rsidRPr="00FA4513">
        <w:rPr>
          <w:color w:val="2B579A"/>
          <w:u w:val="single"/>
          <w:shd w:val="clear" w:color="auto" w:fill="E6E6E6"/>
          <w:rPrChange w:id="1657" w:author="Thomas Caspari" w:date="2017-10-12T16:15:00Z">
            <w:rPr>
              <w:color w:val="2B579A"/>
              <w:shd w:val="clear" w:color="auto" w:fill="E6E6E6"/>
            </w:rPr>
          </w:rPrChange>
        </w:rPr>
        <w:t>organic soil material</w:t>
      </w:r>
      <w:ins w:id="1658" w:author="Kirstin Deuss" w:date="2024-11-12T01:42:00Z">
        <w:r w:rsidR="37E6640E" w:rsidRPr="00FA4513">
          <w:rPr>
            <w:color w:val="2B579A"/>
            <w:u w:val="single"/>
            <w:shd w:val="clear" w:color="auto" w:fill="E6E6E6"/>
          </w:rPr>
          <w:t>,</w:t>
        </w:r>
      </w:ins>
      <w:r>
        <w:t xml:space="preserve"> to a depth of 60 cm from the soil surface, or to its base if shallower, has pH of 4.5 or less throughout the major part.</w:t>
      </w:r>
    </w:p>
    <w:p w14:paraId="0BE91AF0" w14:textId="77777777" w:rsidR="00174C4D" w:rsidRDefault="008F760C">
      <w:pPr>
        <w:spacing w:after="276" w:line="265" w:lineRule="auto"/>
        <w:ind w:left="10" w:right="54" w:hanging="10"/>
        <w:jc w:val="right"/>
      </w:pPr>
      <w:r>
        <w:rPr>
          <w:b/>
        </w:rPr>
        <w:t xml:space="preserve">Acid </w:t>
      </w:r>
      <w:r w:rsidR="00226D39">
        <w:rPr>
          <w:b/>
        </w:rPr>
        <w:t>H</w:t>
      </w:r>
      <w:r>
        <w:rPr>
          <w:b/>
        </w:rPr>
        <w:t>umic Organic Soils</w:t>
      </w:r>
    </w:p>
    <w:p w14:paraId="0BE91AF1" w14:textId="77777777" w:rsidR="00174C4D" w:rsidRDefault="008F760C">
      <w:pPr>
        <w:spacing w:after="11" w:line="249" w:lineRule="auto"/>
        <w:ind w:left="575" w:right="55"/>
      </w:pPr>
      <w:r>
        <w:rPr>
          <w:b/>
        </w:rPr>
        <w:t>O</w:t>
      </w:r>
      <w:r w:rsidR="00226D39">
        <w:rPr>
          <w:b/>
        </w:rPr>
        <w:t>H</w:t>
      </w:r>
      <w:r>
        <w:rPr>
          <w:b/>
        </w:rPr>
        <w:t>M</w:t>
      </w:r>
      <w:r w:rsidR="00226D39">
        <w:rPr>
          <w:b/>
        </w:rPr>
        <w:tab/>
      </w:r>
      <w:r>
        <w:t>Other soils.</w:t>
      </w:r>
    </w:p>
    <w:p w14:paraId="0BE91AF2" w14:textId="77777777" w:rsidR="00174C4D" w:rsidRDefault="008F760C">
      <w:pPr>
        <w:spacing w:after="276" w:line="265" w:lineRule="auto"/>
        <w:ind w:left="10" w:right="54" w:hanging="10"/>
        <w:jc w:val="right"/>
      </w:pPr>
      <w:r>
        <w:rPr>
          <w:b/>
        </w:rPr>
        <w:t xml:space="preserve">Mellow </w:t>
      </w:r>
      <w:r w:rsidR="00226D39">
        <w:rPr>
          <w:b/>
        </w:rPr>
        <w:t>H</w:t>
      </w:r>
      <w:r>
        <w:rPr>
          <w:b/>
        </w:rPr>
        <w:t>umic Organic Soils</w:t>
      </w:r>
    </w:p>
    <w:p w14:paraId="0BE91AF3" w14:textId="77777777" w:rsidR="00174C4D" w:rsidRDefault="00174C4D">
      <w:pPr>
        <w:sectPr w:rsidR="00174C4D">
          <w:headerReference w:type="even" r:id="rId82"/>
          <w:headerReference w:type="default" r:id="rId83"/>
          <w:footerReference w:type="even" r:id="rId84"/>
          <w:footerReference w:type="default" r:id="rId85"/>
          <w:headerReference w:type="first" r:id="rId86"/>
          <w:footerReference w:type="first" r:id="rId87"/>
          <w:pgSz w:w="12746" w:h="17678"/>
          <w:pgMar w:top="2007" w:right="2119" w:bottom="650" w:left="2121" w:header="0" w:footer="720" w:gutter="0"/>
          <w:cols w:space="720"/>
        </w:sectPr>
      </w:pPr>
    </w:p>
    <w:p w14:paraId="0BE91AF4" w14:textId="22962388" w:rsidR="00174C4D" w:rsidRDefault="008F760C">
      <w:pPr>
        <w:pStyle w:val="Heading1"/>
        <w:ind w:left="-3"/>
      </w:pPr>
      <w:bookmarkStart w:id="1659" w:name="_Toc182384779"/>
      <w:r>
        <w:lastRenderedPageBreak/>
        <w:t>O</w:t>
      </w:r>
      <w:r w:rsidR="0022101E">
        <w:t>xidic Soils</w:t>
      </w:r>
      <w:bookmarkEnd w:id="1659"/>
    </w:p>
    <w:p w14:paraId="0BE91AF5"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3D" wp14:editId="0BE9223E">
                <wp:extent cx="5400040" cy="12700"/>
                <wp:effectExtent l="0" t="0" r="0" b="0"/>
                <wp:docPr id="112072" name="Group 112072"/>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9087" name="Shape 9087"/>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12905C3" id="Group 112072"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AGXPVtRAgAArwUAAA4AAAAAAAAAAAAAAAAALgIAAGRycy9lMm9Eb2MueG1sUEsBAi0AFAAGAAgA&#10;AAAhAOFfKPfbAAAAAwEAAA8AAAAAAAAAAAAAAAAAqwQAAGRycy9kb3ducmV2LnhtbFBLBQYAAAAA&#10;BAAEAPMAAACzBQAAAAA=&#10;">
                <v:shape id="Shape 908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" path="m,l5400040,e" filled="f" strokecolor="#181717" strokeweight="1pt">
                  <v:stroke miterlimit="83231f" joinstyle="miter"/>
                  <v:path arrowok="t" textboxrect="0,0,5400040,0"/>
                </v:shape>
                <w10:anchorlock/>
              </v:group>
            </w:pict>
          </mc:Fallback>
        </mc:AlternateContent>
      </w:r>
    </w:p>
    <w:p w14:paraId="0BE91AF6" w14:textId="77777777" w:rsidR="00174C4D" w:rsidRDefault="00E83BA7">
      <w:pPr>
        <w:pStyle w:val="Heading3"/>
        <w:ind w:left="-2" w:right="58"/>
      </w:pPr>
      <w:r>
        <w:t>CONCEPT OF THE ORDER</w:t>
      </w:r>
    </w:p>
    <w:p w14:paraId="0BE91AF7" w14:textId="0A7F64B4" w:rsidR="00174C4D" w:rsidRDefault="008F760C">
      <w:pPr>
        <w:spacing w:after="780"/>
        <w:ind w:left="-4" w:right="58"/>
      </w:pPr>
      <w:r>
        <w:t xml:space="preserve">Oxidic Soils contain low-activity phyllosilicate clays and secondary oxides which give rise to variable charge properties. They form in the clayey weathering products of </w:t>
      </w:r>
      <w:del w:id="1660" w:author="Andre Eger" w:date="2023-08-22T23:51:00Z">
        <w:r w:rsidDel="008F760C">
          <w:delText xml:space="preserve">basic </w:delText>
        </w:r>
      </w:del>
      <w:ins w:id="1661" w:author="Andre Eger" w:date="2023-08-22T23:51:00Z">
        <w:r w:rsidR="4F7D7029">
          <w:t xml:space="preserve">mafic </w:t>
        </w:r>
      </w:ins>
      <w:r>
        <w:t>rocks. The soils have a fine or very fine polyhedral fabric with friable failure to stable microaggregates of 2 mm or less, and low plasticity in relation to clay content. Surface horizons are clayey, and an increase in clay content occurs with depth although clay illuvial features are generally not apparent.</w:t>
      </w:r>
    </w:p>
    <w:p w14:paraId="0BE91AF8" w14:textId="37C95C02" w:rsidR="00174C4D" w:rsidRDefault="00E83BA7">
      <w:pPr>
        <w:pStyle w:val="Heading3"/>
        <w:ind w:left="-2" w:right="58"/>
      </w:pPr>
      <w:r>
        <w:t>COR</w:t>
      </w:r>
      <w:ins w:id="1662" w:author="Balin Robertson" w:date="2024-10-14T01:13:00Z">
        <w:r w:rsidR="2D7CFEBA">
          <w:t>R</w:t>
        </w:r>
      </w:ins>
      <w:r>
        <w:t>ELATION</w:t>
      </w:r>
    </w:p>
    <w:p w14:paraId="0BE91AF9" w14:textId="77777777" w:rsidR="00174C4D" w:rsidRDefault="008F760C">
      <w:pPr>
        <w:spacing w:after="780"/>
        <w:ind w:left="-4" w:right="58"/>
      </w:pPr>
      <w:r>
        <w:t xml:space="preserve">The order comprises most of the strongly weathered red loams and brown loams, many northern brown granular clays, and a few brown granular soils from ash beds and basaltic and andesitic rocks of the NZ Genetic Soil Classification. It correlates with the </w:t>
      </w:r>
      <w:proofErr w:type="spellStart"/>
      <w:r>
        <w:t>Oxisols</w:t>
      </w:r>
      <w:proofErr w:type="spellEnd"/>
      <w:r>
        <w:t xml:space="preserve"> of Soil Taxonomy.</w:t>
      </w:r>
    </w:p>
    <w:p w14:paraId="0BE91AFA" w14:textId="77777777" w:rsidR="00174C4D" w:rsidRDefault="008F760C">
      <w:pPr>
        <w:pStyle w:val="Heading3"/>
        <w:ind w:left="-2"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9264" behindDoc="0" locked="0" layoutInCell="1" allowOverlap="1" wp14:anchorId="0BE9223F" wp14:editId="440AD7AA">
                <wp:simplePos x="0" y="0"/>
                <wp:positionH relativeFrom="page">
                  <wp:posOffset>1346835</wp:posOffset>
                </wp:positionH>
                <wp:positionV relativeFrom="page">
                  <wp:posOffset>998364</wp:posOffset>
                </wp:positionV>
                <wp:extent cx="5400040" cy="12700"/>
                <wp:effectExtent l="0" t="0" r="0" b="0"/>
                <wp:wrapTopAndBottom/>
                <wp:docPr id="112071" name="Group 11207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9086" name="Shape 9086"/>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119E402" id="Group 112071" o:spid="_x0000_s1026" style="position:absolute;margin-left:106.05pt;margin-top:78.6pt;width:425.2pt;height:1pt;z-index:251659264;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">
                <v:shape id="Shape 9086"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" path="m,l5400040,e" filled="f" strokecolor="#181717" strokeweight="1pt">
                  <v:stroke miterlimit="83231f" joinstyle="miter"/>
                  <v:path arrowok="t" textboxrect="0,0,5400040,0"/>
                </v:shape>
                <w10:wrap type="topAndBottom" anchorx="page" anchory="page"/>
              </v:group>
            </w:pict>
          </mc:Fallback>
        </mc:AlternateContent>
      </w:r>
      <w:r w:rsidR="00E83BA7">
        <w:t>OCCURRENCE</w:t>
      </w:r>
    </w:p>
    <w:p w14:paraId="0BE91AFB" w14:textId="77777777" w:rsidR="00174C4D" w:rsidRDefault="008F760C">
      <w:pPr>
        <w:spacing w:after="780"/>
        <w:ind w:left="-4" w:right="58"/>
      </w:pPr>
      <w:r>
        <w:t>Oxidic Soils are only known to occur in the Auckland and Northland regions.</w:t>
      </w:r>
    </w:p>
    <w:p w14:paraId="0BE91AFC" w14:textId="77777777" w:rsidR="00174C4D" w:rsidRDefault="00E83BA7">
      <w:pPr>
        <w:pStyle w:val="Heading3"/>
        <w:ind w:left="-2" w:right="58"/>
      </w:pPr>
      <w:r>
        <w:t>ACCESSORY</w:t>
      </w:r>
      <w:r w:rsidR="008F760C">
        <w:t xml:space="preserve"> </w:t>
      </w:r>
      <w:r>
        <w:t>PROPERTIES OF THE ORDER</w:t>
      </w:r>
    </w:p>
    <w:p w14:paraId="0BE91AFD" w14:textId="2211E90F" w:rsidR="00174C4D" w:rsidRDefault="008F760C" w:rsidP="00164344">
      <w:pPr>
        <w:numPr>
          <w:ilvl w:val="0"/>
          <w:numId w:val="86"/>
        </w:numPr>
        <w:ind w:right="58" w:hanging="567"/>
      </w:pPr>
      <w:r w:rsidRPr="273D66C1">
        <w:rPr>
          <w:i/>
          <w:iCs/>
        </w:rPr>
        <w:t>Low-activity clay</w:t>
      </w:r>
      <w:r>
        <w:t xml:space="preserve">. CEC is low at field </w:t>
      </w:r>
      <w:proofErr w:type="spellStart"/>
      <w:r>
        <w:t>pH.</w:t>
      </w:r>
      <w:proofErr w:type="spellEnd"/>
      <w:r>
        <w:t xml:space="preserve"> ECEC is less than 12 </w:t>
      </w:r>
      <w:proofErr w:type="spellStart"/>
      <w:r>
        <w:t>cmol</w:t>
      </w:r>
      <w:ins w:id="1663" w:author="Andre Eger" w:date="2023-08-16T06:49:00Z">
        <w:r w:rsidR="59DE2214">
          <w:t>c</w:t>
        </w:r>
      </w:ins>
      <w:proofErr w:type="spellEnd"/>
      <w:r>
        <w:t>/kg (clay), and CEC</w:t>
      </w:r>
      <w:ins w:id="1664" w:author="Kirstin Deuss" w:date="2024-11-12T01:44:00Z">
        <w:r w:rsidR="5028038E">
          <w:t xml:space="preserve"> is</w:t>
        </w:r>
      </w:ins>
      <w:r>
        <w:t xml:space="preserve"> less than 16 </w:t>
      </w:r>
      <w:proofErr w:type="spellStart"/>
      <w:r>
        <w:t>cmol</w:t>
      </w:r>
      <w:ins w:id="1665" w:author="Andre Eger" w:date="2023-08-16T06:49:00Z">
        <w:r w:rsidR="303E7632">
          <w:t>c</w:t>
        </w:r>
      </w:ins>
      <w:proofErr w:type="spellEnd"/>
      <w:r>
        <w:t xml:space="preserve">/kg (clay). The soils are weakly buffered. Some </w:t>
      </w:r>
      <w:proofErr w:type="spellStart"/>
      <w:r>
        <w:t>subhorizons</w:t>
      </w:r>
      <w:proofErr w:type="spellEnd"/>
      <w:r>
        <w:t xml:space="preserve"> have a net positive charge. Oxidic Soils usually have the following mineralogy classes: Kandic, Ferritic or </w:t>
      </w:r>
      <w:proofErr w:type="spellStart"/>
      <w:r>
        <w:t>Aluminitic</w:t>
      </w:r>
      <w:proofErr w:type="spellEnd"/>
      <w:r>
        <w:t>.</w:t>
      </w:r>
    </w:p>
    <w:p w14:paraId="0BE91AFE" w14:textId="77777777" w:rsidR="00174C4D" w:rsidRDefault="008F760C" w:rsidP="00164344">
      <w:pPr>
        <w:numPr>
          <w:ilvl w:val="0"/>
          <w:numId w:val="86"/>
        </w:numPr>
        <w:ind w:right="58" w:hanging="567"/>
      </w:pPr>
      <w:r>
        <w:rPr>
          <w:i/>
        </w:rPr>
        <w:t>High phosphate retention</w:t>
      </w:r>
      <w:r>
        <w:t>. P retention ranges from 60 to 90%. High sulphate adsorption occurs in B horizons.</w:t>
      </w:r>
    </w:p>
    <w:p w14:paraId="0BE91AFF" w14:textId="3D57C9D5" w:rsidR="00174C4D" w:rsidRDefault="008F760C" w:rsidP="00164344">
      <w:pPr>
        <w:numPr>
          <w:ilvl w:val="0"/>
          <w:numId w:val="86"/>
        </w:numPr>
        <w:spacing w:after="1487"/>
        <w:ind w:right="58" w:hanging="567"/>
      </w:pPr>
      <w:r w:rsidRPr="519311D0">
        <w:rPr>
          <w:i/>
          <w:iCs/>
        </w:rPr>
        <w:t>Parent materials</w:t>
      </w:r>
      <w:r>
        <w:t xml:space="preserve">. The soils are derived from andesites, dolerites and basalts of </w:t>
      </w:r>
      <w:ins w:id="1666" w:author="Andre Eger" w:date="2024-07-15T04:40:00Z">
        <w:r w:rsidR="73913CC6">
          <w:t>mid</w:t>
        </w:r>
      </w:ins>
      <w:ins w:id="1667" w:author="Andre Eger" w:date="2024-07-15T04:35:00Z">
        <w:r w:rsidR="36A88BEB">
          <w:t xml:space="preserve">-Pleistocene </w:t>
        </w:r>
      </w:ins>
      <w:ins w:id="1668" w:author="Andre Eger" w:date="2024-07-15T04:40:00Z">
        <w:r w:rsidR="4BDB725A">
          <w:t xml:space="preserve">and older </w:t>
        </w:r>
      </w:ins>
      <w:ins w:id="1669" w:author="Andre Eger" w:date="2024-07-15T04:35:00Z">
        <w:r w:rsidR="36A88BEB">
          <w:t>age</w:t>
        </w:r>
      </w:ins>
      <w:ins w:id="1670" w:author="Andre Eger" w:date="2024-07-15T04:40:00Z">
        <w:r w:rsidR="31F52505">
          <w:t>s</w:t>
        </w:r>
      </w:ins>
      <w:del w:id="1671" w:author="Andre Eger" w:date="2024-07-15T04:35:00Z">
        <w:r w:rsidDel="008F760C">
          <w:delText>Tertiary to Upper Cretaceous age</w:delText>
        </w:r>
      </w:del>
      <w:r>
        <w:t>.</w:t>
      </w:r>
    </w:p>
    <w:p w14:paraId="0BE91B00" w14:textId="77777777" w:rsidR="00174C4D" w:rsidRDefault="008F760C" w:rsidP="00164344">
      <w:pPr>
        <w:numPr>
          <w:ilvl w:val="0"/>
          <w:numId w:val="86"/>
        </w:numPr>
        <w:ind w:right="58" w:hanging="567"/>
      </w:pPr>
      <w:r>
        <w:rPr>
          <w:i/>
        </w:rPr>
        <w:lastRenderedPageBreak/>
        <w:t>Limited root depth</w:t>
      </w:r>
      <w:r>
        <w:t>. The extension of plant roots is limited by high dry bulk density and high penetration resistance, particularly in well drained soils. Plant root depths are shallow to medium.</w:t>
      </w:r>
    </w:p>
    <w:p w14:paraId="0BE91B01" w14:textId="77777777" w:rsidR="00174C4D" w:rsidRDefault="008F760C" w:rsidP="00164344">
      <w:pPr>
        <w:numPr>
          <w:ilvl w:val="0"/>
          <w:numId w:val="86"/>
        </w:numPr>
        <w:ind w:right="58" w:hanging="567"/>
      </w:pPr>
      <w:r>
        <w:rPr>
          <w:i/>
        </w:rPr>
        <w:t>Moderate or rapid infiltration</w:t>
      </w:r>
      <w:r>
        <w:t>. Hydraulic conductivity of surface horizons and upper B horizons is moderate or faster, giving excellent trafficability and workability immediately after rain.</w:t>
      </w:r>
    </w:p>
    <w:p w14:paraId="0BE91B02" w14:textId="77777777" w:rsidR="00174C4D" w:rsidRDefault="008F760C" w:rsidP="00164344">
      <w:pPr>
        <w:numPr>
          <w:ilvl w:val="0"/>
          <w:numId w:val="86"/>
        </w:numPr>
        <w:ind w:right="58" w:hanging="567"/>
      </w:pPr>
      <w:r>
        <w:rPr>
          <w:i/>
        </w:rPr>
        <w:t>Slow permeability</w:t>
      </w:r>
      <w:r>
        <w:t>. Hydraulic conductivity decreases to slow or margin- ally slow values with depth, such that perching of water occurs within the root zone after high intensity rainfalls. The duration of wetness varies from 1 to 2 days in well drained soils to 4 days or more in poorly drained soils.</w:t>
      </w:r>
    </w:p>
    <w:p w14:paraId="0BE91B03" w14:textId="77777777" w:rsidR="00174C4D" w:rsidRDefault="008F760C" w:rsidP="00164344">
      <w:pPr>
        <w:numPr>
          <w:ilvl w:val="0"/>
          <w:numId w:val="86"/>
        </w:numPr>
        <w:ind w:right="58" w:hanging="567"/>
      </w:pPr>
      <w:r>
        <w:rPr>
          <w:i/>
        </w:rPr>
        <w:t>Soil water deficit</w:t>
      </w:r>
      <w:r>
        <w:t>. Deficits occur in summer and are exacerbated by low readily available water capacities and shallow rooting depths.</w:t>
      </w:r>
    </w:p>
    <w:p w14:paraId="0BE91B04" w14:textId="77777777" w:rsidR="00174C4D" w:rsidRDefault="008F760C" w:rsidP="00164344">
      <w:pPr>
        <w:numPr>
          <w:ilvl w:val="0"/>
          <w:numId w:val="86"/>
        </w:numPr>
        <w:ind w:right="58" w:hanging="567"/>
      </w:pPr>
      <w:r w:rsidRPr="1FAAEF47">
        <w:rPr>
          <w:i/>
          <w:iCs/>
        </w:rPr>
        <w:t>High clay content</w:t>
      </w:r>
      <w:del w:id="1672" w:author="Balin Robertson" w:date="2024-10-14T01:16:00Z">
        <w:r w:rsidRPr="1FAAEF47">
          <w:rPr>
            <w:i/>
            <w:iCs/>
          </w:rPr>
          <w:delText>s</w:delText>
        </w:r>
      </w:del>
      <w:r>
        <w:t>. Clay content ranges from 50 to 90%.</w:t>
      </w:r>
    </w:p>
    <w:p w14:paraId="0BE91B05" w14:textId="51122AA4" w:rsidR="00174C4D" w:rsidRDefault="008F760C" w:rsidP="00164344">
      <w:pPr>
        <w:numPr>
          <w:ilvl w:val="0"/>
          <w:numId w:val="86"/>
        </w:numPr>
        <w:ind w:right="58" w:hanging="567"/>
      </w:pPr>
      <w:r w:rsidRPr="0A757720">
        <w:rPr>
          <w:i/>
          <w:iCs/>
        </w:rPr>
        <w:t>Well</w:t>
      </w:r>
      <w:ins w:id="1673" w:author="Andre Eger" w:date="2023-08-15T23:48:00Z">
        <w:r w:rsidR="74027C55" w:rsidRPr="0A757720">
          <w:rPr>
            <w:i/>
            <w:iCs/>
          </w:rPr>
          <w:t>-</w:t>
        </w:r>
      </w:ins>
      <w:r w:rsidRPr="0A757720">
        <w:rPr>
          <w:i/>
          <w:iCs/>
        </w:rPr>
        <w:t>developed structure</w:t>
      </w:r>
      <w:r>
        <w:t>. Topsoils have mostly well</w:t>
      </w:r>
      <w:ins w:id="1674" w:author="Andre Eger" w:date="2023-08-15T23:48:00Z">
        <w:r w:rsidR="1045F413">
          <w:t>-</w:t>
        </w:r>
      </w:ins>
      <w:del w:id="1675" w:author="Andre Eger" w:date="2023-08-15T23:48:00Z">
        <w:r w:rsidDel="008F760C">
          <w:delText xml:space="preserve"> </w:delText>
        </w:r>
      </w:del>
      <w:r>
        <w:t>developed spheroidal or polyhedral peds. Topsoil bulk densities are low.</w:t>
      </w:r>
    </w:p>
    <w:p w14:paraId="0BE91B06" w14:textId="77777777" w:rsidR="00174C4D" w:rsidRDefault="008F760C" w:rsidP="00164344">
      <w:pPr>
        <w:numPr>
          <w:ilvl w:val="0"/>
          <w:numId w:val="86"/>
        </w:numPr>
        <w:spacing w:after="1188"/>
        <w:ind w:right="58" w:hanging="567"/>
      </w:pPr>
      <w:r>
        <w:rPr>
          <w:i/>
        </w:rPr>
        <w:t>Strongly weathered with very low nutrient reserves</w:t>
      </w:r>
      <w:r>
        <w:t>. The soils have very low reserves of potassium, magnesium, calcium and phosphorus.</w:t>
      </w:r>
    </w:p>
    <w:p w14:paraId="0BE91B07" w14:textId="77777777" w:rsidR="00174C4D" w:rsidRDefault="00AF141E">
      <w:pPr>
        <w:pStyle w:val="Heading3"/>
        <w:spacing w:after="158"/>
        <w:ind w:left="-2" w:right="58"/>
      </w:pPr>
      <w:r>
        <w:t>SUMMAY</w:t>
      </w:r>
      <w:r w:rsidR="008F760C">
        <w:t xml:space="preserve"> O</w:t>
      </w:r>
      <w:r>
        <w:t>F</w:t>
      </w:r>
      <w:r w:rsidR="008F760C">
        <w:t xml:space="preserve"> OXIDIC SOILS </w:t>
      </w:r>
      <w:r>
        <w:t>HIERARCHY</w:t>
      </w:r>
    </w:p>
    <w:tbl>
      <w:tblPr>
        <w:tblStyle w:val="TableGrid1"/>
        <w:tblW w:w="8504" w:type="dxa"/>
        <w:tblInd w:w="0" w:type="dxa"/>
        <w:tblCellMar>
          <w:top w:w="21" w:type="dxa"/>
          <w:bottom w:w="21" w:type="dxa"/>
          <w:right w:w="115" w:type="dxa"/>
        </w:tblCellMar>
        <w:tblLook w:val="04A0" w:firstRow="1" w:lastRow="0" w:firstColumn="1" w:lastColumn="0" w:noHBand="0" w:noVBand="1"/>
      </w:tblPr>
      <w:tblGrid>
        <w:gridCol w:w="3402"/>
        <w:gridCol w:w="2834"/>
        <w:gridCol w:w="2268"/>
      </w:tblGrid>
      <w:tr w:rsidR="00174C4D" w14:paraId="0BE91B0B" w14:textId="77777777">
        <w:trPr>
          <w:trHeight w:val="600"/>
        </w:trPr>
        <w:tc>
          <w:tcPr>
            <w:tcW w:w="3402" w:type="dxa"/>
            <w:tcBorders>
              <w:top w:val="single" w:sz="8" w:space="0" w:color="181717"/>
              <w:left w:val="nil"/>
              <w:bottom w:val="single" w:sz="8" w:space="0" w:color="181717"/>
              <w:right w:val="nil"/>
            </w:tcBorders>
            <w:vAlign w:val="center"/>
          </w:tcPr>
          <w:p w14:paraId="0BE91B08" w14:textId="77777777" w:rsidR="00174C4D" w:rsidRDefault="008F760C">
            <w:pPr>
              <w:spacing w:after="0" w:line="259" w:lineRule="auto"/>
              <w:ind w:left="0" w:firstLine="0"/>
              <w:jc w:val="left"/>
            </w:pPr>
            <w:r>
              <w:t xml:space="preserve">Group </w:t>
            </w:r>
          </w:p>
        </w:tc>
        <w:tc>
          <w:tcPr>
            <w:tcW w:w="2834" w:type="dxa"/>
            <w:tcBorders>
              <w:top w:val="single" w:sz="8" w:space="0" w:color="181717"/>
              <w:left w:val="nil"/>
              <w:bottom w:val="single" w:sz="8" w:space="0" w:color="181717"/>
              <w:right w:val="nil"/>
            </w:tcBorders>
            <w:vAlign w:val="center"/>
          </w:tcPr>
          <w:p w14:paraId="0BE91B09" w14:textId="77777777" w:rsidR="00174C4D" w:rsidRDefault="008F760C">
            <w:pPr>
              <w:spacing w:after="0" w:line="259" w:lineRule="auto"/>
              <w:ind w:left="0" w:firstLine="0"/>
              <w:jc w:val="left"/>
            </w:pPr>
            <w:r>
              <w:t xml:space="preserve">Subgroup </w:t>
            </w:r>
          </w:p>
        </w:tc>
        <w:tc>
          <w:tcPr>
            <w:tcW w:w="2268" w:type="dxa"/>
            <w:tcBorders>
              <w:top w:val="single" w:sz="8" w:space="0" w:color="181717"/>
              <w:left w:val="nil"/>
              <w:bottom w:val="single" w:sz="8" w:space="0" w:color="181717"/>
              <w:right w:val="nil"/>
            </w:tcBorders>
            <w:vAlign w:val="center"/>
          </w:tcPr>
          <w:p w14:paraId="0BE91B0A" w14:textId="77777777" w:rsidR="00174C4D" w:rsidRDefault="008F760C">
            <w:pPr>
              <w:spacing w:after="0" w:line="259" w:lineRule="auto"/>
              <w:ind w:left="0" w:firstLine="0"/>
              <w:jc w:val="left"/>
            </w:pPr>
            <w:r>
              <w:t>Example of series</w:t>
            </w:r>
          </w:p>
        </w:tc>
      </w:tr>
      <w:tr w:rsidR="00174C4D" w14:paraId="0BE91B0F" w14:textId="77777777">
        <w:trPr>
          <w:trHeight w:val="760"/>
        </w:trPr>
        <w:tc>
          <w:tcPr>
            <w:tcW w:w="3402" w:type="dxa"/>
            <w:tcBorders>
              <w:top w:val="single" w:sz="8" w:space="0" w:color="181717"/>
              <w:left w:val="nil"/>
              <w:bottom w:val="nil"/>
              <w:right w:val="nil"/>
            </w:tcBorders>
            <w:vAlign w:val="bottom"/>
          </w:tcPr>
          <w:p w14:paraId="0BE91B0C" w14:textId="77777777" w:rsidR="00174C4D" w:rsidRDefault="008F760C" w:rsidP="00AF141E">
            <w:pPr>
              <w:tabs>
                <w:tab w:val="center" w:pos="1405"/>
              </w:tabs>
              <w:spacing w:after="0" w:line="259" w:lineRule="auto"/>
              <w:ind w:left="0" w:firstLine="0"/>
              <w:jc w:val="left"/>
            </w:pPr>
            <w:r>
              <w:rPr>
                <w:b/>
              </w:rPr>
              <w:t>X</w:t>
            </w:r>
            <w:r w:rsidR="00AF141E">
              <w:rPr>
                <w:b/>
              </w:rPr>
              <w:t>P</w:t>
            </w:r>
            <w:r>
              <w:rPr>
                <w:b/>
              </w:rPr>
              <w:t xml:space="preserve">  </w:t>
            </w:r>
            <w:r>
              <w:t xml:space="preserve"> </w:t>
            </w:r>
            <w:r>
              <w:tab/>
              <w:t>Perch-</w:t>
            </w:r>
            <w:proofErr w:type="spellStart"/>
            <w:r>
              <w:t>gley</w:t>
            </w:r>
            <w:proofErr w:type="spellEnd"/>
            <w:r>
              <w:t xml:space="preserve"> </w:t>
            </w:r>
          </w:p>
        </w:tc>
        <w:tc>
          <w:tcPr>
            <w:tcW w:w="2834" w:type="dxa"/>
            <w:tcBorders>
              <w:top w:val="single" w:sz="8" w:space="0" w:color="181717"/>
              <w:left w:val="nil"/>
              <w:bottom w:val="nil"/>
              <w:right w:val="nil"/>
            </w:tcBorders>
            <w:vAlign w:val="bottom"/>
          </w:tcPr>
          <w:p w14:paraId="0BE91B0D" w14:textId="77777777" w:rsidR="00174C4D" w:rsidRDefault="008F760C">
            <w:pPr>
              <w:spacing w:after="0" w:line="259" w:lineRule="auto"/>
              <w:ind w:left="0" w:firstLine="0"/>
              <w:jc w:val="left"/>
            </w:pPr>
            <w:r>
              <w:t xml:space="preserve">Nodular  </w:t>
            </w:r>
          </w:p>
        </w:tc>
        <w:tc>
          <w:tcPr>
            <w:tcW w:w="2268" w:type="dxa"/>
            <w:tcBorders>
              <w:top w:val="single" w:sz="8" w:space="0" w:color="181717"/>
              <w:left w:val="nil"/>
              <w:bottom w:val="nil"/>
              <w:right w:val="nil"/>
            </w:tcBorders>
            <w:vAlign w:val="bottom"/>
          </w:tcPr>
          <w:p w14:paraId="0BE91B0E" w14:textId="77777777" w:rsidR="00174C4D" w:rsidRDefault="008F760C">
            <w:pPr>
              <w:spacing w:after="0" w:line="259" w:lineRule="auto"/>
              <w:ind w:left="0" w:firstLine="0"/>
              <w:jc w:val="left"/>
            </w:pPr>
            <w:proofErr w:type="spellStart"/>
            <w:r>
              <w:t>Kapiro</w:t>
            </w:r>
            <w:proofErr w:type="spellEnd"/>
          </w:p>
        </w:tc>
      </w:tr>
      <w:tr w:rsidR="00174C4D" w14:paraId="0BE91B13" w14:textId="77777777">
        <w:trPr>
          <w:trHeight w:val="531"/>
        </w:trPr>
        <w:tc>
          <w:tcPr>
            <w:tcW w:w="3402" w:type="dxa"/>
            <w:tcBorders>
              <w:top w:val="nil"/>
              <w:left w:val="nil"/>
              <w:bottom w:val="nil"/>
              <w:right w:val="nil"/>
            </w:tcBorders>
          </w:tcPr>
          <w:p w14:paraId="0BE91B10" w14:textId="77777777" w:rsidR="00174C4D" w:rsidRDefault="008F760C">
            <w:pPr>
              <w:spacing w:after="0" w:line="259" w:lineRule="auto"/>
              <w:ind w:left="2" w:firstLine="0"/>
              <w:jc w:val="left"/>
            </w:pPr>
            <w:r>
              <w:t xml:space="preserve"> </w:t>
            </w:r>
          </w:p>
        </w:tc>
        <w:tc>
          <w:tcPr>
            <w:tcW w:w="2834" w:type="dxa"/>
            <w:tcBorders>
              <w:top w:val="nil"/>
              <w:left w:val="nil"/>
              <w:bottom w:val="nil"/>
              <w:right w:val="nil"/>
            </w:tcBorders>
          </w:tcPr>
          <w:p w14:paraId="0BE91B11"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B12" w14:textId="77777777" w:rsidR="00174C4D" w:rsidRDefault="008F760C">
            <w:pPr>
              <w:spacing w:after="0" w:line="259" w:lineRule="auto"/>
              <w:ind w:left="0" w:firstLine="0"/>
              <w:jc w:val="left"/>
            </w:pPr>
            <w:proofErr w:type="spellStart"/>
            <w:r>
              <w:t>Otaha</w:t>
            </w:r>
            <w:proofErr w:type="spellEnd"/>
          </w:p>
        </w:tc>
      </w:tr>
      <w:tr w:rsidR="00174C4D" w14:paraId="0BE91B17" w14:textId="77777777">
        <w:trPr>
          <w:trHeight w:val="716"/>
        </w:trPr>
        <w:tc>
          <w:tcPr>
            <w:tcW w:w="3402" w:type="dxa"/>
            <w:tcBorders>
              <w:top w:val="nil"/>
              <w:left w:val="nil"/>
              <w:bottom w:val="nil"/>
              <w:right w:val="nil"/>
            </w:tcBorders>
            <w:vAlign w:val="center"/>
          </w:tcPr>
          <w:p w14:paraId="0BE91B14" w14:textId="77777777" w:rsidR="00174C4D" w:rsidRDefault="008F760C" w:rsidP="00AF141E">
            <w:pPr>
              <w:tabs>
                <w:tab w:val="center" w:pos="1285"/>
              </w:tabs>
              <w:spacing w:after="0" w:line="259" w:lineRule="auto"/>
              <w:ind w:left="0" w:firstLine="0"/>
              <w:jc w:val="left"/>
            </w:pPr>
            <w:r>
              <w:rPr>
                <w:b/>
              </w:rPr>
              <w:t>X</w:t>
            </w:r>
            <w:r w:rsidR="00AF141E">
              <w:rPr>
                <w:b/>
              </w:rPr>
              <w:t>N</w:t>
            </w:r>
            <w:r>
              <w:rPr>
                <w:b/>
              </w:rPr>
              <w:t xml:space="preserve">  </w:t>
            </w:r>
            <w:r>
              <w:t xml:space="preserve"> </w:t>
            </w:r>
            <w:r>
              <w:tab/>
              <w:t xml:space="preserve">Nodular </w:t>
            </w:r>
          </w:p>
        </w:tc>
        <w:tc>
          <w:tcPr>
            <w:tcW w:w="2834" w:type="dxa"/>
            <w:tcBorders>
              <w:top w:val="nil"/>
              <w:left w:val="nil"/>
              <w:bottom w:val="nil"/>
              <w:right w:val="nil"/>
            </w:tcBorders>
            <w:vAlign w:val="center"/>
          </w:tcPr>
          <w:p w14:paraId="0BE91B15"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vAlign w:val="center"/>
          </w:tcPr>
          <w:p w14:paraId="0BE91B16" w14:textId="77777777" w:rsidR="00174C4D" w:rsidRDefault="008F760C">
            <w:pPr>
              <w:spacing w:after="0" w:line="259" w:lineRule="auto"/>
              <w:ind w:left="0" w:firstLine="0"/>
              <w:jc w:val="left"/>
            </w:pPr>
            <w:proofErr w:type="spellStart"/>
            <w:r>
              <w:t>Okaihau</w:t>
            </w:r>
            <w:proofErr w:type="spellEnd"/>
          </w:p>
        </w:tc>
      </w:tr>
      <w:tr w:rsidR="00174C4D" w14:paraId="0BE91B1B" w14:textId="77777777">
        <w:trPr>
          <w:trHeight w:val="542"/>
        </w:trPr>
        <w:tc>
          <w:tcPr>
            <w:tcW w:w="3402" w:type="dxa"/>
            <w:tcBorders>
              <w:top w:val="nil"/>
              <w:left w:val="nil"/>
              <w:bottom w:val="nil"/>
              <w:right w:val="nil"/>
            </w:tcBorders>
            <w:vAlign w:val="bottom"/>
          </w:tcPr>
          <w:p w14:paraId="0BE91B18" w14:textId="77777777" w:rsidR="00174C4D" w:rsidRDefault="008F760C">
            <w:pPr>
              <w:tabs>
                <w:tab w:val="center" w:pos="1161"/>
              </w:tabs>
              <w:spacing w:after="0" w:line="259" w:lineRule="auto"/>
              <w:ind w:left="0" w:firstLine="0"/>
              <w:jc w:val="left"/>
            </w:pPr>
            <w:r>
              <w:rPr>
                <w:b/>
              </w:rPr>
              <w:t xml:space="preserve">XO  </w:t>
            </w:r>
            <w:r>
              <w:t xml:space="preserve"> </w:t>
            </w:r>
            <w:r>
              <w:tab/>
              <w:t xml:space="preserve">Orthic </w:t>
            </w:r>
          </w:p>
        </w:tc>
        <w:tc>
          <w:tcPr>
            <w:tcW w:w="2834" w:type="dxa"/>
            <w:tcBorders>
              <w:top w:val="nil"/>
              <w:left w:val="nil"/>
              <w:bottom w:val="nil"/>
              <w:right w:val="nil"/>
            </w:tcBorders>
            <w:vAlign w:val="bottom"/>
          </w:tcPr>
          <w:p w14:paraId="0BE91B19"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vAlign w:val="bottom"/>
          </w:tcPr>
          <w:p w14:paraId="0BE91B1A" w14:textId="77777777" w:rsidR="00174C4D" w:rsidRDefault="008F760C">
            <w:pPr>
              <w:spacing w:after="0" w:line="259" w:lineRule="auto"/>
              <w:ind w:left="0" w:firstLine="0"/>
              <w:jc w:val="left"/>
            </w:pPr>
            <w:proofErr w:type="spellStart"/>
            <w:r>
              <w:t>Puketotara</w:t>
            </w:r>
            <w:proofErr w:type="spellEnd"/>
          </w:p>
        </w:tc>
      </w:tr>
      <w:tr w:rsidR="00174C4D" w14:paraId="0BE91B1F" w14:textId="77777777">
        <w:trPr>
          <w:trHeight w:val="358"/>
        </w:trPr>
        <w:tc>
          <w:tcPr>
            <w:tcW w:w="3402" w:type="dxa"/>
            <w:tcBorders>
              <w:top w:val="nil"/>
              <w:left w:val="nil"/>
              <w:bottom w:val="nil"/>
              <w:right w:val="nil"/>
            </w:tcBorders>
          </w:tcPr>
          <w:p w14:paraId="0BE91B1C" w14:textId="77777777" w:rsidR="00174C4D" w:rsidRDefault="008F760C">
            <w:pPr>
              <w:spacing w:after="0" w:line="259" w:lineRule="auto"/>
              <w:ind w:left="2" w:firstLine="0"/>
              <w:jc w:val="left"/>
            </w:pPr>
            <w:r>
              <w:t xml:space="preserve"> </w:t>
            </w:r>
          </w:p>
        </w:tc>
        <w:tc>
          <w:tcPr>
            <w:tcW w:w="2834" w:type="dxa"/>
            <w:tcBorders>
              <w:top w:val="nil"/>
              <w:left w:val="nil"/>
              <w:bottom w:val="nil"/>
              <w:right w:val="nil"/>
            </w:tcBorders>
          </w:tcPr>
          <w:p w14:paraId="0BE91B1D" w14:textId="77777777" w:rsidR="00174C4D" w:rsidRDefault="008F760C">
            <w:pPr>
              <w:spacing w:after="0" w:line="259" w:lineRule="auto"/>
              <w:ind w:left="0" w:firstLine="0"/>
              <w:jc w:val="left"/>
            </w:pPr>
            <w:r>
              <w:t xml:space="preserve">Brown </w:t>
            </w:r>
          </w:p>
        </w:tc>
        <w:tc>
          <w:tcPr>
            <w:tcW w:w="2268" w:type="dxa"/>
            <w:tcBorders>
              <w:top w:val="nil"/>
              <w:left w:val="nil"/>
              <w:bottom w:val="nil"/>
              <w:right w:val="nil"/>
            </w:tcBorders>
          </w:tcPr>
          <w:p w14:paraId="0BE91B1E" w14:textId="77777777" w:rsidR="00174C4D" w:rsidRDefault="008F760C">
            <w:pPr>
              <w:spacing w:after="0" w:line="259" w:lineRule="auto"/>
              <w:ind w:left="0" w:firstLine="0"/>
              <w:jc w:val="left"/>
            </w:pPr>
            <w:r>
              <w:t>Tanekaha</w:t>
            </w:r>
          </w:p>
        </w:tc>
      </w:tr>
      <w:tr w:rsidR="00174C4D" w14:paraId="0BE91B21" w14:textId="77777777">
        <w:trPr>
          <w:trHeight w:val="684"/>
        </w:trPr>
        <w:tc>
          <w:tcPr>
            <w:tcW w:w="8504" w:type="dxa"/>
            <w:gridSpan w:val="3"/>
            <w:tcBorders>
              <w:top w:val="nil"/>
              <w:left w:val="nil"/>
              <w:bottom w:val="single" w:sz="8" w:space="0" w:color="181717"/>
              <w:right w:val="nil"/>
            </w:tcBorders>
          </w:tcPr>
          <w:p w14:paraId="0BE91B20" w14:textId="77777777" w:rsidR="00174C4D" w:rsidRDefault="008F760C">
            <w:pPr>
              <w:tabs>
                <w:tab w:val="center" w:pos="3716"/>
                <w:tab w:val="center" w:pos="6706"/>
              </w:tabs>
              <w:spacing w:after="0" w:line="259" w:lineRule="auto"/>
              <w:ind w:left="0" w:firstLine="0"/>
              <w:jc w:val="left"/>
            </w:pPr>
            <w:r>
              <w:t xml:space="preserve"> </w:t>
            </w:r>
            <w:r>
              <w:tab/>
              <w:t xml:space="preserve">Typic </w:t>
            </w:r>
            <w:r>
              <w:tab/>
              <w:t>Kerikeri</w:t>
            </w:r>
          </w:p>
        </w:tc>
      </w:tr>
    </w:tbl>
    <w:p w14:paraId="0BE91B22" w14:textId="77777777" w:rsidR="00174C4D" w:rsidRDefault="00174C4D">
      <w:pPr>
        <w:spacing w:after="256" w:line="259" w:lineRule="auto"/>
        <w:ind w:left="325" w:hanging="10"/>
        <w:jc w:val="left"/>
      </w:pPr>
    </w:p>
    <w:p w14:paraId="0BE91B23" w14:textId="77777777" w:rsidR="00174C4D" w:rsidRDefault="008F760C">
      <w:pPr>
        <w:pStyle w:val="Heading3"/>
        <w:spacing w:after="443"/>
        <w:ind w:left="-2" w:right="58"/>
      </w:pPr>
      <w:r>
        <w:lastRenderedPageBreak/>
        <w:t>K</w:t>
      </w:r>
      <w:r w:rsidR="0080360B">
        <w:t>EY</w:t>
      </w:r>
      <w:r>
        <w:t xml:space="preserve"> </w:t>
      </w:r>
      <w:r w:rsidR="00AF141E">
        <w:t>TO</w:t>
      </w:r>
      <w:r>
        <w:t xml:space="preserve"> </w:t>
      </w:r>
      <w:r w:rsidR="00AF141E">
        <w:t>GROUPS</w:t>
      </w:r>
      <w:r>
        <w:t xml:space="preserve"> O</w:t>
      </w:r>
      <w:r w:rsidR="00AF141E">
        <w:t>F</w:t>
      </w:r>
      <w:r>
        <w:t xml:space="preserve"> OXIDIC SOILS</w:t>
      </w:r>
    </w:p>
    <w:p w14:paraId="0BE91B24" w14:textId="33EB4468" w:rsidR="00174C4D" w:rsidRDefault="5B3C88DD" w:rsidP="00AF141E">
      <w:pPr>
        <w:spacing w:after="144"/>
        <w:ind w:left="567" w:right="58" w:hanging="580"/>
      </w:pPr>
      <w:r w:rsidRPr="2DFBA46F">
        <w:rPr>
          <w:b/>
          <w:bCs/>
        </w:rPr>
        <w:t>X</w:t>
      </w:r>
      <w:del w:id="1676" w:author="Andre Eger" w:date="2023-08-15T02:02:00Z">
        <w:r w:rsidR="008F760C" w:rsidRPr="2DFBA46F" w:rsidDel="5B3C88DD">
          <w:rPr>
            <w:b/>
            <w:bCs/>
          </w:rPr>
          <w:delText>p</w:delText>
        </w:r>
      </w:del>
      <w:ins w:id="1677" w:author="Andre Eger" w:date="2023-08-15T02:02:00Z">
        <w:r w:rsidR="62A887BE" w:rsidRPr="2DFBA46F">
          <w:rPr>
            <w:b/>
            <w:bCs/>
          </w:rPr>
          <w:t>P</w:t>
        </w:r>
      </w:ins>
      <w:r>
        <w:t xml:space="preserve"> </w:t>
      </w:r>
      <w:r w:rsidR="008F760C">
        <w:tab/>
      </w:r>
      <w:r>
        <w:t xml:space="preserve">Oxidic </w:t>
      </w:r>
      <w:del w:id="1678" w:author="Thomas Caspari" w:date="2017-10-12T16:16:00Z">
        <w:r w:rsidR="008F760C" w:rsidDel="5B3C88DD">
          <w:delText xml:space="preserve">soils </w:delText>
        </w:r>
      </w:del>
      <w:ins w:id="1679" w:author="Thomas Caspari" w:date="2017-10-12T16:16:00Z">
        <w:r w:rsidR="5C13CBD4">
          <w:t xml:space="preserve">Soils </w:t>
        </w:r>
      </w:ins>
      <w:r>
        <w:t xml:space="preserve">that have </w:t>
      </w:r>
      <w:r w:rsidRPr="2DFBA46F">
        <w:rPr>
          <w:i/>
          <w:iCs/>
        </w:rPr>
        <w:t>both</w:t>
      </w:r>
    </w:p>
    <w:p w14:paraId="0BE91B25" w14:textId="77777777" w:rsidR="00174C4D" w:rsidRDefault="008F760C" w:rsidP="00164344">
      <w:pPr>
        <w:numPr>
          <w:ilvl w:val="0"/>
          <w:numId w:val="87"/>
        </w:numPr>
        <w:spacing w:after="139"/>
        <w:ind w:right="58" w:hanging="568"/>
      </w:pPr>
      <w:r>
        <w:t xml:space="preserve">a </w:t>
      </w:r>
      <w:proofErr w:type="spellStart"/>
      <w:r w:rsidRPr="00F275DD">
        <w:rPr>
          <w:color w:val="2B579A"/>
          <w:u w:val="single"/>
          <w:shd w:val="clear" w:color="auto" w:fill="E6E6E6"/>
          <w:rPrChange w:id="1680" w:author="Thomas Caspari" w:date="2017-10-12T16:17:00Z">
            <w:rPr>
              <w:color w:val="2B579A"/>
              <w:shd w:val="clear" w:color="auto" w:fill="E6E6E6"/>
            </w:rPr>
          </w:rPrChange>
        </w:rPr>
        <w:t>gley</w:t>
      </w:r>
      <w:proofErr w:type="spellEnd"/>
      <w:r w:rsidRPr="00F275DD">
        <w:rPr>
          <w:color w:val="2B579A"/>
          <w:u w:val="single"/>
          <w:shd w:val="clear" w:color="auto" w:fill="E6E6E6"/>
          <w:rPrChange w:id="1681" w:author="Thomas Caspari" w:date="2017-10-12T16:17:00Z">
            <w:rPr>
              <w:color w:val="2B579A"/>
              <w:shd w:val="clear" w:color="auto" w:fill="E6E6E6"/>
            </w:rPr>
          </w:rPrChange>
        </w:rPr>
        <w:t xml:space="preserve"> profile form</w:t>
      </w:r>
      <w:r>
        <w:t xml:space="preserve">, </w:t>
      </w:r>
      <w:r>
        <w:rPr>
          <w:i/>
        </w:rPr>
        <w:t>and</w:t>
      </w:r>
    </w:p>
    <w:p w14:paraId="0BE91B26" w14:textId="77777777" w:rsidR="00174C4D" w:rsidRDefault="008F760C" w:rsidP="00164344">
      <w:pPr>
        <w:numPr>
          <w:ilvl w:val="0"/>
          <w:numId w:val="87"/>
        </w:numPr>
        <w:spacing w:after="9"/>
        <w:ind w:right="58" w:hanging="568"/>
      </w:pPr>
      <w:r w:rsidRPr="00F275DD">
        <w:rPr>
          <w:color w:val="2B579A"/>
          <w:u w:val="single"/>
          <w:shd w:val="clear" w:color="auto" w:fill="E6E6E6"/>
          <w:rPrChange w:id="1682" w:author="Thomas Caspari" w:date="2017-10-12T16:17:00Z">
            <w:rPr>
              <w:color w:val="2B579A"/>
              <w:shd w:val="clear" w:color="auto" w:fill="E6E6E6"/>
            </w:rPr>
          </w:rPrChange>
        </w:rPr>
        <w:t>perch-</w:t>
      </w:r>
      <w:proofErr w:type="spellStart"/>
      <w:r w:rsidRPr="00F275DD">
        <w:rPr>
          <w:color w:val="2B579A"/>
          <w:u w:val="single"/>
          <w:shd w:val="clear" w:color="auto" w:fill="E6E6E6"/>
          <w:rPrChange w:id="1683" w:author="Thomas Caspari" w:date="2017-10-12T16:17:00Z">
            <w:rPr>
              <w:color w:val="2B579A"/>
              <w:shd w:val="clear" w:color="auto" w:fill="E6E6E6"/>
            </w:rPr>
          </w:rPrChange>
        </w:rPr>
        <w:t>gley</w:t>
      </w:r>
      <w:proofErr w:type="spellEnd"/>
      <w:r w:rsidRPr="00F275DD">
        <w:rPr>
          <w:color w:val="2B579A"/>
          <w:u w:val="single"/>
          <w:shd w:val="clear" w:color="auto" w:fill="E6E6E6"/>
          <w:rPrChange w:id="1684" w:author="Thomas Caspari" w:date="2017-10-12T16:17:00Z">
            <w:rPr>
              <w:color w:val="2B579A"/>
              <w:shd w:val="clear" w:color="auto" w:fill="E6E6E6"/>
            </w:rPr>
          </w:rPrChange>
        </w:rPr>
        <w:t xml:space="preserve"> features</w:t>
      </w:r>
      <w:r>
        <w:t>.</w:t>
      </w:r>
    </w:p>
    <w:p w14:paraId="0BE91B27" w14:textId="77777777" w:rsidR="00174C4D" w:rsidRDefault="00AF141E">
      <w:pPr>
        <w:spacing w:after="286" w:line="265" w:lineRule="auto"/>
        <w:ind w:left="10" w:right="57" w:hanging="10"/>
        <w:jc w:val="right"/>
      </w:pPr>
      <w:r>
        <w:rPr>
          <w:b/>
        </w:rPr>
        <w:t>PERCH</w:t>
      </w:r>
      <w:r w:rsidR="008F760C">
        <w:rPr>
          <w:b/>
        </w:rPr>
        <w:t>-GL</w:t>
      </w:r>
      <w:r>
        <w:rPr>
          <w:b/>
        </w:rPr>
        <w:t>EY</w:t>
      </w:r>
      <w:r w:rsidR="008F760C">
        <w:rPr>
          <w:b/>
        </w:rPr>
        <w:t xml:space="preserve"> OXIDIC SOILS</w:t>
      </w:r>
    </w:p>
    <w:p w14:paraId="0BE91B28" w14:textId="5D4BECDA" w:rsidR="00174C4D" w:rsidRDefault="008F760C">
      <w:pPr>
        <w:spacing w:after="0"/>
        <w:ind w:left="554" w:right="58" w:hanging="567"/>
      </w:pPr>
      <w:r>
        <w:rPr>
          <w:b/>
        </w:rPr>
        <w:t>X</w:t>
      </w:r>
      <w:r w:rsidR="00AF141E">
        <w:rPr>
          <w:b/>
        </w:rPr>
        <w:t>N</w:t>
      </w:r>
      <w:r w:rsidR="00AF141E">
        <w:rPr>
          <w:b/>
        </w:rPr>
        <w:tab/>
      </w:r>
      <w:r>
        <w:t xml:space="preserve">Other Oxidic </w:t>
      </w:r>
      <w:del w:id="1685" w:author="Thomas Caspari" w:date="2017-10-12T16:16:00Z">
        <w:r w:rsidDel="00F275DD">
          <w:delText xml:space="preserve">soils </w:delText>
        </w:r>
      </w:del>
      <w:ins w:id="1686" w:author="Thomas Caspari" w:date="2017-10-12T16:16:00Z">
        <w:r w:rsidR="00F275DD">
          <w:t xml:space="preserve">Soils </w:t>
        </w:r>
      </w:ins>
      <w:r>
        <w:t xml:space="preserve">that have a </w:t>
      </w:r>
      <w:r w:rsidRPr="00F275DD">
        <w:rPr>
          <w:color w:val="2B579A"/>
          <w:u w:val="single"/>
          <w:shd w:val="clear" w:color="auto" w:fill="E6E6E6"/>
          <w:rPrChange w:id="1687" w:author="Thomas Caspari" w:date="2017-10-12T16:17:00Z">
            <w:rPr>
              <w:color w:val="2B579A"/>
              <w:shd w:val="clear" w:color="auto" w:fill="E6E6E6"/>
            </w:rPr>
          </w:rPrChange>
        </w:rPr>
        <w:t>nodular horizon</w:t>
      </w:r>
      <w:r>
        <w:t xml:space="preserve"> with an upper boundary within 60 cm of the mineral soil surface.</w:t>
      </w:r>
    </w:p>
    <w:p w14:paraId="0BE91B29" w14:textId="77777777" w:rsidR="00174C4D" w:rsidRDefault="00AF141E">
      <w:pPr>
        <w:spacing w:after="286" w:line="265" w:lineRule="auto"/>
        <w:ind w:left="10" w:right="57" w:hanging="10"/>
        <w:jc w:val="right"/>
      </w:pPr>
      <w:r>
        <w:rPr>
          <w:b/>
        </w:rPr>
        <w:t>NODULAR</w:t>
      </w:r>
      <w:r w:rsidR="008F760C">
        <w:rPr>
          <w:b/>
        </w:rPr>
        <w:t xml:space="preserve"> OXIDIC SOILS</w:t>
      </w:r>
    </w:p>
    <w:p w14:paraId="0BE91B2A" w14:textId="709DBDD5" w:rsidR="00174C4D" w:rsidRDefault="008F760C" w:rsidP="00AF141E">
      <w:pPr>
        <w:spacing w:after="9"/>
        <w:ind w:left="567" w:right="58" w:hanging="580"/>
      </w:pPr>
      <w:r>
        <w:rPr>
          <w:b/>
        </w:rPr>
        <w:t>XO</w:t>
      </w:r>
      <w:r w:rsidR="00AF141E">
        <w:tab/>
      </w:r>
      <w:r>
        <w:t xml:space="preserve">Other Oxidic </w:t>
      </w:r>
      <w:del w:id="1688" w:author="Thomas Caspari" w:date="2017-10-12T16:17:00Z">
        <w:r w:rsidDel="00F275DD">
          <w:delText>soils</w:delText>
        </w:r>
      </w:del>
      <w:ins w:id="1689" w:author="Thomas Caspari" w:date="2017-10-12T16:17:00Z">
        <w:r w:rsidR="00F275DD">
          <w:t>Soils</w:t>
        </w:r>
      </w:ins>
      <w:r>
        <w:t>.</w:t>
      </w:r>
    </w:p>
    <w:p w14:paraId="0BE91B2B" w14:textId="77777777" w:rsidR="00174C4D" w:rsidRDefault="008F760C">
      <w:pPr>
        <w:spacing w:after="286" w:line="265" w:lineRule="auto"/>
        <w:ind w:left="10" w:right="57" w:hanging="10"/>
        <w:jc w:val="right"/>
      </w:pPr>
      <w:r>
        <w:rPr>
          <w:b/>
        </w:rPr>
        <w:t>O</w:t>
      </w:r>
      <w:r w:rsidR="00AF141E">
        <w:rPr>
          <w:b/>
        </w:rPr>
        <w:t>RTH</w:t>
      </w:r>
      <w:r>
        <w:rPr>
          <w:b/>
        </w:rPr>
        <w:t>IC OXIDIC SOILS</w:t>
      </w:r>
    </w:p>
    <w:p w14:paraId="0BE91B2C" w14:textId="77777777" w:rsidR="00174C4D" w:rsidRDefault="008F760C">
      <w:pPr>
        <w:spacing w:after="24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41" wp14:editId="0BE92242">
                <wp:extent cx="5400040" cy="6350"/>
                <wp:effectExtent l="0" t="0" r="0" b="0"/>
                <wp:docPr id="112492" name="Group 112492"/>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9298" name="Shape 9298"/>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49C33A4" id="Group 112492"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">
                <v:shape id="Shape 9298"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" path="m,l5400040,e" filled="f" strokecolor="#181717" strokeweight=".5pt">
                  <v:stroke miterlimit="1" joinstyle="miter"/>
                  <v:path arrowok="t" textboxrect="0,0,5400040,0"/>
                </v:shape>
                <w10:anchorlock/>
              </v:group>
            </w:pict>
          </mc:Fallback>
        </mc:AlternateContent>
      </w:r>
    </w:p>
    <w:p w14:paraId="0BE91B2D" w14:textId="77777777" w:rsidR="00174C4D" w:rsidRDefault="00AF141E">
      <w:pPr>
        <w:pStyle w:val="Heading3"/>
        <w:spacing w:after="517"/>
        <w:ind w:left="-2" w:right="58"/>
      </w:pPr>
      <w:r>
        <w:t>KEY TO SUBGROUPS</w:t>
      </w:r>
      <w:r w:rsidR="008F760C">
        <w:t xml:space="preserve"> O</w:t>
      </w:r>
      <w:r>
        <w:t>F</w:t>
      </w:r>
      <w:r w:rsidR="008F760C">
        <w:t xml:space="preserve"> OXIDIC SOILS</w:t>
      </w:r>
    </w:p>
    <w:p w14:paraId="0BE91B2E" w14:textId="77777777" w:rsidR="00174C4D" w:rsidRDefault="008F760C" w:rsidP="00AF141E">
      <w:pPr>
        <w:spacing w:after="212"/>
        <w:ind w:left="567" w:right="58" w:hanging="580"/>
      </w:pPr>
      <w:r>
        <w:rPr>
          <w:b/>
        </w:rPr>
        <w:t>X</w:t>
      </w:r>
      <w:r w:rsidR="00AF141E">
        <w:rPr>
          <w:b/>
        </w:rPr>
        <w:t>P</w:t>
      </w:r>
      <w:r>
        <w:t xml:space="preserve"> </w:t>
      </w:r>
      <w:r w:rsidR="00AF141E">
        <w:tab/>
      </w:r>
      <w:r>
        <w:t>PERCH-GLEY OXIDIC SOILS</w:t>
      </w:r>
    </w:p>
    <w:p w14:paraId="0BE91B2F" w14:textId="77777777" w:rsidR="00174C4D" w:rsidRDefault="008F760C">
      <w:pPr>
        <w:spacing w:after="224"/>
        <w:ind w:left="554" w:right="58" w:hanging="567"/>
      </w:pPr>
      <w:r>
        <w:t xml:space="preserve"> </w:t>
      </w:r>
      <w:r w:rsidR="00AF141E">
        <w:tab/>
      </w:r>
      <w:r>
        <w:t>Perch-</w:t>
      </w:r>
      <w:proofErr w:type="spellStart"/>
      <w:r>
        <w:t>gley</w:t>
      </w:r>
      <w:proofErr w:type="spellEnd"/>
      <w:r>
        <w:t xml:space="preserve"> Oxidic Soils occur in sites that are periodically saturated (unless artificially drained). Wetness and associated reducing conditions are indicated by grey </w:t>
      </w:r>
      <w:proofErr w:type="gramStart"/>
      <w:r>
        <w:t>colours, and</w:t>
      </w:r>
      <w:proofErr w:type="gramEnd"/>
      <w:r>
        <w:t xml:space="preserve"> are caused by perching on a </w:t>
      </w:r>
      <w:r w:rsidRPr="003A22FF">
        <w:rPr>
          <w:color w:val="2B579A"/>
          <w:u w:val="single"/>
          <w:shd w:val="clear" w:color="auto" w:fill="E6E6E6"/>
          <w:rPrChange w:id="1690" w:author="Thomas Caspari" w:date="2017-10-12T16:38:00Z">
            <w:rPr>
              <w:color w:val="2B579A"/>
              <w:shd w:val="clear" w:color="auto" w:fill="E6E6E6"/>
            </w:rPr>
          </w:rPrChange>
        </w:rPr>
        <w:t>slowly permeable layer</w:t>
      </w:r>
      <w:r>
        <w:t>.</w:t>
      </w:r>
    </w:p>
    <w:p w14:paraId="0BE91B30" w14:textId="1E826706" w:rsidR="00AF141E" w:rsidRDefault="008F760C" w:rsidP="00AF141E">
      <w:pPr>
        <w:spacing w:after="0" w:line="252" w:lineRule="auto"/>
        <w:ind w:left="1418" w:right="57" w:hanging="851"/>
      </w:pPr>
      <w:r>
        <w:rPr>
          <w:b/>
        </w:rPr>
        <w:t>X</w:t>
      </w:r>
      <w:r w:rsidR="00AF141E">
        <w:rPr>
          <w:b/>
        </w:rPr>
        <w:t>PN</w:t>
      </w:r>
      <w:r w:rsidR="00AF141E">
        <w:rPr>
          <w:b/>
        </w:rPr>
        <w:tab/>
      </w:r>
      <w:r>
        <w:t>Perch-</w:t>
      </w:r>
      <w:proofErr w:type="spellStart"/>
      <w:r>
        <w:t>gley</w:t>
      </w:r>
      <w:proofErr w:type="spellEnd"/>
      <w:r>
        <w:t xml:space="preserve"> Oxidic </w:t>
      </w:r>
      <w:del w:id="1691" w:author="Thomas Caspari" w:date="2017-10-12T16:17:00Z">
        <w:r w:rsidDel="00F275DD">
          <w:delText xml:space="preserve">soils </w:delText>
        </w:r>
      </w:del>
      <w:ins w:id="1692" w:author="Thomas Caspari" w:date="2017-10-12T16:17:00Z">
        <w:r w:rsidR="00F275DD">
          <w:t xml:space="preserve">Soils </w:t>
        </w:r>
      </w:ins>
      <w:r>
        <w:t xml:space="preserve">that have a </w:t>
      </w:r>
      <w:r w:rsidRPr="00F275DD">
        <w:rPr>
          <w:color w:val="2B579A"/>
          <w:u w:val="single"/>
          <w:shd w:val="clear" w:color="auto" w:fill="E6E6E6"/>
          <w:rPrChange w:id="1693" w:author="Thomas Caspari" w:date="2017-10-12T16:18:00Z">
            <w:rPr>
              <w:color w:val="2B579A"/>
              <w:shd w:val="clear" w:color="auto" w:fill="E6E6E6"/>
            </w:rPr>
          </w:rPrChange>
        </w:rPr>
        <w:t>nodular horizon</w:t>
      </w:r>
      <w:r>
        <w:t xml:space="preserve"> with an upper boundary within 60 </w:t>
      </w:r>
      <w:r w:rsidR="00F275DD">
        <w:t>cm of the mineral soil surface.</w:t>
      </w:r>
    </w:p>
    <w:p w14:paraId="0BE91B31" w14:textId="77777777" w:rsidR="00174C4D" w:rsidRDefault="00AF141E" w:rsidP="00AF141E">
      <w:pPr>
        <w:spacing w:after="219"/>
        <w:ind w:left="1417" w:right="58" w:hanging="851"/>
        <w:jc w:val="right"/>
      </w:pPr>
      <w:r>
        <w:rPr>
          <w:b/>
        </w:rPr>
        <w:t>N</w:t>
      </w:r>
      <w:r w:rsidR="008F760C">
        <w:rPr>
          <w:b/>
        </w:rPr>
        <w:t xml:space="preserve">odular </w:t>
      </w:r>
      <w:r>
        <w:rPr>
          <w:b/>
        </w:rPr>
        <w:t>P</w:t>
      </w:r>
      <w:r w:rsidR="008F760C">
        <w:rPr>
          <w:b/>
        </w:rPr>
        <w:t>erch-</w:t>
      </w:r>
      <w:proofErr w:type="spellStart"/>
      <w:r w:rsidR="008F760C">
        <w:rPr>
          <w:b/>
        </w:rPr>
        <w:t>gley</w:t>
      </w:r>
      <w:proofErr w:type="spellEnd"/>
      <w:r w:rsidR="008F760C">
        <w:rPr>
          <w:b/>
        </w:rPr>
        <w:t xml:space="preserve"> Oxidic Soils</w:t>
      </w:r>
    </w:p>
    <w:p w14:paraId="0BE91B32" w14:textId="77777777" w:rsidR="00174C4D" w:rsidRDefault="008F760C" w:rsidP="00AF141E">
      <w:pPr>
        <w:tabs>
          <w:tab w:val="center" w:pos="820"/>
          <w:tab w:val="center" w:pos="2073"/>
        </w:tabs>
        <w:spacing w:after="9"/>
        <w:ind w:left="1418" w:hanging="851"/>
        <w:jc w:val="left"/>
      </w:pPr>
      <w:r>
        <w:rPr>
          <w:rFonts w:ascii="Calibri" w:eastAsia="Calibri" w:hAnsi="Calibri" w:cs="Calibri"/>
          <w:color w:val="000000"/>
          <w:sz w:val="22"/>
        </w:rPr>
        <w:tab/>
      </w:r>
      <w:r>
        <w:rPr>
          <w:b/>
        </w:rPr>
        <w:t>X</w:t>
      </w:r>
      <w:r w:rsidR="00AF141E">
        <w:rPr>
          <w:b/>
        </w:rPr>
        <w:t>PT</w:t>
      </w:r>
      <w:r>
        <w:t xml:space="preserve"> </w:t>
      </w:r>
      <w:r>
        <w:tab/>
        <w:t>Other soils.</w:t>
      </w:r>
    </w:p>
    <w:p w14:paraId="0BE91B33" w14:textId="77777777" w:rsidR="00174C4D" w:rsidRDefault="00AF141E">
      <w:pPr>
        <w:spacing w:after="584" w:line="265" w:lineRule="auto"/>
        <w:ind w:left="10" w:right="57" w:hanging="10"/>
        <w:jc w:val="right"/>
      </w:pPr>
      <w:r>
        <w:rPr>
          <w:b/>
        </w:rPr>
        <w:t>T</w:t>
      </w:r>
      <w:r w:rsidR="008F760C">
        <w:rPr>
          <w:b/>
        </w:rPr>
        <w:t xml:space="preserve">ypic </w:t>
      </w:r>
      <w:r>
        <w:rPr>
          <w:b/>
        </w:rPr>
        <w:t>P</w:t>
      </w:r>
      <w:r w:rsidR="008F760C">
        <w:rPr>
          <w:b/>
        </w:rPr>
        <w:t>erch-</w:t>
      </w:r>
      <w:proofErr w:type="spellStart"/>
      <w:r w:rsidR="008F760C">
        <w:rPr>
          <w:b/>
        </w:rPr>
        <w:t>gley</w:t>
      </w:r>
      <w:proofErr w:type="spellEnd"/>
      <w:r w:rsidR="008F760C">
        <w:rPr>
          <w:b/>
        </w:rPr>
        <w:t xml:space="preserve"> Oxidic Soils</w:t>
      </w:r>
    </w:p>
    <w:p w14:paraId="0BE91B34" w14:textId="77777777" w:rsidR="00174C4D" w:rsidRDefault="008F760C" w:rsidP="00AF141E">
      <w:pPr>
        <w:spacing w:after="211"/>
        <w:ind w:left="567" w:right="58" w:hanging="580"/>
      </w:pPr>
      <w:r>
        <w:rPr>
          <w:b/>
        </w:rPr>
        <w:t>X</w:t>
      </w:r>
      <w:r w:rsidR="00AF141E">
        <w:rPr>
          <w:b/>
        </w:rPr>
        <w:t>N</w:t>
      </w:r>
      <w:r w:rsidR="00AF141E">
        <w:rPr>
          <w:b/>
        </w:rPr>
        <w:tab/>
      </w:r>
      <w:r>
        <w:t>NODULAR OXIDIC SOILS</w:t>
      </w:r>
    </w:p>
    <w:p w14:paraId="0BE91B35" w14:textId="77777777" w:rsidR="00174C4D" w:rsidRDefault="008F760C" w:rsidP="00AF141E">
      <w:pPr>
        <w:spacing w:after="225"/>
        <w:ind w:left="554" w:right="58" w:firstLine="0"/>
      </w:pPr>
      <w:r>
        <w:t>Nodular Oxidic Soils occur in clayey soil materials derived from Pliocene or early Pleistocene basalts. They have clay-enriched B horizons and a prominent layer of iron oxide nodules. The soils have extremely low CEC (at natural pH) and natural fertility. Intermittent wetness is usual.</w:t>
      </w:r>
    </w:p>
    <w:p w14:paraId="0BE91B36" w14:textId="77777777" w:rsidR="00174C4D" w:rsidRDefault="008F760C" w:rsidP="00AF141E">
      <w:pPr>
        <w:tabs>
          <w:tab w:val="center" w:pos="848"/>
          <w:tab w:val="center" w:pos="3347"/>
        </w:tabs>
        <w:spacing w:after="9"/>
        <w:ind w:left="1418" w:hanging="851"/>
        <w:jc w:val="left"/>
      </w:pPr>
      <w:r>
        <w:rPr>
          <w:rFonts w:ascii="Calibri" w:eastAsia="Calibri" w:hAnsi="Calibri" w:cs="Calibri"/>
          <w:color w:val="000000"/>
          <w:sz w:val="22"/>
        </w:rPr>
        <w:tab/>
      </w:r>
      <w:r w:rsidR="00AF141E">
        <w:rPr>
          <w:b/>
        </w:rPr>
        <w:t>XNT</w:t>
      </w:r>
      <w:r>
        <w:t xml:space="preserve"> </w:t>
      </w:r>
      <w:r>
        <w:tab/>
        <w:t>Only one subgroup is recognised.</w:t>
      </w:r>
    </w:p>
    <w:p w14:paraId="0BE91B37" w14:textId="77777777" w:rsidR="00174C4D" w:rsidRDefault="00AF141E">
      <w:pPr>
        <w:spacing w:after="1433" w:line="265" w:lineRule="auto"/>
        <w:ind w:left="10" w:right="57" w:hanging="10"/>
        <w:jc w:val="right"/>
      </w:pPr>
      <w:r>
        <w:rPr>
          <w:b/>
        </w:rPr>
        <w:t>T</w:t>
      </w:r>
      <w:r w:rsidR="008F760C">
        <w:rPr>
          <w:b/>
        </w:rPr>
        <w:t xml:space="preserve">ypic </w:t>
      </w:r>
      <w:r>
        <w:rPr>
          <w:b/>
        </w:rPr>
        <w:t>N</w:t>
      </w:r>
      <w:r w:rsidR="008F760C">
        <w:rPr>
          <w:b/>
        </w:rPr>
        <w:t>odular Oxidic Soils</w:t>
      </w:r>
    </w:p>
    <w:p w14:paraId="0BE91B39" w14:textId="77777777" w:rsidR="00174C4D" w:rsidRDefault="008F760C" w:rsidP="00AF141E">
      <w:pPr>
        <w:ind w:left="567" w:right="58" w:hanging="580"/>
      </w:pPr>
      <w:r>
        <w:rPr>
          <w:b/>
        </w:rPr>
        <w:lastRenderedPageBreak/>
        <w:t>XO</w:t>
      </w:r>
      <w:r w:rsidR="00AF141E">
        <w:tab/>
      </w:r>
      <w:r>
        <w:t>ORTHIC OXIDIC SOILS</w:t>
      </w:r>
    </w:p>
    <w:p w14:paraId="0BE91B3A" w14:textId="77777777" w:rsidR="00174C4D" w:rsidRDefault="008F760C">
      <w:pPr>
        <w:ind w:left="554" w:right="58" w:hanging="567"/>
      </w:pPr>
      <w:r>
        <w:t xml:space="preserve"> </w:t>
      </w:r>
      <w:r w:rsidR="00AF141E">
        <w:tab/>
      </w:r>
      <w:r>
        <w:t>Orthic Oxidic Soils occur in clayey soil materials derived from early to mid-Pleistocene basalts. They have clay-enriched B horizons but lack prominent nodules, although up to 2% may be present in some horizons.</w:t>
      </w:r>
    </w:p>
    <w:p w14:paraId="0BE91B3B" w14:textId="77777777" w:rsidR="00174C4D" w:rsidRDefault="008F760C" w:rsidP="00AF141E">
      <w:pPr>
        <w:spacing w:after="41"/>
        <w:ind w:left="1418" w:right="58" w:hanging="852"/>
      </w:pPr>
      <w:r>
        <w:rPr>
          <w:b/>
        </w:rPr>
        <w:t>XOM</w:t>
      </w:r>
      <w:r w:rsidR="00AF141E">
        <w:rPr>
          <w:b/>
        </w:rPr>
        <w:tab/>
      </w:r>
      <w:r>
        <w:t xml:space="preserve">Orthic Oxidic Soils that have a </w:t>
      </w:r>
      <w:r w:rsidRPr="00F275DD">
        <w:rPr>
          <w:color w:val="2B579A"/>
          <w:u w:val="single"/>
          <w:shd w:val="clear" w:color="auto" w:fill="E6E6E6"/>
          <w:rPrChange w:id="1694" w:author="Thomas Caspari" w:date="2017-10-12T16:19:00Z">
            <w:rPr>
              <w:color w:val="2B579A"/>
              <w:shd w:val="clear" w:color="auto" w:fill="E6E6E6"/>
            </w:rPr>
          </w:rPrChange>
        </w:rPr>
        <w:t>mottled profile form</w:t>
      </w:r>
      <w:r>
        <w:t>.</w:t>
      </w:r>
    </w:p>
    <w:p w14:paraId="0BE91B3C" w14:textId="77777777" w:rsidR="00174C4D" w:rsidRDefault="008F760C">
      <w:pPr>
        <w:spacing w:after="286" w:line="265" w:lineRule="auto"/>
        <w:ind w:left="10" w:right="57" w:hanging="10"/>
        <w:jc w:val="right"/>
      </w:pPr>
      <w:r>
        <w:rPr>
          <w:b/>
        </w:rPr>
        <w:t>Mottled Orthic Oxidic Soils</w:t>
      </w:r>
    </w:p>
    <w:p w14:paraId="0BE91B3D" w14:textId="77777777" w:rsidR="00174C4D" w:rsidRDefault="008F760C" w:rsidP="00AF141E">
      <w:pPr>
        <w:tabs>
          <w:tab w:val="center" w:pos="848"/>
          <w:tab w:val="right" w:pos="8510"/>
        </w:tabs>
        <w:spacing w:after="9" w:line="250" w:lineRule="auto"/>
        <w:ind w:left="1418" w:hanging="851"/>
        <w:jc w:val="left"/>
      </w:pPr>
      <w:r>
        <w:rPr>
          <w:rFonts w:ascii="Calibri" w:eastAsia="Calibri" w:hAnsi="Calibri" w:cs="Calibri"/>
          <w:color w:val="000000"/>
          <w:sz w:val="22"/>
        </w:rPr>
        <w:tab/>
      </w:r>
      <w:r>
        <w:rPr>
          <w:b/>
        </w:rPr>
        <w:t>XOB</w:t>
      </w:r>
      <w:r>
        <w:t xml:space="preserve"> </w:t>
      </w:r>
      <w:r w:rsidR="00AF141E">
        <w:tab/>
      </w:r>
      <w:r>
        <w:t xml:space="preserve">Other soils that have within 90 cm of the mineral soil surface, </w:t>
      </w:r>
    </w:p>
    <w:p w14:paraId="0BE91B3E" w14:textId="77777777" w:rsidR="00174C4D" w:rsidRDefault="008F760C">
      <w:pPr>
        <w:spacing w:after="141" w:line="249" w:lineRule="auto"/>
        <w:ind w:left="1427" w:hanging="10"/>
      </w:pPr>
      <w:r>
        <w:rPr>
          <w:i/>
        </w:rPr>
        <w:t>either</w:t>
      </w:r>
      <w:r>
        <w:t xml:space="preserve"> </w:t>
      </w:r>
    </w:p>
    <w:p w14:paraId="0BE91B3F" w14:textId="0BC46E7A" w:rsidR="00174C4D" w:rsidRDefault="008F760C" w:rsidP="704811F7">
      <w:pPr>
        <w:numPr>
          <w:ilvl w:val="0"/>
          <w:numId w:val="88"/>
        </w:numPr>
        <w:spacing w:after="142"/>
        <w:ind w:right="58" w:hanging="566"/>
        <w:rPr>
          <w:i/>
          <w:iCs/>
        </w:rPr>
      </w:pPr>
      <w:r>
        <w:t xml:space="preserve">a </w:t>
      </w:r>
      <w:ins w:id="1695" w:author="Kirstin Deuss" w:date="2024-11-12T01:50:00Z">
        <w:r w:rsidR="28184BA4">
          <w:t xml:space="preserve">decrease in </w:t>
        </w:r>
      </w:ins>
      <w:r>
        <w:t xml:space="preserve">clay </w:t>
      </w:r>
      <w:del w:id="1696" w:author="Kirstin Deuss" w:date="2024-11-12T01:51:00Z">
        <w:r w:rsidDel="008F760C">
          <w:delText xml:space="preserve">decrease </w:delText>
        </w:r>
      </w:del>
      <w:ins w:id="1697" w:author="Kirstin Deuss" w:date="2024-11-12T01:51:00Z">
        <w:r w:rsidR="5AE2BD12">
          <w:t xml:space="preserve">content </w:t>
        </w:r>
      </w:ins>
      <w:r>
        <w:t xml:space="preserve">with depth of more than </w:t>
      </w:r>
      <w:del w:id="1698" w:author="Kirstin Deuss" w:date="2024-11-12T01:51:00Z">
        <w:r w:rsidDel="008F760C">
          <w:delText>one-fifth</w:delText>
        </w:r>
      </w:del>
      <w:ins w:id="1699" w:author="Kirstin Deuss" w:date="2024-11-12T01:51:00Z">
        <w:r w:rsidR="7531CECC">
          <w:t>20%</w:t>
        </w:r>
      </w:ins>
      <w:r>
        <w:t xml:space="preserve"> </w:t>
      </w:r>
      <w:del w:id="1700" w:author="Kirstin Deuss" w:date="2024-11-12T01:51:00Z">
        <w:r w:rsidDel="008F760C">
          <w:delText xml:space="preserve">of </w:delText>
        </w:r>
      </w:del>
      <w:ins w:id="1701" w:author="Kirstin Deuss" w:date="2024-11-12T01:51:00Z">
        <w:r w:rsidR="4FDC86EF">
          <w:t xml:space="preserve">relative to </w:t>
        </w:r>
      </w:ins>
      <w:r>
        <w:t xml:space="preserve">the </w:t>
      </w:r>
      <w:del w:id="1702" w:author="Kirstin Deuss" w:date="2024-11-12T01:52:00Z">
        <w:r w:rsidDel="008F760C">
          <w:delText xml:space="preserve">clay percentage of the </w:delText>
        </w:r>
      </w:del>
      <w:r>
        <w:t xml:space="preserve">horizon with maximum clay, </w:t>
      </w:r>
      <w:r w:rsidRPr="704811F7">
        <w:rPr>
          <w:i/>
          <w:iCs/>
        </w:rPr>
        <w:t>or</w:t>
      </w:r>
    </w:p>
    <w:p w14:paraId="0BE91B40" w14:textId="191EC002" w:rsidR="00174C4D" w:rsidRDefault="008F760C" w:rsidP="00164344">
      <w:pPr>
        <w:numPr>
          <w:ilvl w:val="0"/>
          <w:numId w:val="88"/>
        </w:numPr>
        <w:spacing w:after="0"/>
        <w:ind w:right="58" w:hanging="566"/>
      </w:pPr>
      <w:r>
        <w:t xml:space="preserve">more than 5% weathered </w:t>
      </w:r>
      <w:ins w:id="1703" w:author="Andre Eger [2]" w:date="2024-11-13T16:18:00Z" w16du:dateUtc="2024-11-13T03:18:00Z">
        <w:r w:rsidR="00875117">
          <w:t>coarse rock fragments</w:t>
        </w:r>
      </w:ins>
      <w:del w:id="1704" w:author="Andre Eger [2]" w:date="2024-11-13T16:18:00Z" w16du:dateUtc="2024-11-13T03:18:00Z">
        <w:r w:rsidDel="00875117">
          <w:delText>gravel</w:delText>
        </w:r>
      </w:del>
      <w:del w:id="1705" w:author="Kirstin Deuss" w:date="2024-11-12T01:53:00Z">
        <w:r w:rsidDel="008F760C">
          <w:delText>,</w:delText>
        </w:r>
      </w:del>
      <w:r>
        <w:t xml:space="preserve"> within 90 cm of the mineral soil surface.</w:t>
      </w:r>
    </w:p>
    <w:p w14:paraId="0BE91B41" w14:textId="77777777" w:rsidR="00174C4D" w:rsidRDefault="008F760C">
      <w:pPr>
        <w:spacing w:after="286" w:line="265" w:lineRule="auto"/>
        <w:ind w:left="10" w:right="57" w:hanging="10"/>
        <w:jc w:val="right"/>
      </w:pPr>
      <w:r>
        <w:rPr>
          <w:b/>
        </w:rPr>
        <w:t>Brown Orthic Oxidic Soils</w:t>
      </w:r>
    </w:p>
    <w:p w14:paraId="0BE91B42" w14:textId="77777777" w:rsidR="00AF141E" w:rsidRDefault="008F760C" w:rsidP="00AF141E">
      <w:pPr>
        <w:spacing w:after="0" w:line="264" w:lineRule="auto"/>
        <w:ind w:left="1418" w:right="57" w:hanging="851"/>
      </w:pPr>
      <w:r>
        <w:rPr>
          <w:b/>
        </w:rPr>
        <w:t>XO</w:t>
      </w:r>
      <w:r w:rsidR="00AF141E">
        <w:rPr>
          <w:b/>
        </w:rPr>
        <w:t>T</w:t>
      </w:r>
      <w:r>
        <w:t xml:space="preserve"> </w:t>
      </w:r>
      <w:r>
        <w:tab/>
        <w:t xml:space="preserve">Other soils. </w:t>
      </w:r>
    </w:p>
    <w:p w14:paraId="0BE91B43" w14:textId="77777777" w:rsidR="00174C4D" w:rsidRDefault="00AF141E" w:rsidP="00AF141E">
      <w:pPr>
        <w:spacing w:after="8341" w:line="265" w:lineRule="auto"/>
        <w:ind w:left="1418" w:right="58" w:hanging="852"/>
        <w:jc w:val="right"/>
      </w:pPr>
      <w:r>
        <w:rPr>
          <w:b/>
        </w:rPr>
        <w:t>T</w:t>
      </w:r>
      <w:r w:rsidR="008F760C">
        <w:rPr>
          <w:b/>
        </w:rPr>
        <w:t>ypic Orthic Oxidic Soils</w:t>
      </w:r>
    </w:p>
    <w:p w14:paraId="0BE91B44" w14:textId="77777777" w:rsidR="00174C4D" w:rsidRDefault="00174C4D">
      <w:pPr>
        <w:sectPr w:rsidR="00174C4D">
          <w:headerReference w:type="even" r:id="rId88"/>
          <w:headerReference w:type="default" r:id="rId89"/>
          <w:footerReference w:type="even" r:id="rId90"/>
          <w:footerReference w:type="default" r:id="rId91"/>
          <w:headerReference w:type="first" r:id="rId92"/>
          <w:footerReference w:type="first" r:id="rId93"/>
          <w:pgSz w:w="12746" w:h="17678"/>
          <w:pgMar w:top="1952" w:right="2115" w:bottom="647" w:left="2121" w:header="0" w:footer="720" w:gutter="0"/>
          <w:cols w:space="720"/>
        </w:sectPr>
      </w:pPr>
    </w:p>
    <w:p w14:paraId="0BE91B45" w14:textId="5552B937" w:rsidR="00174C4D" w:rsidRDefault="008F760C">
      <w:pPr>
        <w:pStyle w:val="Heading1"/>
        <w:ind w:left="-3"/>
      </w:pPr>
      <w:bookmarkStart w:id="1706" w:name="_Toc182384780"/>
      <w:r>
        <w:lastRenderedPageBreak/>
        <w:t>P</w:t>
      </w:r>
      <w:r w:rsidR="0022101E">
        <w:t>allic Soils</w:t>
      </w:r>
      <w:bookmarkEnd w:id="1706"/>
    </w:p>
    <w:p w14:paraId="0BE91B46"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43" wp14:editId="0BE92244">
                <wp:extent cx="5400040" cy="12700"/>
                <wp:effectExtent l="0" t="0" r="0" b="0"/>
                <wp:docPr id="112804" name="Group 11280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9382" name="Shape 9382"/>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A61D570" id="Group 112804"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ujKgOUgIAAK8FAAAOAAAAAAAAAAAAAAAAAC4CAABkcnMvZTJvRG9jLnhtbFBLAQItABQABgAI&#10;AAAAIQDhXyj32wAAAAMBAAAPAAAAAAAAAAAAAAAAAKwEAABkcnMvZG93bnJldi54bWxQSwUGAAAA&#10;AAQABADzAAAAtAUAAAAA&#10;">
                <v:shape id="Shape 9382"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" path="m,l5400040,e" filled="f" strokecolor="#181717" strokeweight="1pt">
                  <v:stroke miterlimit="83231f" joinstyle="miter"/>
                  <v:path arrowok="t" textboxrect="0,0,5400040,0"/>
                </v:shape>
                <w10:anchorlock/>
              </v:group>
            </w:pict>
          </mc:Fallback>
        </mc:AlternateContent>
      </w:r>
    </w:p>
    <w:p w14:paraId="0BE91B47" w14:textId="77777777" w:rsidR="00174C4D" w:rsidRDefault="004233B0">
      <w:pPr>
        <w:pStyle w:val="Heading3"/>
        <w:ind w:left="-2" w:right="58"/>
      </w:pPr>
      <w:r>
        <w:t>CONCEPT</w:t>
      </w:r>
      <w:r w:rsidR="008F760C">
        <w:t xml:space="preserve"> </w:t>
      </w:r>
      <w:r>
        <w:t>OF THE ORDER</w:t>
      </w:r>
    </w:p>
    <w:p w14:paraId="0BE91B48" w14:textId="77777777" w:rsidR="00174C4D" w:rsidRDefault="008F760C">
      <w:pPr>
        <w:spacing w:after="707"/>
        <w:ind w:left="-4" w:right="58"/>
      </w:pPr>
      <w:r>
        <w:t>Pallic Soils are soils with moderate to high base status and low contents of secondary iron oxides. They have pale colours, high slaking potential and high density in subsurface horizons. Pallic Soils have water deficits in summer, and soil water surpluses in winter or spring.</w:t>
      </w:r>
    </w:p>
    <w:p w14:paraId="0BE91B49" w14:textId="77777777" w:rsidR="00174C4D" w:rsidRDefault="004233B0">
      <w:pPr>
        <w:pStyle w:val="Heading3"/>
        <w:ind w:left="-2" w:right="58"/>
      </w:pPr>
      <w:r>
        <w:t>CORRELATION</w:t>
      </w:r>
    </w:p>
    <w:p w14:paraId="0BE91B4A" w14:textId="1965B694" w:rsidR="00174C4D" w:rsidRDefault="008F760C">
      <w:pPr>
        <w:spacing w:after="707"/>
        <w:ind w:left="-4"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2336" behindDoc="0" locked="0" layoutInCell="1" allowOverlap="1" wp14:anchorId="0BE92245" wp14:editId="25FD74AA">
                <wp:simplePos x="0" y="0"/>
                <wp:positionH relativeFrom="page">
                  <wp:posOffset>1346835</wp:posOffset>
                </wp:positionH>
                <wp:positionV relativeFrom="page">
                  <wp:posOffset>998364</wp:posOffset>
                </wp:positionV>
                <wp:extent cx="5400040" cy="12700"/>
                <wp:effectExtent l="0" t="0" r="0" b="0"/>
                <wp:wrapTopAndBottom/>
                <wp:docPr id="112803" name="Group 11280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9381" name="Shape 9381"/>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C102626" id="Group 112803" o:spid="_x0000_s1026" style="position:absolute;margin-left:106.05pt;margin-top:78.6pt;width:425.2pt;height:1pt;z-index:251662336;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">
                <v:shape id="Shape 9381"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" path="m,l5400040,e" filled="f" strokecolor="#181717" strokeweight="1pt">
                  <v:stroke miterlimit="83231f" joinstyle="miter"/>
                  <v:path arrowok="t" textboxrect="0,0,5400040,0"/>
                </v:shape>
                <w10:wrap type="topAndBottom" anchorx="page" anchory="page"/>
              </v:group>
            </w:pict>
          </mc:Fallback>
        </mc:AlternateContent>
      </w:r>
      <w:r>
        <w:t xml:space="preserve">The order comprises most yellow-grey earths, associated </w:t>
      </w:r>
      <w:proofErr w:type="spellStart"/>
      <w:r>
        <w:t>steepland</w:t>
      </w:r>
      <w:proofErr w:type="spellEnd"/>
      <w:r>
        <w:t xml:space="preserve"> soils, intergrades between yellow-grey earths and yellow-brown earths, and intergrades between yellow-grey earths and brown-grey earths of the NZ Genetic Soil Classification. </w:t>
      </w:r>
      <w:commentRangeStart w:id="1707"/>
      <w:r>
        <w:t>Most Pallic Soils are</w:t>
      </w:r>
      <w:r w:rsidR="00E5319D">
        <w:t xml:space="preserve"> correlated with </w:t>
      </w:r>
      <w:proofErr w:type="spellStart"/>
      <w:r w:rsidR="00E5319D">
        <w:t>Alfisols</w:t>
      </w:r>
      <w:proofErr w:type="spellEnd"/>
      <w:r w:rsidR="00B87FAE">
        <w:t xml:space="preserve"> and </w:t>
      </w:r>
      <w:proofErr w:type="spellStart"/>
      <w:r w:rsidR="00B87FAE">
        <w:t>Inceptisols</w:t>
      </w:r>
      <w:proofErr w:type="spellEnd"/>
      <w:r w:rsidR="00B87FAE">
        <w:t xml:space="preserve"> in Soil Taxonomy, particular</w:t>
      </w:r>
      <w:ins w:id="1708" w:author="Balin Robertson" w:date="2024-10-16T00:44:00Z">
        <w:r w:rsidR="461470E7">
          <w:t>l</w:t>
        </w:r>
      </w:ins>
      <w:r w:rsidR="00B87FAE">
        <w:t>y those under ustic or udic moisture regimes, with aquic conditions, or ochric epipedons</w:t>
      </w:r>
      <w:r>
        <w:t>.</w:t>
      </w:r>
      <w:commentRangeEnd w:id="1707"/>
      <w:r w:rsidR="00202ED9">
        <w:rPr>
          <w:rStyle w:val="CommentReference"/>
        </w:rPr>
        <w:commentReference w:id="1707"/>
      </w:r>
    </w:p>
    <w:p w14:paraId="0BE91B4B" w14:textId="77777777" w:rsidR="00174C4D" w:rsidRDefault="004233B0">
      <w:pPr>
        <w:pStyle w:val="Heading3"/>
        <w:ind w:left="-2" w:right="58"/>
      </w:pPr>
      <w:r>
        <w:t>OCCURRENCE</w:t>
      </w:r>
    </w:p>
    <w:p w14:paraId="0BE91B4C" w14:textId="4A5E98C2" w:rsidR="00174C4D" w:rsidRDefault="008F760C">
      <w:pPr>
        <w:spacing w:after="707"/>
        <w:ind w:left="-4" w:right="58"/>
      </w:pPr>
      <w:r>
        <w:t>Pallic Soils occur predominantly in the seasonally dry eastern part of North and South Islands</w:t>
      </w:r>
      <w:ins w:id="1709" w:author="Kirstin Deuss" w:date="2024-11-12T01:54:00Z">
        <w:r w:rsidR="1C260252">
          <w:t>,</w:t>
        </w:r>
      </w:ins>
      <w:r>
        <w:t xml:space="preserve"> and in the Manawatu.</w:t>
      </w:r>
    </w:p>
    <w:p w14:paraId="0BE91B4D" w14:textId="77777777" w:rsidR="00174C4D" w:rsidRDefault="004233B0">
      <w:pPr>
        <w:pStyle w:val="Heading3"/>
        <w:spacing w:after="357"/>
        <w:ind w:left="-2" w:right="58"/>
      </w:pPr>
      <w:r>
        <w:t>ACCESSORY</w:t>
      </w:r>
      <w:r w:rsidR="008F760C">
        <w:t xml:space="preserve"> </w:t>
      </w:r>
      <w:r>
        <w:t>PROPERTIES OF THE ORDER</w:t>
      </w:r>
    </w:p>
    <w:p w14:paraId="0BE91B4E" w14:textId="62CDA383" w:rsidR="00174C4D" w:rsidRDefault="008F760C" w:rsidP="00164344">
      <w:pPr>
        <w:numPr>
          <w:ilvl w:val="0"/>
          <w:numId w:val="89"/>
        </w:numPr>
        <w:ind w:right="58" w:hanging="567"/>
      </w:pPr>
      <w:r w:rsidRPr="7F843DFA">
        <w:rPr>
          <w:i/>
          <w:iCs/>
        </w:rPr>
        <w:t>Low concentrations of secondary oxides</w:t>
      </w:r>
      <w:r>
        <w:t>. P retention is less than 30% in topsoils and</w:t>
      </w:r>
      <w:del w:id="1710" w:author="Andre Eger [2]" w:date="2024-11-13T14:09:00Z" w16du:dateUtc="2024-11-13T01:09:00Z">
        <w:r w:rsidDel="009B0072">
          <w:delText>, usually, in</w:delText>
        </w:r>
      </w:del>
      <w:r>
        <w:t xml:space="preserve"> subsoils. Extractable iron and aluminium values are low or moderate</w:t>
      </w:r>
      <w:ins w:id="1711" w:author="Kirstin Deuss" w:date="2024-11-12T01:59:00Z">
        <w:r w:rsidR="35CF122D">
          <w:t>,</w:t>
        </w:r>
      </w:ins>
      <w:r>
        <w:t xml:space="preserve"> with a significant proportion of secondary iron oxides occurring in redox segregations.</w:t>
      </w:r>
    </w:p>
    <w:p w14:paraId="0BE91B4F" w14:textId="4D7D8E0A" w:rsidR="00174C4D" w:rsidRDefault="008F760C" w:rsidP="00164344">
      <w:pPr>
        <w:numPr>
          <w:ilvl w:val="0"/>
          <w:numId w:val="89"/>
        </w:numPr>
        <w:ind w:right="58" w:hanging="567"/>
      </w:pPr>
      <w:r w:rsidRPr="7F843DFA">
        <w:rPr>
          <w:i/>
          <w:iCs/>
        </w:rPr>
        <w:t>High base status</w:t>
      </w:r>
      <w:r>
        <w:t>. Base saturation values in subsoils are high (more than 50%)</w:t>
      </w:r>
      <w:ins w:id="1712" w:author="Kirstin Deuss" w:date="2024-11-12T02:00:00Z">
        <w:r w:rsidR="1D518382">
          <w:t>,</w:t>
        </w:r>
      </w:ins>
      <w:r>
        <w:t xml:space="preserve"> except in perch-</w:t>
      </w:r>
      <w:proofErr w:type="spellStart"/>
      <w:r>
        <w:t>gleyed</w:t>
      </w:r>
      <w:proofErr w:type="spellEnd"/>
      <w:r>
        <w:t xml:space="preserve"> soils, where values may be lower in horizons overlying fragipans.</w:t>
      </w:r>
    </w:p>
    <w:p w14:paraId="0BE91B50" w14:textId="6729DAB0" w:rsidR="00174C4D" w:rsidRDefault="0F7DE54B" w:rsidP="00164344">
      <w:pPr>
        <w:numPr>
          <w:ilvl w:val="0"/>
          <w:numId w:val="89"/>
        </w:numPr>
        <w:ind w:right="58" w:hanging="567"/>
      </w:pPr>
      <w:r w:rsidRPr="7CCBFF81">
        <w:rPr>
          <w:i/>
          <w:iCs/>
        </w:rPr>
        <w:t xml:space="preserve">Felsic </w:t>
      </w:r>
      <w:r w:rsidR="008F760C" w:rsidRPr="7CCBFF81">
        <w:rPr>
          <w:i/>
          <w:iCs/>
        </w:rPr>
        <w:t>parent materials</w:t>
      </w:r>
      <w:r w:rsidR="008F760C">
        <w:t xml:space="preserve">. Parent materials are predominantly loess or sediments derived from </w:t>
      </w:r>
      <w:proofErr w:type="spellStart"/>
      <w:r w:rsidR="008F760C">
        <w:t>quartzo</w:t>
      </w:r>
      <w:proofErr w:type="spellEnd"/>
      <w:r w:rsidR="008F760C">
        <w:t>-feldspathic rocks (schist or greywacke).</w:t>
      </w:r>
    </w:p>
    <w:p w14:paraId="0BE91B51" w14:textId="77777777" w:rsidR="004233B0" w:rsidRDefault="004233B0">
      <w:pPr>
        <w:spacing w:after="160" w:line="259" w:lineRule="auto"/>
        <w:ind w:left="0" w:firstLine="0"/>
        <w:jc w:val="left"/>
        <w:rPr>
          <w:i/>
        </w:rPr>
      </w:pPr>
      <w:r>
        <w:rPr>
          <w:i/>
        </w:rPr>
        <w:br w:type="page"/>
      </w:r>
    </w:p>
    <w:p w14:paraId="0BE91B52" w14:textId="77777777" w:rsidR="00174C4D" w:rsidRDefault="008F760C" w:rsidP="00164344">
      <w:pPr>
        <w:numPr>
          <w:ilvl w:val="0"/>
          <w:numId w:val="89"/>
        </w:numPr>
        <w:spacing w:after="218"/>
        <w:ind w:right="58" w:hanging="567"/>
      </w:pPr>
      <w:r w:rsidRPr="519311D0">
        <w:rPr>
          <w:i/>
          <w:iCs/>
        </w:rPr>
        <w:lastRenderedPageBreak/>
        <w:t>Mica/illite clay minerals</w:t>
      </w:r>
      <w:r>
        <w:t xml:space="preserve">. Pallic Soils usually belong either to the </w:t>
      </w:r>
      <w:proofErr w:type="spellStart"/>
      <w:r>
        <w:t>Illitic</w:t>
      </w:r>
      <w:proofErr w:type="spellEnd"/>
      <w:r>
        <w:t xml:space="preserve"> or to a Clay-</w:t>
      </w:r>
      <w:proofErr w:type="spellStart"/>
      <w:r>
        <w:t>mineralic</w:t>
      </w:r>
      <w:proofErr w:type="spellEnd"/>
      <w:r>
        <w:t xml:space="preserve"> mineralogy class.</w:t>
      </w:r>
    </w:p>
    <w:p w14:paraId="0BE91B53" w14:textId="77777777" w:rsidR="00174C4D" w:rsidRDefault="008F760C" w:rsidP="00164344">
      <w:pPr>
        <w:numPr>
          <w:ilvl w:val="0"/>
          <w:numId w:val="89"/>
        </w:numPr>
        <w:spacing w:after="219"/>
        <w:ind w:right="58" w:hanging="567"/>
      </w:pPr>
      <w:r>
        <w:rPr>
          <w:i/>
        </w:rPr>
        <w:t>Slow permeability</w:t>
      </w:r>
      <w:r>
        <w:t xml:space="preserve">. Subsurface horizons have restricted permeability, particularly in soils with fragipans or </w:t>
      </w:r>
      <w:proofErr w:type="spellStart"/>
      <w:r>
        <w:t>duripans</w:t>
      </w:r>
      <w:proofErr w:type="spellEnd"/>
      <w:r>
        <w:t xml:space="preserve"> in which the permeability is very slow.</w:t>
      </w:r>
    </w:p>
    <w:p w14:paraId="0BE91B54" w14:textId="77777777" w:rsidR="00174C4D" w:rsidRDefault="008F760C" w:rsidP="00164344">
      <w:pPr>
        <w:numPr>
          <w:ilvl w:val="0"/>
          <w:numId w:val="89"/>
        </w:numPr>
        <w:spacing w:after="219"/>
        <w:ind w:right="58" w:hanging="567"/>
      </w:pPr>
      <w:r>
        <w:rPr>
          <w:i/>
        </w:rPr>
        <w:t>Perched water-tables</w:t>
      </w:r>
      <w:r>
        <w:t xml:space="preserve">. Soils that are poorly or moderately well drained have water-tables perched on </w:t>
      </w:r>
      <w:r w:rsidRPr="003A22FF">
        <w:rPr>
          <w:color w:val="2B579A"/>
          <w:u w:val="single"/>
          <w:shd w:val="clear" w:color="auto" w:fill="E6E6E6"/>
          <w:rPrChange w:id="1713" w:author="Thomas Caspari" w:date="2017-10-12T16:38:00Z">
            <w:rPr>
              <w:color w:val="2B579A"/>
              <w:shd w:val="clear" w:color="auto" w:fill="E6E6E6"/>
            </w:rPr>
          </w:rPrChange>
        </w:rPr>
        <w:t>slowly permeable layers</w:t>
      </w:r>
      <w:r>
        <w:t>.</w:t>
      </w:r>
    </w:p>
    <w:p w14:paraId="0BE91B55" w14:textId="252030C7" w:rsidR="00174C4D" w:rsidRDefault="008F760C" w:rsidP="00164344">
      <w:pPr>
        <w:numPr>
          <w:ilvl w:val="0"/>
          <w:numId w:val="89"/>
        </w:numPr>
        <w:spacing w:after="219"/>
        <w:ind w:right="58" w:hanging="567"/>
      </w:pPr>
      <w:r w:rsidRPr="522447C0">
        <w:rPr>
          <w:i/>
          <w:iCs/>
        </w:rPr>
        <w:t>Limited root depth</w:t>
      </w:r>
      <w:r>
        <w:t>. Potential rooting depth in most soils is limited by a subsurface horizon of high bulk density at shallow depths</w:t>
      </w:r>
      <w:ins w:id="1714" w:author="Kirstin Deuss" w:date="2024-11-12T02:02:00Z">
        <w:r w:rsidR="7C82F9C8">
          <w:t>,</w:t>
        </w:r>
      </w:ins>
      <w:r>
        <w:t xml:space="preserve"> or by brittle silty </w:t>
      </w:r>
      <w:proofErr w:type="spellStart"/>
      <w:r>
        <w:t>cappings</w:t>
      </w:r>
      <w:proofErr w:type="spellEnd"/>
      <w:r>
        <w:t xml:space="preserve"> on stones.</w:t>
      </w:r>
    </w:p>
    <w:p w14:paraId="0BE91B56" w14:textId="77777777" w:rsidR="00174C4D" w:rsidRDefault="008F760C" w:rsidP="00164344">
      <w:pPr>
        <w:numPr>
          <w:ilvl w:val="0"/>
          <w:numId w:val="89"/>
        </w:numPr>
        <w:spacing w:after="218"/>
        <w:ind w:right="58" w:hanging="567"/>
      </w:pPr>
      <w:r>
        <w:rPr>
          <w:i/>
        </w:rPr>
        <w:t>Strongly worm-mixed</w:t>
      </w:r>
      <w:r>
        <w:t xml:space="preserve">. Topsoils generally have a significant proportion of worm </w:t>
      </w:r>
      <w:proofErr w:type="gramStart"/>
      <w:r>
        <w:t>casts</w:t>
      </w:r>
      <w:proofErr w:type="gramEnd"/>
      <w:r>
        <w:t xml:space="preserve"> and a distinct worm-mixed horizon occurs in the transition from A to B horizons. Topsoil worm activity is greatly reduced during summer periods of soil moisture deficit.</w:t>
      </w:r>
    </w:p>
    <w:p w14:paraId="0BE91B57" w14:textId="77777777" w:rsidR="00174C4D" w:rsidRDefault="008F760C" w:rsidP="00164344">
      <w:pPr>
        <w:numPr>
          <w:ilvl w:val="0"/>
          <w:numId w:val="89"/>
        </w:numPr>
        <w:spacing w:after="218"/>
        <w:ind w:right="58" w:hanging="567"/>
      </w:pPr>
      <w:r>
        <w:rPr>
          <w:i/>
        </w:rPr>
        <w:t>High slaking and dispersion potential</w:t>
      </w:r>
      <w:r>
        <w:t>. Soil material, particularly in B horizons, is strongly dispersive and will readily slake. Topsoil structures may break down under prolonged impact by heavy machinery or by continuous tillage.</w:t>
      </w:r>
    </w:p>
    <w:p w14:paraId="0BE91B58" w14:textId="77777777" w:rsidR="00174C4D" w:rsidRDefault="008F760C" w:rsidP="00164344">
      <w:pPr>
        <w:numPr>
          <w:ilvl w:val="0"/>
          <w:numId w:val="89"/>
        </w:numPr>
        <w:spacing w:after="219"/>
        <w:ind w:right="58" w:hanging="567"/>
      </w:pPr>
      <w:r>
        <w:rPr>
          <w:i/>
        </w:rPr>
        <w:t>Droughty summers, moist winters</w:t>
      </w:r>
      <w:r>
        <w:t xml:space="preserve">. Precipitation ranges from about 500 to 1000 mm per year. A spring surplus of soil water is </w:t>
      </w:r>
      <w:proofErr w:type="gramStart"/>
      <w:r>
        <w:t>common</w:t>
      </w:r>
      <w:proofErr w:type="gramEnd"/>
      <w:r>
        <w:t xml:space="preserve"> but the annual surplus is less than about 200 mm. The average annual deficit is approximately 90–200 mm/year.</w:t>
      </w:r>
    </w:p>
    <w:p w14:paraId="0BE91B59" w14:textId="77777777" w:rsidR="00174C4D" w:rsidRDefault="008F760C" w:rsidP="00164344">
      <w:pPr>
        <w:numPr>
          <w:ilvl w:val="0"/>
          <w:numId w:val="89"/>
        </w:numPr>
        <w:spacing w:after="219"/>
        <w:ind w:right="58" w:hanging="567"/>
      </w:pPr>
      <w:r>
        <w:rPr>
          <w:i/>
        </w:rPr>
        <w:t>Phosphorus status</w:t>
      </w:r>
      <w:r>
        <w:t>. A high proportion of the inorganic phosphorus is non-</w:t>
      </w:r>
      <w:proofErr w:type="gramStart"/>
      <w:r>
        <w:t>occluded</w:t>
      </w:r>
      <w:proofErr w:type="gramEnd"/>
      <w:r>
        <w:t xml:space="preserve"> and a relatively high proportion of total phosphorus is in an organic form.</w:t>
      </w:r>
    </w:p>
    <w:p w14:paraId="0BE91B5A" w14:textId="77777777" w:rsidR="00174C4D" w:rsidRDefault="008F760C" w:rsidP="00164344">
      <w:pPr>
        <w:numPr>
          <w:ilvl w:val="0"/>
          <w:numId w:val="89"/>
        </w:numPr>
        <w:spacing w:after="562"/>
        <w:ind w:right="58" w:hanging="567"/>
      </w:pPr>
      <w:r>
        <w:rPr>
          <w:i/>
        </w:rPr>
        <w:t>Sulphur status</w:t>
      </w:r>
      <w:r>
        <w:t>. Levels of extractable sulphate are low.</w:t>
      </w:r>
    </w:p>
    <w:p w14:paraId="0BE91B5B" w14:textId="77777777" w:rsidR="00174C4D" w:rsidRDefault="004233B0">
      <w:pPr>
        <w:pStyle w:val="Heading3"/>
        <w:spacing w:after="0"/>
        <w:ind w:left="-2" w:right="58"/>
      </w:pPr>
      <w:r>
        <w:t>SUMMARY</w:t>
      </w:r>
      <w:r w:rsidR="008F760C">
        <w:t xml:space="preserve"> O</w:t>
      </w:r>
      <w:r>
        <w:t>F</w:t>
      </w:r>
      <w:r w:rsidR="008F760C">
        <w:t xml:space="preserve"> </w:t>
      </w:r>
      <w:r>
        <w:t>PALLIC SOILS HIERARCHY</w:t>
      </w:r>
    </w:p>
    <w:p w14:paraId="0BE91B5C" w14:textId="77777777" w:rsidR="00174C4D" w:rsidRDefault="008F760C">
      <w:pPr>
        <w:spacing w:after="176"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47" wp14:editId="0BE92248">
                <wp:extent cx="5400040" cy="12700"/>
                <wp:effectExtent l="0" t="0" r="0" b="0"/>
                <wp:docPr id="112955" name="Group 11295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9512" name="Shape 9512"/>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35CC16A" id="Group 112955"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DvuuikUgIAAK8FAAAOAAAAAAAAAAAAAAAAAC4CAABkcnMvZTJvRG9jLnhtbFBLAQItABQABgAI&#10;AAAAIQDhXyj32wAAAAMBAAAPAAAAAAAAAAAAAAAAAKwEAABkcnMvZG93bnJldi54bWxQSwUGAAAA&#10;AAQABADzAAAAtAUAAAAA&#10;">
                <v:shape id="Shape 9512"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" path="m,l5400040,e" filled="f" strokecolor="#181717" strokeweight="1pt">
                  <v:stroke miterlimit="1" joinstyle="miter"/>
                  <v:path arrowok="t" textboxrect="0,0,5400040,0"/>
                </v:shape>
                <w10:anchorlock/>
              </v:group>
            </w:pict>
          </mc:Fallback>
        </mc:AlternateContent>
      </w:r>
    </w:p>
    <w:tbl>
      <w:tblPr>
        <w:tblStyle w:val="TableGrid1"/>
        <w:tblW w:w="8504" w:type="dxa"/>
        <w:tblInd w:w="0" w:type="dxa"/>
        <w:tblLook w:val="04A0" w:firstRow="1" w:lastRow="0" w:firstColumn="1" w:lastColumn="0" w:noHBand="0" w:noVBand="1"/>
      </w:tblPr>
      <w:tblGrid>
        <w:gridCol w:w="794"/>
        <w:gridCol w:w="2608"/>
        <w:gridCol w:w="2834"/>
        <w:gridCol w:w="1655"/>
        <w:gridCol w:w="613"/>
      </w:tblGrid>
      <w:tr w:rsidR="00174C4D" w14:paraId="0BE91B60" w14:textId="77777777" w:rsidTr="004233B0">
        <w:trPr>
          <w:trHeight w:val="508"/>
        </w:trPr>
        <w:tc>
          <w:tcPr>
            <w:tcW w:w="3402" w:type="dxa"/>
            <w:gridSpan w:val="2"/>
            <w:tcBorders>
              <w:top w:val="nil"/>
              <w:left w:val="nil"/>
              <w:bottom w:val="single" w:sz="2" w:space="0" w:color="181717"/>
              <w:right w:val="nil"/>
            </w:tcBorders>
          </w:tcPr>
          <w:p w14:paraId="0BE91B5D" w14:textId="77777777" w:rsidR="00174C4D" w:rsidRDefault="008F760C">
            <w:pPr>
              <w:spacing w:after="0" w:line="259" w:lineRule="auto"/>
              <w:ind w:left="2" w:firstLine="0"/>
              <w:jc w:val="left"/>
            </w:pPr>
            <w:r>
              <w:t xml:space="preserve">Group </w:t>
            </w:r>
          </w:p>
        </w:tc>
        <w:tc>
          <w:tcPr>
            <w:tcW w:w="2834" w:type="dxa"/>
            <w:tcBorders>
              <w:top w:val="nil"/>
              <w:left w:val="nil"/>
              <w:bottom w:val="single" w:sz="2" w:space="0" w:color="181717"/>
              <w:right w:val="nil"/>
            </w:tcBorders>
          </w:tcPr>
          <w:p w14:paraId="0BE91B5E" w14:textId="77777777" w:rsidR="00174C4D" w:rsidRDefault="008F760C" w:rsidP="004233B0">
            <w:pPr>
              <w:spacing w:after="0" w:line="259" w:lineRule="auto"/>
              <w:ind w:left="0" w:firstLine="0"/>
              <w:jc w:val="left"/>
            </w:pPr>
            <w:r>
              <w:t xml:space="preserve">Subgroup </w:t>
            </w:r>
          </w:p>
        </w:tc>
        <w:tc>
          <w:tcPr>
            <w:tcW w:w="2268" w:type="dxa"/>
            <w:gridSpan w:val="2"/>
            <w:tcBorders>
              <w:top w:val="nil"/>
              <w:left w:val="nil"/>
              <w:bottom w:val="single" w:sz="2" w:space="0" w:color="181717"/>
              <w:right w:val="nil"/>
            </w:tcBorders>
          </w:tcPr>
          <w:p w14:paraId="0BE91B5F" w14:textId="77777777" w:rsidR="00174C4D" w:rsidRDefault="008F760C">
            <w:pPr>
              <w:spacing w:after="0" w:line="259" w:lineRule="auto"/>
              <w:ind w:left="0" w:firstLine="0"/>
              <w:jc w:val="left"/>
            </w:pPr>
            <w:r>
              <w:t>Example of series</w:t>
            </w:r>
          </w:p>
        </w:tc>
      </w:tr>
      <w:tr w:rsidR="00174C4D" w14:paraId="0BE91B64" w14:textId="77777777" w:rsidTr="004233B0">
        <w:trPr>
          <w:trHeight w:val="401"/>
        </w:trPr>
        <w:tc>
          <w:tcPr>
            <w:tcW w:w="3402" w:type="dxa"/>
            <w:gridSpan w:val="2"/>
            <w:tcBorders>
              <w:top w:val="single" w:sz="2" w:space="0" w:color="181717"/>
              <w:left w:val="nil"/>
              <w:bottom w:val="nil"/>
              <w:right w:val="nil"/>
            </w:tcBorders>
          </w:tcPr>
          <w:p w14:paraId="0BE91B61" w14:textId="77777777" w:rsidR="00174C4D" w:rsidRDefault="008F760C">
            <w:pPr>
              <w:tabs>
                <w:tab w:val="center" w:pos="1405"/>
              </w:tabs>
              <w:spacing w:after="0" w:line="259" w:lineRule="auto"/>
              <w:ind w:left="0" w:firstLine="0"/>
              <w:jc w:val="left"/>
            </w:pPr>
            <w:r>
              <w:rPr>
                <w:b/>
              </w:rPr>
              <w:t xml:space="preserve">PP  </w:t>
            </w:r>
            <w:r>
              <w:t xml:space="preserve"> </w:t>
            </w:r>
            <w:r>
              <w:tab/>
              <w:t>Perch-</w:t>
            </w:r>
            <w:proofErr w:type="spellStart"/>
            <w:r>
              <w:t>gley</w:t>
            </w:r>
            <w:proofErr w:type="spellEnd"/>
            <w:r>
              <w:t xml:space="preserve"> </w:t>
            </w:r>
          </w:p>
        </w:tc>
        <w:tc>
          <w:tcPr>
            <w:tcW w:w="2834" w:type="dxa"/>
            <w:tcBorders>
              <w:top w:val="single" w:sz="2" w:space="0" w:color="181717"/>
              <w:left w:val="nil"/>
              <w:bottom w:val="nil"/>
              <w:right w:val="nil"/>
            </w:tcBorders>
            <w:vAlign w:val="bottom"/>
          </w:tcPr>
          <w:p w14:paraId="0BE91B62" w14:textId="77777777" w:rsidR="00174C4D" w:rsidRDefault="008F760C">
            <w:pPr>
              <w:spacing w:after="0" w:line="259" w:lineRule="auto"/>
              <w:ind w:left="0" w:firstLine="0"/>
              <w:jc w:val="left"/>
            </w:pPr>
            <w:r>
              <w:t xml:space="preserve">Duric  </w:t>
            </w:r>
          </w:p>
        </w:tc>
        <w:tc>
          <w:tcPr>
            <w:tcW w:w="2268" w:type="dxa"/>
            <w:gridSpan w:val="2"/>
            <w:tcBorders>
              <w:top w:val="single" w:sz="2" w:space="0" w:color="181717"/>
              <w:left w:val="nil"/>
              <w:bottom w:val="nil"/>
              <w:right w:val="nil"/>
            </w:tcBorders>
            <w:vAlign w:val="bottom"/>
          </w:tcPr>
          <w:p w14:paraId="0BE91B63" w14:textId="77777777" w:rsidR="00174C4D" w:rsidRDefault="008F760C">
            <w:pPr>
              <w:spacing w:after="0" w:line="259" w:lineRule="auto"/>
              <w:ind w:left="0" w:firstLine="0"/>
              <w:jc w:val="left"/>
            </w:pPr>
            <w:r>
              <w:t xml:space="preserve">pt. </w:t>
            </w:r>
            <w:proofErr w:type="spellStart"/>
            <w:r>
              <w:t>Poporangi</w:t>
            </w:r>
            <w:proofErr w:type="spellEnd"/>
          </w:p>
        </w:tc>
      </w:tr>
      <w:tr w:rsidR="00174C4D" w14:paraId="0BE91B68" w14:textId="77777777">
        <w:trPr>
          <w:trHeight w:val="300"/>
        </w:trPr>
        <w:tc>
          <w:tcPr>
            <w:tcW w:w="3402" w:type="dxa"/>
            <w:gridSpan w:val="2"/>
            <w:tcBorders>
              <w:top w:val="nil"/>
              <w:left w:val="nil"/>
              <w:bottom w:val="nil"/>
              <w:right w:val="nil"/>
            </w:tcBorders>
          </w:tcPr>
          <w:p w14:paraId="0BE91B65"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B66" w14:textId="77777777" w:rsidR="00174C4D" w:rsidRDefault="008F760C">
            <w:pPr>
              <w:spacing w:after="0" w:line="259" w:lineRule="auto"/>
              <w:ind w:left="0" w:firstLine="0"/>
              <w:jc w:val="left"/>
            </w:pPr>
            <w:r>
              <w:t>Argillic-</w:t>
            </w:r>
            <w:proofErr w:type="spellStart"/>
            <w:r>
              <w:t>fragic</w:t>
            </w:r>
            <w:proofErr w:type="spellEnd"/>
            <w:r>
              <w:t xml:space="preserve"> </w:t>
            </w:r>
          </w:p>
        </w:tc>
        <w:tc>
          <w:tcPr>
            <w:tcW w:w="2268" w:type="dxa"/>
            <w:gridSpan w:val="2"/>
            <w:tcBorders>
              <w:top w:val="nil"/>
              <w:left w:val="nil"/>
              <w:bottom w:val="nil"/>
              <w:right w:val="nil"/>
            </w:tcBorders>
          </w:tcPr>
          <w:p w14:paraId="0BE91B67" w14:textId="77777777" w:rsidR="00174C4D" w:rsidRDefault="008F760C">
            <w:pPr>
              <w:spacing w:after="0" w:line="259" w:lineRule="auto"/>
              <w:ind w:left="0" w:firstLine="0"/>
              <w:jc w:val="left"/>
            </w:pPr>
            <w:proofErr w:type="spellStart"/>
            <w:r>
              <w:t>Tokomaru</w:t>
            </w:r>
            <w:proofErr w:type="spellEnd"/>
          </w:p>
        </w:tc>
      </w:tr>
      <w:tr w:rsidR="00174C4D" w14:paraId="0BE91B6C" w14:textId="77777777">
        <w:trPr>
          <w:trHeight w:val="300"/>
        </w:trPr>
        <w:tc>
          <w:tcPr>
            <w:tcW w:w="3402" w:type="dxa"/>
            <w:gridSpan w:val="2"/>
            <w:tcBorders>
              <w:top w:val="nil"/>
              <w:left w:val="nil"/>
              <w:bottom w:val="nil"/>
              <w:right w:val="nil"/>
            </w:tcBorders>
          </w:tcPr>
          <w:p w14:paraId="0BE91B69"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B6A" w14:textId="77777777" w:rsidR="00174C4D" w:rsidRDefault="008F760C">
            <w:pPr>
              <w:spacing w:after="0" w:line="259" w:lineRule="auto"/>
              <w:ind w:left="0" w:firstLine="0"/>
              <w:jc w:val="left"/>
            </w:pPr>
            <w:proofErr w:type="spellStart"/>
            <w:r>
              <w:t>Fragic</w:t>
            </w:r>
            <w:proofErr w:type="spellEnd"/>
            <w:r>
              <w:t xml:space="preserve"> </w:t>
            </w:r>
          </w:p>
        </w:tc>
        <w:tc>
          <w:tcPr>
            <w:tcW w:w="2268" w:type="dxa"/>
            <w:gridSpan w:val="2"/>
            <w:tcBorders>
              <w:top w:val="nil"/>
              <w:left w:val="nil"/>
              <w:bottom w:val="nil"/>
              <w:right w:val="nil"/>
            </w:tcBorders>
          </w:tcPr>
          <w:p w14:paraId="0BE91B6B" w14:textId="77777777" w:rsidR="00174C4D" w:rsidRDefault="008F760C">
            <w:pPr>
              <w:spacing w:after="0" w:line="259" w:lineRule="auto"/>
              <w:ind w:left="0" w:firstLine="0"/>
              <w:jc w:val="left"/>
            </w:pPr>
            <w:proofErr w:type="spellStart"/>
            <w:r>
              <w:t>Otokia</w:t>
            </w:r>
            <w:proofErr w:type="spellEnd"/>
          </w:p>
        </w:tc>
      </w:tr>
      <w:tr w:rsidR="00174C4D" w14:paraId="0BE91B70" w14:textId="77777777">
        <w:trPr>
          <w:trHeight w:val="300"/>
        </w:trPr>
        <w:tc>
          <w:tcPr>
            <w:tcW w:w="3402" w:type="dxa"/>
            <w:gridSpan w:val="2"/>
            <w:tcBorders>
              <w:top w:val="nil"/>
              <w:left w:val="nil"/>
              <w:bottom w:val="nil"/>
              <w:right w:val="nil"/>
            </w:tcBorders>
          </w:tcPr>
          <w:p w14:paraId="0BE91B6D"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B6E" w14:textId="77777777" w:rsidR="00174C4D" w:rsidRDefault="008F760C">
            <w:pPr>
              <w:spacing w:after="0" w:line="259" w:lineRule="auto"/>
              <w:ind w:left="0" w:firstLine="0"/>
              <w:jc w:val="left"/>
            </w:pPr>
            <w:r>
              <w:t xml:space="preserve">Weathered-argillic </w:t>
            </w:r>
          </w:p>
        </w:tc>
        <w:tc>
          <w:tcPr>
            <w:tcW w:w="2268" w:type="dxa"/>
            <w:gridSpan w:val="2"/>
            <w:tcBorders>
              <w:top w:val="nil"/>
              <w:left w:val="nil"/>
              <w:bottom w:val="nil"/>
              <w:right w:val="nil"/>
            </w:tcBorders>
          </w:tcPr>
          <w:p w14:paraId="0BE91B6F" w14:textId="77777777" w:rsidR="00174C4D" w:rsidRDefault="008F760C">
            <w:pPr>
              <w:spacing w:after="0" w:line="259" w:lineRule="auto"/>
              <w:ind w:left="0" w:firstLine="0"/>
              <w:jc w:val="left"/>
            </w:pPr>
            <w:r>
              <w:t>Nalder</w:t>
            </w:r>
          </w:p>
        </w:tc>
      </w:tr>
      <w:tr w:rsidR="00174C4D" w14:paraId="0BE91B74" w14:textId="77777777">
        <w:trPr>
          <w:trHeight w:val="300"/>
        </w:trPr>
        <w:tc>
          <w:tcPr>
            <w:tcW w:w="3402" w:type="dxa"/>
            <w:gridSpan w:val="2"/>
            <w:tcBorders>
              <w:top w:val="nil"/>
              <w:left w:val="nil"/>
              <w:bottom w:val="nil"/>
              <w:right w:val="nil"/>
            </w:tcBorders>
          </w:tcPr>
          <w:p w14:paraId="0BE91B71"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B72" w14:textId="77777777" w:rsidR="00174C4D" w:rsidRDefault="008F760C">
            <w:pPr>
              <w:spacing w:after="0" w:line="259" w:lineRule="auto"/>
              <w:ind w:left="0" w:firstLine="0"/>
              <w:jc w:val="left"/>
            </w:pPr>
            <w:r>
              <w:t xml:space="preserve">Argillic </w:t>
            </w:r>
          </w:p>
        </w:tc>
        <w:tc>
          <w:tcPr>
            <w:tcW w:w="2268" w:type="dxa"/>
            <w:gridSpan w:val="2"/>
            <w:tcBorders>
              <w:top w:val="nil"/>
              <w:left w:val="nil"/>
              <w:bottom w:val="nil"/>
              <w:right w:val="nil"/>
            </w:tcBorders>
          </w:tcPr>
          <w:p w14:paraId="0BE91B73" w14:textId="77777777" w:rsidR="00174C4D" w:rsidRDefault="008F760C">
            <w:pPr>
              <w:spacing w:after="0" w:line="259" w:lineRule="auto"/>
              <w:ind w:left="0" w:firstLine="0"/>
              <w:jc w:val="left"/>
            </w:pPr>
            <w:r>
              <w:t>Marton</w:t>
            </w:r>
          </w:p>
        </w:tc>
      </w:tr>
      <w:tr w:rsidR="00174C4D" w14:paraId="0BE91B78" w14:textId="77777777">
        <w:trPr>
          <w:trHeight w:val="300"/>
        </w:trPr>
        <w:tc>
          <w:tcPr>
            <w:tcW w:w="3402" w:type="dxa"/>
            <w:gridSpan w:val="2"/>
            <w:tcBorders>
              <w:top w:val="nil"/>
              <w:left w:val="nil"/>
              <w:bottom w:val="nil"/>
              <w:right w:val="nil"/>
            </w:tcBorders>
          </w:tcPr>
          <w:p w14:paraId="0BE91B75" w14:textId="77777777" w:rsidR="00174C4D" w:rsidRDefault="008F760C">
            <w:pPr>
              <w:spacing w:after="0" w:line="259" w:lineRule="auto"/>
              <w:ind w:left="0" w:firstLine="0"/>
              <w:jc w:val="left"/>
            </w:pPr>
            <w:r>
              <w:lastRenderedPageBreak/>
              <w:t xml:space="preserve"> </w:t>
            </w:r>
          </w:p>
        </w:tc>
        <w:tc>
          <w:tcPr>
            <w:tcW w:w="2834" w:type="dxa"/>
            <w:tcBorders>
              <w:top w:val="nil"/>
              <w:left w:val="nil"/>
              <w:bottom w:val="nil"/>
              <w:right w:val="nil"/>
            </w:tcBorders>
          </w:tcPr>
          <w:p w14:paraId="0BE91B76" w14:textId="77777777" w:rsidR="00174C4D" w:rsidRDefault="008F760C">
            <w:pPr>
              <w:spacing w:after="0" w:line="259" w:lineRule="auto"/>
              <w:ind w:left="0" w:firstLine="0"/>
              <w:jc w:val="left"/>
            </w:pPr>
            <w:r>
              <w:t xml:space="preserve">Cemented </w:t>
            </w:r>
          </w:p>
        </w:tc>
        <w:tc>
          <w:tcPr>
            <w:tcW w:w="2268" w:type="dxa"/>
            <w:gridSpan w:val="2"/>
            <w:tcBorders>
              <w:top w:val="nil"/>
              <w:left w:val="nil"/>
              <w:bottom w:val="nil"/>
              <w:right w:val="nil"/>
            </w:tcBorders>
          </w:tcPr>
          <w:p w14:paraId="0BE91B77" w14:textId="77777777" w:rsidR="00174C4D" w:rsidRDefault="008F760C">
            <w:pPr>
              <w:spacing w:after="0" w:line="259" w:lineRule="auto"/>
              <w:ind w:left="0" w:firstLine="0"/>
              <w:jc w:val="left"/>
            </w:pPr>
            <w:r>
              <w:t>Caroline</w:t>
            </w:r>
          </w:p>
        </w:tc>
      </w:tr>
      <w:tr w:rsidR="00174C4D" w14:paraId="0BE91B7C" w14:textId="77777777">
        <w:trPr>
          <w:trHeight w:val="307"/>
        </w:trPr>
        <w:tc>
          <w:tcPr>
            <w:tcW w:w="3402" w:type="dxa"/>
            <w:gridSpan w:val="2"/>
            <w:tcBorders>
              <w:top w:val="nil"/>
              <w:left w:val="nil"/>
              <w:bottom w:val="nil"/>
              <w:right w:val="nil"/>
            </w:tcBorders>
          </w:tcPr>
          <w:p w14:paraId="0BE91B79"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B7A" w14:textId="77777777" w:rsidR="00174C4D" w:rsidRDefault="008F760C">
            <w:pPr>
              <w:spacing w:after="0" w:line="259" w:lineRule="auto"/>
              <w:ind w:left="0" w:firstLine="0"/>
              <w:jc w:val="left"/>
            </w:pPr>
            <w:r>
              <w:t xml:space="preserve">Typic </w:t>
            </w:r>
          </w:p>
        </w:tc>
        <w:tc>
          <w:tcPr>
            <w:tcW w:w="2268" w:type="dxa"/>
            <w:gridSpan w:val="2"/>
            <w:tcBorders>
              <w:top w:val="nil"/>
              <w:left w:val="nil"/>
              <w:bottom w:val="nil"/>
              <w:right w:val="nil"/>
            </w:tcBorders>
          </w:tcPr>
          <w:p w14:paraId="0BE91B7B" w14:textId="77777777" w:rsidR="00174C4D" w:rsidRDefault="008F760C">
            <w:pPr>
              <w:spacing w:after="0" w:line="259" w:lineRule="auto"/>
              <w:ind w:left="0" w:firstLine="0"/>
              <w:jc w:val="left"/>
            </w:pPr>
            <w:r>
              <w:t>pt. Salix</w:t>
            </w:r>
          </w:p>
        </w:tc>
      </w:tr>
      <w:tr w:rsidR="00174C4D" w14:paraId="0BE91B81" w14:textId="77777777">
        <w:trPr>
          <w:gridAfter w:val="1"/>
          <w:wAfter w:w="613" w:type="dxa"/>
          <w:trHeight w:val="318"/>
        </w:trPr>
        <w:tc>
          <w:tcPr>
            <w:tcW w:w="794" w:type="dxa"/>
            <w:tcBorders>
              <w:top w:val="nil"/>
              <w:left w:val="nil"/>
              <w:bottom w:val="nil"/>
              <w:right w:val="nil"/>
            </w:tcBorders>
          </w:tcPr>
          <w:p w14:paraId="0BE91B7D" w14:textId="77777777" w:rsidR="00174C4D" w:rsidRDefault="008F760C">
            <w:pPr>
              <w:spacing w:after="0" w:line="259" w:lineRule="auto"/>
              <w:ind w:left="0" w:firstLine="0"/>
              <w:jc w:val="left"/>
            </w:pPr>
            <w:r>
              <w:rPr>
                <w:b/>
              </w:rPr>
              <w:t xml:space="preserve">PU  </w:t>
            </w:r>
            <w:r>
              <w:t xml:space="preserve"> </w:t>
            </w:r>
          </w:p>
        </w:tc>
        <w:tc>
          <w:tcPr>
            <w:tcW w:w="2608" w:type="dxa"/>
            <w:tcBorders>
              <w:top w:val="nil"/>
              <w:left w:val="nil"/>
              <w:bottom w:val="nil"/>
              <w:right w:val="nil"/>
            </w:tcBorders>
          </w:tcPr>
          <w:p w14:paraId="0BE91B7E" w14:textId="77777777" w:rsidR="00174C4D" w:rsidRDefault="008F760C">
            <w:pPr>
              <w:spacing w:after="0" w:line="259" w:lineRule="auto"/>
              <w:ind w:left="0" w:firstLine="0"/>
              <w:jc w:val="left"/>
            </w:pPr>
            <w:r>
              <w:t xml:space="preserve">Duric </w:t>
            </w:r>
          </w:p>
        </w:tc>
        <w:tc>
          <w:tcPr>
            <w:tcW w:w="2834" w:type="dxa"/>
            <w:tcBorders>
              <w:top w:val="nil"/>
              <w:left w:val="nil"/>
              <w:bottom w:val="nil"/>
              <w:right w:val="nil"/>
            </w:tcBorders>
          </w:tcPr>
          <w:p w14:paraId="0BE91B7F" w14:textId="77777777" w:rsidR="00174C4D" w:rsidRDefault="008F760C">
            <w:pPr>
              <w:spacing w:after="0" w:line="259" w:lineRule="auto"/>
              <w:ind w:left="0" w:firstLine="0"/>
              <w:jc w:val="left"/>
            </w:pPr>
            <w:r>
              <w:t xml:space="preserve">Mottled </w:t>
            </w:r>
          </w:p>
        </w:tc>
        <w:tc>
          <w:tcPr>
            <w:tcW w:w="1655" w:type="dxa"/>
            <w:tcBorders>
              <w:top w:val="nil"/>
              <w:left w:val="nil"/>
              <w:bottom w:val="nil"/>
              <w:right w:val="nil"/>
            </w:tcBorders>
          </w:tcPr>
          <w:p w14:paraId="0BE91B80" w14:textId="77777777" w:rsidR="00174C4D" w:rsidRDefault="008F760C">
            <w:pPr>
              <w:spacing w:after="0" w:line="259" w:lineRule="auto"/>
              <w:ind w:left="0" w:firstLine="0"/>
              <w:jc w:val="left"/>
            </w:pPr>
            <w:r>
              <w:t xml:space="preserve">pt. </w:t>
            </w:r>
            <w:proofErr w:type="spellStart"/>
            <w:r>
              <w:t>Matapiro</w:t>
            </w:r>
            <w:proofErr w:type="spellEnd"/>
          </w:p>
        </w:tc>
      </w:tr>
      <w:tr w:rsidR="00174C4D" w14:paraId="0BE91B86" w14:textId="77777777">
        <w:trPr>
          <w:gridAfter w:val="1"/>
          <w:wAfter w:w="613" w:type="dxa"/>
          <w:trHeight w:val="300"/>
        </w:trPr>
        <w:tc>
          <w:tcPr>
            <w:tcW w:w="794" w:type="dxa"/>
            <w:tcBorders>
              <w:top w:val="nil"/>
              <w:left w:val="nil"/>
              <w:bottom w:val="nil"/>
              <w:right w:val="nil"/>
            </w:tcBorders>
          </w:tcPr>
          <w:p w14:paraId="0BE91B82"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83"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84" w14:textId="77777777" w:rsidR="00174C4D" w:rsidRDefault="008F760C" w:rsidP="004233B0">
            <w:pPr>
              <w:spacing w:after="0" w:line="259" w:lineRule="auto"/>
              <w:ind w:left="2" w:firstLine="0"/>
              <w:jc w:val="left"/>
            </w:pPr>
            <w:r>
              <w:t xml:space="preserve">Argillic-sodic </w:t>
            </w:r>
          </w:p>
        </w:tc>
        <w:tc>
          <w:tcPr>
            <w:tcW w:w="1655" w:type="dxa"/>
            <w:tcBorders>
              <w:top w:val="nil"/>
              <w:left w:val="nil"/>
              <w:bottom w:val="nil"/>
              <w:right w:val="nil"/>
            </w:tcBorders>
          </w:tcPr>
          <w:p w14:paraId="0BE91B85" w14:textId="77777777" w:rsidR="00174C4D" w:rsidRDefault="008F760C" w:rsidP="004233B0">
            <w:pPr>
              <w:spacing w:after="0" w:line="259" w:lineRule="auto"/>
              <w:ind w:left="2" w:firstLine="0"/>
              <w:jc w:val="left"/>
            </w:pPr>
            <w:r>
              <w:t>-</w:t>
            </w:r>
          </w:p>
        </w:tc>
      </w:tr>
      <w:tr w:rsidR="00174C4D" w14:paraId="0BE91B8B" w14:textId="77777777">
        <w:trPr>
          <w:gridAfter w:val="1"/>
          <w:wAfter w:w="613" w:type="dxa"/>
          <w:trHeight w:val="300"/>
        </w:trPr>
        <w:tc>
          <w:tcPr>
            <w:tcW w:w="794" w:type="dxa"/>
            <w:tcBorders>
              <w:top w:val="nil"/>
              <w:left w:val="nil"/>
              <w:bottom w:val="nil"/>
              <w:right w:val="nil"/>
            </w:tcBorders>
          </w:tcPr>
          <w:p w14:paraId="0BE91B87"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88"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89" w14:textId="77777777" w:rsidR="00174C4D" w:rsidRDefault="008F760C" w:rsidP="004233B0">
            <w:pPr>
              <w:spacing w:after="0" w:line="259" w:lineRule="auto"/>
              <w:ind w:left="2" w:firstLine="0"/>
              <w:jc w:val="left"/>
            </w:pPr>
            <w:r>
              <w:t xml:space="preserve">Argillic </w:t>
            </w:r>
          </w:p>
        </w:tc>
        <w:tc>
          <w:tcPr>
            <w:tcW w:w="1655" w:type="dxa"/>
            <w:tcBorders>
              <w:top w:val="nil"/>
              <w:left w:val="nil"/>
              <w:bottom w:val="nil"/>
              <w:right w:val="nil"/>
            </w:tcBorders>
          </w:tcPr>
          <w:p w14:paraId="0BE91B8A" w14:textId="77777777" w:rsidR="00174C4D" w:rsidRDefault="008F760C" w:rsidP="004233B0">
            <w:pPr>
              <w:spacing w:after="0" w:line="259" w:lineRule="auto"/>
              <w:ind w:left="2" w:firstLine="0"/>
              <w:jc w:val="left"/>
            </w:pPr>
            <w:r>
              <w:t xml:space="preserve">pt. </w:t>
            </w:r>
            <w:proofErr w:type="spellStart"/>
            <w:r>
              <w:t>Matapiro</w:t>
            </w:r>
            <w:proofErr w:type="spellEnd"/>
          </w:p>
        </w:tc>
      </w:tr>
      <w:tr w:rsidR="00174C4D" w14:paraId="0BE91B90" w14:textId="77777777">
        <w:trPr>
          <w:gridAfter w:val="1"/>
          <w:wAfter w:w="613" w:type="dxa"/>
          <w:trHeight w:val="445"/>
        </w:trPr>
        <w:tc>
          <w:tcPr>
            <w:tcW w:w="794" w:type="dxa"/>
            <w:tcBorders>
              <w:top w:val="nil"/>
              <w:left w:val="nil"/>
              <w:bottom w:val="nil"/>
              <w:right w:val="nil"/>
            </w:tcBorders>
          </w:tcPr>
          <w:p w14:paraId="0BE91B8C"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B8D"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B8E" w14:textId="77777777" w:rsidR="00174C4D" w:rsidRDefault="008F760C">
            <w:pPr>
              <w:spacing w:after="0" w:line="259" w:lineRule="auto"/>
              <w:ind w:left="0" w:firstLine="0"/>
              <w:jc w:val="left"/>
            </w:pPr>
            <w:r>
              <w:t xml:space="preserve">Typic </w:t>
            </w:r>
          </w:p>
        </w:tc>
        <w:tc>
          <w:tcPr>
            <w:tcW w:w="1655" w:type="dxa"/>
            <w:tcBorders>
              <w:top w:val="nil"/>
              <w:left w:val="nil"/>
              <w:bottom w:val="nil"/>
              <w:right w:val="nil"/>
            </w:tcBorders>
          </w:tcPr>
          <w:p w14:paraId="0BE91B8F" w14:textId="77777777" w:rsidR="00174C4D" w:rsidRDefault="008F760C">
            <w:pPr>
              <w:spacing w:after="0" w:line="259" w:lineRule="auto"/>
              <w:ind w:left="0" w:firstLine="0"/>
              <w:jc w:val="left"/>
            </w:pPr>
            <w:r>
              <w:t>-</w:t>
            </w:r>
          </w:p>
        </w:tc>
      </w:tr>
      <w:tr w:rsidR="00174C4D" w14:paraId="0BE91B95" w14:textId="77777777">
        <w:trPr>
          <w:gridAfter w:val="1"/>
          <w:wAfter w:w="613" w:type="dxa"/>
          <w:trHeight w:val="455"/>
        </w:trPr>
        <w:tc>
          <w:tcPr>
            <w:tcW w:w="794" w:type="dxa"/>
            <w:tcBorders>
              <w:top w:val="nil"/>
              <w:left w:val="nil"/>
              <w:bottom w:val="nil"/>
              <w:right w:val="nil"/>
            </w:tcBorders>
            <w:vAlign w:val="bottom"/>
          </w:tcPr>
          <w:p w14:paraId="0BE91B91" w14:textId="77777777" w:rsidR="00174C4D" w:rsidRDefault="008F760C">
            <w:pPr>
              <w:spacing w:after="0" w:line="259" w:lineRule="auto"/>
              <w:ind w:left="0" w:firstLine="0"/>
              <w:jc w:val="left"/>
            </w:pPr>
            <w:r>
              <w:rPr>
                <w:b/>
              </w:rPr>
              <w:t xml:space="preserve">PX  </w:t>
            </w:r>
            <w:r>
              <w:t xml:space="preserve"> </w:t>
            </w:r>
          </w:p>
        </w:tc>
        <w:tc>
          <w:tcPr>
            <w:tcW w:w="2608" w:type="dxa"/>
            <w:tcBorders>
              <w:top w:val="nil"/>
              <w:left w:val="nil"/>
              <w:bottom w:val="nil"/>
              <w:right w:val="nil"/>
            </w:tcBorders>
            <w:vAlign w:val="bottom"/>
          </w:tcPr>
          <w:p w14:paraId="0BE91B92" w14:textId="77777777" w:rsidR="00174C4D" w:rsidRDefault="008F760C">
            <w:pPr>
              <w:spacing w:after="0" w:line="259" w:lineRule="auto"/>
              <w:ind w:left="0" w:firstLine="0"/>
              <w:jc w:val="left"/>
            </w:pPr>
            <w:proofErr w:type="spellStart"/>
            <w:r>
              <w:t>Fragic</w:t>
            </w:r>
            <w:proofErr w:type="spellEnd"/>
            <w:r>
              <w:t xml:space="preserve"> </w:t>
            </w:r>
          </w:p>
        </w:tc>
        <w:tc>
          <w:tcPr>
            <w:tcW w:w="2834" w:type="dxa"/>
            <w:tcBorders>
              <w:top w:val="nil"/>
              <w:left w:val="nil"/>
              <w:bottom w:val="nil"/>
              <w:right w:val="nil"/>
            </w:tcBorders>
            <w:vAlign w:val="bottom"/>
          </w:tcPr>
          <w:p w14:paraId="0BE91B93" w14:textId="77777777" w:rsidR="00174C4D" w:rsidRDefault="008F760C">
            <w:pPr>
              <w:spacing w:after="0" w:line="259" w:lineRule="auto"/>
              <w:ind w:left="0" w:firstLine="0"/>
              <w:jc w:val="left"/>
            </w:pPr>
            <w:r>
              <w:t xml:space="preserve">Argillic-sodic </w:t>
            </w:r>
          </w:p>
        </w:tc>
        <w:tc>
          <w:tcPr>
            <w:tcW w:w="1655" w:type="dxa"/>
            <w:tcBorders>
              <w:top w:val="nil"/>
              <w:left w:val="nil"/>
              <w:bottom w:val="nil"/>
              <w:right w:val="nil"/>
            </w:tcBorders>
            <w:vAlign w:val="bottom"/>
          </w:tcPr>
          <w:p w14:paraId="0BE91B94" w14:textId="77777777" w:rsidR="00174C4D" w:rsidRDefault="008F760C">
            <w:pPr>
              <w:spacing w:after="0" w:line="259" w:lineRule="auto"/>
              <w:ind w:left="0" w:firstLine="0"/>
              <w:jc w:val="left"/>
            </w:pPr>
            <w:r>
              <w:t>Wither</w:t>
            </w:r>
          </w:p>
        </w:tc>
      </w:tr>
      <w:tr w:rsidR="00174C4D" w14:paraId="0BE91B9A" w14:textId="77777777">
        <w:trPr>
          <w:gridAfter w:val="1"/>
          <w:wAfter w:w="613" w:type="dxa"/>
          <w:trHeight w:val="300"/>
        </w:trPr>
        <w:tc>
          <w:tcPr>
            <w:tcW w:w="794" w:type="dxa"/>
            <w:tcBorders>
              <w:top w:val="nil"/>
              <w:left w:val="nil"/>
              <w:bottom w:val="nil"/>
              <w:right w:val="nil"/>
            </w:tcBorders>
          </w:tcPr>
          <w:p w14:paraId="0BE91B96"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97"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98" w14:textId="77777777" w:rsidR="00174C4D" w:rsidRDefault="008F760C" w:rsidP="004233B0">
            <w:pPr>
              <w:spacing w:after="0" w:line="259" w:lineRule="auto"/>
              <w:ind w:left="2" w:firstLine="0"/>
              <w:jc w:val="left"/>
            </w:pPr>
            <w:r>
              <w:t xml:space="preserve">Argillic-mottled </w:t>
            </w:r>
          </w:p>
        </w:tc>
        <w:tc>
          <w:tcPr>
            <w:tcW w:w="1655" w:type="dxa"/>
            <w:tcBorders>
              <w:top w:val="nil"/>
              <w:left w:val="nil"/>
              <w:bottom w:val="nil"/>
              <w:right w:val="nil"/>
            </w:tcBorders>
          </w:tcPr>
          <w:p w14:paraId="0BE91B99" w14:textId="77777777" w:rsidR="00174C4D" w:rsidRDefault="008F760C" w:rsidP="004233B0">
            <w:pPr>
              <w:spacing w:after="0" w:line="259" w:lineRule="auto"/>
              <w:ind w:left="2" w:firstLine="0"/>
              <w:jc w:val="left"/>
            </w:pPr>
            <w:r>
              <w:t>-</w:t>
            </w:r>
          </w:p>
        </w:tc>
      </w:tr>
      <w:tr w:rsidR="00174C4D" w14:paraId="0BE91B9F" w14:textId="77777777">
        <w:trPr>
          <w:gridAfter w:val="1"/>
          <w:wAfter w:w="613" w:type="dxa"/>
          <w:trHeight w:val="300"/>
        </w:trPr>
        <w:tc>
          <w:tcPr>
            <w:tcW w:w="794" w:type="dxa"/>
            <w:tcBorders>
              <w:top w:val="nil"/>
              <w:left w:val="nil"/>
              <w:bottom w:val="nil"/>
              <w:right w:val="nil"/>
            </w:tcBorders>
          </w:tcPr>
          <w:p w14:paraId="0BE91B9B"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9C"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9D" w14:textId="77777777" w:rsidR="00174C4D" w:rsidRDefault="008F760C" w:rsidP="004233B0">
            <w:pPr>
              <w:spacing w:after="0" w:line="259" w:lineRule="auto"/>
              <w:ind w:left="2" w:firstLine="0"/>
              <w:jc w:val="left"/>
            </w:pPr>
            <w:r>
              <w:t xml:space="preserve">Argillic-calcareous </w:t>
            </w:r>
          </w:p>
        </w:tc>
        <w:tc>
          <w:tcPr>
            <w:tcW w:w="1655" w:type="dxa"/>
            <w:tcBorders>
              <w:top w:val="nil"/>
              <w:left w:val="nil"/>
              <w:bottom w:val="nil"/>
              <w:right w:val="nil"/>
            </w:tcBorders>
          </w:tcPr>
          <w:p w14:paraId="0BE91B9E" w14:textId="77777777" w:rsidR="00174C4D" w:rsidRDefault="008F760C" w:rsidP="004233B0">
            <w:pPr>
              <w:spacing w:after="0" w:line="259" w:lineRule="auto"/>
              <w:ind w:left="2" w:firstLine="0"/>
              <w:jc w:val="left"/>
            </w:pPr>
            <w:r>
              <w:t>Grampians</w:t>
            </w:r>
          </w:p>
        </w:tc>
      </w:tr>
      <w:tr w:rsidR="00174C4D" w14:paraId="0BE91BA4" w14:textId="77777777">
        <w:trPr>
          <w:gridAfter w:val="1"/>
          <w:wAfter w:w="613" w:type="dxa"/>
          <w:trHeight w:val="300"/>
        </w:trPr>
        <w:tc>
          <w:tcPr>
            <w:tcW w:w="794" w:type="dxa"/>
            <w:tcBorders>
              <w:top w:val="nil"/>
              <w:left w:val="nil"/>
              <w:bottom w:val="nil"/>
              <w:right w:val="nil"/>
            </w:tcBorders>
          </w:tcPr>
          <w:p w14:paraId="0BE91BA0"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A1"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A2" w14:textId="77777777" w:rsidR="00174C4D" w:rsidRDefault="008F760C" w:rsidP="004233B0">
            <w:pPr>
              <w:spacing w:after="0" w:line="259" w:lineRule="auto"/>
              <w:ind w:left="2" w:firstLine="0"/>
              <w:jc w:val="left"/>
            </w:pPr>
            <w:r>
              <w:t xml:space="preserve">Argillic </w:t>
            </w:r>
          </w:p>
        </w:tc>
        <w:tc>
          <w:tcPr>
            <w:tcW w:w="1655" w:type="dxa"/>
            <w:tcBorders>
              <w:top w:val="nil"/>
              <w:left w:val="nil"/>
              <w:bottom w:val="nil"/>
              <w:right w:val="nil"/>
            </w:tcBorders>
          </w:tcPr>
          <w:p w14:paraId="0BE91BA3" w14:textId="77777777" w:rsidR="00174C4D" w:rsidRDefault="008F760C" w:rsidP="004233B0">
            <w:pPr>
              <w:spacing w:after="0" w:line="259" w:lineRule="auto"/>
              <w:ind w:left="2" w:firstLine="0"/>
              <w:jc w:val="left"/>
            </w:pPr>
            <w:r>
              <w:t>Seaview</w:t>
            </w:r>
          </w:p>
        </w:tc>
      </w:tr>
      <w:tr w:rsidR="00174C4D" w14:paraId="0BE91BA9" w14:textId="77777777">
        <w:trPr>
          <w:gridAfter w:val="1"/>
          <w:wAfter w:w="613" w:type="dxa"/>
          <w:trHeight w:val="300"/>
        </w:trPr>
        <w:tc>
          <w:tcPr>
            <w:tcW w:w="794" w:type="dxa"/>
            <w:tcBorders>
              <w:top w:val="nil"/>
              <w:left w:val="nil"/>
              <w:bottom w:val="nil"/>
              <w:right w:val="nil"/>
            </w:tcBorders>
          </w:tcPr>
          <w:p w14:paraId="0BE91BA5"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A6"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A7" w14:textId="77777777" w:rsidR="00174C4D" w:rsidRDefault="008F760C" w:rsidP="004233B0">
            <w:pPr>
              <w:spacing w:after="0" w:line="259" w:lineRule="auto"/>
              <w:ind w:left="2" w:firstLine="0"/>
              <w:jc w:val="left"/>
            </w:pPr>
            <w:r>
              <w:t xml:space="preserve">Mottled-calcareous </w:t>
            </w:r>
          </w:p>
        </w:tc>
        <w:tc>
          <w:tcPr>
            <w:tcW w:w="1655" w:type="dxa"/>
            <w:tcBorders>
              <w:top w:val="nil"/>
              <w:left w:val="nil"/>
              <w:bottom w:val="nil"/>
              <w:right w:val="nil"/>
            </w:tcBorders>
          </w:tcPr>
          <w:p w14:paraId="0BE91BA8" w14:textId="77777777" w:rsidR="00174C4D" w:rsidRDefault="008F760C" w:rsidP="004233B0">
            <w:pPr>
              <w:spacing w:after="0" w:line="259" w:lineRule="auto"/>
              <w:ind w:left="2" w:firstLine="0"/>
              <w:jc w:val="left"/>
            </w:pPr>
            <w:r>
              <w:t xml:space="preserve">pt. </w:t>
            </w:r>
            <w:proofErr w:type="spellStart"/>
            <w:r>
              <w:t>Cluden</w:t>
            </w:r>
            <w:proofErr w:type="spellEnd"/>
          </w:p>
        </w:tc>
      </w:tr>
      <w:tr w:rsidR="00174C4D" w14:paraId="0BE91BAE" w14:textId="77777777">
        <w:trPr>
          <w:gridAfter w:val="1"/>
          <w:wAfter w:w="613" w:type="dxa"/>
          <w:trHeight w:val="300"/>
        </w:trPr>
        <w:tc>
          <w:tcPr>
            <w:tcW w:w="794" w:type="dxa"/>
            <w:tcBorders>
              <w:top w:val="nil"/>
              <w:left w:val="nil"/>
              <w:bottom w:val="nil"/>
              <w:right w:val="nil"/>
            </w:tcBorders>
          </w:tcPr>
          <w:p w14:paraId="0BE91BAA"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vAlign w:val="bottom"/>
          </w:tcPr>
          <w:p w14:paraId="0BE91BAB"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AC" w14:textId="77777777" w:rsidR="00174C4D" w:rsidRDefault="008F760C" w:rsidP="004233B0">
            <w:pPr>
              <w:spacing w:after="0" w:line="259" w:lineRule="auto"/>
              <w:ind w:left="2" w:firstLine="0"/>
              <w:jc w:val="left"/>
            </w:pPr>
            <w:r>
              <w:t xml:space="preserve">Mottled </w:t>
            </w:r>
          </w:p>
        </w:tc>
        <w:tc>
          <w:tcPr>
            <w:tcW w:w="1655" w:type="dxa"/>
            <w:tcBorders>
              <w:top w:val="nil"/>
              <w:left w:val="nil"/>
              <w:bottom w:val="nil"/>
              <w:right w:val="nil"/>
            </w:tcBorders>
          </w:tcPr>
          <w:p w14:paraId="0BE91BAD" w14:textId="77777777" w:rsidR="00174C4D" w:rsidRDefault="008F760C" w:rsidP="004233B0">
            <w:pPr>
              <w:spacing w:after="0" w:line="259" w:lineRule="auto"/>
              <w:ind w:left="2" w:firstLine="0"/>
              <w:jc w:val="left"/>
            </w:pPr>
            <w:r>
              <w:t>Timaru</w:t>
            </w:r>
          </w:p>
        </w:tc>
      </w:tr>
      <w:tr w:rsidR="00174C4D" w14:paraId="0BE91BB3" w14:textId="77777777">
        <w:trPr>
          <w:gridAfter w:val="1"/>
          <w:wAfter w:w="613" w:type="dxa"/>
          <w:trHeight w:val="300"/>
        </w:trPr>
        <w:tc>
          <w:tcPr>
            <w:tcW w:w="794" w:type="dxa"/>
            <w:tcBorders>
              <w:top w:val="nil"/>
              <w:left w:val="nil"/>
              <w:bottom w:val="nil"/>
              <w:right w:val="nil"/>
            </w:tcBorders>
          </w:tcPr>
          <w:p w14:paraId="0BE91BAF"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B0"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B1" w14:textId="77777777" w:rsidR="00174C4D" w:rsidRDefault="008F760C" w:rsidP="004233B0">
            <w:pPr>
              <w:spacing w:after="0" w:line="259" w:lineRule="auto"/>
              <w:ind w:left="2" w:firstLine="0"/>
              <w:jc w:val="left"/>
            </w:pPr>
            <w:r>
              <w:t xml:space="preserve">Calcareous-sodic </w:t>
            </w:r>
          </w:p>
        </w:tc>
        <w:tc>
          <w:tcPr>
            <w:tcW w:w="1655" w:type="dxa"/>
            <w:tcBorders>
              <w:top w:val="nil"/>
              <w:left w:val="nil"/>
              <w:bottom w:val="nil"/>
              <w:right w:val="nil"/>
            </w:tcBorders>
          </w:tcPr>
          <w:p w14:paraId="0BE91BB2" w14:textId="77777777" w:rsidR="00174C4D" w:rsidRDefault="008F760C" w:rsidP="004233B0">
            <w:pPr>
              <w:spacing w:after="0" w:line="259" w:lineRule="auto"/>
              <w:ind w:left="2" w:firstLine="0"/>
              <w:jc w:val="left"/>
            </w:pPr>
            <w:r>
              <w:t>pt. Grampians</w:t>
            </w:r>
          </w:p>
        </w:tc>
      </w:tr>
      <w:tr w:rsidR="00174C4D" w14:paraId="0BE91BB8" w14:textId="77777777">
        <w:trPr>
          <w:gridAfter w:val="1"/>
          <w:wAfter w:w="613" w:type="dxa"/>
          <w:trHeight w:val="300"/>
        </w:trPr>
        <w:tc>
          <w:tcPr>
            <w:tcW w:w="794" w:type="dxa"/>
            <w:tcBorders>
              <w:top w:val="nil"/>
              <w:left w:val="nil"/>
              <w:bottom w:val="nil"/>
              <w:right w:val="nil"/>
            </w:tcBorders>
          </w:tcPr>
          <w:p w14:paraId="0BE91BB4"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B5"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B6" w14:textId="77777777" w:rsidR="00174C4D" w:rsidRDefault="008F760C" w:rsidP="004233B0">
            <w:pPr>
              <w:spacing w:after="0" w:line="259" w:lineRule="auto"/>
              <w:ind w:left="2" w:firstLine="0"/>
              <w:jc w:val="left"/>
            </w:pPr>
            <w:r>
              <w:t xml:space="preserve">Calcareous </w:t>
            </w:r>
          </w:p>
        </w:tc>
        <w:tc>
          <w:tcPr>
            <w:tcW w:w="1655" w:type="dxa"/>
            <w:tcBorders>
              <w:top w:val="nil"/>
              <w:left w:val="nil"/>
              <w:bottom w:val="nil"/>
              <w:right w:val="nil"/>
            </w:tcBorders>
          </w:tcPr>
          <w:p w14:paraId="0BE91BB7" w14:textId="77777777" w:rsidR="00174C4D" w:rsidRDefault="008F760C" w:rsidP="004233B0">
            <w:pPr>
              <w:spacing w:after="0" w:line="259" w:lineRule="auto"/>
              <w:ind w:left="2" w:firstLine="0"/>
              <w:jc w:val="left"/>
            </w:pPr>
            <w:r>
              <w:t>pt. Takahe</w:t>
            </w:r>
          </w:p>
        </w:tc>
      </w:tr>
      <w:tr w:rsidR="00174C4D" w14:paraId="0BE91BBD" w14:textId="77777777">
        <w:trPr>
          <w:gridAfter w:val="1"/>
          <w:wAfter w:w="613" w:type="dxa"/>
          <w:trHeight w:val="445"/>
        </w:trPr>
        <w:tc>
          <w:tcPr>
            <w:tcW w:w="794" w:type="dxa"/>
            <w:tcBorders>
              <w:top w:val="nil"/>
              <w:left w:val="nil"/>
              <w:bottom w:val="nil"/>
              <w:right w:val="nil"/>
            </w:tcBorders>
          </w:tcPr>
          <w:p w14:paraId="0BE91BB9"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BBA"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BBB" w14:textId="77777777" w:rsidR="00174C4D" w:rsidRDefault="008F760C">
            <w:pPr>
              <w:spacing w:after="0" w:line="259" w:lineRule="auto"/>
              <w:ind w:left="0" w:firstLine="0"/>
              <w:jc w:val="left"/>
            </w:pPr>
            <w:r>
              <w:t xml:space="preserve">Typic </w:t>
            </w:r>
          </w:p>
        </w:tc>
        <w:tc>
          <w:tcPr>
            <w:tcW w:w="1655" w:type="dxa"/>
            <w:tcBorders>
              <w:top w:val="nil"/>
              <w:left w:val="nil"/>
              <w:bottom w:val="nil"/>
              <w:right w:val="nil"/>
            </w:tcBorders>
          </w:tcPr>
          <w:p w14:paraId="0BE91BBC" w14:textId="77777777" w:rsidR="00174C4D" w:rsidRDefault="008F760C">
            <w:pPr>
              <w:spacing w:after="0" w:line="259" w:lineRule="auto"/>
              <w:ind w:left="0" w:firstLine="0"/>
              <w:jc w:val="left"/>
            </w:pPr>
            <w:r>
              <w:t>Tima</w:t>
            </w:r>
          </w:p>
        </w:tc>
      </w:tr>
      <w:tr w:rsidR="00174C4D" w14:paraId="0BE91BC2" w14:textId="77777777">
        <w:trPr>
          <w:gridAfter w:val="1"/>
          <w:wAfter w:w="613" w:type="dxa"/>
          <w:trHeight w:val="455"/>
        </w:trPr>
        <w:tc>
          <w:tcPr>
            <w:tcW w:w="794" w:type="dxa"/>
            <w:tcBorders>
              <w:top w:val="nil"/>
              <w:left w:val="nil"/>
              <w:bottom w:val="nil"/>
              <w:right w:val="nil"/>
            </w:tcBorders>
            <w:vAlign w:val="bottom"/>
          </w:tcPr>
          <w:p w14:paraId="0BE91BBE" w14:textId="77777777" w:rsidR="00174C4D" w:rsidRDefault="008F760C">
            <w:pPr>
              <w:spacing w:after="0" w:line="259" w:lineRule="auto"/>
              <w:ind w:left="0" w:firstLine="0"/>
              <w:jc w:val="left"/>
            </w:pPr>
            <w:r>
              <w:rPr>
                <w:b/>
              </w:rPr>
              <w:t xml:space="preserve">PL  </w:t>
            </w:r>
            <w:r>
              <w:t xml:space="preserve"> </w:t>
            </w:r>
          </w:p>
        </w:tc>
        <w:tc>
          <w:tcPr>
            <w:tcW w:w="2608" w:type="dxa"/>
            <w:tcBorders>
              <w:top w:val="nil"/>
              <w:left w:val="nil"/>
              <w:bottom w:val="nil"/>
              <w:right w:val="nil"/>
            </w:tcBorders>
            <w:vAlign w:val="bottom"/>
          </w:tcPr>
          <w:p w14:paraId="0BE91BBF" w14:textId="77777777" w:rsidR="00174C4D" w:rsidRDefault="008F760C">
            <w:pPr>
              <w:spacing w:after="0" w:line="259" w:lineRule="auto"/>
              <w:ind w:left="0" w:firstLine="0"/>
              <w:jc w:val="left"/>
            </w:pPr>
            <w:r>
              <w:t xml:space="preserve">Laminar </w:t>
            </w:r>
          </w:p>
        </w:tc>
        <w:tc>
          <w:tcPr>
            <w:tcW w:w="2834" w:type="dxa"/>
            <w:tcBorders>
              <w:top w:val="nil"/>
              <w:left w:val="nil"/>
              <w:bottom w:val="nil"/>
              <w:right w:val="nil"/>
            </w:tcBorders>
            <w:vAlign w:val="bottom"/>
          </w:tcPr>
          <w:p w14:paraId="0BE91BC0" w14:textId="77777777" w:rsidR="00174C4D" w:rsidRDefault="008F760C">
            <w:pPr>
              <w:spacing w:after="0" w:line="259" w:lineRule="auto"/>
              <w:ind w:left="0" w:firstLine="0"/>
              <w:jc w:val="left"/>
            </w:pPr>
            <w:r>
              <w:t xml:space="preserve">Mottled </w:t>
            </w:r>
          </w:p>
        </w:tc>
        <w:tc>
          <w:tcPr>
            <w:tcW w:w="1655" w:type="dxa"/>
            <w:tcBorders>
              <w:top w:val="nil"/>
              <w:left w:val="nil"/>
              <w:bottom w:val="nil"/>
              <w:right w:val="nil"/>
            </w:tcBorders>
            <w:vAlign w:val="bottom"/>
          </w:tcPr>
          <w:p w14:paraId="0BE91BC1" w14:textId="77777777" w:rsidR="00174C4D" w:rsidRDefault="008F760C">
            <w:pPr>
              <w:spacing w:after="0" w:line="259" w:lineRule="auto"/>
              <w:ind w:left="0" w:firstLine="0"/>
              <w:jc w:val="left"/>
            </w:pPr>
            <w:proofErr w:type="spellStart"/>
            <w:r>
              <w:t>Pukeuri</w:t>
            </w:r>
            <w:proofErr w:type="spellEnd"/>
          </w:p>
        </w:tc>
      </w:tr>
      <w:tr w:rsidR="00174C4D" w14:paraId="0BE91BC7" w14:textId="77777777">
        <w:trPr>
          <w:gridAfter w:val="1"/>
          <w:wAfter w:w="613" w:type="dxa"/>
          <w:trHeight w:val="300"/>
        </w:trPr>
        <w:tc>
          <w:tcPr>
            <w:tcW w:w="794" w:type="dxa"/>
            <w:tcBorders>
              <w:top w:val="nil"/>
              <w:left w:val="nil"/>
              <w:bottom w:val="nil"/>
              <w:right w:val="nil"/>
            </w:tcBorders>
          </w:tcPr>
          <w:p w14:paraId="0BE91BC3"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C4"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C5" w14:textId="77777777" w:rsidR="00174C4D" w:rsidRDefault="008F760C" w:rsidP="004233B0">
            <w:pPr>
              <w:spacing w:after="0" w:line="259" w:lineRule="auto"/>
              <w:ind w:left="2" w:firstLine="0"/>
              <w:jc w:val="left"/>
            </w:pPr>
            <w:r>
              <w:t xml:space="preserve">Calcareous </w:t>
            </w:r>
          </w:p>
        </w:tc>
        <w:tc>
          <w:tcPr>
            <w:tcW w:w="1655" w:type="dxa"/>
            <w:tcBorders>
              <w:top w:val="nil"/>
              <w:left w:val="nil"/>
              <w:bottom w:val="nil"/>
              <w:right w:val="nil"/>
            </w:tcBorders>
          </w:tcPr>
          <w:p w14:paraId="0BE91BC6" w14:textId="77777777" w:rsidR="00174C4D" w:rsidRDefault="008F760C" w:rsidP="004233B0">
            <w:pPr>
              <w:spacing w:after="0" w:line="259" w:lineRule="auto"/>
              <w:ind w:left="2" w:firstLine="0"/>
              <w:jc w:val="left"/>
            </w:pPr>
            <w:r>
              <w:t>-</w:t>
            </w:r>
          </w:p>
        </w:tc>
      </w:tr>
      <w:tr w:rsidR="00174C4D" w14:paraId="0BE91BCC" w14:textId="77777777">
        <w:trPr>
          <w:gridAfter w:val="1"/>
          <w:wAfter w:w="613" w:type="dxa"/>
          <w:trHeight w:val="445"/>
        </w:trPr>
        <w:tc>
          <w:tcPr>
            <w:tcW w:w="794" w:type="dxa"/>
            <w:tcBorders>
              <w:top w:val="nil"/>
              <w:left w:val="nil"/>
              <w:bottom w:val="nil"/>
              <w:right w:val="nil"/>
            </w:tcBorders>
          </w:tcPr>
          <w:p w14:paraId="0BE91BC8"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BC9"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BCA" w14:textId="77777777" w:rsidR="00174C4D" w:rsidRDefault="008F760C">
            <w:pPr>
              <w:spacing w:after="0" w:line="259" w:lineRule="auto"/>
              <w:ind w:left="0" w:firstLine="0"/>
              <w:jc w:val="left"/>
            </w:pPr>
            <w:r>
              <w:t xml:space="preserve">Typic </w:t>
            </w:r>
          </w:p>
        </w:tc>
        <w:tc>
          <w:tcPr>
            <w:tcW w:w="1655" w:type="dxa"/>
            <w:tcBorders>
              <w:top w:val="nil"/>
              <w:left w:val="nil"/>
              <w:bottom w:val="nil"/>
              <w:right w:val="nil"/>
            </w:tcBorders>
          </w:tcPr>
          <w:p w14:paraId="0BE91BCB" w14:textId="77777777" w:rsidR="00174C4D" w:rsidRDefault="008F760C">
            <w:pPr>
              <w:spacing w:after="0" w:line="259" w:lineRule="auto"/>
              <w:ind w:left="0" w:firstLine="0"/>
              <w:jc w:val="left"/>
            </w:pPr>
            <w:proofErr w:type="spellStart"/>
            <w:r>
              <w:t>Otama</w:t>
            </w:r>
            <w:proofErr w:type="spellEnd"/>
          </w:p>
        </w:tc>
      </w:tr>
      <w:tr w:rsidR="00174C4D" w14:paraId="0BE91BD1" w14:textId="77777777">
        <w:trPr>
          <w:gridAfter w:val="1"/>
          <w:wAfter w:w="613" w:type="dxa"/>
          <w:trHeight w:val="455"/>
        </w:trPr>
        <w:tc>
          <w:tcPr>
            <w:tcW w:w="794" w:type="dxa"/>
            <w:tcBorders>
              <w:top w:val="nil"/>
              <w:left w:val="nil"/>
              <w:bottom w:val="nil"/>
              <w:right w:val="nil"/>
            </w:tcBorders>
            <w:vAlign w:val="bottom"/>
          </w:tcPr>
          <w:p w14:paraId="0BE91BCD" w14:textId="77777777" w:rsidR="00174C4D" w:rsidRDefault="008F760C">
            <w:pPr>
              <w:spacing w:after="0" w:line="259" w:lineRule="auto"/>
              <w:ind w:left="0" w:firstLine="0"/>
              <w:jc w:val="left"/>
            </w:pPr>
            <w:r>
              <w:rPr>
                <w:b/>
              </w:rPr>
              <w:t xml:space="preserve">PJ  </w:t>
            </w:r>
            <w:r>
              <w:t xml:space="preserve"> </w:t>
            </w:r>
          </w:p>
        </w:tc>
        <w:tc>
          <w:tcPr>
            <w:tcW w:w="2608" w:type="dxa"/>
            <w:tcBorders>
              <w:top w:val="nil"/>
              <w:left w:val="nil"/>
              <w:bottom w:val="nil"/>
              <w:right w:val="nil"/>
            </w:tcBorders>
            <w:vAlign w:val="bottom"/>
          </w:tcPr>
          <w:p w14:paraId="0BE91BCE" w14:textId="77777777" w:rsidR="00174C4D" w:rsidRDefault="008F760C">
            <w:pPr>
              <w:spacing w:after="0" w:line="259" w:lineRule="auto"/>
              <w:ind w:left="0" w:firstLine="0"/>
              <w:jc w:val="left"/>
            </w:pPr>
            <w:r>
              <w:t xml:space="preserve">Argillic </w:t>
            </w:r>
          </w:p>
        </w:tc>
        <w:tc>
          <w:tcPr>
            <w:tcW w:w="2834" w:type="dxa"/>
            <w:tcBorders>
              <w:top w:val="nil"/>
              <w:left w:val="nil"/>
              <w:bottom w:val="nil"/>
              <w:right w:val="nil"/>
            </w:tcBorders>
            <w:vAlign w:val="bottom"/>
          </w:tcPr>
          <w:p w14:paraId="0BE91BCF" w14:textId="77777777" w:rsidR="00174C4D" w:rsidRDefault="008F760C">
            <w:pPr>
              <w:spacing w:after="0" w:line="259" w:lineRule="auto"/>
              <w:ind w:left="0" w:firstLine="0"/>
              <w:jc w:val="left"/>
            </w:pPr>
            <w:r>
              <w:t xml:space="preserve">Mottled-weathered </w:t>
            </w:r>
          </w:p>
        </w:tc>
        <w:tc>
          <w:tcPr>
            <w:tcW w:w="1655" w:type="dxa"/>
            <w:tcBorders>
              <w:top w:val="nil"/>
              <w:left w:val="nil"/>
              <w:bottom w:val="nil"/>
              <w:right w:val="nil"/>
            </w:tcBorders>
            <w:vAlign w:val="bottom"/>
          </w:tcPr>
          <w:p w14:paraId="0BE91BD0" w14:textId="77777777" w:rsidR="00174C4D" w:rsidRDefault="008F760C">
            <w:pPr>
              <w:spacing w:after="0" w:line="259" w:lineRule="auto"/>
              <w:ind w:left="0" w:firstLine="0"/>
              <w:jc w:val="left"/>
            </w:pPr>
            <w:r>
              <w:t>Okuku</w:t>
            </w:r>
          </w:p>
        </w:tc>
      </w:tr>
      <w:tr w:rsidR="00174C4D" w14:paraId="0BE91BD6" w14:textId="77777777">
        <w:trPr>
          <w:gridAfter w:val="1"/>
          <w:wAfter w:w="613" w:type="dxa"/>
          <w:trHeight w:val="300"/>
        </w:trPr>
        <w:tc>
          <w:tcPr>
            <w:tcW w:w="794" w:type="dxa"/>
            <w:tcBorders>
              <w:top w:val="nil"/>
              <w:left w:val="nil"/>
              <w:bottom w:val="nil"/>
              <w:right w:val="nil"/>
            </w:tcBorders>
          </w:tcPr>
          <w:p w14:paraId="0BE91BD2"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D3" w14:textId="77777777" w:rsidR="00174C4D" w:rsidRDefault="008F760C" w:rsidP="004233B0">
            <w:pPr>
              <w:spacing w:after="0" w:line="259" w:lineRule="auto"/>
              <w:ind w:left="2" w:firstLine="0"/>
              <w:jc w:val="left"/>
            </w:pPr>
            <w:r>
              <w:t xml:space="preserve"> </w:t>
            </w:r>
          </w:p>
        </w:tc>
        <w:tc>
          <w:tcPr>
            <w:tcW w:w="2834" w:type="dxa"/>
            <w:tcBorders>
              <w:top w:val="nil"/>
              <w:left w:val="nil"/>
              <w:bottom w:val="nil"/>
              <w:right w:val="nil"/>
            </w:tcBorders>
          </w:tcPr>
          <w:p w14:paraId="0BE91BD4" w14:textId="77777777" w:rsidR="00174C4D" w:rsidRDefault="008F760C" w:rsidP="004233B0">
            <w:pPr>
              <w:spacing w:after="0" w:line="259" w:lineRule="auto"/>
              <w:ind w:left="2" w:firstLine="0"/>
              <w:jc w:val="left"/>
            </w:pPr>
            <w:r>
              <w:t xml:space="preserve">Mottled </w:t>
            </w:r>
          </w:p>
        </w:tc>
        <w:tc>
          <w:tcPr>
            <w:tcW w:w="1655" w:type="dxa"/>
            <w:tcBorders>
              <w:top w:val="nil"/>
              <w:left w:val="nil"/>
              <w:bottom w:val="nil"/>
              <w:right w:val="nil"/>
            </w:tcBorders>
          </w:tcPr>
          <w:p w14:paraId="0BE91BD5" w14:textId="77777777" w:rsidR="00174C4D" w:rsidRDefault="008F760C" w:rsidP="004233B0">
            <w:pPr>
              <w:spacing w:after="0" w:line="259" w:lineRule="auto"/>
              <w:ind w:left="2" w:firstLine="0"/>
              <w:jc w:val="left"/>
            </w:pPr>
            <w:proofErr w:type="spellStart"/>
            <w:r>
              <w:t>Halcombe</w:t>
            </w:r>
            <w:proofErr w:type="spellEnd"/>
          </w:p>
        </w:tc>
      </w:tr>
      <w:tr w:rsidR="00174C4D" w14:paraId="0BE91BDB" w14:textId="77777777">
        <w:trPr>
          <w:gridAfter w:val="1"/>
          <w:wAfter w:w="613" w:type="dxa"/>
          <w:trHeight w:val="300"/>
        </w:trPr>
        <w:tc>
          <w:tcPr>
            <w:tcW w:w="794" w:type="dxa"/>
            <w:tcBorders>
              <w:top w:val="nil"/>
              <w:left w:val="nil"/>
              <w:bottom w:val="nil"/>
              <w:right w:val="nil"/>
            </w:tcBorders>
          </w:tcPr>
          <w:p w14:paraId="0BE91BD7"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D8"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D9" w14:textId="77777777" w:rsidR="00174C4D" w:rsidRDefault="008F760C" w:rsidP="004233B0">
            <w:pPr>
              <w:spacing w:after="0" w:line="259" w:lineRule="auto"/>
              <w:ind w:left="2" w:firstLine="0"/>
              <w:jc w:val="left"/>
            </w:pPr>
            <w:r>
              <w:t xml:space="preserve">Aged </w:t>
            </w:r>
          </w:p>
        </w:tc>
        <w:tc>
          <w:tcPr>
            <w:tcW w:w="1655" w:type="dxa"/>
            <w:tcBorders>
              <w:top w:val="nil"/>
              <w:left w:val="nil"/>
              <w:bottom w:val="nil"/>
              <w:right w:val="nil"/>
            </w:tcBorders>
          </w:tcPr>
          <w:p w14:paraId="0BE91BDA" w14:textId="77777777" w:rsidR="00174C4D" w:rsidRDefault="008F760C" w:rsidP="004233B0">
            <w:pPr>
              <w:spacing w:after="0" w:line="259" w:lineRule="auto"/>
              <w:ind w:left="2" w:firstLine="0"/>
              <w:jc w:val="left"/>
            </w:pPr>
            <w:r>
              <w:t>Naseby</w:t>
            </w:r>
          </w:p>
        </w:tc>
      </w:tr>
      <w:tr w:rsidR="00174C4D" w14:paraId="0BE91BE0" w14:textId="77777777">
        <w:trPr>
          <w:gridAfter w:val="1"/>
          <w:wAfter w:w="613" w:type="dxa"/>
          <w:trHeight w:val="300"/>
        </w:trPr>
        <w:tc>
          <w:tcPr>
            <w:tcW w:w="794" w:type="dxa"/>
            <w:tcBorders>
              <w:top w:val="nil"/>
              <w:left w:val="nil"/>
              <w:bottom w:val="nil"/>
              <w:right w:val="nil"/>
            </w:tcBorders>
          </w:tcPr>
          <w:p w14:paraId="0BE91BDC"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DD"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DE" w14:textId="77777777" w:rsidR="00174C4D" w:rsidRDefault="008F760C" w:rsidP="004233B0">
            <w:pPr>
              <w:spacing w:after="0" w:line="259" w:lineRule="auto"/>
              <w:ind w:left="2" w:firstLine="0"/>
              <w:jc w:val="left"/>
            </w:pPr>
            <w:r>
              <w:t>Mottled-</w:t>
            </w:r>
            <w:proofErr w:type="spellStart"/>
            <w:r>
              <w:t>ultic</w:t>
            </w:r>
            <w:proofErr w:type="spellEnd"/>
            <w:r>
              <w:t xml:space="preserve"> </w:t>
            </w:r>
          </w:p>
        </w:tc>
        <w:tc>
          <w:tcPr>
            <w:tcW w:w="1655" w:type="dxa"/>
            <w:tcBorders>
              <w:top w:val="nil"/>
              <w:left w:val="nil"/>
              <w:bottom w:val="nil"/>
              <w:right w:val="nil"/>
            </w:tcBorders>
          </w:tcPr>
          <w:p w14:paraId="0BE91BDF" w14:textId="77777777" w:rsidR="00174C4D" w:rsidRDefault="008F760C" w:rsidP="004233B0">
            <w:pPr>
              <w:spacing w:after="0" w:line="259" w:lineRule="auto"/>
              <w:ind w:left="2" w:firstLine="0"/>
              <w:jc w:val="left"/>
            </w:pPr>
            <w:r>
              <w:t>-</w:t>
            </w:r>
          </w:p>
        </w:tc>
      </w:tr>
      <w:tr w:rsidR="00174C4D" w14:paraId="0BE91BE5" w14:textId="77777777">
        <w:trPr>
          <w:gridAfter w:val="1"/>
          <w:wAfter w:w="613" w:type="dxa"/>
          <w:trHeight w:val="300"/>
        </w:trPr>
        <w:tc>
          <w:tcPr>
            <w:tcW w:w="794" w:type="dxa"/>
            <w:tcBorders>
              <w:top w:val="nil"/>
              <w:left w:val="nil"/>
              <w:bottom w:val="nil"/>
              <w:right w:val="nil"/>
            </w:tcBorders>
          </w:tcPr>
          <w:p w14:paraId="0BE91BE1"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E2"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E3" w14:textId="77777777" w:rsidR="00174C4D" w:rsidRDefault="008F760C" w:rsidP="004233B0">
            <w:pPr>
              <w:spacing w:after="0" w:line="259" w:lineRule="auto"/>
              <w:ind w:left="2" w:firstLine="0"/>
              <w:jc w:val="left"/>
            </w:pPr>
            <w:proofErr w:type="spellStart"/>
            <w:r>
              <w:t>Ultic</w:t>
            </w:r>
            <w:proofErr w:type="spellEnd"/>
            <w:r>
              <w:t xml:space="preserve"> </w:t>
            </w:r>
          </w:p>
        </w:tc>
        <w:tc>
          <w:tcPr>
            <w:tcW w:w="1655" w:type="dxa"/>
            <w:tcBorders>
              <w:top w:val="nil"/>
              <w:left w:val="nil"/>
              <w:bottom w:val="nil"/>
              <w:right w:val="nil"/>
            </w:tcBorders>
          </w:tcPr>
          <w:p w14:paraId="0BE91BE4" w14:textId="77777777" w:rsidR="00174C4D" w:rsidRDefault="008F760C" w:rsidP="004233B0">
            <w:pPr>
              <w:spacing w:after="0" w:line="259" w:lineRule="auto"/>
              <w:ind w:left="2" w:firstLine="0"/>
              <w:jc w:val="left"/>
            </w:pPr>
            <w:r>
              <w:t>Rosedale</w:t>
            </w:r>
          </w:p>
        </w:tc>
      </w:tr>
      <w:tr w:rsidR="00174C4D" w14:paraId="0BE91BEA" w14:textId="77777777">
        <w:trPr>
          <w:gridAfter w:val="1"/>
          <w:wAfter w:w="613" w:type="dxa"/>
          <w:trHeight w:val="300"/>
        </w:trPr>
        <w:tc>
          <w:tcPr>
            <w:tcW w:w="794" w:type="dxa"/>
            <w:tcBorders>
              <w:top w:val="nil"/>
              <w:left w:val="nil"/>
              <w:bottom w:val="nil"/>
              <w:right w:val="nil"/>
            </w:tcBorders>
          </w:tcPr>
          <w:p w14:paraId="0BE91BE6"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E7"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E8" w14:textId="77777777" w:rsidR="00174C4D" w:rsidRDefault="008F760C" w:rsidP="004233B0">
            <w:pPr>
              <w:spacing w:after="0" w:line="259" w:lineRule="auto"/>
              <w:ind w:left="2" w:firstLine="0"/>
              <w:jc w:val="left"/>
            </w:pPr>
            <w:r>
              <w:t xml:space="preserve">Sodic </w:t>
            </w:r>
          </w:p>
        </w:tc>
        <w:tc>
          <w:tcPr>
            <w:tcW w:w="1655" w:type="dxa"/>
            <w:tcBorders>
              <w:top w:val="nil"/>
              <w:left w:val="nil"/>
              <w:bottom w:val="nil"/>
              <w:right w:val="nil"/>
            </w:tcBorders>
          </w:tcPr>
          <w:p w14:paraId="0BE91BE9" w14:textId="77777777" w:rsidR="00174C4D" w:rsidRDefault="008F760C" w:rsidP="004233B0">
            <w:pPr>
              <w:spacing w:after="0" w:line="259" w:lineRule="auto"/>
              <w:ind w:left="2" w:firstLine="0"/>
              <w:jc w:val="left"/>
            </w:pPr>
            <w:r>
              <w:t>-</w:t>
            </w:r>
          </w:p>
        </w:tc>
      </w:tr>
      <w:tr w:rsidR="00174C4D" w14:paraId="0BE91BEF" w14:textId="77777777">
        <w:trPr>
          <w:gridAfter w:val="1"/>
          <w:wAfter w:w="613" w:type="dxa"/>
          <w:trHeight w:val="300"/>
        </w:trPr>
        <w:tc>
          <w:tcPr>
            <w:tcW w:w="794" w:type="dxa"/>
            <w:tcBorders>
              <w:top w:val="nil"/>
              <w:left w:val="nil"/>
              <w:bottom w:val="nil"/>
              <w:right w:val="nil"/>
            </w:tcBorders>
          </w:tcPr>
          <w:p w14:paraId="0BE91BEB"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EC"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ED" w14:textId="77777777" w:rsidR="00174C4D" w:rsidRDefault="008F760C" w:rsidP="004233B0">
            <w:pPr>
              <w:spacing w:after="0" w:line="259" w:lineRule="auto"/>
              <w:ind w:left="2" w:firstLine="0"/>
              <w:jc w:val="left"/>
            </w:pPr>
            <w:r>
              <w:t xml:space="preserve">Weathered </w:t>
            </w:r>
          </w:p>
        </w:tc>
        <w:tc>
          <w:tcPr>
            <w:tcW w:w="1655" w:type="dxa"/>
            <w:tcBorders>
              <w:top w:val="nil"/>
              <w:left w:val="nil"/>
              <w:bottom w:val="nil"/>
              <w:right w:val="nil"/>
            </w:tcBorders>
          </w:tcPr>
          <w:p w14:paraId="0BE91BEE" w14:textId="77777777" w:rsidR="00174C4D" w:rsidRDefault="008F760C" w:rsidP="004233B0">
            <w:pPr>
              <w:spacing w:after="0" w:line="259" w:lineRule="auto"/>
              <w:ind w:left="2" w:firstLine="0"/>
              <w:jc w:val="left"/>
            </w:pPr>
            <w:r>
              <w:t>-</w:t>
            </w:r>
          </w:p>
        </w:tc>
      </w:tr>
      <w:tr w:rsidR="00174C4D" w14:paraId="0BE91BF4" w14:textId="77777777">
        <w:trPr>
          <w:gridAfter w:val="1"/>
          <w:wAfter w:w="613" w:type="dxa"/>
          <w:trHeight w:val="300"/>
        </w:trPr>
        <w:tc>
          <w:tcPr>
            <w:tcW w:w="794" w:type="dxa"/>
            <w:tcBorders>
              <w:top w:val="nil"/>
              <w:left w:val="nil"/>
              <w:bottom w:val="nil"/>
              <w:right w:val="nil"/>
            </w:tcBorders>
          </w:tcPr>
          <w:p w14:paraId="0BE91BF0"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BF1"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BF2" w14:textId="77777777" w:rsidR="00174C4D" w:rsidRDefault="008F760C" w:rsidP="004233B0">
            <w:pPr>
              <w:spacing w:after="0" w:line="259" w:lineRule="auto"/>
              <w:ind w:left="2" w:firstLine="0"/>
              <w:jc w:val="left"/>
            </w:pPr>
            <w:r>
              <w:t xml:space="preserve">Calcareous </w:t>
            </w:r>
          </w:p>
        </w:tc>
        <w:tc>
          <w:tcPr>
            <w:tcW w:w="1655" w:type="dxa"/>
            <w:tcBorders>
              <w:top w:val="nil"/>
              <w:left w:val="nil"/>
              <w:bottom w:val="nil"/>
              <w:right w:val="nil"/>
            </w:tcBorders>
          </w:tcPr>
          <w:p w14:paraId="0BE91BF3" w14:textId="77777777" w:rsidR="00174C4D" w:rsidRDefault="008F760C" w:rsidP="004233B0">
            <w:pPr>
              <w:spacing w:after="0" w:line="259" w:lineRule="auto"/>
              <w:ind w:left="2" w:firstLine="0"/>
              <w:jc w:val="left"/>
            </w:pPr>
            <w:r>
              <w:t>-</w:t>
            </w:r>
          </w:p>
        </w:tc>
      </w:tr>
      <w:tr w:rsidR="00174C4D" w14:paraId="0BE91BFA" w14:textId="77777777">
        <w:trPr>
          <w:gridAfter w:val="1"/>
          <w:wAfter w:w="613" w:type="dxa"/>
          <w:trHeight w:val="595"/>
        </w:trPr>
        <w:tc>
          <w:tcPr>
            <w:tcW w:w="794" w:type="dxa"/>
            <w:tcBorders>
              <w:top w:val="nil"/>
              <w:left w:val="nil"/>
              <w:bottom w:val="nil"/>
              <w:right w:val="nil"/>
            </w:tcBorders>
          </w:tcPr>
          <w:p w14:paraId="0BE91BF5" w14:textId="77777777" w:rsidR="00174C4D" w:rsidRDefault="008F760C">
            <w:pPr>
              <w:spacing w:after="0" w:line="259" w:lineRule="auto"/>
              <w:ind w:left="0" w:firstLine="0"/>
              <w:jc w:val="left"/>
            </w:pPr>
            <w:r>
              <w:t xml:space="preserve"> </w:t>
            </w:r>
          </w:p>
          <w:p w14:paraId="0BE91BF6"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BF7"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BF8" w14:textId="77777777" w:rsidR="00174C4D" w:rsidRDefault="008F760C">
            <w:pPr>
              <w:spacing w:after="0" w:line="259" w:lineRule="auto"/>
              <w:ind w:left="0" w:firstLine="0"/>
              <w:jc w:val="left"/>
            </w:pPr>
            <w:r>
              <w:t xml:space="preserve">Typic </w:t>
            </w:r>
          </w:p>
        </w:tc>
        <w:tc>
          <w:tcPr>
            <w:tcW w:w="1655" w:type="dxa"/>
            <w:tcBorders>
              <w:top w:val="nil"/>
              <w:left w:val="nil"/>
              <w:bottom w:val="nil"/>
              <w:right w:val="nil"/>
            </w:tcBorders>
          </w:tcPr>
          <w:p w14:paraId="0BE91BF9" w14:textId="77777777" w:rsidR="00174C4D" w:rsidRDefault="008F760C">
            <w:pPr>
              <w:spacing w:after="0" w:line="259" w:lineRule="auto"/>
              <w:ind w:left="0" w:firstLine="0"/>
              <w:jc w:val="left"/>
            </w:pPr>
            <w:r>
              <w:t>Abbotsford</w:t>
            </w:r>
          </w:p>
        </w:tc>
      </w:tr>
      <w:tr w:rsidR="00174C4D" w14:paraId="0BE91BFF" w14:textId="77777777">
        <w:trPr>
          <w:gridAfter w:val="1"/>
          <w:wAfter w:w="613" w:type="dxa"/>
          <w:trHeight w:val="305"/>
        </w:trPr>
        <w:tc>
          <w:tcPr>
            <w:tcW w:w="794" w:type="dxa"/>
            <w:tcBorders>
              <w:top w:val="nil"/>
              <w:left w:val="nil"/>
              <w:bottom w:val="nil"/>
              <w:right w:val="nil"/>
            </w:tcBorders>
          </w:tcPr>
          <w:p w14:paraId="0BE91BFB" w14:textId="77777777" w:rsidR="00174C4D" w:rsidRDefault="008F760C">
            <w:pPr>
              <w:spacing w:after="0" w:line="259" w:lineRule="auto"/>
              <w:ind w:left="0" w:firstLine="0"/>
              <w:jc w:val="left"/>
            </w:pPr>
            <w:r>
              <w:rPr>
                <w:b/>
              </w:rPr>
              <w:t xml:space="preserve">PI  </w:t>
            </w:r>
            <w:r>
              <w:t xml:space="preserve"> </w:t>
            </w:r>
          </w:p>
        </w:tc>
        <w:tc>
          <w:tcPr>
            <w:tcW w:w="2608" w:type="dxa"/>
            <w:tcBorders>
              <w:top w:val="nil"/>
              <w:left w:val="nil"/>
              <w:bottom w:val="nil"/>
              <w:right w:val="nil"/>
            </w:tcBorders>
          </w:tcPr>
          <w:p w14:paraId="0BE91BFC" w14:textId="77777777" w:rsidR="00174C4D" w:rsidRDefault="008F760C">
            <w:pPr>
              <w:spacing w:after="0" w:line="259" w:lineRule="auto"/>
              <w:ind w:left="0" w:firstLine="0"/>
              <w:jc w:val="left"/>
            </w:pPr>
            <w:r>
              <w:t xml:space="preserve">Immature </w:t>
            </w:r>
          </w:p>
        </w:tc>
        <w:tc>
          <w:tcPr>
            <w:tcW w:w="2834" w:type="dxa"/>
            <w:tcBorders>
              <w:top w:val="nil"/>
              <w:left w:val="nil"/>
              <w:bottom w:val="nil"/>
              <w:right w:val="nil"/>
            </w:tcBorders>
          </w:tcPr>
          <w:p w14:paraId="0BE91BFD" w14:textId="77777777" w:rsidR="00174C4D" w:rsidRDefault="008F760C">
            <w:pPr>
              <w:spacing w:after="0" w:line="259" w:lineRule="auto"/>
              <w:ind w:left="0" w:firstLine="0"/>
              <w:jc w:val="left"/>
            </w:pPr>
            <w:proofErr w:type="gramStart"/>
            <w:r>
              <w:t>Mottled-pedal</w:t>
            </w:r>
            <w:proofErr w:type="gramEnd"/>
            <w:r>
              <w:t xml:space="preserve"> </w:t>
            </w:r>
          </w:p>
        </w:tc>
        <w:tc>
          <w:tcPr>
            <w:tcW w:w="1655" w:type="dxa"/>
            <w:tcBorders>
              <w:top w:val="nil"/>
              <w:left w:val="nil"/>
              <w:bottom w:val="nil"/>
              <w:right w:val="nil"/>
            </w:tcBorders>
          </w:tcPr>
          <w:p w14:paraId="0BE91BFE" w14:textId="77777777" w:rsidR="00174C4D" w:rsidRDefault="008F760C">
            <w:pPr>
              <w:spacing w:after="0" w:line="259" w:lineRule="auto"/>
              <w:ind w:left="0" w:firstLine="0"/>
              <w:jc w:val="left"/>
            </w:pPr>
            <w:r>
              <w:t>-</w:t>
            </w:r>
          </w:p>
        </w:tc>
      </w:tr>
      <w:tr w:rsidR="00174C4D" w14:paraId="0BE91C04" w14:textId="77777777">
        <w:trPr>
          <w:gridAfter w:val="1"/>
          <w:wAfter w:w="613" w:type="dxa"/>
          <w:trHeight w:val="300"/>
        </w:trPr>
        <w:tc>
          <w:tcPr>
            <w:tcW w:w="794" w:type="dxa"/>
            <w:tcBorders>
              <w:top w:val="nil"/>
              <w:left w:val="nil"/>
              <w:bottom w:val="nil"/>
              <w:right w:val="nil"/>
            </w:tcBorders>
          </w:tcPr>
          <w:p w14:paraId="0BE91C00"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C01" w14:textId="77777777" w:rsidR="00174C4D" w:rsidRDefault="008F760C" w:rsidP="004233B0">
            <w:pPr>
              <w:spacing w:after="0" w:line="259" w:lineRule="auto"/>
              <w:ind w:left="2" w:firstLine="0"/>
              <w:jc w:val="left"/>
            </w:pPr>
            <w:r>
              <w:t xml:space="preserve"> </w:t>
            </w:r>
          </w:p>
        </w:tc>
        <w:tc>
          <w:tcPr>
            <w:tcW w:w="2834" w:type="dxa"/>
            <w:tcBorders>
              <w:top w:val="nil"/>
              <w:left w:val="nil"/>
              <w:bottom w:val="nil"/>
              <w:right w:val="nil"/>
            </w:tcBorders>
          </w:tcPr>
          <w:p w14:paraId="0BE91C02" w14:textId="77777777" w:rsidR="00174C4D" w:rsidRDefault="008F760C" w:rsidP="004233B0">
            <w:pPr>
              <w:spacing w:after="0" w:line="259" w:lineRule="auto"/>
              <w:ind w:left="2" w:firstLine="0"/>
              <w:jc w:val="left"/>
            </w:pPr>
            <w:r>
              <w:t xml:space="preserve">Mottled </w:t>
            </w:r>
          </w:p>
        </w:tc>
        <w:tc>
          <w:tcPr>
            <w:tcW w:w="1655" w:type="dxa"/>
            <w:tcBorders>
              <w:top w:val="nil"/>
              <w:left w:val="nil"/>
              <w:bottom w:val="nil"/>
              <w:right w:val="nil"/>
            </w:tcBorders>
          </w:tcPr>
          <w:p w14:paraId="0BE91C03" w14:textId="77777777" w:rsidR="00174C4D" w:rsidRDefault="008F760C" w:rsidP="004233B0">
            <w:pPr>
              <w:spacing w:after="0" w:line="259" w:lineRule="auto"/>
              <w:ind w:left="2" w:firstLine="0"/>
              <w:jc w:val="left"/>
            </w:pPr>
            <w:proofErr w:type="spellStart"/>
            <w:r>
              <w:t>Wakanui</w:t>
            </w:r>
            <w:proofErr w:type="spellEnd"/>
          </w:p>
        </w:tc>
      </w:tr>
      <w:tr w:rsidR="00174C4D" w14:paraId="0BE91C09" w14:textId="77777777">
        <w:trPr>
          <w:gridAfter w:val="1"/>
          <w:wAfter w:w="613" w:type="dxa"/>
          <w:trHeight w:val="300"/>
        </w:trPr>
        <w:tc>
          <w:tcPr>
            <w:tcW w:w="794" w:type="dxa"/>
            <w:tcBorders>
              <w:top w:val="nil"/>
              <w:left w:val="nil"/>
              <w:bottom w:val="nil"/>
              <w:right w:val="nil"/>
            </w:tcBorders>
          </w:tcPr>
          <w:p w14:paraId="0BE91C05"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C06"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C07" w14:textId="77777777" w:rsidR="00174C4D" w:rsidRDefault="008F760C" w:rsidP="004233B0">
            <w:pPr>
              <w:spacing w:after="0" w:line="259" w:lineRule="auto"/>
              <w:ind w:left="2" w:firstLine="0"/>
              <w:jc w:val="left"/>
            </w:pPr>
            <w:r>
              <w:t xml:space="preserve">Calcareous </w:t>
            </w:r>
          </w:p>
        </w:tc>
        <w:tc>
          <w:tcPr>
            <w:tcW w:w="1655" w:type="dxa"/>
            <w:tcBorders>
              <w:top w:val="nil"/>
              <w:left w:val="nil"/>
              <w:bottom w:val="nil"/>
              <w:right w:val="nil"/>
            </w:tcBorders>
          </w:tcPr>
          <w:p w14:paraId="0BE91C08" w14:textId="77777777" w:rsidR="00174C4D" w:rsidRDefault="008F760C" w:rsidP="004233B0">
            <w:pPr>
              <w:spacing w:after="0" w:line="259" w:lineRule="auto"/>
              <w:ind w:left="2" w:firstLine="0"/>
              <w:jc w:val="left"/>
            </w:pPr>
            <w:r>
              <w:t>-</w:t>
            </w:r>
          </w:p>
        </w:tc>
      </w:tr>
      <w:tr w:rsidR="00174C4D" w14:paraId="0BE91C0E" w14:textId="77777777">
        <w:trPr>
          <w:gridAfter w:val="1"/>
          <w:wAfter w:w="613" w:type="dxa"/>
          <w:trHeight w:val="300"/>
        </w:trPr>
        <w:tc>
          <w:tcPr>
            <w:tcW w:w="794" w:type="dxa"/>
            <w:tcBorders>
              <w:top w:val="nil"/>
              <w:left w:val="nil"/>
              <w:bottom w:val="nil"/>
              <w:right w:val="nil"/>
            </w:tcBorders>
          </w:tcPr>
          <w:p w14:paraId="0BE91C0A" w14:textId="77777777" w:rsidR="00174C4D" w:rsidRDefault="008F760C" w:rsidP="004233B0">
            <w:pPr>
              <w:spacing w:after="0" w:line="259" w:lineRule="auto"/>
              <w:ind w:left="2" w:firstLine="0"/>
              <w:jc w:val="left"/>
            </w:pPr>
            <w:r>
              <w:t xml:space="preserve"> </w:t>
            </w:r>
          </w:p>
        </w:tc>
        <w:tc>
          <w:tcPr>
            <w:tcW w:w="2608" w:type="dxa"/>
            <w:tcBorders>
              <w:top w:val="nil"/>
              <w:left w:val="nil"/>
              <w:bottom w:val="nil"/>
              <w:right w:val="nil"/>
            </w:tcBorders>
          </w:tcPr>
          <w:p w14:paraId="0BE91C0B" w14:textId="77777777" w:rsidR="00174C4D" w:rsidRDefault="00174C4D" w:rsidP="004233B0">
            <w:pPr>
              <w:spacing w:after="0" w:line="259" w:lineRule="auto"/>
              <w:ind w:left="2" w:firstLine="0"/>
              <w:jc w:val="left"/>
            </w:pPr>
          </w:p>
        </w:tc>
        <w:tc>
          <w:tcPr>
            <w:tcW w:w="2834" w:type="dxa"/>
            <w:tcBorders>
              <w:top w:val="nil"/>
              <w:left w:val="nil"/>
              <w:bottom w:val="nil"/>
              <w:right w:val="nil"/>
            </w:tcBorders>
          </w:tcPr>
          <w:p w14:paraId="0BE91C0C" w14:textId="77777777" w:rsidR="00174C4D" w:rsidRDefault="008F760C" w:rsidP="004233B0">
            <w:pPr>
              <w:spacing w:after="0" w:line="259" w:lineRule="auto"/>
              <w:ind w:left="2" w:firstLine="0"/>
              <w:jc w:val="left"/>
            </w:pPr>
            <w:r>
              <w:t xml:space="preserve">Pedal </w:t>
            </w:r>
          </w:p>
        </w:tc>
        <w:tc>
          <w:tcPr>
            <w:tcW w:w="1655" w:type="dxa"/>
            <w:tcBorders>
              <w:top w:val="nil"/>
              <w:left w:val="nil"/>
              <w:bottom w:val="nil"/>
              <w:right w:val="nil"/>
            </w:tcBorders>
          </w:tcPr>
          <w:p w14:paraId="0BE91C0D" w14:textId="77777777" w:rsidR="00174C4D" w:rsidRDefault="008F760C" w:rsidP="004233B0">
            <w:pPr>
              <w:spacing w:after="0" w:line="259" w:lineRule="auto"/>
              <w:ind w:left="2" w:firstLine="0"/>
              <w:jc w:val="left"/>
            </w:pPr>
            <w:r>
              <w:t>Kiwi</w:t>
            </w:r>
          </w:p>
        </w:tc>
      </w:tr>
      <w:tr w:rsidR="00174C4D" w14:paraId="0BE91C13" w14:textId="77777777">
        <w:trPr>
          <w:gridAfter w:val="1"/>
          <w:wAfter w:w="613" w:type="dxa"/>
          <w:trHeight w:val="307"/>
        </w:trPr>
        <w:tc>
          <w:tcPr>
            <w:tcW w:w="794" w:type="dxa"/>
            <w:tcBorders>
              <w:top w:val="nil"/>
              <w:left w:val="nil"/>
              <w:bottom w:val="nil"/>
              <w:right w:val="nil"/>
            </w:tcBorders>
          </w:tcPr>
          <w:p w14:paraId="0BE91C0F"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C10"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C11" w14:textId="77777777" w:rsidR="00174C4D" w:rsidRDefault="008F760C">
            <w:pPr>
              <w:spacing w:after="0" w:line="259" w:lineRule="auto"/>
              <w:ind w:left="0" w:firstLine="0"/>
              <w:jc w:val="left"/>
            </w:pPr>
            <w:r>
              <w:t xml:space="preserve">Typic </w:t>
            </w:r>
          </w:p>
        </w:tc>
        <w:tc>
          <w:tcPr>
            <w:tcW w:w="1655" w:type="dxa"/>
            <w:tcBorders>
              <w:top w:val="nil"/>
              <w:left w:val="nil"/>
              <w:bottom w:val="nil"/>
              <w:right w:val="nil"/>
            </w:tcBorders>
          </w:tcPr>
          <w:p w14:paraId="0BE91C12" w14:textId="77777777" w:rsidR="00174C4D" w:rsidRDefault="008F760C">
            <w:pPr>
              <w:spacing w:after="0" w:line="259" w:lineRule="auto"/>
              <w:ind w:left="0" w:firstLine="0"/>
              <w:jc w:val="left"/>
            </w:pPr>
            <w:r>
              <w:t>Templeton</w:t>
            </w:r>
          </w:p>
        </w:tc>
      </w:tr>
    </w:tbl>
    <w:p w14:paraId="0BE91C14" w14:textId="77777777" w:rsidR="00174C4D" w:rsidRDefault="008F760C">
      <w:pPr>
        <w:spacing w:after="309" w:line="259" w:lineRule="auto"/>
        <w:ind w:left="1"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49" wp14:editId="0BE9224A">
                <wp:extent cx="5400040" cy="12700"/>
                <wp:effectExtent l="0" t="0" r="0" b="0"/>
                <wp:docPr id="113376" name="Group 113376"/>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9704" name="Shape 9704"/>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AB440BE" id="Group 113376"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fb1mJUgIAAK8FAAAOAAAAAAAAAAAAAAAAAC4CAABkcnMvZTJvRG9jLnhtbFBLAQItABQABgAI&#10;AAAAIQDhXyj32wAAAAMBAAAPAAAAAAAAAAAAAAAAAKwEAABkcnMvZG93bnJldi54bWxQSwUGAAAA&#10;AAQABADzAAAAtAUAAAAA&#10;">
                <v:shape id="Shape 970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" path="m,l5400040,e" filled="f" strokecolor="#181717" strokeweight="1pt">
                  <v:stroke miterlimit="1" joinstyle="miter"/>
                  <v:path arrowok="t" textboxrect="0,0,5400040,0"/>
                </v:shape>
                <w10:anchorlock/>
              </v:group>
            </w:pict>
          </mc:Fallback>
        </mc:AlternateContent>
      </w:r>
    </w:p>
    <w:p w14:paraId="0BE91C15" w14:textId="77777777" w:rsidR="00174C4D" w:rsidRDefault="008F760C">
      <w:pPr>
        <w:pStyle w:val="Heading3"/>
        <w:ind w:left="-2" w:right="58"/>
      </w:pPr>
      <w:r>
        <w:t>KEY TO GROUPS OF PALLIC SOILS</w:t>
      </w:r>
    </w:p>
    <w:p w14:paraId="0BE91C16" w14:textId="77777777" w:rsidR="00174C4D" w:rsidRDefault="008F760C">
      <w:pPr>
        <w:spacing w:after="45"/>
        <w:ind w:left="554" w:right="58" w:hanging="567"/>
      </w:pPr>
      <w:r>
        <w:rPr>
          <w:b/>
        </w:rPr>
        <w:t>PP</w:t>
      </w:r>
      <w:r>
        <w:t xml:space="preserve"> </w:t>
      </w:r>
      <w:r w:rsidR="004233B0">
        <w:tab/>
      </w:r>
      <w:r>
        <w:t xml:space="preserve">Pallic Soils that have both a </w:t>
      </w:r>
      <w:proofErr w:type="spellStart"/>
      <w:r w:rsidRPr="00F275DD">
        <w:rPr>
          <w:color w:val="2B579A"/>
          <w:u w:val="single"/>
          <w:shd w:val="clear" w:color="auto" w:fill="E6E6E6"/>
          <w:rPrChange w:id="1715" w:author="Thomas Caspari" w:date="2017-10-12T16:21:00Z">
            <w:rPr>
              <w:color w:val="2B579A"/>
              <w:shd w:val="clear" w:color="auto" w:fill="E6E6E6"/>
            </w:rPr>
          </w:rPrChange>
        </w:rPr>
        <w:t>gley</w:t>
      </w:r>
      <w:proofErr w:type="spellEnd"/>
      <w:r w:rsidRPr="00F275DD">
        <w:rPr>
          <w:color w:val="2B579A"/>
          <w:u w:val="single"/>
          <w:shd w:val="clear" w:color="auto" w:fill="E6E6E6"/>
          <w:rPrChange w:id="1716" w:author="Thomas Caspari" w:date="2017-10-12T16:21:00Z">
            <w:rPr>
              <w:color w:val="2B579A"/>
              <w:shd w:val="clear" w:color="auto" w:fill="E6E6E6"/>
            </w:rPr>
          </w:rPrChange>
        </w:rPr>
        <w:t xml:space="preserve"> profile form</w:t>
      </w:r>
      <w:r>
        <w:t xml:space="preserve"> and </w:t>
      </w:r>
      <w:r w:rsidRPr="00F275DD">
        <w:rPr>
          <w:color w:val="2B579A"/>
          <w:u w:val="single"/>
          <w:shd w:val="clear" w:color="auto" w:fill="E6E6E6"/>
          <w:rPrChange w:id="1717" w:author="Thomas Caspari" w:date="2017-10-12T16:21:00Z">
            <w:rPr>
              <w:color w:val="2B579A"/>
              <w:shd w:val="clear" w:color="auto" w:fill="E6E6E6"/>
            </w:rPr>
          </w:rPrChange>
        </w:rPr>
        <w:t>perch-</w:t>
      </w:r>
      <w:proofErr w:type="spellStart"/>
      <w:r w:rsidRPr="00F275DD">
        <w:rPr>
          <w:color w:val="2B579A"/>
          <w:u w:val="single"/>
          <w:shd w:val="clear" w:color="auto" w:fill="E6E6E6"/>
          <w:rPrChange w:id="1718" w:author="Thomas Caspari" w:date="2017-10-12T16:21:00Z">
            <w:rPr>
              <w:color w:val="2B579A"/>
              <w:shd w:val="clear" w:color="auto" w:fill="E6E6E6"/>
            </w:rPr>
          </w:rPrChange>
        </w:rPr>
        <w:t>gley</w:t>
      </w:r>
      <w:proofErr w:type="spellEnd"/>
      <w:r w:rsidRPr="00F275DD">
        <w:rPr>
          <w:color w:val="2B579A"/>
          <w:u w:val="single"/>
          <w:shd w:val="clear" w:color="auto" w:fill="E6E6E6"/>
          <w:rPrChange w:id="1719" w:author="Thomas Caspari" w:date="2017-10-12T16:21:00Z">
            <w:rPr>
              <w:color w:val="2B579A"/>
              <w:shd w:val="clear" w:color="auto" w:fill="E6E6E6"/>
            </w:rPr>
          </w:rPrChange>
        </w:rPr>
        <w:t xml:space="preserve"> features</w:t>
      </w:r>
      <w:r>
        <w:t>.</w:t>
      </w:r>
    </w:p>
    <w:p w14:paraId="0BE91C17" w14:textId="77777777" w:rsidR="00174C4D" w:rsidRDefault="008F760C">
      <w:pPr>
        <w:spacing w:after="206" w:line="265" w:lineRule="auto"/>
        <w:ind w:left="10" w:right="57" w:hanging="10"/>
        <w:jc w:val="right"/>
      </w:pPr>
      <w:r>
        <w:rPr>
          <w:b/>
        </w:rPr>
        <w:t>PERCH-GLEY PALLIC SOILS</w:t>
      </w:r>
    </w:p>
    <w:p w14:paraId="0BE91C18" w14:textId="77777777" w:rsidR="00174C4D" w:rsidRDefault="008F760C" w:rsidP="004233B0">
      <w:pPr>
        <w:spacing w:after="9"/>
        <w:ind w:left="567" w:right="58" w:hanging="576"/>
      </w:pPr>
      <w:r>
        <w:rPr>
          <w:b/>
        </w:rPr>
        <w:t>PU</w:t>
      </w:r>
      <w:r>
        <w:t xml:space="preserve"> </w:t>
      </w:r>
      <w:r w:rsidR="004233B0">
        <w:tab/>
      </w:r>
      <w:r>
        <w:t xml:space="preserve">Other soils that have a </w:t>
      </w:r>
      <w:proofErr w:type="spellStart"/>
      <w:r w:rsidRPr="00F275DD">
        <w:rPr>
          <w:color w:val="2B579A"/>
          <w:u w:val="single"/>
          <w:shd w:val="clear" w:color="auto" w:fill="E6E6E6"/>
          <w:rPrChange w:id="1720" w:author="Thomas Caspari" w:date="2017-10-12T16:21:00Z">
            <w:rPr>
              <w:color w:val="2B579A"/>
              <w:shd w:val="clear" w:color="auto" w:fill="E6E6E6"/>
            </w:rPr>
          </w:rPrChange>
        </w:rPr>
        <w:t>duripan</w:t>
      </w:r>
      <w:proofErr w:type="spellEnd"/>
      <w:r>
        <w:t>.</w:t>
      </w:r>
    </w:p>
    <w:p w14:paraId="0BE91C19" w14:textId="77777777" w:rsidR="00174C4D" w:rsidRDefault="008F760C">
      <w:pPr>
        <w:spacing w:after="286" w:line="265" w:lineRule="auto"/>
        <w:ind w:left="10" w:right="57" w:hanging="10"/>
        <w:jc w:val="right"/>
      </w:pPr>
      <w:r>
        <w:rPr>
          <w:b/>
        </w:rPr>
        <w:lastRenderedPageBreak/>
        <w:t>DURIC PALLIC SOILS</w:t>
      </w:r>
    </w:p>
    <w:p w14:paraId="0BE91C1A" w14:textId="77777777" w:rsidR="00174C4D" w:rsidRDefault="008F760C" w:rsidP="004233B0">
      <w:pPr>
        <w:spacing w:after="9"/>
        <w:ind w:left="567" w:right="58" w:hanging="580"/>
      </w:pPr>
      <w:r>
        <w:rPr>
          <w:b/>
        </w:rPr>
        <w:t>PX</w:t>
      </w:r>
      <w:r>
        <w:t xml:space="preserve"> </w:t>
      </w:r>
      <w:r w:rsidR="004233B0">
        <w:tab/>
      </w:r>
      <w:r>
        <w:t xml:space="preserve">Other soils that have a </w:t>
      </w:r>
      <w:r w:rsidRPr="00F275DD">
        <w:rPr>
          <w:color w:val="2B579A"/>
          <w:u w:val="single"/>
          <w:shd w:val="clear" w:color="auto" w:fill="E6E6E6"/>
          <w:rPrChange w:id="1721" w:author="Thomas Caspari" w:date="2017-10-12T16:22:00Z">
            <w:rPr>
              <w:color w:val="2B579A"/>
              <w:shd w:val="clear" w:color="auto" w:fill="E6E6E6"/>
            </w:rPr>
          </w:rPrChange>
        </w:rPr>
        <w:t>fragipan</w:t>
      </w:r>
      <w:r>
        <w:t>.</w:t>
      </w:r>
    </w:p>
    <w:p w14:paraId="0BE91C1B" w14:textId="77777777" w:rsidR="00174C4D" w:rsidRDefault="004233B0">
      <w:pPr>
        <w:spacing w:after="205" w:line="265" w:lineRule="auto"/>
        <w:ind w:left="10" w:right="57" w:hanging="10"/>
        <w:jc w:val="right"/>
      </w:pPr>
      <w:r>
        <w:rPr>
          <w:b/>
        </w:rPr>
        <w:t>FR</w:t>
      </w:r>
      <w:r w:rsidR="008F760C">
        <w:rPr>
          <w:b/>
        </w:rPr>
        <w:t>AGIC PALLIC SOILS</w:t>
      </w:r>
    </w:p>
    <w:p w14:paraId="0BE91C1C" w14:textId="77777777" w:rsidR="00174C4D" w:rsidRDefault="008F760C">
      <w:pPr>
        <w:spacing w:after="0"/>
        <w:ind w:left="554" w:right="58" w:hanging="567"/>
      </w:pPr>
      <w:r>
        <w:rPr>
          <w:b/>
        </w:rPr>
        <w:t>PL</w:t>
      </w:r>
      <w:r>
        <w:t xml:space="preserve"> </w:t>
      </w:r>
      <w:r w:rsidR="004233B0">
        <w:tab/>
      </w:r>
      <w:r>
        <w:t xml:space="preserve">Other soils that have a </w:t>
      </w:r>
      <w:r w:rsidRPr="00F275DD">
        <w:rPr>
          <w:color w:val="2B579A"/>
          <w:u w:val="single"/>
          <w:shd w:val="clear" w:color="auto" w:fill="E6E6E6"/>
          <w:rPrChange w:id="1722" w:author="Thomas Caspari" w:date="2017-10-12T16:22:00Z">
            <w:rPr>
              <w:color w:val="2B579A"/>
              <w:shd w:val="clear" w:color="auto" w:fill="E6E6E6"/>
            </w:rPr>
          </w:rPrChange>
        </w:rPr>
        <w:t xml:space="preserve">brittle-B horizon </w:t>
      </w:r>
      <w:r>
        <w:t xml:space="preserve">and an </w:t>
      </w:r>
      <w:r w:rsidRPr="00F275DD">
        <w:rPr>
          <w:color w:val="2B579A"/>
          <w:u w:val="single"/>
          <w:shd w:val="clear" w:color="auto" w:fill="E6E6E6"/>
          <w:rPrChange w:id="1723" w:author="Thomas Caspari" w:date="2017-10-12T16:22:00Z">
            <w:rPr>
              <w:color w:val="2B579A"/>
              <w:shd w:val="clear" w:color="auto" w:fill="E6E6E6"/>
            </w:rPr>
          </w:rPrChange>
        </w:rPr>
        <w:t xml:space="preserve">argillic horizon </w:t>
      </w:r>
      <w:r>
        <w:t>that is predominantly in the form of lamellae.</w:t>
      </w:r>
    </w:p>
    <w:p w14:paraId="0BE91C1D" w14:textId="22CA6F58" w:rsidR="00174C4D" w:rsidRDefault="008F760C">
      <w:pPr>
        <w:spacing w:after="286" w:line="265" w:lineRule="auto"/>
        <w:ind w:left="10" w:right="57" w:hanging="10"/>
        <w:jc w:val="right"/>
      </w:pPr>
      <w:r>
        <w:rPr>
          <w:b/>
        </w:rPr>
        <w:t>LAMI</w:t>
      </w:r>
      <w:r w:rsidR="004233B0">
        <w:rPr>
          <w:b/>
        </w:rPr>
        <w:t>N</w:t>
      </w:r>
      <w:r>
        <w:rPr>
          <w:b/>
        </w:rPr>
        <w:t>A</w:t>
      </w:r>
      <w:r w:rsidR="00F275DD">
        <w:rPr>
          <w:b/>
        </w:rPr>
        <w:t>R</w:t>
      </w:r>
      <w:r>
        <w:rPr>
          <w:b/>
        </w:rPr>
        <w:t xml:space="preserve"> PALLIC SOIL</w:t>
      </w:r>
    </w:p>
    <w:p w14:paraId="0BE91C1E" w14:textId="77777777" w:rsidR="00174C4D" w:rsidRDefault="008F760C">
      <w:pPr>
        <w:spacing w:after="44"/>
        <w:ind w:left="554" w:right="58" w:hanging="567"/>
      </w:pPr>
      <w:r>
        <w:rPr>
          <w:b/>
        </w:rPr>
        <w:t>PJ</w:t>
      </w:r>
      <w:r>
        <w:t xml:space="preserve"> </w:t>
      </w:r>
      <w:r w:rsidR="004233B0">
        <w:tab/>
      </w:r>
      <w:r>
        <w:t xml:space="preserve">Other soils that have an </w:t>
      </w:r>
      <w:r w:rsidRPr="00F275DD">
        <w:rPr>
          <w:color w:val="2B579A"/>
          <w:u w:val="single"/>
          <w:shd w:val="clear" w:color="auto" w:fill="E6E6E6"/>
          <w:rPrChange w:id="1724" w:author="Thomas Caspari" w:date="2017-10-12T16:22:00Z">
            <w:rPr>
              <w:color w:val="2B579A"/>
              <w:shd w:val="clear" w:color="auto" w:fill="E6E6E6"/>
            </w:rPr>
          </w:rPrChange>
        </w:rPr>
        <w:t>argillic horizon</w:t>
      </w:r>
      <w:r>
        <w:t xml:space="preserve">, or a </w:t>
      </w:r>
      <w:r w:rsidRPr="00F275DD">
        <w:rPr>
          <w:color w:val="2B579A"/>
          <w:u w:val="single"/>
          <w:shd w:val="clear" w:color="auto" w:fill="E6E6E6"/>
          <w:rPrChange w:id="1725" w:author="Thomas Caspari" w:date="2017-10-12T16:22:00Z">
            <w:rPr>
              <w:color w:val="2B579A"/>
              <w:shd w:val="clear" w:color="auto" w:fill="E6E6E6"/>
            </w:rPr>
          </w:rPrChange>
        </w:rPr>
        <w:t xml:space="preserve">cutanic horizon </w:t>
      </w:r>
      <w:r>
        <w:t xml:space="preserve">with </w:t>
      </w:r>
      <w:r w:rsidRPr="00F275DD">
        <w:rPr>
          <w:color w:val="2B579A"/>
          <w:u w:val="single"/>
          <w:shd w:val="clear" w:color="auto" w:fill="E6E6E6"/>
          <w:rPrChange w:id="1726" w:author="Thomas Caspari" w:date="2017-10-12T16:22:00Z">
            <w:rPr>
              <w:color w:val="2B579A"/>
              <w:shd w:val="clear" w:color="auto" w:fill="E6E6E6"/>
            </w:rPr>
          </w:rPrChange>
        </w:rPr>
        <w:t>sodic features</w:t>
      </w:r>
      <w:r>
        <w:t xml:space="preserve"> within it or immediately beneath it.</w:t>
      </w:r>
    </w:p>
    <w:p w14:paraId="0BE91C1F" w14:textId="77777777" w:rsidR="00174C4D" w:rsidRDefault="008F760C">
      <w:pPr>
        <w:spacing w:after="286" w:line="265" w:lineRule="auto"/>
        <w:ind w:left="10" w:right="57" w:hanging="10"/>
        <w:jc w:val="right"/>
      </w:pPr>
      <w:r>
        <w:rPr>
          <w:b/>
        </w:rPr>
        <w:t>A</w:t>
      </w:r>
      <w:r w:rsidR="004233B0">
        <w:rPr>
          <w:b/>
        </w:rPr>
        <w:t>R</w:t>
      </w:r>
      <w:r>
        <w:rPr>
          <w:b/>
        </w:rPr>
        <w:t>GILLIC PALLIC SOILS</w:t>
      </w:r>
    </w:p>
    <w:p w14:paraId="0BE91C20" w14:textId="77777777" w:rsidR="00174C4D" w:rsidRDefault="008F760C" w:rsidP="004233B0">
      <w:pPr>
        <w:tabs>
          <w:tab w:val="center" w:pos="1223"/>
        </w:tabs>
        <w:spacing w:after="9"/>
        <w:ind w:left="567" w:hanging="580"/>
        <w:jc w:val="left"/>
      </w:pPr>
      <w:r>
        <w:rPr>
          <w:b/>
        </w:rPr>
        <w:t>PI</w:t>
      </w:r>
      <w:r>
        <w:t xml:space="preserve"> </w:t>
      </w:r>
      <w:r>
        <w:tab/>
        <w:t>Other soils.</w:t>
      </w:r>
    </w:p>
    <w:p w14:paraId="0BE91C21" w14:textId="77777777" w:rsidR="00174C4D" w:rsidRDefault="008F760C">
      <w:pPr>
        <w:spacing w:after="110" w:line="265" w:lineRule="auto"/>
        <w:ind w:left="10" w:right="57" w:hanging="10"/>
        <w:jc w:val="right"/>
      </w:pPr>
      <w:r>
        <w:rPr>
          <w:b/>
        </w:rPr>
        <w:t>IMMA</w:t>
      </w:r>
      <w:r w:rsidR="004233B0">
        <w:rPr>
          <w:b/>
        </w:rPr>
        <w:t>TURE</w:t>
      </w:r>
      <w:r>
        <w:rPr>
          <w:b/>
        </w:rPr>
        <w:t xml:space="preserve"> PALLIC SOILS</w:t>
      </w:r>
    </w:p>
    <w:p w14:paraId="0BE91C22" w14:textId="77777777" w:rsidR="00174C4D" w:rsidRDefault="008F760C">
      <w:pPr>
        <w:spacing w:after="103"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4B" wp14:editId="0BE9224C">
                <wp:extent cx="5400040" cy="6350"/>
                <wp:effectExtent l="0" t="0" r="0" b="0"/>
                <wp:docPr id="113283" name="Group 113283"/>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9778" name="Shape 9778"/>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C04B70A" id="Group 113283"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">
                <v:shape id="Shape 9778"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" path="m,l5400040,e" filled="f" strokecolor="#181717" strokeweight=".5pt">
                  <v:stroke miterlimit="1" joinstyle="miter"/>
                  <v:path arrowok="t" textboxrect="0,0,5400040,0"/>
                </v:shape>
                <w10:anchorlock/>
              </v:group>
            </w:pict>
          </mc:Fallback>
        </mc:AlternateContent>
      </w:r>
    </w:p>
    <w:p w14:paraId="0BE91C23" w14:textId="77777777" w:rsidR="00174C4D" w:rsidRDefault="004233B0">
      <w:pPr>
        <w:pStyle w:val="Heading3"/>
        <w:ind w:left="-2" w:right="58"/>
      </w:pPr>
      <w:r>
        <w:t>KEY TO SUBGROUPS OF</w:t>
      </w:r>
      <w:r w:rsidR="008F760C">
        <w:t xml:space="preserve"> PALLIC SOILS</w:t>
      </w:r>
    </w:p>
    <w:p w14:paraId="0BE91C24" w14:textId="77777777" w:rsidR="00174C4D" w:rsidRDefault="008F760C" w:rsidP="004233B0">
      <w:pPr>
        <w:ind w:left="567" w:right="58" w:hanging="580"/>
      </w:pPr>
      <w:r>
        <w:rPr>
          <w:b/>
        </w:rPr>
        <w:t>PP</w:t>
      </w:r>
      <w:r w:rsidR="004233B0">
        <w:rPr>
          <w:b/>
        </w:rPr>
        <w:tab/>
      </w:r>
      <w:r>
        <w:t>PERCH-GLEY PALLIC SOILS</w:t>
      </w:r>
    </w:p>
    <w:p w14:paraId="0BE91C25" w14:textId="66E6D751" w:rsidR="00174C4D" w:rsidRDefault="008F760C">
      <w:pPr>
        <w:ind w:left="554" w:right="58" w:hanging="567"/>
      </w:pPr>
      <w:r>
        <w:t xml:space="preserve"> </w:t>
      </w:r>
      <w:r w:rsidR="004233B0">
        <w:tab/>
      </w:r>
      <w:r>
        <w:t>Perch-</w:t>
      </w:r>
      <w:proofErr w:type="spellStart"/>
      <w:r>
        <w:t>gley</w:t>
      </w:r>
      <w:proofErr w:type="spellEnd"/>
      <w:r>
        <w:t xml:space="preserve"> Pallic soils occur in sites that are periodically saturated (if undrained) in winter and </w:t>
      </w:r>
      <w:proofErr w:type="gramStart"/>
      <w:r>
        <w:t>spring, but</w:t>
      </w:r>
      <w:proofErr w:type="gramEnd"/>
      <w:r>
        <w:t xml:space="preserve"> dry out in summer. The wetness and associated reducing conditions are indicated by grey colours on ped surfaces in horizons </w:t>
      </w:r>
      <w:del w:id="1727" w:author="Kirstin Deuss" w:date="2024-11-12T02:13:00Z">
        <w:r w:rsidDel="008F760C">
          <w:delText>subjacent to</w:delText>
        </w:r>
      </w:del>
      <w:ins w:id="1728" w:author="Kirstin Deuss" w:date="2024-11-12T02:13:00Z">
        <w:r w:rsidR="5D86A2F7">
          <w:t>directly beneath</w:t>
        </w:r>
      </w:ins>
      <w:r>
        <w:t xml:space="preserve"> the topsoil. Wetness is caused by perching of water on a slowly permeable subsurface layer, either a </w:t>
      </w:r>
      <w:r w:rsidRPr="00F275DD">
        <w:rPr>
          <w:color w:val="2B579A"/>
          <w:u w:val="single"/>
          <w:shd w:val="clear" w:color="auto" w:fill="E6E6E6"/>
          <w:rPrChange w:id="1729" w:author="Thomas Caspari" w:date="2017-10-12T16:22:00Z">
            <w:rPr>
              <w:color w:val="2B579A"/>
              <w:shd w:val="clear" w:color="auto" w:fill="E6E6E6"/>
            </w:rPr>
          </w:rPrChange>
        </w:rPr>
        <w:t>fragipan</w:t>
      </w:r>
      <w:r>
        <w:t xml:space="preserve">, </w:t>
      </w:r>
      <w:r w:rsidRPr="00F275DD">
        <w:rPr>
          <w:color w:val="2B579A"/>
          <w:u w:val="single"/>
          <w:shd w:val="clear" w:color="auto" w:fill="E6E6E6"/>
          <w:rPrChange w:id="1730" w:author="Thomas Caspari" w:date="2017-10-12T16:22:00Z">
            <w:rPr>
              <w:color w:val="2B579A"/>
              <w:shd w:val="clear" w:color="auto" w:fill="E6E6E6"/>
            </w:rPr>
          </w:rPrChange>
        </w:rPr>
        <w:t>argillic horizon</w:t>
      </w:r>
      <w:r>
        <w:t xml:space="preserve">, </w:t>
      </w:r>
      <w:proofErr w:type="spellStart"/>
      <w:r w:rsidRPr="00F275DD">
        <w:rPr>
          <w:color w:val="2B579A"/>
          <w:u w:val="single"/>
          <w:shd w:val="clear" w:color="auto" w:fill="E6E6E6"/>
          <w:rPrChange w:id="1731" w:author="Thomas Caspari" w:date="2017-10-12T16:22:00Z">
            <w:rPr>
              <w:color w:val="2B579A"/>
              <w:shd w:val="clear" w:color="auto" w:fill="E6E6E6"/>
            </w:rPr>
          </w:rPrChange>
        </w:rPr>
        <w:t>duripan</w:t>
      </w:r>
      <w:proofErr w:type="spellEnd"/>
      <w:r>
        <w:t xml:space="preserve">, </w:t>
      </w:r>
      <w:del w:id="1732" w:author="Kirstin Deuss" w:date="2024-11-12T02:14:00Z">
        <w:r w:rsidDel="008F760C">
          <w:delText xml:space="preserve">some combination of these horizons </w:delText>
        </w:r>
      </w:del>
      <w:r>
        <w:t xml:space="preserve">or other </w:t>
      </w:r>
      <w:r w:rsidRPr="003A22FF">
        <w:rPr>
          <w:color w:val="2B579A"/>
          <w:u w:val="single"/>
          <w:shd w:val="clear" w:color="auto" w:fill="E6E6E6"/>
          <w:rPrChange w:id="1733" w:author="Thomas Caspari" w:date="2017-10-12T16:39:00Z">
            <w:rPr>
              <w:color w:val="2B579A"/>
              <w:shd w:val="clear" w:color="auto" w:fill="E6E6E6"/>
            </w:rPr>
          </w:rPrChange>
        </w:rPr>
        <w:t>slowly permeable layer</w:t>
      </w:r>
      <w:r>
        <w:t xml:space="preserve">. The </w:t>
      </w:r>
      <w:proofErr w:type="spellStart"/>
      <w:r w:rsidRPr="00F275DD">
        <w:rPr>
          <w:color w:val="2B579A"/>
          <w:u w:val="single"/>
          <w:shd w:val="clear" w:color="auto" w:fill="E6E6E6"/>
          <w:rPrChange w:id="1734" w:author="Thomas Caspari" w:date="2017-10-12T16:23:00Z">
            <w:rPr>
              <w:color w:val="2B579A"/>
              <w:shd w:val="clear" w:color="auto" w:fill="E6E6E6"/>
            </w:rPr>
          </w:rPrChange>
        </w:rPr>
        <w:t>reductimorphic</w:t>
      </w:r>
      <w:proofErr w:type="spellEnd"/>
      <w:r w:rsidRPr="00F275DD">
        <w:rPr>
          <w:color w:val="2B579A"/>
          <w:u w:val="single"/>
          <w:shd w:val="clear" w:color="auto" w:fill="E6E6E6"/>
          <w:rPrChange w:id="1735" w:author="Thomas Caspari" w:date="2017-10-12T16:23:00Z">
            <w:rPr>
              <w:color w:val="2B579A"/>
              <w:shd w:val="clear" w:color="auto" w:fill="E6E6E6"/>
            </w:rPr>
          </w:rPrChange>
        </w:rPr>
        <w:t xml:space="preserve"> horizons</w:t>
      </w:r>
      <w:r>
        <w:t xml:space="preserve"> are commonly acidic (pH less than 5.5).</w:t>
      </w:r>
    </w:p>
    <w:p w14:paraId="0BE91C26" w14:textId="77777777" w:rsidR="004233B0" w:rsidRDefault="008F760C" w:rsidP="00A50611">
      <w:pPr>
        <w:spacing w:after="0" w:line="250" w:lineRule="auto"/>
        <w:ind w:left="1418" w:right="57" w:hanging="868"/>
      </w:pPr>
      <w:r>
        <w:rPr>
          <w:b/>
        </w:rPr>
        <w:t>PP</w:t>
      </w:r>
      <w:r w:rsidR="00A50611">
        <w:rPr>
          <w:b/>
        </w:rPr>
        <w:t>U</w:t>
      </w:r>
      <w:r w:rsidR="00A50611">
        <w:rPr>
          <w:b/>
        </w:rPr>
        <w:tab/>
      </w:r>
      <w:r>
        <w:t>Perch-</w:t>
      </w:r>
      <w:proofErr w:type="spellStart"/>
      <w:r>
        <w:t>gley</w:t>
      </w:r>
      <w:proofErr w:type="spellEnd"/>
      <w:r>
        <w:t xml:space="preserve"> Pallic Soils that have a </w:t>
      </w:r>
      <w:proofErr w:type="spellStart"/>
      <w:r w:rsidRPr="00F275DD">
        <w:rPr>
          <w:color w:val="2B579A"/>
          <w:u w:val="single"/>
          <w:shd w:val="clear" w:color="auto" w:fill="E6E6E6"/>
          <w:rPrChange w:id="1736" w:author="Thomas Caspari" w:date="2017-10-12T16:23:00Z">
            <w:rPr>
              <w:color w:val="2B579A"/>
              <w:shd w:val="clear" w:color="auto" w:fill="E6E6E6"/>
            </w:rPr>
          </w:rPrChange>
        </w:rPr>
        <w:t>duripan</w:t>
      </w:r>
      <w:proofErr w:type="spellEnd"/>
      <w:r>
        <w:t xml:space="preserve">. </w:t>
      </w:r>
    </w:p>
    <w:p w14:paraId="0BE91C27" w14:textId="77777777" w:rsidR="00174C4D" w:rsidRDefault="004233B0" w:rsidP="00A50611">
      <w:pPr>
        <w:spacing w:after="298" w:line="250" w:lineRule="auto"/>
        <w:ind w:left="1418" w:right="56" w:hanging="852"/>
        <w:jc w:val="right"/>
      </w:pPr>
      <w:r>
        <w:rPr>
          <w:b/>
        </w:rPr>
        <w:t>D</w:t>
      </w:r>
      <w:r w:rsidR="008F760C">
        <w:rPr>
          <w:b/>
        </w:rPr>
        <w:t>uric Perch-</w:t>
      </w:r>
      <w:proofErr w:type="spellStart"/>
      <w:r w:rsidR="008F760C">
        <w:rPr>
          <w:b/>
        </w:rPr>
        <w:t>gley</w:t>
      </w:r>
      <w:proofErr w:type="spellEnd"/>
      <w:r w:rsidR="008F760C">
        <w:rPr>
          <w:b/>
        </w:rPr>
        <w:t xml:space="preserve"> Pallic Soils</w:t>
      </w:r>
    </w:p>
    <w:p w14:paraId="0BE91C28" w14:textId="77777777" w:rsidR="00174C4D" w:rsidRDefault="008F760C">
      <w:pPr>
        <w:spacing w:after="41"/>
        <w:ind w:left="575" w:right="58"/>
      </w:pPr>
      <w:r>
        <w:rPr>
          <w:b/>
        </w:rPr>
        <w:t>PPJX</w:t>
      </w:r>
      <w:r>
        <w:t xml:space="preserve"> </w:t>
      </w:r>
      <w:r w:rsidR="00A50611">
        <w:tab/>
      </w:r>
      <w:r>
        <w:t xml:space="preserve">Other soils that have both an </w:t>
      </w:r>
      <w:r w:rsidRPr="00F275DD">
        <w:rPr>
          <w:color w:val="2B579A"/>
          <w:u w:val="single"/>
          <w:shd w:val="clear" w:color="auto" w:fill="E6E6E6"/>
          <w:rPrChange w:id="1737" w:author="Thomas Caspari" w:date="2017-10-12T16:23:00Z">
            <w:rPr>
              <w:color w:val="2B579A"/>
              <w:shd w:val="clear" w:color="auto" w:fill="E6E6E6"/>
            </w:rPr>
          </w:rPrChange>
        </w:rPr>
        <w:t>argillic horizon</w:t>
      </w:r>
      <w:r>
        <w:t xml:space="preserve"> and a </w:t>
      </w:r>
      <w:r w:rsidRPr="00F275DD">
        <w:rPr>
          <w:color w:val="2B579A"/>
          <w:u w:val="single"/>
          <w:shd w:val="clear" w:color="auto" w:fill="E6E6E6"/>
          <w:rPrChange w:id="1738" w:author="Thomas Caspari" w:date="2017-10-12T16:23:00Z">
            <w:rPr>
              <w:color w:val="2B579A"/>
              <w:shd w:val="clear" w:color="auto" w:fill="E6E6E6"/>
            </w:rPr>
          </w:rPrChange>
        </w:rPr>
        <w:t>fragipan</w:t>
      </w:r>
      <w:r>
        <w:t>.</w:t>
      </w:r>
    </w:p>
    <w:p w14:paraId="0BE91C29" w14:textId="77777777" w:rsidR="00174C4D" w:rsidRDefault="008F760C">
      <w:pPr>
        <w:spacing w:after="286" w:line="265" w:lineRule="auto"/>
        <w:ind w:left="10" w:right="57" w:hanging="10"/>
        <w:jc w:val="right"/>
      </w:pPr>
      <w:r>
        <w:rPr>
          <w:b/>
        </w:rPr>
        <w:t>Argillic-</w:t>
      </w:r>
      <w:proofErr w:type="spellStart"/>
      <w:r>
        <w:rPr>
          <w:b/>
        </w:rPr>
        <w:t>fragic</w:t>
      </w:r>
      <w:proofErr w:type="spellEnd"/>
      <w:r>
        <w:rPr>
          <w:b/>
        </w:rPr>
        <w:t xml:space="preserve"> Perch-</w:t>
      </w:r>
      <w:proofErr w:type="spellStart"/>
      <w:r>
        <w:rPr>
          <w:b/>
        </w:rPr>
        <w:t>gley</w:t>
      </w:r>
      <w:proofErr w:type="spellEnd"/>
      <w:r>
        <w:rPr>
          <w:b/>
        </w:rPr>
        <w:t xml:space="preserve"> Pallic Soils</w:t>
      </w:r>
    </w:p>
    <w:p w14:paraId="0BE91C2A" w14:textId="77777777" w:rsidR="00A50611" w:rsidRDefault="008F760C" w:rsidP="00A50611">
      <w:pPr>
        <w:spacing w:after="0" w:line="264" w:lineRule="auto"/>
        <w:ind w:left="1418" w:right="57" w:hanging="862"/>
      </w:pPr>
      <w:r>
        <w:rPr>
          <w:b/>
        </w:rPr>
        <w:t>PPX</w:t>
      </w:r>
      <w:r>
        <w:t xml:space="preserve"> </w:t>
      </w:r>
      <w:r>
        <w:tab/>
        <w:t xml:space="preserve">Other soils that have a </w:t>
      </w:r>
      <w:r w:rsidRPr="00F275DD">
        <w:rPr>
          <w:color w:val="2B579A"/>
          <w:u w:val="single"/>
          <w:shd w:val="clear" w:color="auto" w:fill="E6E6E6"/>
          <w:rPrChange w:id="1739" w:author="Thomas Caspari" w:date="2017-10-12T16:23:00Z">
            <w:rPr>
              <w:color w:val="2B579A"/>
              <w:shd w:val="clear" w:color="auto" w:fill="E6E6E6"/>
            </w:rPr>
          </w:rPrChange>
        </w:rPr>
        <w:t>fragipan</w:t>
      </w:r>
      <w:r>
        <w:t xml:space="preserve">. </w:t>
      </w:r>
    </w:p>
    <w:p w14:paraId="0BE91C2B" w14:textId="77777777" w:rsidR="00174C4D" w:rsidRDefault="00A50611" w:rsidP="00A50611">
      <w:pPr>
        <w:spacing w:after="286" w:line="265" w:lineRule="auto"/>
        <w:ind w:left="1418" w:right="57" w:hanging="861"/>
        <w:jc w:val="right"/>
      </w:pPr>
      <w:proofErr w:type="spellStart"/>
      <w:r>
        <w:rPr>
          <w:b/>
        </w:rPr>
        <w:t>F</w:t>
      </w:r>
      <w:r w:rsidR="008F760C">
        <w:rPr>
          <w:b/>
        </w:rPr>
        <w:t>ragic</w:t>
      </w:r>
      <w:proofErr w:type="spellEnd"/>
      <w:r w:rsidR="008F760C">
        <w:rPr>
          <w:b/>
        </w:rPr>
        <w:t xml:space="preserve"> Perch-</w:t>
      </w:r>
      <w:proofErr w:type="spellStart"/>
      <w:r w:rsidR="008F760C">
        <w:rPr>
          <w:b/>
        </w:rPr>
        <w:t>gley</w:t>
      </w:r>
      <w:proofErr w:type="spellEnd"/>
      <w:r w:rsidR="008F760C">
        <w:rPr>
          <w:b/>
        </w:rPr>
        <w:t xml:space="preserve"> Pallic Soils</w:t>
      </w:r>
    </w:p>
    <w:p w14:paraId="0BE91C2C" w14:textId="62038D9B" w:rsidR="00174C4D" w:rsidRDefault="008F760C" w:rsidP="06479B5B">
      <w:pPr>
        <w:spacing w:after="44"/>
        <w:ind w:left="1417" w:right="58" w:hanging="851"/>
      </w:pPr>
      <w:r w:rsidRPr="06479B5B">
        <w:rPr>
          <w:b/>
          <w:bCs/>
        </w:rPr>
        <w:t>PPWJ</w:t>
      </w:r>
      <w:r>
        <w:t xml:space="preserve"> </w:t>
      </w:r>
      <w:r>
        <w:tab/>
        <w:t xml:space="preserve">Other soils in which the majority of the </w:t>
      </w:r>
      <w:del w:id="1740" w:author="Balin Robertson" w:date="2024-10-16T00:52:00Z">
        <w:r w:rsidDel="008F760C">
          <w:delText>gravel is</w:delText>
        </w:r>
      </w:del>
      <w:ins w:id="1741" w:author="Andre Eger [2]" w:date="2024-11-13T16:18:00Z" w16du:dateUtc="2024-11-13T03:18:00Z">
        <w:r w:rsidR="00875117">
          <w:t xml:space="preserve">coarse </w:t>
        </w:r>
      </w:ins>
      <w:ins w:id="1742" w:author="Balin Robertson" w:date="2024-10-16T00:52:00Z">
        <w:r w:rsidR="67C9578E">
          <w:t>rock fragments are</w:t>
        </w:r>
      </w:ins>
      <w:r>
        <w:t xml:space="preserve"> weathered </w:t>
      </w:r>
      <w:del w:id="1743" w:author="Kirstin Deuss" w:date="2024-11-12T02:17:00Z">
        <w:r w:rsidDel="008F760C">
          <w:delText xml:space="preserve">to the extent that </w:delText>
        </w:r>
      </w:del>
      <w:del w:id="1744" w:author="Andre Eger" w:date="2024-07-22T00:03:00Z">
        <w:r w:rsidDel="008F760C">
          <w:delText xml:space="preserve">clasts </w:delText>
        </w:r>
      </w:del>
      <w:del w:id="1745" w:author="Kirstin Deuss" w:date="2024-11-12T02:17:00Z">
        <w:r w:rsidDel="1ECF53A4">
          <w:delText xml:space="preserve">coarse rock fragments </w:delText>
        </w:r>
      </w:del>
      <w:del w:id="1746" w:author="Balin Robertson" w:date="2024-10-16T00:52:00Z">
        <w:r w:rsidDel="008F760C">
          <w:delText>may</w:delText>
        </w:r>
      </w:del>
      <w:ins w:id="1747" w:author="Balin Robertson" w:date="2024-10-16T00:52:00Z">
        <w:del w:id="1748" w:author="Kirstin Deuss" w:date="2024-11-12T02:17:00Z">
          <w:r w:rsidDel="1E663124">
            <w:delText xml:space="preserve">they </w:delText>
          </w:r>
        </w:del>
      </w:ins>
      <w:del w:id="1749" w:author="Kirstin Deuss" w:date="2024-11-12T02:17:00Z">
        <w:r w:rsidDel="008F760C">
          <w:delText xml:space="preserve"> </w:delText>
        </w:r>
      </w:del>
      <w:ins w:id="1750" w:author="Balin Robertson" w:date="2024-10-16T01:05:00Z">
        <w:del w:id="1751" w:author="Kirstin Deuss" w:date="2024-11-12T02:17:00Z">
          <w:r w:rsidRPr="44691A6F" w:rsidDel="22D6F5FA">
            <w:rPr>
              <w:b/>
              <w:bCs/>
            </w:rPr>
            <w:delText>can b</w:delText>
          </w:r>
        </w:del>
      </w:ins>
      <w:ins w:id="1752" w:author="Balin Robertson" w:date="2024-10-16T01:06:00Z">
        <w:del w:id="1753" w:author="Kirstin Deuss" w:date="2024-11-12T02:17:00Z">
          <w:r w:rsidRPr="44691A6F" w:rsidDel="22D6F5FA">
            <w:rPr>
              <w:b/>
              <w:bCs/>
            </w:rPr>
            <w:delText>e</w:delText>
          </w:r>
          <w:r w:rsidRPr="44691A6F" w:rsidDel="008F760C">
            <w:rPr>
              <w:b/>
              <w:bCs/>
            </w:rPr>
            <w:delText xml:space="preserve"> </w:delText>
          </w:r>
        </w:del>
      </w:ins>
      <w:ins w:id="1754" w:author="Kirstin Deuss" w:date="2024-11-12T02:17:00Z">
        <w:r w:rsidR="0BDE8711" w:rsidRPr="44691A6F">
          <w:rPr>
            <w:b/>
            <w:bCs/>
          </w:rPr>
          <w:t>enough</w:t>
        </w:r>
      </w:ins>
      <w:ins w:id="1755" w:author="Kirstin Deuss" w:date="2024-11-12T02:18:00Z">
        <w:r w:rsidR="0BDE8711" w:rsidRPr="44691A6F">
          <w:rPr>
            <w:b/>
            <w:bCs/>
          </w:rPr>
          <w:t xml:space="preserve"> to be </w:t>
        </w:r>
      </w:ins>
      <w:r>
        <w:t>easily</w:t>
      </w:r>
      <w:del w:id="1756" w:author="Balin Robertson" w:date="2024-10-16T00:53:00Z">
        <w:r w:rsidDel="008F760C">
          <w:delText xml:space="preserve"> be</w:delText>
        </w:r>
      </w:del>
      <w:r>
        <w:t xml:space="preserve"> broken </w:t>
      </w:r>
      <w:del w:id="1757" w:author="Kirstin Deuss" w:date="2024-11-12T02:18:00Z">
        <w:r w:rsidDel="008F760C">
          <w:delText xml:space="preserve">by </w:delText>
        </w:r>
      </w:del>
      <w:ins w:id="1758" w:author="Kirstin Deuss" w:date="2024-11-12T02:18:00Z">
        <w:r w:rsidR="39CD8221">
          <w:t xml:space="preserve">with </w:t>
        </w:r>
      </w:ins>
      <w:r>
        <w:t xml:space="preserve">hammer or spade, and </w:t>
      </w:r>
      <w:del w:id="1759" w:author="Kirstin Deuss" w:date="2024-11-12T02:18:00Z">
        <w:r w:rsidDel="008F760C">
          <w:delText xml:space="preserve">have </w:delText>
        </w:r>
      </w:del>
      <w:ins w:id="1760" w:author="Kirstin Deuss" w:date="2024-11-12T02:18:00Z">
        <w:r w:rsidR="788D4E7F">
          <w:t xml:space="preserve">that contain </w:t>
        </w:r>
      </w:ins>
      <w:r>
        <w:t xml:space="preserve">an </w:t>
      </w:r>
      <w:r w:rsidRPr="06479B5B">
        <w:rPr>
          <w:color w:val="2B579A"/>
          <w:u w:val="single"/>
          <w:shd w:val="clear" w:color="auto" w:fill="E6E6E6"/>
          <w:rPrChange w:id="1761" w:author="Thomas Caspari" w:date="2017-10-12T16:23:00Z">
            <w:rPr>
              <w:color w:val="2B579A"/>
              <w:shd w:val="clear" w:color="auto" w:fill="E6E6E6"/>
            </w:rPr>
          </w:rPrChange>
        </w:rPr>
        <w:t>argillic horizon</w:t>
      </w:r>
      <w:r>
        <w:t>.</w:t>
      </w:r>
    </w:p>
    <w:p w14:paraId="0BE91C2D" w14:textId="77777777" w:rsidR="00174C4D" w:rsidRDefault="008F760C">
      <w:pPr>
        <w:spacing w:after="286" w:line="265" w:lineRule="auto"/>
        <w:ind w:left="10" w:right="57" w:hanging="10"/>
        <w:jc w:val="right"/>
      </w:pPr>
      <w:r>
        <w:rPr>
          <w:b/>
        </w:rPr>
        <w:t>Weathered-argillic Perch-</w:t>
      </w:r>
      <w:proofErr w:type="spellStart"/>
      <w:r>
        <w:rPr>
          <w:b/>
        </w:rPr>
        <w:t>gley</w:t>
      </w:r>
      <w:proofErr w:type="spellEnd"/>
      <w:r>
        <w:rPr>
          <w:b/>
        </w:rPr>
        <w:t xml:space="preserve"> Pallic Soils</w:t>
      </w:r>
    </w:p>
    <w:p w14:paraId="0BE91C2E" w14:textId="77777777" w:rsidR="00174C4D" w:rsidRDefault="008F760C" w:rsidP="00A50611">
      <w:pPr>
        <w:tabs>
          <w:tab w:val="center" w:pos="3721"/>
        </w:tabs>
        <w:spacing w:after="41"/>
        <w:ind w:left="1418" w:hanging="851"/>
        <w:jc w:val="left"/>
      </w:pPr>
      <w:r>
        <w:rPr>
          <w:b/>
        </w:rPr>
        <w:lastRenderedPageBreak/>
        <w:t>PPJ</w:t>
      </w:r>
      <w:r>
        <w:t xml:space="preserve"> </w:t>
      </w:r>
      <w:r>
        <w:tab/>
        <w:t xml:space="preserve">Other soils that have an </w:t>
      </w:r>
      <w:r w:rsidRPr="00F275DD">
        <w:rPr>
          <w:color w:val="2B579A"/>
          <w:u w:val="single"/>
          <w:shd w:val="clear" w:color="auto" w:fill="E6E6E6"/>
          <w:rPrChange w:id="1762" w:author="Thomas Caspari" w:date="2017-10-12T16:23:00Z">
            <w:rPr>
              <w:color w:val="2B579A"/>
              <w:shd w:val="clear" w:color="auto" w:fill="E6E6E6"/>
            </w:rPr>
          </w:rPrChange>
        </w:rPr>
        <w:t>argillic horizon</w:t>
      </w:r>
      <w:r>
        <w:t>.</w:t>
      </w:r>
    </w:p>
    <w:p w14:paraId="0BE91C2F" w14:textId="77777777" w:rsidR="00174C4D" w:rsidRDefault="008F760C">
      <w:pPr>
        <w:spacing w:after="286" w:line="265" w:lineRule="auto"/>
        <w:ind w:left="10" w:right="57" w:hanging="10"/>
        <w:jc w:val="right"/>
      </w:pPr>
      <w:r>
        <w:rPr>
          <w:b/>
        </w:rPr>
        <w:t>Argillic Perch-</w:t>
      </w:r>
      <w:proofErr w:type="spellStart"/>
      <w:r>
        <w:rPr>
          <w:b/>
        </w:rPr>
        <w:t>gley</w:t>
      </w:r>
      <w:proofErr w:type="spellEnd"/>
      <w:r>
        <w:rPr>
          <w:b/>
        </w:rPr>
        <w:t xml:space="preserve"> Pallic Soils</w:t>
      </w:r>
    </w:p>
    <w:p w14:paraId="0BE91C30" w14:textId="1550AA10" w:rsidR="00174C4D" w:rsidRDefault="008F760C">
      <w:pPr>
        <w:spacing w:after="0"/>
        <w:ind w:left="1417" w:right="58" w:hanging="851"/>
      </w:pPr>
      <w:r>
        <w:rPr>
          <w:b/>
        </w:rPr>
        <w:t>PPC</w:t>
      </w:r>
      <w:r>
        <w:t xml:space="preserve"> </w:t>
      </w:r>
      <w:r w:rsidR="00A50611">
        <w:tab/>
      </w:r>
      <w:r>
        <w:t>Other soils that have a horizon that is cemented to the degree that it is at least weakly indurated, within 90 cm of the mineral soil surface.</w:t>
      </w:r>
      <w:del w:id="1763" w:author="Thomas Caspari" w:date="2017-10-12T16:24:00Z">
        <w:r w:rsidDel="00F275DD">
          <w:delText>.</w:delText>
        </w:r>
      </w:del>
    </w:p>
    <w:p w14:paraId="0BE91C31" w14:textId="77777777" w:rsidR="00174C4D" w:rsidRDefault="008F760C">
      <w:pPr>
        <w:spacing w:after="286" w:line="265" w:lineRule="auto"/>
        <w:ind w:left="10" w:right="57" w:hanging="10"/>
        <w:jc w:val="right"/>
      </w:pPr>
      <w:r>
        <w:rPr>
          <w:b/>
        </w:rPr>
        <w:t>Cemented Perch-</w:t>
      </w:r>
      <w:proofErr w:type="spellStart"/>
      <w:r>
        <w:rPr>
          <w:b/>
        </w:rPr>
        <w:t>gley</w:t>
      </w:r>
      <w:proofErr w:type="spellEnd"/>
      <w:r>
        <w:rPr>
          <w:b/>
        </w:rPr>
        <w:t xml:space="preserve"> Pallic Soils</w:t>
      </w:r>
    </w:p>
    <w:p w14:paraId="0BE91C32" w14:textId="77777777" w:rsidR="00174C4D" w:rsidRDefault="008F760C" w:rsidP="00A50611">
      <w:pPr>
        <w:tabs>
          <w:tab w:val="center" w:pos="813"/>
          <w:tab w:val="center" w:pos="2074"/>
        </w:tabs>
        <w:spacing w:after="9"/>
        <w:ind w:left="1418" w:hanging="851"/>
        <w:jc w:val="left"/>
      </w:pPr>
      <w:r>
        <w:rPr>
          <w:rFonts w:ascii="Calibri" w:eastAsia="Calibri" w:hAnsi="Calibri" w:cs="Calibri"/>
          <w:color w:val="000000"/>
          <w:sz w:val="22"/>
        </w:rPr>
        <w:tab/>
      </w:r>
      <w:r>
        <w:rPr>
          <w:b/>
        </w:rPr>
        <w:t>PP</w:t>
      </w:r>
      <w:r w:rsidR="00A50611">
        <w:rPr>
          <w:b/>
        </w:rPr>
        <w:t>T</w:t>
      </w:r>
      <w:r>
        <w:t xml:space="preserve"> </w:t>
      </w:r>
      <w:r>
        <w:tab/>
        <w:t>Other soils.</w:t>
      </w:r>
    </w:p>
    <w:p w14:paraId="0BE91C33" w14:textId="77777777" w:rsidR="00174C4D" w:rsidRDefault="00A50611">
      <w:pPr>
        <w:spacing w:after="286" w:line="265" w:lineRule="auto"/>
        <w:ind w:left="10" w:right="57" w:hanging="10"/>
        <w:jc w:val="right"/>
      </w:pPr>
      <w:r>
        <w:rPr>
          <w:b/>
        </w:rPr>
        <w:t>T</w:t>
      </w:r>
      <w:r w:rsidR="008F760C">
        <w:rPr>
          <w:b/>
        </w:rPr>
        <w:t>ypic Perch-</w:t>
      </w:r>
      <w:proofErr w:type="spellStart"/>
      <w:r w:rsidR="008F760C">
        <w:rPr>
          <w:b/>
        </w:rPr>
        <w:t>gley</w:t>
      </w:r>
      <w:proofErr w:type="spellEnd"/>
      <w:r w:rsidR="008F760C">
        <w:rPr>
          <w:b/>
        </w:rPr>
        <w:t xml:space="preserve"> Pallic Soils</w:t>
      </w:r>
    </w:p>
    <w:p w14:paraId="0BE91C34" w14:textId="77777777" w:rsidR="00174C4D" w:rsidRDefault="008F760C" w:rsidP="00A50611">
      <w:pPr>
        <w:spacing w:after="138"/>
        <w:ind w:left="567" w:right="58" w:hanging="580"/>
      </w:pPr>
      <w:r>
        <w:rPr>
          <w:b/>
        </w:rPr>
        <w:t>P</w:t>
      </w:r>
      <w:r w:rsidR="00A50611">
        <w:rPr>
          <w:b/>
        </w:rPr>
        <w:t>U</w:t>
      </w:r>
      <w:r w:rsidR="00A50611">
        <w:rPr>
          <w:b/>
        </w:rPr>
        <w:tab/>
      </w:r>
      <w:r>
        <w:t>DURIC PALLIC SOILS</w:t>
      </w:r>
    </w:p>
    <w:p w14:paraId="0BE91C35" w14:textId="5FEA6928" w:rsidR="00174C4D" w:rsidRDefault="008F760C">
      <w:pPr>
        <w:ind w:left="554" w:right="58" w:hanging="567"/>
      </w:pPr>
      <w:r>
        <w:t xml:space="preserve"> </w:t>
      </w:r>
      <w:r>
        <w:tab/>
        <w:t>Duric Pallic Soils occur in areas with pronounced soil moisture deficits and often have some proportion of tephra in the soil parent material</w:t>
      </w:r>
      <w:ins w:id="1764" w:author="Kirstin Deuss" w:date="2024-11-12T02:19:00Z">
        <w:r w:rsidR="7EC28E25">
          <w:t>,</w:t>
        </w:r>
      </w:ins>
      <w:r>
        <w:t xml:space="preserve"> or high exchangeable sodium. The total silica contents are not high</w:t>
      </w:r>
      <w:ins w:id="1765" w:author="Kirstin Deuss" w:date="2024-11-12T02:19:00Z">
        <w:r w:rsidR="111891AE">
          <w:t>,</w:t>
        </w:r>
      </w:ins>
      <w:r>
        <w:t xml:space="preserve"> but sufficient silica has been mobilised to form a pan that impedes roots and water.</w:t>
      </w:r>
    </w:p>
    <w:p w14:paraId="0BE91C36" w14:textId="77777777" w:rsidR="00174C4D" w:rsidRDefault="008F760C" w:rsidP="00A50611">
      <w:pPr>
        <w:spacing w:after="41"/>
        <w:ind w:left="1418" w:right="58" w:hanging="852"/>
      </w:pPr>
      <w:r>
        <w:rPr>
          <w:b/>
        </w:rPr>
        <w:t>P</w:t>
      </w:r>
      <w:r w:rsidR="00A50611">
        <w:rPr>
          <w:b/>
        </w:rPr>
        <w:t>U</w:t>
      </w:r>
      <w:r>
        <w:rPr>
          <w:b/>
        </w:rPr>
        <w:t>M</w:t>
      </w:r>
      <w:r>
        <w:t xml:space="preserve"> </w:t>
      </w:r>
      <w:r w:rsidR="00A50611">
        <w:tab/>
      </w:r>
      <w:r>
        <w:t xml:space="preserve">Duric Pallic Soils that have a </w:t>
      </w:r>
      <w:r w:rsidRPr="00C309C8">
        <w:rPr>
          <w:color w:val="2B579A"/>
          <w:u w:val="single"/>
          <w:shd w:val="clear" w:color="auto" w:fill="E6E6E6"/>
          <w:rPrChange w:id="1766" w:author="Thomas Caspari" w:date="2017-10-12T16:24:00Z">
            <w:rPr>
              <w:color w:val="2B579A"/>
              <w:shd w:val="clear" w:color="auto" w:fill="E6E6E6"/>
            </w:rPr>
          </w:rPrChange>
        </w:rPr>
        <w:t>mottled profile form</w:t>
      </w:r>
      <w:r>
        <w:t>.</w:t>
      </w:r>
    </w:p>
    <w:p w14:paraId="0BE91C37" w14:textId="77777777" w:rsidR="00174C4D" w:rsidRDefault="008F760C">
      <w:pPr>
        <w:spacing w:after="286" w:line="265" w:lineRule="auto"/>
        <w:ind w:left="10" w:right="57" w:hanging="10"/>
        <w:jc w:val="right"/>
      </w:pPr>
      <w:r>
        <w:rPr>
          <w:b/>
        </w:rPr>
        <w:t xml:space="preserve">Mottled </w:t>
      </w:r>
      <w:r w:rsidR="00A50611">
        <w:rPr>
          <w:b/>
        </w:rPr>
        <w:t>D</w:t>
      </w:r>
      <w:r>
        <w:rPr>
          <w:b/>
        </w:rPr>
        <w:t>uric Pallic Soils</w:t>
      </w:r>
    </w:p>
    <w:p w14:paraId="0BE91C38" w14:textId="77777777" w:rsidR="00174C4D" w:rsidRDefault="008F760C">
      <w:pPr>
        <w:spacing w:after="44"/>
        <w:ind w:left="1417" w:right="58" w:hanging="851"/>
      </w:pPr>
      <w:r>
        <w:rPr>
          <w:b/>
        </w:rPr>
        <w:t>P</w:t>
      </w:r>
      <w:r w:rsidR="00A50611">
        <w:rPr>
          <w:b/>
        </w:rPr>
        <w:t>U</w:t>
      </w:r>
      <w:r>
        <w:rPr>
          <w:b/>
        </w:rPr>
        <w:t>J</w:t>
      </w:r>
      <w:r w:rsidR="00A50611">
        <w:rPr>
          <w:b/>
        </w:rPr>
        <w:t>N</w:t>
      </w:r>
      <w:r>
        <w:t xml:space="preserve"> </w:t>
      </w:r>
      <w:r w:rsidR="00A50611">
        <w:tab/>
      </w:r>
      <w:r>
        <w:t xml:space="preserve">Other soils that have an </w:t>
      </w:r>
      <w:r w:rsidRPr="00C309C8">
        <w:rPr>
          <w:color w:val="2B579A"/>
          <w:u w:val="single"/>
          <w:shd w:val="clear" w:color="auto" w:fill="E6E6E6"/>
          <w:rPrChange w:id="1767" w:author="Thomas Caspari" w:date="2017-10-12T16:24:00Z">
            <w:rPr>
              <w:color w:val="2B579A"/>
              <w:shd w:val="clear" w:color="auto" w:fill="E6E6E6"/>
            </w:rPr>
          </w:rPrChange>
        </w:rPr>
        <w:t>argillic horizon</w:t>
      </w:r>
      <w:r>
        <w:t xml:space="preserve">, or a </w:t>
      </w:r>
      <w:r w:rsidRPr="00C309C8">
        <w:rPr>
          <w:color w:val="2B579A"/>
          <w:u w:val="single"/>
          <w:shd w:val="clear" w:color="auto" w:fill="E6E6E6"/>
          <w:rPrChange w:id="1768" w:author="Thomas Caspari" w:date="2017-10-12T16:24:00Z">
            <w:rPr>
              <w:color w:val="2B579A"/>
              <w:shd w:val="clear" w:color="auto" w:fill="E6E6E6"/>
            </w:rPr>
          </w:rPrChange>
        </w:rPr>
        <w:t>cutanic horizon</w:t>
      </w:r>
      <w:r>
        <w:t xml:space="preserve"> that within or immediately beneath has </w:t>
      </w:r>
      <w:r w:rsidRPr="00C309C8">
        <w:rPr>
          <w:color w:val="2B579A"/>
          <w:u w:val="single"/>
          <w:shd w:val="clear" w:color="auto" w:fill="E6E6E6"/>
          <w:rPrChange w:id="1769" w:author="Thomas Caspari" w:date="2017-10-12T16:24:00Z">
            <w:rPr>
              <w:color w:val="2B579A"/>
              <w:shd w:val="clear" w:color="auto" w:fill="E6E6E6"/>
            </w:rPr>
          </w:rPrChange>
        </w:rPr>
        <w:t>sodic features</w:t>
      </w:r>
      <w:r>
        <w:t>.</w:t>
      </w:r>
    </w:p>
    <w:p w14:paraId="0BE91C39" w14:textId="77777777" w:rsidR="00174C4D" w:rsidRDefault="008F760C">
      <w:pPr>
        <w:spacing w:after="286" w:line="265" w:lineRule="auto"/>
        <w:ind w:left="10" w:right="57" w:hanging="10"/>
        <w:jc w:val="right"/>
      </w:pPr>
      <w:r>
        <w:rPr>
          <w:b/>
        </w:rPr>
        <w:t xml:space="preserve">Argillic-sodic </w:t>
      </w:r>
      <w:r w:rsidR="00A50611">
        <w:rPr>
          <w:b/>
        </w:rPr>
        <w:t>D</w:t>
      </w:r>
      <w:r>
        <w:rPr>
          <w:b/>
        </w:rPr>
        <w:t>uric Pallic Soils</w:t>
      </w:r>
    </w:p>
    <w:p w14:paraId="0BE91C3A" w14:textId="77777777" w:rsidR="00174C4D" w:rsidRDefault="008F760C" w:rsidP="00A50611">
      <w:pPr>
        <w:tabs>
          <w:tab w:val="center" w:pos="3721"/>
        </w:tabs>
        <w:spacing w:after="41"/>
        <w:ind w:left="1418" w:hanging="851"/>
        <w:jc w:val="left"/>
      </w:pPr>
      <w:r>
        <w:rPr>
          <w:b/>
        </w:rPr>
        <w:t>P</w:t>
      </w:r>
      <w:r w:rsidR="00A50611">
        <w:rPr>
          <w:b/>
        </w:rPr>
        <w:t>U</w:t>
      </w:r>
      <w:r>
        <w:rPr>
          <w:b/>
        </w:rPr>
        <w:t>J</w:t>
      </w:r>
      <w:r>
        <w:t xml:space="preserve"> </w:t>
      </w:r>
      <w:r>
        <w:tab/>
        <w:t xml:space="preserve">Other soils that have an </w:t>
      </w:r>
      <w:r w:rsidRPr="00C309C8">
        <w:rPr>
          <w:color w:val="2B579A"/>
          <w:u w:val="single"/>
          <w:shd w:val="clear" w:color="auto" w:fill="E6E6E6"/>
          <w:rPrChange w:id="1770" w:author="Thomas Caspari" w:date="2017-10-12T16:24:00Z">
            <w:rPr>
              <w:color w:val="2B579A"/>
              <w:shd w:val="clear" w:color="auto" w:fill="E6E6E6"/>
            </w:rPr>
          </w:rPrChange>
        </w:rPr>
        <w:t>argillic horizon</w:t>
      </w:r>
      <w:r>
        <w:t>.</w:t>
      </w:r>
    </w:p>
    <w:p w14:paraId="0BE91C3B" w14:textId="77777777" w:rsidR="00174C4D" w:rsidRDefault="008F760C">
      <w:pPr>
        <w:spacing w:after="286" w:line="265" w:lineRule="auto"/>
        <w:ind w:left="10" w:right="57" w:hanging="10"/>
        <w:jc w:val="right"/>
      </w:pPr>
      <w:r>
        <w:rPr>
          <w:b/>
        </w:rPr>
        <w:t xml:space="preserve">Argillic </w:t>
      </w:r>
      <w:r w:rsidR="00A50611">
        <w:rPr>
          <w:b/>
        </w:rPr>
        <w:t>D</w:t>
      </w:r>
      <w:r>
        <w:rPr>
          <w:b/>
        </w:rPr>
        <w:t>uric Pallic Soils</w:t>
      </w:r>
    </w:p>
    <w:p w14:paraId="0BE91C3C" w14:textId="77777777" w:rsidR="00174C4D" w:rsidRDefault="008F760C" w:rsidP="00A50611">
      <w:pPr>
        <w:tabs>
          <w:tab w:val="center" w:pos="834"/>
          <w:tab w:val="center" w:pos="2074"/>
        </w:tabs>
        <w:spacing w:after="9"/>
        <w:ind w:left="1418" w:hanging="851"/>
        <w:jc w:val="left"/>
      </w:pPr>
      <w:r>
        <w:rPr>
          <w:rFonts w:ascii="Calibri" w:eastAsia="Calibri" w:hAnsi="Calibri" w:cs="Calibri"/>
          <w:color w:val="000000"/>
          <w:sz w:val="22"/>
        </w:rPr>
        <w:tab/>
      </w:r>
      <w:r w:rsidR="00A50611">
        <w:rPr>
          <w:b/>
        </w:rPr>
        <w:t>PUT</w:t>
      </w:r>
      <w:r>
        <w:t xml:space="preserve"> </w:t>
      </w:r>
      <w:r>
        <w:tab/>
        <w:t>Other soils.</w:t>
      </w:r>
    </w:p>
    <w:p w14:paraId="0BE91C3D" w14:textId="77777777" w:rsidR="00174C4D" w:rsidRDefault="00A50611">
      <w:pPr>
        <w:spacing w:after="160" w:line="265" w:lineRule="auto"/>
        <w:ind w:left="10" w:right="57" w:hanging="10"/>
        <w:jc w:val="right"/>
      </w:pPr>
      <w:r>
        <w:rPr>
          <w:b/>
        </w:rPr>
        <w:t>T</w:t>
      </w:r>
      <w:r w:rsidR="008F760C">
        <w:rPr>
          <w:b/>
        </w:rPr>
        <w:t xml:space="preserve">ypic </w:t>
      </w:r>
      <w:r>
        <w:rPr>
          <w:b/>
        </w:rPr>
        <w:t>D</w:t>
      </w:r>
      <w:r w:rsidR="008F760C">
        <w:rPr>
          <w:b/>
        </w:rPr>
        <w:t>uric Pallic Soils</w:t>
      </w:r>
    </w:p>
    <w:p w14:paraId="0BE91C3E" w14:textId="77777777" w:rsidR="00174C4D" w:rsidRDefault="008F760C" w:rsidP="00A50611">
      <w:pPr>
        <w:spacing w:after="212"/>
        <w:ind w:left="567" w:right="58" w:hanging="580"/>
      </w:pPr>
      <w:r>
        <w:rPr>
          <w:b/>
        </w:rPr>
        <w:t>PX</w:t>
      </w:r>
      <w:r>
        <w:t xml:space="preserve"> </w:t>
      </w:r>
      <w:r w:rsidR="00A50611">
        <w:tab/>
      </w:r>
      <w:r>
        <w:t>FRAGIC PALLIC SOILS</w:t>
      </w:r>
    </w:p>
    <w:p w14:paraId="0BE91C3F" w14:textId="77777777" w:rsidR="00174C4D" w:rsidRDefault="008F760C">
      <w:pPr>
        <w:ind w:left="554" w:right="58" w:hanging="567"/>
      </w:pPr>
      <w:r>
        <w:t xml:space="preserve"> </w:t>
      </w:r>
      <w:r w:rsidR="00A50611">
        <w:tab/>
      </w:r>
      <w:proofErr w:type="spellStart"/>
      <w:r>
        <w:t>Fragic</w:t>
      </w:r>
      <w:proofErr w:type="spellEnd"/>
      <w:r>
        <w:t xml:space="preserve"> Pallic Soils occur in soil materials that are predominantly silty. A </w:t>
      </w:r>
      <w:r w:rsidRPr="00C309C8">
        <w:rPr>
          <w:color w:val="2B579A"/>
          <w:u w:val="single"/>
          <w:shd w:val="clear" w:color="auto" w:fill="E6E6E6"/>
          <w:rPrChange w:id="1771" w:author="Thomas Caspari" w:date="2017-10-12T16:24:00Z">
            <w:rPr>
              <w:color w:val="2B579A"/>
              <w:shd w:val="clear" w:color="auto" w:fill="E6E6E6"/>
            </w:rPr>
          </w:rPrChange>
        </w:rPr>
        <w:t>fragipan</w:t>
      </w:r>
      <w:r>
        <w:t xml:space="preserve"> which severely restricts the movement of water and penetration of roots occurs below the base of the B horizon.</w:t>
      </w:r>
    </w:p>
    <w:p w14:paraId="0BE91C40" w14:textId="77777777" w:rsidR="00174C4D" w:rsidRDefault="008F760C" w:rsidP="00A50611">
      <w:pPr>
        <w:spacing w:after="63"/>
        <w:ind w:left="1418" w:right="58" w:hanging="852"/>
      </w:pPr>
      <w:r>
        <w:rPr>
          <w:b/>
        </w:rPr>
        <w:t>PXJ</w:t>
      </w:r>
      <w:r w:rsidR="00A50611">
        <w:rPr>
          <w:b/>
        </w:rPr>
        <w:t>N</w:t>
      </w:r>
      <w:r w:rsidR="00A50611">
        <w:rPr>
          <w:b/>
        </w:rPr>
        <w:tab/>
      </w:r>
      <w:proofErr w:type="spellStart"/>
      <w:r>
        <w:t>Fragic</w:t>
      </w:r>
      <w:proofErr w:type="spellEnd"/>
      <w:r>
        <w:t xml:space="preserve"> Pallic Soils that have </w:t>
      </w:r>
      <w:r>
        <w:rPr>
          <w:i/>
        </w:rPr>
        <w:t>both</w:t>
      </w:r>
    </w:p>
    <w:p w14:paraId="0BE91C41" w14:textId="77777777" w:rsidR="00174C4D" w:rsidRDefault="008F760C" w:rsidP="00A50611">
      <w:pPr>
        <w:numPr>
          <w:ilvl w:val="0"/>
          <w:numId w:val="146"/>
        </w:numPr>
        <w:spacing w:after="142"/>
        <w:ind w:left="1985" w:right="58" w:hanging="576"/>
      </w:pPr>
      <w:r>
        <w:t xml:space="preserve">an </w:t>
      </w:r>
      <w:r w:rsidRPr="00C309C8">
        <w:rPr>
          <w:color w:val="2B579A"/>
          <w:u w:val="single"/>
          <w:shd w:val="clear" w:color="auto" w:fill="E6E6E6"/>
          <w:rPrChange w:id="1772" w:author="Thomas Caspari" w:date="2017-10-12T16:25:00Z">
            <w:rPr>
              <w:color w:val="2B579A"/>
              <w:shd w:val="clear" w:color="auto" w:fill="E6E6E6"/>
            </w:rPr>
          </w:rPrChange>
        </w:rPr>
        <w:t>argillic</w:t>
      </w:r>
      <w:r>
        <w:t xml:space="preserve"> or </w:t>
      </w:r>
      <w:r w:rsidRPr="00C309C8">
        <w:rPr>
          <w:color w:val="2B579A"/>
          <w:u w:val="single"/>
          <w:shd w:val="clear" w:color="auto" w:fill="E6E6E6"/>
          <w:rPrChange w:id="1773" w:author="Thomas Caspari" w:date="2017-10-12T16:25:00Z">
            <w:rPr>
              <w:color w:val="2B579A"/>
              <w:shd w:val="clear" w:color="auto" w:fill="E6E6E6"/>
            </w:rPr>
          </w:rPrChange>
        </w:rPr>
        <w:t>cutanic horizon</w:t>
      </w:r>
      <w:r>
        <w:t xml:space="preserve"> overlying the </w:t>
      </w:r>
      <w:r w:rsidRPr="00C309C8">
        <w:rPr>
          <w:color w:val="2B579A"/>
          <w:u w:val="single"/>
          <w:shd w:val="clear" w:color="auto" w:fill="E6E6E6"/>
          <w:rPrChange w:id="1774" w:author="Thomas Caspari" w:date="2017-10-12T16:25:00Z">
            <w:rPr>
              <w:color w:val="2B579A"/>
              <w:shd w:val="clear" w:color="auto" w:fill="E6E6E6"/>
            </w:rPr>
          </w:rPrChange>
        </w:rPr>
        <w:t>fragipan</w:t>
      </w:r>
      <w:r>
        <w:t xml:space="preserve">, </w:t>
      </w:r>
      <w:r w:rsidRPr="00A50611">
        <w:t xml:space="preserve">and </w:t>
      </w:r>
    </w:p>
    <w:p w14:paraId="0BE91C42" w14:textId="77777777" w:rsidR="00174C4D" w:rsidRDefault="008F760C" w:rsidP="00A50611">
      <w:pPr>
        <w:numPr>
          <w:ilvl w:val="0"/>
          <w:numId w:val="146"/>
        </w:numPr>
        <w:spacing w:after="142"/>
        <w:ind w:left="1985" w:right="58" w:hanging="576"/>
      </w:pPr>
      <w:r w:rsidRPr="00C309C8">
        <w:rPr>
          <w:color w:val="2B579A"/>
          <w:u w:val="single"/>
          <w:shd w:val="clear" w:color="auto" w:fill="E6E6E6"/>
          <w:rPrChange w:id="1775" w:author="Thomas Caspari" w:date="2017-10-12T16:25:00Z">
            <w:rPr>
              <w:color w:val="2B579A"/>
              <w:shd w:val="clear" w:color="auto" w:fill="E6E6E6"/>
            </w:rPr>
          </w:rPrChange>
        </w:rPr>
        <w:t>sodic features</w:t>
      </w:r>
      <w:r>
        <w:t xml:space="preserve"> within or immediately above the </w:t>
      </w:r>
      <w:r w:rsidRPr="00C309C8">
        <w:rPr>
          <w:color w:val="2B579A"/>
          <w:u w:val="single"/>
          <w:shd w:val="clear" w:color="auto" w:fill="E6E6E6"/>
          <w:rPrChange w:id="1776" w:author="Thomas Caspari" w:date="2017-10-12T16:25:00Z">
            <w:rPr>
              <w:color w:val="2B579A"/>
              <w:shd w:val="clear" w:color="auto" w:fill="E6E6E6"/>
            </w:rPr>
          </w:rPrChange>
        </w:rPr>
        <w:t>fragipan</w:t>
      </w:r>
      <w:r>
        <w:t>.</w:t>
      </w:r>
    </w:p>
    <w:p w14:paraId="0BE91C43" w14:textId="77777777" w:rsidR="00174C4D" w:rsidRDefault="008F760C">
      <w:pPr>
        <w:spacing w:after="286" w:line="265" w:lineRule="auto"/>
        <w:ind w:left="10" w:right="57" w:hanging="10"/>
        <w:jc w:val="right"/>
      </w:pPr>
      <w:r>
        <w:rPr>
          <w:b/>
        </w:rPr>
        <w:t xml:space="preserve">Argillic-sodic </w:t>
      </w:r>
      <w:proofErr w:type="spellStart"/>
      <w:r w:rsidR="00A50611">
        <w:rPr>
          <w:b/>
        </w:rPr>
        <w:t>F</w:t>
      </w:r>
      <w:r>
        <w:rPr>
          <w:b/>
        </w:rPr>
        <w:t>ragic</w:t>
      </w:r>
      <w:proofErr w:type="spellEnd"/>
      <w:r>
        <w:rPr>
          <w:b/>
        </w:rPr>
        <w:t xml:space="preserve"> Pallic Soils</w:t>
      </w:r>
    </w:p>
    <w:p w14:paraId="0BE91C44" w14:textId="0A52D161" w:rsidR="00174C4D" w:rsidRDefault="5B3C88DD" w:rsidP="00A50611">
      <w:pPr>
        <w:spacing w:after="64"/>
        <w:ind w:left="1418" w:right="58" w:hanging="852"/>
      </w:pPr>
      <w:r w:rsidRPr="42F4C4E8">
        <w:rPr>
          <w:b/>
          <w:bCs/>
        </w:rPr>
        <w:t>PX</w:t>
      </w:r>
      <w:del w:id="1777" w:author="Andre Eger" w:date="2023-08-15T02:03:00Z">
        <w:r w:rsidRPr="42F4C4E8" w:rsidDel="008F760C">
          <w:rPr>
            <w:b/>
            <w:bCs/>
          </w:rPr>
          <w:delText>JM</w:delText>
        </w:r>
      </w:del>
      <w:ins w:id="1778" w:author="Andre Eger" w:date="2023-08-15T02:03:00Z">
        <w:r w:rsidR="41FAFA57" w:rsidRPr="42F4C4E8">
          <w:rPr>
            <w:b/>
            <w:bCs/>
          </w:rPr>
          <w:t>MJ</w:t>
        </w:r>
      </w:ins>
      <w:r>
        <w:tab/>
        <w:t xml:space="preserve">Other soils that have </w:t>
      </w:r>
      <w:r w:rsidRPr="42F4C4E8">
        <w:rPr>
          <w:i/>
          <w:iCs/>
        </w:rPr>
        <w:t>both</w:t>
      </w:r>
    </w:p>
    <w:p w14:paraId="0BE91C45" w14:textId="77777777" w:rsidR="00174C4D" w:rsidRDefault="008F760C" w:rsidP="00A50611">
      <w:pPr>
        <w:numPr>
          <w:ilvl w:val="0"/>
          <w:numId w:val="147"/>
        </w:numPr>
        <w:spacing w:after="142"/>
        <w:ind w:right="58" w:hanging="566"/>
      </w:pPr>
      <w:r>
        <w:t xml:space="preserve">an </w:t>
      </w:r>
      <w:r w:rsidRPr="00C309C8">
        <w:rPr>
          <w:color w:val="2B579A"/>
          <w:u w:val="single"/>
          <w:shd w:val="clear" w:color="auto" w:fill="E6E6E6"/>
          <w:rPrChange w:id="1779" w:author="Thomas Caspari" w:date="2017-10-12T16:25:00Z">
            <w:rPr>
              <w:color w:val="2B579A"/>
              <w:shd w:val="clear" w:color="auto" w:fill="E6E6E6"/>
            </w:rPr>
          </w:rPrChange>
        </w:rPr>
        <w:t>argillic horizon</w:t>
      </w:r>
      <w:r>
        <w:t xml:space="preserve"> overlying the </w:t>
      </w:r>
      <w:r w:rsidRPr="00C309C8">
        <w:rPr>
          <w:color w:val="2B579A"/>
          <w:u w:val="single"/>
          <w:shd w:val="clear" w:color="auto" w:fill="E6E6E6"/>
          <w:rPrChange w:id="1780" w:author="Thomas Caspari" w:date="2017-10-12T16:25:00Z">
            <w:rPr>
              <w:color w:val="2B579A"/>
              <w:shd w:val="clear" w:color="auto" w:fill="E6E6E6"/>
            </w:rPr>
          </w:rPrChange>
        </w:rPr>
        <w:t>fragipan</w:t>
      </w:r>
      <w:r>
        <w:t xml:space="preserve">, </w:t>
      </w:r>
      <w:r w:rsidRPr="00A50611">
        <w:t>and</w:t>
      </w:r>
    </w:p>
    <w:p w14:paraId="0BE91C46" w14:textId="77777777" w:rsidR="00174C4D" w:rsidRDefault="008F760C" w:rsidP="00A50611">
      <w:pPr>
        <w:numPr>
          <w:ilvl w:val="0"/>
          <w:numId w:val="147"/>
        </w:numPr>
        <w:spacing w:after="142"/>
        <w:ind w:right="58" w:hanging="566"/>
      </w:pPr>
      <w:r>
        <w:lastRenderedPageBreak/>
        <w:t xml:space="preserve">a </w:t>
      </w:r>
      <w:r w:rsidRPr="00C309C8">
        <w:rPr>
          <w:color w:val="2B579A"/>
          <w:u w:val="single"/>
          <w:shd w:val="clear" w:color="auto" w:fill="E6E6E6"/>
          <w:rPrChange w:id="1781" w:author="Thomas Caspari" w:date="2017-10-12T16:25:00Z">
            <w:rPr>
              <w:color w:val="2B579A"/>
              <w:shd w:val="clear" w:color="auto" w:fill="E6E6E6"/>
            </w:rPr>
          </w:rPrChange>
        </w:rPr>
        <w:t>mottled profile form</w:t>
      </w:r>
      <w:r>
        <w:t>.</w:t>
      </w:r>
    </w:p>
    <w:p w14:paraId="0BE91C47" w14:textId="072B596E" w:rsidR="00174C4D" w:rsidRDefault="008F760C">
      <w:pPr>
        <w:spacing w:after="286" w:line="265" w:lineRule="auto"/>
        <w:ind w:left="10" w:right="57" w:hanging="10"/>
        <w:jc w:val="right"/>
      </w:pPr>
      <w:del w:id="1782" w:author="Andre Eger" w:date="2023-08-15T02:03:00Z">
        <w:r w:rsidRPr="2DFBA46F" w:rsidDel="5B3C88DD">
          <w:rPr>
            <w:b/>
            <w:bCs/>
          </w:rPr>
          <w:delText>Argillic-m</w:delText>
        </w:r>
      </w:del>
      <w:ins w:id="1783" w:author="Andre Eger" w:date="2023-08-15T02:03:00Z">
        <w:r w:rsidR="12CB3E71" w:rsidRPr="2DFBA46F">
          <w:rPr>
            <w:b/>
            <w:bCs/>
          </w:rPr>
          <w:t>M</w:t>
        </w:r>
      </w:ins>
      <w:r w:rsidR="5B3C88DD" w:rsidRPr="2DFBA46F">
        <w:rPr>
          <w:b/>
          <w:bCs/>
        </w:rPr>
        <w:t>ottled</w:t>
      </w:r>
      <w:ins w:id="1784" w:author="Andre Eger" w:date="2023-08-15T02:03:00Z">
        <w:r w:rsidR="79E52612" w:rsidRPr="2DFBA46F">
          <w:rPr>
            <w:b/>
            <w:bCs/>
          </w:rPr>
          <w:t>-argillic</w:t>
        </w:r>
      </w:ins>
      <w:r w:rsidR="5B3C88DD" w:rsidRPr="2DFBA46F">
        <w:rPr>
          <w:b/>
          <w:bCs/>
        </w:rPr>
        <w:t xml:space="preserve"> </w:t>
      </w:r>
      <w:proofErr w:type="spellStart"/>
      <w:r w:rsidR="74B011B2" w:rsidRPr="2DFBA46F">
        <w:rPr>
          <w:b/>
          <w:bCs/>
        </w:rPr>
        <w:t>F</w:t>
      </w:r>
      <w:r w:rsidR="5B3C88DD" w:rsidRPr="2DFBA46F">
        <w:rPr>
          <w:b/>
          <w:bCs/>
        </w:rPr>
        <w:t>ragic</w:t>
      </w:r>
      <w:proofErr w:type="spellEnd"/>
      <w:r w:rsidR="5B3C88DD" w:rsidRPr="2DFBA46F">
        <w:rPr>
          <w:b/>
          <w:bCs/>
        </w:rPr>
        <w:t xml:space="preserve"> Pallic Soils</w:t>
      </w:r>
    </w:p>
    <w:p w14:paraId="0BE91C48" w14:textId="77777777" w:rsidR="00174C4D" w:rsidRDefault="008F760C" w:rsidP="00A50611">
      <w:pPr>
        <w:spacing w:after="63"/>
        <w:ind w:left="1418" w:right="58" w:hanging="852"/>
      </w:pPr>
      <w:r>
        <w:rPr>
          <w:b/>
        </w:rPr>
        <w:t>PXJC</w:t>
      </w:r>
      <w:r w:rsidR="00A50611">
        <w:tab/>
      </w:r>
      <w:r>
        <w:t xml:space="preserve">Other soils that have </w:t>
      </w:r>
      <w:r>
        <w:rPr>
          <w:i/>
        </w:rPr>
        <w:t>both</w:t>
      </w:r>
    </w:p>
    <w:p w14:paraId="0BE91C49" w14:textId="77777777" w:rsidR="00174C4D" w:rsidRDefault="008F760C" w:rsidP="00164344">
      <w:pPr>
        <w:numPr>
          <w:ilvl w:val="0"/>
          <w:numId w:val="92"/>
        </w:numPr>
        <w:spacing w:after="59"/>
        <w:ind w:right="58" w:hanging="566"/>
      </w:pPr>
      <w:r>
        <w:t xml:space="preserve">an </w:t>
      </w:r>
      <w:r w:rsidRPr="00C309C8">
        <w:rPr>
          <w:color w:val="2B579A"/>
          <w:u w:val="single"/>
          <w:shd w:val="clear" w:color="auto" w:fill="E6E6E6"/>
          <w:rPrChange w:id="1785" w:author="Thomas Caspari" w:date="2017-10-12T16:25:00Z">
            <w:rPr>
              <w:color w:val="2B579A"/>
              <w:shd w:val="clear" w:color="auto" w:fill="E6E6E6"/>
            </w:rPr>
          </w:rPrChange>
        </w:rPr>
        <w:t>argillic horizon</w:t>
      </w:r>
      <w:r>
        <w:t xml:space="preserve">, </w:t>
      </w:r>
      <w:r>
        <w:rPr>
          <w:i/>
        </w:rPr>
        <w:t xml:space="preserve">and </w:t>
      </w:r>
    </w:p>
    <w:p w14:paraId="0BE91C4A" w14:textId="77777777" w:rsidR="00174C4D" w:rsidRDefault="008F760C" w:rsidP="00164344">
      <w:pPr>
        <w:numPr>
          <w:ilvl w:val="0"/>
          <w:numId w:val="92"/>
        </w:numPr>
        <w:spacing w:after="59"/>
        <w:ind w:right="58" w:hanging="566"/>
      </w:pPr>
      <w:r>
        <w:t xml:space="preserve">a </w:t>
      </w:r>
      <w:r w:rsidRPr="00C309C8">
        <w:rPr>
          <w:color w:val="2B579A"/>
          <w:u w:val="single"/>
          <w:shd w:val="clear" w:color="auto" w:fill="E6E6E6"/>
          <w:rPrChange w:id="1786" w:author="Thomas Caspari" w:date="2017-10-12T16:25:00Z">
            <w:rPr>
              <w:color w:val="2B579A"/>
              <w:shd w:val="clear" w:color="auto" w:fill="E6E6E6"/>
            </w:rPr>
          </w:rPrChange>
        </w:rPr>
        <w:t>calcareous horizon</w:t>
      </w:r>
    </w:p>
    <w:p w14:paraId="0BE91C4B" w14:textId="77777777" w:rsidR="00174C4D" w:rsidRDefault="008F760C">
      <w:pPr>
        <w:spacing w:after="286" w:line="265" w:lineRule="auto"/>
        <w:ind w:left="10" w:right="57" w:hanging="10"/>
        <w:jc w:val="right"/>
      </w:pPr>
      <w:r>
        <w:rPr>
          <w:b/>
        </w:rPr>
        <w:t xml:space="preserve">Argillic-calcareous </w:t>
      </w:r>
      <w:proofErr w:type="spellStart"/>
      <w:r>
        <w:rPr>
          <w:b/>
        </w:rPr>
        <w:t>Fragic</w:t>
      </w:r>
      <w:proofErr w:type="spellEnd"/>
      <w:r>
        <w:rPr>
          <w:b/>
        </w:rPr>
        <w:t xml:space="preserve"> Pallic Soils</w:t>
      </w:r>
    </w:p>
    <w:p w14:paraId="0BE91C4C" w14:textId="77777777" w:rsidR="00174C4D" w:rsidRDefault="008F760C" w:rsidP="00A50611">
      <w:pPr>
        <w:tabs>
          <w:tab w:val="center" w:pos="783"/>
          <w:tab w:val="center" w:pos="4771"/>
        </w:tabs>
        <w:spacing w:after="41"/>
        <w:ind w:left="1418" w:hanging="851"/>
        <w:jc w:val="left"/>
      </w:pPr>
      <w:r>
        <w:rPr>
          <w:rFonts w:ascii="Calibri" w:eastAsia="Calibri" w:hAnsi="Calibri" w:cs="Calibri"/>
          <w:color w:val="000000"/>
          <w:sz w:val="22"/>
        </w:rPr>
        <w:tab/>
      </w:r>
      <w:r>
        <w:rPr>
          <w:b/>
        </w:rPr>
        <w:t>PXJ</w:t>
      </w:r>
      <w:r w:rsidR="00A50611">
        <w:rPr>
          <w:b/>
        </w:rPr>
        <w:tab/>
      </w:r>
      <w:r>
        <w:t xml:space="preserve">Other soils with an </w:t>
      </w:r>
      <w:r w:rsidRPr="00C309C8">
        <w:rPr>
          <w:color w:val="2B579A"/>
          <w:u w:val="single"/>
          <w:shd w:val="clear" w:color="auto" w:fill="E6E6E6"/>
          <w:rPrChange w:id="1787" w:author="Thomas Caspari" w:date="2017-10-12T16:25:00Z">
            <w:rPr>
              <w:color w:val="2B579A"/>
              <w:shd w:val="clear" w:color="auto" w:fill="E6E6E6"/>
            </w:rPr>
          </w:rPrChange>
        </w:rPr>
        <w:t>argillic horizon</w:t>
      </w:r>
      <w:r>
        <w:t xml:space="preserve"> overlying the </w:t>
      </w:r>
      <w:r w:rsidRPr="00C309C8">
        <w:rPr>
          <w:color w:val="2B579A"/>
          <w:u w:val="single"/>
          <w:shd w:val="clear" w:color="auto" w:fill="E6E6E6"/>
          <w:rPrChange w:id="1788" w:author="Thomas Caspari" w:date="2017-10-12T16:25:00Z">
            <w:rPr>
              <w:color w:val="2B579A"/>
              <w:shd w:val="clear" w:color="auto" w:fill="E6E6E6"/>
            </w:rPr>
          </w:rPrChange>
        </w:rPr>
        <w:t>fragipan</w:t>
      </w:r>
      <w:r>
        <w:t>.</w:t>
      </w:r>
    </w:p>
    <w:p w14:paraId="0BE91C4D" w14:textId="77777777" w:rsidR="00174C4D" w:rsidRDefault="008F760C">
      <w:pPr>
        <w:spacing w:after="286" w:line="265" w:lineRule="auto"/>
        <w:ind w:left="10" w:right="57" w:hanging="10"/>
        <w:jc w:val="right"/>
      </w:pPr>
      <w:r>
        <w:rPr>
          <w:b/>
        </w:rPr>
        <w:t xml:space="preserve">Argillic </w:t>
      </w:r>
      <w:proofErr w:type="spellStart"/>
      <w:r>
        <w:rPr>
          <w:b/>
        </w:rPr>
        <w:t>Fragic</w:t>
      </w:r>
      <w:proofErr w:type="spellEnd"/>
      <w:r>
        <w:rPr>
          <w:b/>
        </w:rPr>
        <w:t xml:space="preserve"> Pallic Soils</w:t>
      </w:r>
    </w:p>
    <w:p w14:paraId="0BE91C4E" w14:textId="77777777" w:rsidR="00174C4D" w:rsidRDefault="008F760C" w:rsidP="00A50611">
      <w:pPr>
        <w:spacing w:after="64"/>
        <w:ind w:left="1418" w:right="58" w:hanging="852"/>
      </w:pPr>
      <w:r>
        <w:rPr>
          <w:b/>
        </w:rPr>
        <w:t>PXMC</w:t>
      </w:r>
      <w:r>
        <w:t xml:space="preserve"> </w:t>
      </w:r>
      <w:r w:rsidR="00A50611">
        <w:tab/>
      </w:r>
      <w:r>
        <w:t xml:space="preserve">Other soils that have </w:t>
      </w:r>
      <w:r>
        <w:rPr>
          <w:i/>
        </w:rPr>
        <w:t>both</w:t>
      </w:r>
    </w:p>
    <w:p w14:paraId="0BE91C4F" w14:textId="77777777" w:rsidR="00174C4D" w:rsidRDefault="008F760C" w:rsidP="00164344">
      <w:pPr>
        <w:numPr>
          <w:ilvl w:val="0"/>
          <w:numId w:val="93"/>
        </w:numPr>
        <w:spacing w:after="59"/>
        <w:ind w:right="58" w:hanging="566"/>
      </w:pPr>
      <w:r>
        <w:t xml:space="preserve">a </w:t>
      </w:r>
      <w:r w:rsidRPr="00C309C8">
        <w:rPr>
          <w:color w:val="2B579A"/>
          <w:u w:val="single"/>
          <w:shd w:val="clear" w:color="auto" w:fill="E6E6E6"/>
          <w:rPrChange w:id="1789" w:author="Thomas Caspari" w:date="2017-10-12T16:25:00Z">
            <w:rPr>
              <w:color w:val="2B579A"/>
              <w:shd w:val="clear" w:color="auto" w:fill="E6E6E6"/>
            </w:rPr>
          </w:rPrChange>
        </w:rPr>
        <w:t>mottled profile form</w:t>
      </w:r>
      <w:r>
        <w:t xml:space="preserve">, </w:t>
      </w:r>
      <w:r>
        <w:rPr>
          <w:i/>
        </w:rPr>
        <w:t>and</w:t>
      </w:r>
    </w:p>
    <w:p w14:paraId="0BE91C50" w14:textId="5F408C75" w:rsidR="00174C4D" w:rsidRDefault="008F760C" w:rsidP="00164344">
      <w:pPr>
        <w:numPr>
          <w:ilvl w:val="0"/>
          <w:numId w:val="93"/>
        </w:numPr>
        <w:spacing w:after="0"/>
        <w:ind w:right="58" w:hanging="566"/>
      </w:pPr>
      <w:r>
        <w:t xml:space="preserve">a </w:t>
      </w:r>
      <w:r w:rsidRPr="00C309C8">
        <w:rPr>
          <w:color w:val="2B579A"/>
          <w:u w:val="single"/>
          <w:shd w:val="clear" w:color="auto" w:fill="E6E6E6"/>
          <w:rPrChange w:id="1790" w:author="Thomas Caspari" w:date="2017-10-12T16:25:00Z">
            <w:rPr>
              <w:color w:val="2B579A"/>
              <w:shd w:val="clear" w:color="auto" w:fill="E6E6E6"/>
            </w:rPr>
          </w:rPrChange>
        </w:rPr>
        <w:t>calcareous horizon</w:t>
      </w:r>
      <w:r>
        <w:t xml:space="preserve"> immediately beneath the </w:t>
      </w:r>
      <w:r w:rsidRPr="00C309C8">
        <w:rPr>
          <w:color w:val="2B579A"/>
          <w:u w:val="single"/>
          <w:shd w:val="clear" w:color="auto" w:fill="E6E6E6"/>
          <w:rPrChange w:id="1791" w:author="Thomas Caspari" w:date="2017-10-12T16:25:00Z">
            <w:rPr>
              <w:color w:val="2B579A"/>
              <w:shd w:val="clear" w:color="auto" w:fill="E6E6E6"/>
            </w:rPr>
          </w:rPrChange>
        </w:rPr>
        <w:t>fragipan</w:t>
      </w:r>
      <w:ins w:id="1792" w:author="Kirstin Deuss" w:date="2024-11-12T02:25:00Z">
        <w:r w:rsidR="11097512" w:rsidRPr="00C309C8">
          <w:rPr>
            <w:color w:val="2B579A"/>
            <w:u w:val="single"/>
            <w:shd w:val="clear" w:color="auto" w:fill="E6E6E6"/>
          </w:rPr>
          <w:t>,</w:t>
        </w:r>
      </w:ins>
      <w:r>
        <w:t xml:space="preserve"> or </w:t>
      </w:r>
      <w:r w:rsidRPr="00C309C8">
        <w:rPr>
          <w:color w:val="2B579A"/>
          <w:u w:val="single"/>
          <w:shd w:val="clear" w:color="auto" w:fill="E6E6E6"/>
          <w:rPrChange w:id="1793" w:author="Thomas Caspari" w:date="2017-10-12T16:25:00Z">
            <w:rPr>
              <w:color w:val="2B579A"/>
              <w:shd w:val="clear" w:color="auto" w:fill="E6E6E6"/>
            </w:rPr>
          </w:rPrChange>
        </w:rPr>
        <w:t>calcareous material</w:t>
      </w:r>
      <w:r>
        <w:t xml:space="preserve"> within prism interiors of the </w:t>
      </w:r>
      <w:r w:rsidRPr="00C309C8">
        <w:rPr>
          <w:color w:val="2B579A"/>
          <w:u w:val="single"/>
          <w:shd w:val="clear" w:color="auto" w:fill="E6E6E6"/>
          <w:rPrChange w:id="1794" w:author="Thomas Caspari" w:date="2017-10-12T16:25:00Z">
            <w:rPr>
              <w:color w:val="2B579A"/>
              <w:shd w:val="clear" w:color="auto" w:fill="E6E6E6"/>
            </w:rPr>
          </w:rPrChange>
        </w:rPr>
        <w:t>fragipan</w:t>
      </w:r>
      <w:r>
        <w:t>.</w:t>
      </w:r>
    </w:p>
    <w:p w14:paraId="0BE91C51" w14:textId="77777777" w:rsidR="00174C4D" w:rsidRDefault="008F760C">
      <w:pPr>
        <w:spacing w:after="286" w:line="265" w:lineRule="auto"/>
        <w:ind w:left="10" w:right="57" w:hanging="10"/>
        <w:jc w:val="right"/>
      </w:pPr>
      <w:r>
        <w:rPr>
          <w:b/>
        </w:rPr>
        <w:t xml:space="preserve">Mottled-calcareous </w:t>
      </w:r>
      <w:proofErr w:type="spellStart"/>
      <w:r>
        <w:rPr>
          <w:b/>
        </w:rPr>
        <w:t>Fragic</w:t>
      </w:r>
      <w:proofErr w:type="spellEnd"/>
      <w:r>
        <w:rPr>
          <w:b/>
        </w:rPr>
        <w:t xml:space="preserve"> Pallic Soils</w:t>
      </w:r>
    </w:p>
    <w:p w14:paraId="0BE91C52" w14:textId="77777777" w:rsidR="00174C4D" w:rsidRDefault="008F760C" w:rsidP="00A50611">
      <w:pPr>
        <w:spacing w:after="41"/>
        <w:ind w:left="1418" w:right="58" w:hanging="852"/>
      </w:pPr>
      <w:r>
        <w:rPr>
          <w:b/>
        </w:rPr>
        <w:t>PXM</w:t>
      </w:r>
      <w:r w:rsidR="00A50611">
        <w:tab/>
      </w:r>
      <w:r>
        <w:t xml:space="preserve">Other soils that have a </w:t>
      </w:r>
      <w:r w:rsidRPr="00C309C8">
        <w:rPr>
          <w:color w:val="2B579A"/>
          <w:u w:val="single"/>
          <w:shd w:val="clear" w:color="auto" w:fill="E6E6E6"/>
          <w:rPrChange w:id="1795" w:author="Thomas Caspari" w:date="2017-10-12T16:26:00Z">
            <w:rPr>
              <w:color w:val="2B579A"/>
              <w:shd w:val="clear" w:color="auto" w:fill="E6E6E6"/>
            </w:rPr>
          </w:rPrChange>
        </w:rPr>
        <w:t>mottled profile form</w:t>
      </w:r>
      <w:r>
        <w:t>.</w:t>
      </w:r>
    </w:p>
    <w:p w14:paraId="0BE91C53" w14:textId="77777777" w:rsidR="00174C4D" w:rsidRDefault="008F760C">
      <w:pPr>
        <w:spacing w:after="147" w:line="265" w:lineRule="auto"/>
        <w:ind w:left="10" w:right="57" w:hanging="10"/>
        <w:jc w:val="right"/>
      </w:pPr>
      <w:r>
        <w:rPr>
          <w:b/>
        </w:rPr>
        <w:t xml:space="preserve">Mottled </w:t>
      </w:r>
      <w:proofErr w:type="spellStart"/>
      <w:r>
        <w:rPr>
          <w:b/>
        </w:rPr>
        <w:t>Fragic</w:t>
      </w:r>
      <w:proofErr w:type="spellEnd"/>
      <w:r>
        <w:rPr>
          <w:b/>
        </w:rPr>
        <w:t xml:space="preserve"> Pallic Soils</w:t>
      </w:r>
    </w:p>
    <w:p w14:paraId="0BE91C54" w14:textId="77777777" w:rsidR="00174C4D" w:rsidRDefault="008F760C" w:rsidP="00A50611">
      <w:pPr>
        <w:spacing w:after="59"/>
        <w:ind w:left="1418" w:right="58" w:hanging="851"/>
      </w:pPr>
      <w:r>
        <w:rPr>
          <w:b/>
        </w:rPr>
        <w:t>PXCN</w:t>
      </w:r>
      <w:r w:rsidR="00A50611">
        <w:tab/>
      </w:r>
      <w:r>
        <w:t xml:space="preserve">Other soils that have </w:t>
      </w:r>
      <w:r>
        <w:rPr>
          <w:i/>
        </w:rPr>
        <w:t>both</w:t>
      </w:r>
    </w:p>
    <w:p w14:paraId="0BE91C55" w14:textId="77777777" w:rsidR="00174C4D" w:rsidRDefault="008F760C" w:rsidP="00164344">
      <w:pPr>
        <w:numPr>
          <w:ilvl w:val="0"/>
          <w:numId w:val="94"/>
        </w:numPr>
        <w:spacing w:after="63" w:line="249" w:lineRule="auto"/>
        <w:ind w:right="29" w:hanging="567"/>
        <w:jc w:val="left"/>
      </w:pPr>
      <w:r>
        <w:t xml:space="preserve">a </w:t>
      </w:r>
      <w:r w:rsidRPr="00C309C8">
        <w:rPr>
          <w:color w:val="2B579A"/>
          <w:u w:val="single"/>
          <w:shd w:val="clear" w:color="auto" w:fill="E6E6E6"/>
          <w:rPrChange w:id="1796" w:author="Thomas Caspari" w:date="2017-10-12T16:26:00Z">
            <w:rPr>
              <w:color w:val="2B579A"/>
              <w:shd w:val="clear" w:color="auto" w:fill="E6E6E6"/>
            </w:rPr>
          </w:rPrChange>
        </w:rPr>
        <w:t>calcareous horizon</w:t>
      </w:r>
      <w:r>
        <w:t xml:space="preserve"> immediately beneath the </w:t>
      </w:r>
      <w:r w:rsidRPr="00C309C8">
        <w:rPr>
          <w:color w:val="2B579A"/>
          <w:u w:val="single"/>
          <w:shd w:val="clear" w:color="auto" w:fill="E6E6E6"/>
          <w:rPrChange w:id="1797" w:author="Thomas Caspari" w:date="2017-10-12T16:26:00Z">
            <w:rPr>
              <w:color w:val="2B579A"/>
              <w:shd w:val="clear" w:color="auto" w:fill="E6E6E6"/>
            </w:rPr>
          </w:rPrChange>
        </w:rPr>
        <w:t>fragipan</w:t>
      </w:r>
      <w:r>
        <w:t xml:space="preserve"> or </w:t>
      </w:r>
      <w:r w:rsidRPr="00C309C8">
        <w:rPr>
          <w:color w:val="2B579A"/>
          <w:u w:val="single"/>
          <w:shd w:val="clear" w:color="auto" w:fill="E6E6E6"/>
          <w:rPrChange w:id="1798" w:author="Thomas Caspari" w:date="2017-10-12T16:26:00Z">
            <w:rPr>
              <w:color w:val="2B579A"/>
              <w:shd w:val="clear" w:color="auto" w:fill="E6E6E6"/>
            </w:rPr>
          </w:rPrChange>
        </w:rPr>
        <w:t>calcareous material</w:t>
      </w:r>
      <w:r>
        <w:t xml:space="preserve"> within prism interiors of the </w:t>
      </w:r>
      <w:r w:rsidRPr="00C309C8">
        <w:rPr>
          <w:color w:val="2B579A"/>
          <w:u w:val="single"/>
          <w:shd w:val="clear" w:color="auto" w:fill="E6E6E6"/>
          <w:rPrChange w:id="1799" w:author="Thomas Caspari" w:date="2017-10-12T16:26:00Z">
            <w:rPr>
              <w:color w:val="2B579A"/>
              <w:shd w:val="clear" w:color="auto" w:fill="E6E6E6"/>
            </w:rPr>
          </w:rPrChange>
        </w:rPr>
        <w:t>fragipan</w:t>
      </w:r>
      <w:r>
        <w:t xml:space="preserve">, </w:t>
      </w:r>
      <w:r>
        <w:rPr>
          <w:i/>
        </w:rPr>
        <w:t>and</w:t>
      </w:r>
    </w:p>
    <w:p w14:paraId="0BE91C56" w14:textId="734EBD24" w:rsidR="00174C4D" w:rsidRDefault="008F760C" w:rsidP="00164344">
      <w:pPr>
        <w:numPr>
          <w:ilvl w:val="0"/>
          <w:numId w:val="94"/>
        </w:numPr>
        <w:spacing w:after="0"/>
        <w:ind w:right="29" w:hanging="567"/>
        <w:jc w:val="left"/>
      </w:pPr>
      <w:r w:rsidRPr="00C309C8">
        <w:rPr>
          <w:color w:val="2B579A"/>
          <w:u w:val="single"/>
          <w:shd w:val="clear" w:color="auto" w:fill="E6E6E6"/>
          <w:rPrChange w:id="1800" w:author="Thomas Caspari" w:date="2017-10-12T16:26:00Z">
            <w:rPr>
              <w:color w:val="2B579A"/>
              <w:shd w:val="clear" w:color="auto" w:fill="E6E6E6"/>
            </w:rPr>
          </w:rPrChange>
        </w:rPr>
        <w:t>sodic features</w:t>
      </w:r>
      <w:r>
        <w:t xml:space="preserve"> within</w:t>
      </w:r>
      <w:ins w:id="1801" w:author="Kirstin Deuss" w:date="2024-11-12T02:25:00Z">
        <w:r w:rsidR="62E31150">
          <w:t>,</w:t>
        </w:r>
      </w:ins>
      <w:r>
        <w:t xml:space="preserve"> or immediately beneath</w:t>
      </w:r>
      <w:ins w:id="1802" w:author="Kirstin Deuss" w:date="2024-11-12T02:25:00Z">
        <w:r w:rsidR="4720A838">
          <w:t>,</w:t>
        </w:r>
      </w:ins>
      <w:r>
        <w:t xml:space="preserve"> the </w:t>
      </w:r>
      <w:r w:rsidRPr="00C309C8">
        <w:rPr>
          <w:color w:val="2B579A"/>
          <w:u w:val="single"/>
          <w:shd w:val="clear" w:color="auto" w:fill="E6E6E6"/>
          <w:rPrChange w:id="1803" w:author="Thomas Caspari" w:date="2017-10-12T16:26:00Z">
            <w:rPr>
              <w:color w:val="2B579A"/>
              <w:shd w:val="clear" w:color="auto" w:fill="E6E6E6"/>
            </w:rPr>
          </w:rPrChange>
        </w:rPr>
        <w:t>fragipan</w:t>
      </w:r>
      <w:r>
        <w:t>.</w:t>
      </w:r>
    </w:p>
    <w:p w14:paraId="0BE91C57" w14:textId="77777777" w:rsidR="00174C4D" w:rsidRDefault="008F760C">
      <w:pPr>
        <w:spacing w:after="0" w:line="265" w:lineRule="auto"/>
        <w:ind w:left="10" w:right="57" w:hanging="10"/>
        <w:jc w:val="right"/>
        <w:rPr>
          <w:b/>
        </w:rPr>
      </w:pPr>
      <w:r>
        <w:rPr>
          <w:b/>
        </w:rPr>
        <w:t xml:space="preserve">Calcareous-sodic </w:t>
      </w:r>
      <w:proofErr w:type="spellStart"/>
      <w:r>
        <w:rPr>
          <w:b/>
        </w:rPr>
        <w:t>Fragic</w:t>
      </w:r>
      <w:proofErr w:type="spellEnd"/>
      <w:r>
        <w:rPr>
          <w:b/>
        </w:rPr>
        <w:t xml:space="preserve"> Pallic Soils</w:t>
      </w:r>
    </w:p>
    <w:p w14:paraId="0BE91C58" w14:textId="77777777" w:rsidR="00642D43" w:rsidRDefault="00642D43">
      <w:pPr>
        <w:spacing w:after="0" w:line="265" w:lineRule="auto"/>
        <w:ind w:left="10" w:right="57" w:hanging="10"/>
        <w:jc w:val="right"/>
      </w:pPr>
    </w:p>
    <w:tbl>
      <w:tblPr>
        <w:tblStyle w:val="TableGrid1"/>
        <w:tblW w:w="8003" w:type="dxa"/>
        <w:tblInd w:w="567" w:type="dxa"/>
        <w:tblCellMar>
          <w:top w:w="1" w:type="dxa"/>
        </w:tblCellMar>
        <w:tblLook w:val="04A0" w:firstRow="1" w:lastRow="0" w:firstColumn="1" w:lastColumn="0" w:noHBand="0" w:noVBand="1"/>
      </w:tblPr>
      <w:tblGrid>
        <w:gridCol w:w="850"/>
        <w:gridCol w:w="7153"/>
      </w:tblGrid>
      <w:tr w:rsidR="00174C4D" w14:paraId="0BE91C5C" w14:textId="77777777" w:rsidTr="42F4C4E8">
        <w:trPr>
          <w:trHeight w:val="1295"/>
        </w:trPr>
        <w:tc>
          <w:tcPr>
            <w:tcW w:w="850" w:type="dxa"/>
            <w:tcBorders>
              <w:top w:val="nil"/>
              <w:left w:val="nil"/>
              <w:bottom w:val="nil"/>
              <w:right w:val="nil"/>
            </w:tcBorders>
          </w:tcPr>
          <w:p w14:paraId="0BE91C59" w14:textId="77777777" w:rsidR="00174C4D" w:rsidRDefault="008F760C">
            <w:pPr>
              <w:spacing w:after="0" w:line="259" w:lineRule="auto"/>
              <w:ind w:left="0" w:firstLine="0"/>
              <w:jc w:val="left"/>
            </w:pPr>
            <w:r>
              <w:rPr>
                <w:b/>
              </w:rPr>
              <w:t>PXC</w:t>
            </w:r>
            <w:r>
              <w:t xml:space="preserve"> </w:t>
            </w:r>
          </w:p>
        </w:tc>
        <w:tc>
          <w:tcPr>
            <w:tcW w:w="7153" w:type="dxa"/>
            <w:tcBorders>
              <w:top w:val="nil"/>
              <w:left w:val="nil"/>
              <w:bottom w:val="nil"/>
              <w:right w:val="nil"/>
            </w:tcBorders>
          </w:tcPr>
          <w:p w14:paraId="0BE91C5A" w14:textId="2FE70277" w:rsidR="00174C4D" w:rsidRDefault="008F760C">
            <w:pPr>
              <w:spacing w:after="0" w:line="239" w:lineRule="auto"/>
              <w:ind w:left="0" w:firstLine="0"/>
              <w:jc w:val="left"/>
            </w:pPr>
            <w:r>
              <w:t xml:space="preserve">Other soils that have a </w:t>
            </w:r>
            <w:r w:rsidRPr="00C309C8">
              <w:rPr>
                <w:color w:val="2B579A"/>
                <w:u w:val="single"/>
                <w:shd w:val="clear" w:color="auto" w:fill="E6E6E6"/>
                <w:rPrChange w:id="1804" w:author="Thomas Caspari" w:date="2017-10-12T16:26:00Z">
                  <w:rPr>
                    <w:color w:val="2B579A"/>
                    <w:shd w:val="clear" w:color="auto" w:fill="E6E6E6"/>
                  </w:rPr>
                </w:rPrChange>
              </w:rPr>
              <w:t>calcareous horizon</w:t>
            </w:r>
            <w:r>
              <w:t xml:space="preserve"> immediately beneath the </w:t>
            </w:r>
            <w:r w:rsidRPr="00C309C8">
              <w:rPr>
                <w:color w:val="2B579A"/>
                <w:u w:val="single"/>
                <w:shd w:val="clear" w:color="auto" w:fill="E6E6E6"/>
                <w:rPrChange w:id="1805" w:author="Thomas Caspari" w:date="2017-10-12T16:26:00Z">
                  <w:rPr>
                    <w:color w:val="2B579A"/>
                    <w:shd w:val="clear" w:color="auto" w:fill="E6E6E6"/>
                  </w:rPr>
                </w:rPrChange>
              </w:rPr>
              <w:t>fragipan</w:t>
            </w:r>
            <w:ins w:id="1806" w:author="Kirstin Deuss" w:date="2024-11-12T02:25:00Z">
              <w:r w:rsidR="70B5C3EC" w:rsidRPr="00C309C8">
                <w:rPr>
                  <w:color w:val="2B579A"/>
                  <w:u w:val="single"/>
                  <w:shd w:val="clear" w:color="auto" w:fill="E6E6E6"/>
                </w:rPr>
                <w:t>,</w:t>
              </w:r>
            </w:ins>
            <w:r>
              <w:t xml:space="preserve"> or </w:t>
            </w:r>
            <w:r w:rsidRPr="00C309C8">
              <w:rPr>
                <w:color w:val="2B579A"/>
                <w:u w:val="single"/>
                <w:shd w:val="clear" w:color="auto" w:fill="E6E6E6"/>
                <w:rPrChange w:id="1807" w:author="Thomas Caspari" w:date="2017-10-12T16:26:00Z">
                  <w:rPr>
                    <w:color w:val="2B579A"/>
                    <w:shd w:val="clear" w:color="auto" w:fill="E6E6E6"/>
                  </w:rPr>
                </w:rPrChange>
              </w:rPr>
              <w:t>calcareous material</w:t>
            </w:r>
            <w:r>
              <w:t xml:space="preserve"> within prism interiors of the </w:t>
            </w:r>
            <w:r w:rsidRPr="00C309C8">
              <w:rPr>
                <w:color w:val="2B579A"/>
                <w:u w:val="single"/>
                <w:shd w:val="clear" w:color="auto" w:fill="E6E6E6"/>
                <w:rPrChange w:id="1808" w:author="Thomas Caspari" w:date="2017-10-12T16:26:00Z">
                  <w:rPr>
                    <w:color w:val="2B579A"/>
                    <w:shd w:val="clear" w:color="auto" w:fill="E6E6E6"/>
                  </w:rPr>
                </w:rPrChange>
              </w:rPr>
              <w:t>fragipan</w:t>
            </w:r>
            <w:r>
              <w:t>.</w:t>
            </w:r>
          </w:p>
          <w:p w14:paraId="0BE91C5B" w14:textId="77777777" w:rsidR="00174C4D" w:rsidRDefault="008F760C">
            <w:pPr>
              <w:spacing w:after="0" w:line="259" w:lineRule="auto"/>
              <w:ind w:left="0" w:right="66" w:firstLine="0"/>
              <w:jc w:val="right"/>
            </w:pPr>
            <w:r>
              <w:rPr>
                <w:b/>
              </w:rPr>
              <w:t xml:space="preserve">Calcareous </w:t>
            </w:r>
            <w:proofErr w:type="spellStart"/>
            <w:r>
              <w:rPr>
                <w:b/>
              </w:rPr>
              <w:t>Fragic</w:t>
            </w:r>
            <w:proofErr w:type="spellEnd"/>
            <w:r>
              <w:rPr>
                <w:b/>
              </w:rPr>
              <w:t xml:space="preserve"> Pallic Soils</w:t>
            </w:r>
          </w:p>
        </w:tc>
      </w:tr>
      <w:tr w:rsidR="00174C4D" w14:paraId="0BE91C5F" w14:textId="77777777" w:rsidTr="42F4C4E8">
        <w:trPr>
          <w:trHeight w:val="400"/>
        </w:trPr>
        <w:tc>
          <w:tcPr>
            <w:tcW w:w="850" w:type="dxa"/>
            <w:tcBorders>
              <w:top w:val="nil"/>
              <w:left w:val="nil"/>
              <w:bottom w:val="nil"/>
              <w:right w:val="nil"/>
            </w:tcBorders>
          </w:tcPr>
          <w:p w14:paraId="0BE91C5D" w14:textId="77777777" w:rsidR="00174C4D" w:rsidRDefault="008F760C">
            <w:pPr>
              <w:spacing w:after="0" w:line="259" w:lineRule="auto"/>
              <w:ind w:left="0" w:firstLine="0"/>
              <w:jc w:val="left"/>
            </w:pPr>
            <w:r>
              <w:rPr>
                <w:b/>
              </w:rPr>
              <w:t>PXT</w:t>
            </w:r>
            <w:r>
              <w:t xml:space="preserve"> </w:t>
            </w:r>
          </w:p>
        </w:tc>
        <w:tc>
          <w:tcPr>
            <w:tcW w:w="7153" w:type="dxa"/>
            <w:tcBorders>
              <w:top w:val="nil"/>
              <w:left w:val="nil"/>
              <w:bottom w:val="nil"/>
              <w:right w:val="nil"/>
            </w:tcBorders>
          </w:tcPr>
          <w:p w14:paraId="0BE91C5E" w14:textId="77777777" w:rsidR="00174C4D" w:rsidRDefault="008F760C">
            <w:pPr>
              <w:spacing w:after="0" w:line="259" w:lineRule="auto"/>
              <w:ind w:left="0" w:firstLine="0"/>
              <w:jc w:val="left"/>
            </w:pPr>
            <w:r>
              <w:t>Other soils.</w:t>
            </w:r>
          </w:p>
        </w:tc>
      </w:tr>
    </w:tbl>
    <w:p w14:paraId="0BE91C60" w14:textId="77777777" w:rsidR="00174C4D" w:rsidRDefault="008F760C">
      <w:pPr>
        <w:spacing w:after="148" w:line="265" w:lineRule="auto"/>
        <w:ind w:left="10" w:right="57" w:hanging="10"/>
        <w:jc w:val="right"/>
      </w:pPr>
      <w:r>
        <w:rPr>
          <w:b/>
        </w:rPr>
        <w:t xml:space="preserve">Typic </w:t>
      </w:r>
      <w:proofErr w:type="spellStart"/>
      <w:r>
        <w:rPr>
          <w:b/>
        </w:rPr>
        <w:t>Fragic</w:t>
      </w:r>
      <w:proofErr w:type="spellEnd"/>
      <w:r>
        <w:rPr>
          <w:b/>
        </w:rPr>
        <w:t xml:space="preserve"> Pallic Soils</w:t>
      </w:r>
    </w:p>
    <w:p w14:paraId="0BE91C61" w14:textId="77777777" w:rsidR="00174C4D" w:rsidRDefault="008F760C" w:rsidP="00642D43">
      <w:pPr>
        <w:ind w:left="567" w:right="58" w:hanging="576"/>
      </w:pPr>
      <w:r>
        <w:rPr>
          <w:b/>
        </w:rPr>
        <w:t>PL</w:t>
      </w:r>
      <w:r w:rsidR="00642D43">
        <w:rPr>
          <w:b/>
        </w:rPr>
        <w:tab/>
      </w:r>
      <w:r>
        <w:t>LAMINAR PALLIC SOILS</w:t>
      </w:r>
    </w:p>
    <w:p w14:paraId="0BE91C62" w14:textId="77777777" w:rsidR="00174C4D" w:rsidRDefault="008F760C">
      <w:pPr>
        <w:ind w:left="554" w:right="58" w:hanging="567"/>
      </w:pPr>
      <w:r>
        <w:t xml:space="preserve"> </w:t>
      </w:r>
      <w:r w:rsidR="00642D43">
        <w:tab/>
      </w:r>
      <w:r>
        <w:t xml:space="preserve">Laminar Pallic Soils occur predominantly in fine sandy or silty loess or alluvium. Although rooting is impeded in the subsurface horizons it is not restricted to the degree that it is in a </w:t>
      </w:r>
      <w:r w:rsidRPr="00C309C8">
        <w:rPr>
          <w:color w:val="2B579A"/>
          <w:u w:val="single"/>
          <w:shd w:val="clear" w:color="auto" w:fill="E6E6E6"/>
          <w:rPrChange w:id="1809" w:author="Thomas Caspari" w:date="2017-10-12T16:26:00Z">
            <w:rPr>
              <w:color w:val="2B579A"/>
              <w:shd w:val="clear" w:color="auto" w:fill="E6E6E6"/>
            </w:rPr>
          </w:rPrChange>
        </w:rPr>
        <w:t>fragipan</w:t>
      </w:r>
      <w:r>
        <w:t>. The soils are generally slowly permeable.</w:t>
      </w:r>
    </w:p>
    <w:p w14:paraId="0BE91C63" w14:textId="72427AE4" w:rsidR="00174C4D" w:rsidRDefault="008F760C" w:rsidP="00642D43">
      <w:pPr>
        <w:tabs>
          <w:tab w:val="center" w:pos="855"/>
          <w:tab w:val="center" w:pos="4458"/>
        </w:tabs>
        <w:spacing w:after="41"/>
        <w:ind w:left="1418" w:hanging="1418"/>
        <w:jc w:val="left"/>
      </w:pPr>
      <w:r>
        <w:rPr>
          <w:rFonts w:ascii="Calibri" w:eastAsia="Calibri" w:hAnsi="Calibri" w:cs="Calibri"/>
          <w:color w:val="000000"/>
          <w:sz w:val="22"/>
        </w:rPr>
        <w:tab/>
      </w:r>
      <w:r w:rsidRPr="4CD974F3">
        <w:rPr>
          <w:b/>
          <w:bCs/>
        </w:rPr>
        <w:t>PLM</w:t>
      </w:r>
      <w:r w:rsidR="00642D43">
        <w:rPr>
          <w:b/>
        </w:rPr>
        <w:tab/>
      </w:r>
      <w:ins w:id="1810" w:author="Balin Robertson" w:date="2024-10-16T01:00:00Z">
        <w:r w:rsidR="00642D43">
          <w:tab/>
        </w:r>
      </w:ins>
      <w:r w:rsidRPr="4CD974F3">
        <w:rPr>
          <w:shd w:val="clear" w:color="auto" w:fill="E6E6E6"/>
        </w:rPr>
        <w:t xml:space="preserve">Laminar Pallic Soils that have a </w:t>
      </w:r>
      <w:r w:rsidRPr="4CD974F3">
        <w:rPr>
          <w:color w:val="2B579A"/>
          <w:u w:val="single"/>
          <w:rPrChange w:id="1811" w:author="Thomas Caspari" w:date="2017-10-12T16:26:00Z">
            <w:rPr>
              <w:color w:val="2B579A"/>
              <w:shd w:val="clear" w:color="auto" w:fill="E6E6E6"/>
            </w:rPr>
          </w:rPrChange>
        </w:rPr>
        <w:t>mottled profile form</w:t>
      </w:r>
      <w:r>
        <w:t>.</w:t>
      </w:r>
    </w:p>
    <w:p w14:paraId="0BE91C64" w14:textId="77777777" w:rsidR="00174C4D" w:rsidRDefault="008F760C">
      <w:pPr>
        <w:spacing w:after="286" w:line="265" w:lineRule="auto"/>
        <w:ind w:left="10" w:right="57" w:hanging="10"/>
        <w:jc w:val="right"/>
      </w:pPr>
      <w:r>
        <w:rPr>
          <w:b/>
        </w:rPr>
        <w:t>Mottled Laminar Pallic Soils</w:t>
      </w:r>
    </w:p>
    <w:p w14:paraId="0BE91C65" w14:textId="77777777" w:rsidR="00174C4D" w:rsidRDefault="008F760C" w:rsidP="00642D43">
      <w:pPr>
        <w:tabs>
          <w:tab w:val="center" w:pos="819"/>
          <w:tab w:val="center" w:pos="3849"/>
        </w:tabs>
        <w:spacing w:after="41"/>
        <w:ind w:left="1418" w:hanging="851"/>
        <w:jc w:val="left"/>
      </w:pPr>
      <w:r>
        <w:rPr>
          <w:rFonts w:ascii="Calibri" w:eastAsia="Calibri" w:hAnsi="Calibri" w:cs="Calibri"/>
          <w:color w:val="000000"/>
          <w:sz w:val="22"/>
        </w:rPr>
        <w:lastRenderedPageBreak/>
        <w:tab/>
      </w:r>
      <w:r>
        <w:rPr>
          <w:b/>
        </w:rPr>
        <w:t>PLC</w:t>
      </w:r>
      <w:r w:rsidR="00642D43">
        <w:rPr>
          <w:b/>
        </w:rPr>
        <w:tab/>
      </w:r>
      <w:r>
        <w:t xml:space="preserve">Other soils that have a </w:t>
      </w:r>
      <w:r w:rsidRPr="00C309C8">
        <w:rPr>
          <w:color w:val="2B579A"/>
          <w:u w:val="single"/>
          <w:shd w:val="clear" w:color="auto" w:fill="E6E6E6"/>
          <w:rPrChange w:id="1812" w:author="Thomas Caspari" w:date="2017-10-12T16:26:00Z">
            <w:rPr>
              <w:color w:val="2B579A"/>
              <w:shd w:val="clear" w:color="auto" w:fill="E6E6E6"/>
            </w:rPr>
          </w:rPrChange>
        </w:rPr>
        <w:t>calcareous horizon</w:t>
      </w:r>
      <w:r>
        <w:t>.</w:t>
      </w:r>
    </w:p>
    <w:p w14:paraId="0BE91C68" w14:textId="5A1185DE" w:rsidR="00642D43" w:rsidRDefault="008F760C" w:rsidP="009B0072">
      <w:pPr>
        <w:spacing w:after="0" w:line="264" w:lineRule="auto"/>
        <w:ind w:right="57" w:hanging="11"/>
        <w:jc w:val="right"/>
        <w:rPr>
          <w:rFonts w:ascii="Calibri" w:eastAsia="Calibri" w:hAnsi="Calibri" w:cs="Calibri"/>
          <w:color w:val="000000"/>
          <w:sz w:val="22"/>
        </w:rPr>
      </w:pPr>
      <w:r>
        <w:rPr>
          <w:b/>
        </w:rPr>
        <w:t>Calcareous Laminar Pallic Soils</w:t>
      </w:r>
    </w:p>
    <w:p w14:paraId="0BE91C69" w14:textId="77777777" w:rsidR="00174C4D" w:rsidRDefault="008F760C" w:rsidP="00642D43">
      <w:pPr>
        <w:tabs>
          <w:tab w:val="center" w:pos="803"/>
          <w:tab w:val="center" w:pos="2074"/>
        </w:tabs>
        <w:spacing w:after="9"/>
        <w:ind w:left="1418" w:hanging="851"/>
        <w:jc w:val="left"/>
      </w:pPr>
      <w:r>
        <w:rPr>
          <w:b/>
        </w:rPr>
        <w:t>PLT</w:t>
      </w:r>
      <w:r>
        <w:t xml:space="preserve"> </w:t>
      </w:r>
      <w:r>
        <w:tab/>
        <w:t>Other soils.</w:t>
      </w:r>
    </w:p>
    <w:p w14:paraId="0BE91C6A" w14:textId="77777777" w:rsidR="00642D43" w:rsidRPr="00C22C03" w:rsidRDefault="008F760C" w:rsidP="00C22C03">
      <w:pPr>
        <w:spacing w:after="0" w:line="265" w:lineRule="auto"/>
        <w:ind w:left="10" w:right="57" w:hanging="10"/>
        <w:jc w:val="right"/>
        <w:rPr>
          <w:b/>
        </w:rPr>
      </w:pPr>
      <w:r w:rsidRPr="00C22C03">
        <w:rPr>
          <w:b/>
        </w:rPr>
        <w:t>Typic Laminar Pallic Soils</w:t>
      </w:r>
    </w:p>
    <w:p w14:paraId="0BE91C6B" w14:textId="77777777" w:rsidR="00174C4D" w:rsidRPr="00C22C03" w:rsidRDefault="008F760C" w:rsidP="00C22C03">
      <w:pPr>
        <w:ind w:left="567" w:right="58" w:hanging="576"/>
        <w:rPr>
          <w:b/>
        </w:rPr>
      </w:pPr>
      <w:r w:rsidRPr="00C22C03">
        <w:rPr>
          <w:b/>
        </w:rPr>
        <w:t>PJ</w:t>
      </w:r>
      <w:r>
        <w:rPr>
          <w:b/>
        </w:rPr>
        <w:t xml:space="preserve"> </w:t>
      </w:r>
      <w:r>
        <w:rPr>
          <w:b/>
        </w:rPr>
        <w:tab/>
      </w:r>
      <w:r w:rsidRPr="00C22C03">
        <w:t>ARGILLIC PALLIC SOILS</w:t>
      </w:r>
    </w:p>
    <w:p w14:paraId="0BE91C6C" w14:textId="58C343C9" w:rsidR="00174C4D" w:rsidRDefault="008F760C" w:rsidP="00642D43">
      <w:pPr>
        <w:ind w:left="554" w:right="58" w:hanging="566"/>
      </w:pPr>
      <w:r>
        <w:t xml:space="preserve"> </w:t>
      </w:r>
      <w:r w:rsidR="00642D43">
        <w:tab/>
      </w:r>
      <w:r>
        <w:t xml:space="preserve">Argillic Pallic Soils have no </w:t>
      </w:r>
      <w:r w:rsidRPr="00C309C8">
        <w:rPr>
          <w:color w:val="2B579A"/>
          <w:u w:val="single"/>
          <w:shd w:val="clear" w:color="auto" w:fill="E6E6E6"/>
          <w:rPrChange w:id="1813" w:author="Thomas Caspari" w:date="2017-10-12T16:27:00Z">
            <w:rPr>
              <w:color w:val="2B579A"/>
              <w:shd w:val="clear" w:color="auto" w:fill="E6E6E6"/>
            </w:rPr>
          </w:rPrChange>
        </w:rPr>
        <w:t>fragipan</w:t>
      </w:r>
      <w:r>
        <w:t xml:space="preserve"> or </w:t>
      </w:r>
      <w:proofErr w:type="spellStart"/>
      <w:r w:rsidRPr="00C309C8">
        <w:rPr>
          <w:color w:val="2B579A"/>
          <w:u w:val="single"/>
          <w:shd w:val="clear" w:color="auto" w:fill="E6E6E6"/>
          <w:rPrChange w:id="1814" w:author="Thomas Caspari" w:date="2017-10-12T16:27:00Z">
            <w:rPr>
              <w:color w:val="2B579A"/>
              <w:shd w:val="clear" w:color="auto" w:fill="E6E6E6"/>
            </w:rPr>
          </w:rPrChange>
        </w:rPr>
        <w:t>duric</w:t>
      </w:r>
      <w:proofErr w:type="spellEnd"/>
      <w:r w:rsidRPr="00C309C8">
        <w:rPr>
          <w:color w:val="2B579A"/>
          <w:u w:val="single"/>
          <w:shd w:val="clear" w:color="auto" w:fill="E6E6E6"/>
          <w:rPrChange w:id="1815" w:author="Thomas Caspari" w:date="2017-10-12T16:27:00Z">
            <w:rPr>
              <w:color w:val="2B579A"/>
              <w:shd w:val="clear" w:color="auto" w:fill="E6E6E6"/>
            </w:rPr>
          </w:rPrChange>
        </w:rPr>
        <w:t xml:space="preserve"> horizon</w:t>
      </w:r>
      <w:r>
        <w:t xml:space="preserve"> but have a clay</w:t>
      </w:r>
      <w:r w:rsidR="00F275DD">
        <w:t>-</w:t>
      </w:r>
      <w:r>
        <w:t xml:space="preserve">enriched B horizon in which clay coatings occur predominantly on polyhedral, blocky or prismatic ped surfaces, on </w:t>
      </w:r>
      <w:ins w:id="1816" w:author="Andre Eger [2]" w:date="2024-11-13T16:25:00Z" w16du:dateUtc="2024-11-13T03:25:00Z">
        <w:r w:rsidR="00875117">
          <w:t xml:space="preserve">surfaces of </w:t>
        </w:r>
      </w:ins>
      <w:ins w:id="1817" w:author="Andre Eger [2]" w:date="2024-11-13T16:24:00Z" w16du:dateUtc="2024-11-13T03:24:00Z">
        <w:r w:rsidR="00875117">
          <w:t>coarse rock fragments</w:t>
        </w:r>
        <w:r w:rsidR="00875117" w:rsidDel="00875117">
          <w:t xml:space="preserve"> </w:t>
        </w:r>
      </w:ins>
      <w:del w:id="1818" w:author="Andre Eger [2]" w:date="2024-11-13T16:24:00Z" w16du:dateUtc="2024-11-13T03:24:00Z">
        <w:r w:rsidDel="00875117">
          <w:delText xml:space="preserve">gravel </w:delText>
        </w:r>
      </w:del>
      <w:del w:id="1819" w:author="Andre Eger [2]" w:date="2024-11-13T16:25:00Z" w16du:dateUtc="2024-11-13T03:25:00Z">
        <w:r w:rsidDel="00875117">
          <w:delText>surfaces</w:delText>
        </w:r>
      </w:del>
      <w:r>
        <w:t>, or within tubular pores.</w:t>
      </w:r>
    </w:p>
    <w:p w14:paraId="0BE91C6D" w14:textId="755AB739" w:rsidR="00174C4D" w:rsidRDefault="008F760C" w:rsidP="0044129B">
      <w:pPr>
        <w:spacing w:after="63"/>
        <w:ind w:left="1418" w:right="58" w:hanging="852"/>
      </w:pPr>
      <w:r>
        <w:rPr>
          <w:b/>
        </w:rPr>
        <w:t>PJMW</w:t>
      </w:r>
      <w:r w:rsidR="0044129B">
        <w:rPr>
          <w:b/>
        </w:rPr>
        <w:tab/>
      </w:r>
      <w:ins w:id="1820" w:author="Thomas Caspari" w:date="2017-10-12T16:27:00Z">
        <w:r w:rsidR="00C309C8">
          <w:t xml:space="preserve">Soils </w:t>
        </w:r>
      </w:ins>
      <w:r>
        <w:t xml:space="preserve">that have </w:t>
      </w:r>
      <w:r>
        <w:rPr>
          <w:i/>
        </w:rPr>
        <w:t>both</w:t>
      </w:r>
    </w:p>
    <w:p w14:paraId="0BE91C6E" w14:textId="77777777" w:rsidR="00174C4D" w:rsidRDefault="008F760C" w:rsidP="00164344">
      <w:pPr>
        <w:numPr>
          <w:ilvl w:val="0"/>
          <w:numId w:val="95"/>
        </w:numPr>
        <w:spacing w:after="59"/>
        <w:ind w:right="58" w:hanging="566"/>
      </w:pPr>
      <w:r>
        <w:t xml:space="preserve">a </w:t>
      </w:r>
      <w:r w:rsidRPr="00C309C8">
        <w:rPr>
          <w:color w:val="2B579A"/>
          <w:u w:val="single"/>
          <w:shd w:val="clear" w:color="auto" w:fill="E6E6E6"/>
          <w:rPrChange w:id="1821" w:author="Thomas Caspari" w:date="2017-10-12T16:27:00Z">
            <w:rPr>
              <w:color w:val="2B579A"/>
              <w:shd w:val="clear" w:color="auto" w:fill="E6E6E6"/>
            </w:rPr>
          </w:rPrChange>
        </w:rPr>
        <w:t>mottled profile form</w:t>
      </w:r>
      <w:r>
        <w:t xml:space="preserve">, </w:t>
      </w:r>
      <w:r>
        <w:rPr>
          <w:i/>
        </w:rPr>
        <w:t>and</w:t>
      </w:r>
    </w:p>
    <w:p w14:paraId="0BE91C6F" w14:textId="31D9A563" w:rsidR="00174C4D" w:rsidRDefault="008F760C" w:rsidP="00164344">
      <w:pPr>
        <w:numPr>
          <w:ilvl w:val="0"/>
          <w:numId w:val="95"/>
        </w:numPr>
        <w:spacing w:after="62"/>
        <w:ind w:right="58" w:hanging="566"/>
      </w:pPr>
      <w:del w:id="1822" w:author="Balin Robertson" w:date="2024-10-16T01:01:00Z">
        <w:r w:rsidDel="008F760C">
          <w:delText xml:space="preserve">gravel </w:delText>
        </w:r>
      </w:del>
      <w:ins w:id="1823" w:author="Balin Robertson" w:date="2024-10-16T01:03:00Z">
        <w:del w:id="1824" w:author="Kirstin Deuss" w:date="2024-11-12T02:27:00Z">
          <w:r w:rsidDel="76B602A8">
            <w:delText xml:space="preserve">contain </w:delText>
          </w:r>
        </w:del>
      </w:ins>
      <w:ins w:id="1825" w:author="Andre Eger [2]" w:date="2024-11-13T16:18:00Z" w16du:dateUtc="2024-11-13T03:18:00Z">
        <w:r w:rsidR="00875117">
          <w:t xml:space="preserve">coarse </w:t>
        </w:r>
      </w:ins>
      <w:ins w:id="1826" w:author="Balin Robertson" w:date="2024-10-16T01:01:00Z">
        <w:r w:rsidR="59FB22A8">
          <w:t>rock fragments</w:t>
        </w:r>
      </w:ins>
      <w:ins w:id="1827" w:author="Balin Robertson" w:date="2024-10-16T01:04:00Z">
        <w:r w:rsidR="32D62EB3">
          <w:t>, the majority of which a</w:t>
        </w:r>
      </w:ins>
      <w:ins w:id="1828" w:author="Balin Robertson" w:date="2024-10-16T01:01:00Z">
        <w:r w:rsidR="59FB22A8">
          <w:t>re</w:t>
        </w:r>
        <w:r>
          <w:t xml:space="preserve"> </w:t>
        </w:r>
      </w:ins>
      <w:del w:id="1829" w:author="Balin Robertson" w:date="2024-10-16T01:04:00Z">
        <w:r w:rsidDel="008F760C">
          <w:delText xml:space="preserve">in </w:delText>
        </w:r>
      </w:del>
      <w:del w:id="1830" w:author="Balin Robertson" w:date="2024-10-16T01:01:00Z">
        <w:r w:rsidDel="008F760C">
          <w:delText>which the majori</w:delText>
        </w:r>
      </w:del>
      <w:del w:id="1831" w:author="Balin Robertson" w:date="2024-10-16T01:02:00Z">
        <w:r w:rsidDel="008F760C">
          <w:delText>ty is</w:delText>
        </w:r>
      </w:del>
      <w:r>
        <w:t xml:space="preserve"> weathered to the extent that clasts </w:t>
      </w:r>
      <w:del w:id="1832" w:author="Balin Robertson" w:date="2024-10-16T01:02:00Z">
        <w:r w:rsidDel="34C7C4E7">
          <w:delText xml:space="preserve">coarse rock </w:delText>
        </w:r>
      </w:del>
      <w:del w:id="1833" w:author="Andre Eger [2]" w:date="2024-11-13T16:19:00Z" w16du:dateUtc="2024-11-13T03:19:00Z">
        <w:r w:rsidDel="00875117">
          <w:delText>fragments</w:delText>
        </w:r>
      </w:del>
      <w:ins w:id="1834" w:author="Balin Robertson" w:date="2024-10-16T01:02:00Z">
        <w:del w:id="1835" w:author="Andre Eger [2]" w:date="2024-11-13T16:19:00Z" w16du:dateUtc="2024-11-13T03:19:00Z">
          <w:r w:rsidR="06CD2383" w:rsidDel="00875117">
            <w:delText>they</w:delText>
          </w:r>
        </w:del>
      </w:ins>
      <w:ins w:id="1836" w:author="Andre Eger" w:date="2024-07-22T00:03:00Z">
        <w:del w:id="1837" w:author="Andre Eger [2]" w:date="2024-11-13T16:19:00Z" w16du:dateUtc="2024-11-13T03:19:00Z">
          <w:r w:rsidR="34C7C4E7" w:rsidDel="00875117">
            <w:delText xml:space="preserve"> </w:delText>
          </w:r>
        </w:del>
      </w:ins>
      <w:del w:id="1838" w:author="Balin Robertson" w:date="2024-10-16T01:04:00Z">
        <w:r w:rsidDel="008F760C">
          <w:delText xml:space="preserve">may </w:delText>
        </w:r>
      </w:del>
      <w:ins w:id="1839" w:author="Balin Robertson" w:date="2024-10-16T01:05:00Z">
        <w:r w:rsidR="20516968">
          <w:t xml:space="preserve">can be </w:t>
        </w:r>
      </w:ins>
      <w:r>
        <w:t xml:space="preserve">easily </w:t>
      </w:r>
      <w:del w:id="1840" w:author="Balin Robertson" w:date="2024-10-16T01:05:00Z">
        <w:r w:rsidDel="008F760C">
          <w:delText xml:space="preserve">be </w:delText>
        </w:r>
      </w:del>
      <w:r>
        <w:t>broken by hammer or spade</w:t>
      </w:r>
    </w:p>
    <w:p w14:paraId="0BE91C70" w14:textId="77777777" w:rsidR="00174C4D" w:rsidRDefault="008F760C">
      <w:pPr>
        <w:spacing w:after="0" w:line="265" w:lineRule="auto"/>
        <w:ind w:left="10" w:right="57" w:hanging="10"/>
        <w:jc w:val="right"/>
        <w:rPr>
          <w:b/>
        </w:rPr>
      </w:pPr>
      <w:r>
        <w:rPr>
          <w:b/>
        </w:rPr>
        <w:t>Mottled-weathered Argillic Pallic Soils</w:t>
      </w:r>
    </w:p>
    <w:p w14:paraId="5E6561EC" w14:textId="77777777" w:rsidR="00684D59" w:rsidRDefault="00684D59" w:rsidP="00684D59">
      <w:pPr>
        <w:spacing w:after="0" w:line="265" w:lineRule="auto"/>
        <w:ind w:left="1418" w:right="57" w:hanging="851"/>
        <w:jc w:val="left"/>
        <w:rPr>
          <w:ins w:id="1841" w:author="Andre Eger" w:date="2024-11-05T13:55:00Z" w16du:dateUtc="2024-11-05T00:55:00Z"/>
        </w:rPr>
      </w:pPr>
      <w:ins w:id="1842" w:author="Andre Eger" w:date="2024-11-05T13:55:00Z" w16du:dateUtc="2024-11-05T00:55:00Z">
        <w:r>
          <w:rPr>
            <w:b/>
          </w:rPr>
          <w:t xml:space="preserve">PJMU </w:t>
        </w:r>
        <w:r>
          <w:rPr>
            <w:b/>
          </w:rPr>
          <w:tab/>
        </w:r>
        <w:r>
          <w:t xml:space="preserve">Other soils that have </w:t>
        </w:r>
        <w:r>
          <w:rPr>
            <w:i/>
          </w:rPr>
          <w:t>both</w:t>
        </w:r>
      </w:ins>
    </w:p>
    <w:tbl>
      <w:tblPr>
        <w:tblStyle w:val="TableGrid1"/>
        <w:tblW w:w="8004" w:type="dxa"/>
        <w:tblInd w:w="566" w:type="dxa"/>
        <w:tblLook w:val="04A0" w:firstRow="1" w:lastRow="0" w:firstColumn="1" w:lastColumn="0" w:noHBand="0" w:noVBand="1"/>
      </w:tblPr>
      <w:tblGrid>
        <w:gridCol w:w="851"/>
        <w:gridCol w:w="7153"/>
      </w:tblGrid>
      <w:tr w:rsidR="00684D59" w14:paraId="35DA1921" w14:textId="77777777" w:rsidTr="009B0072">
        <w:trPr>
          <w:trHeight w:val="692"/>
          <w:ins w:id="1843" w:author="Andre Eger" w:date="2024-11-05T13:55:00Z"/>
        </w:trPr>
        <w:tc>
          <w:tcPr>
            <w:tcW w:w="851" w:type="dxa"/>
            <w:tcBorders>
              <w:top w:val="nil"/>
              <w:left w:val="nil"/>
              <w:bottom w:val="nil"/>
              <w:right w:val="nil"/>
            </w:tcBorders>
            <w:shd w:val="clear" w:color="auto" w:fill="auto"/>
          </w:tcPr>
          <w:p w14:paraId="726A70AD" w14:textId="77777777" w:rsidR="00684D59" w:rsidRPr="009B0072" w:rsidRDefault="00684D59" w:rsidP="00EA7AC6">
            <w:pPr>
              <w:spacing w:after="0" w:line="259" w:lineRule="auto"/>
              <w:ind w:left="1" w:firstLine="0"/>
              <w:jc w:val="left"/>
              <w:rPr>
                <w:ins w:id="1844" w:author="Andre Eger" w:date="2024-11-05T13:55:00Z" w16du:dateUtc="2024-11-05T00:55:00Z"/>
              </w:rPr>
            </w:pPr>
            <w:ins w:id="1845" w:author="Andre Eger" w:date="2024-11-05T13:55:00Z" w16du:dateUtc="2024-11-05T00:55:00Z">
              <w:r w:rsidRPr="009B0072">
                <w:t xml:space="preserve"> </w:t>
              </w:r>
            </w:ins>
          </w:p>
        </w:tc>
        <w:tc>
          <w:tcPr>
            <w:tcW w:w="7153" w:type="dxa"/>
            <w:tcBorders>
              <w:top w:val="nil"/>
              <w:left w:val="nil"/>
              <w:bottom w:val="nil"/>
              <w:right w:val="nil"/>
            </w:tcBorders>
            <w:shd w:val="clear" w:color="auto" w:fill="auto"/>
          </w:tcPr>
          <w:p w14:paraId="787183CC" w14:textId="77777777" w:rsidR="00684D59" w:rsidRPr="009B0072" w:rsidRDefault="00684D59" w:rsidP="00EA7AC6">
            <w:pPr>
              <w:spacing w:after="0" w:line="259" w:lineRule="auto"/>
              <w:ind w:left="568" w:hanging="568"/>
              <w:rPr>
                <w:ins w:id="1846" w:author="Andre Eger" w:date="2024-11-05T13:55:00Z" w16du:dateUtc="2024-11-05T00:55:00Z"/>
              </w:rPr>
            </w:pPr>
            <w:ins w:id="1847" w:author="Andre Eger" w:date="2024-11-05T13:55:00Z" w16du:dateUtc="2024-11-05T00:55:00Z">
              <w:r w:rsidRPr="009B0072">
                <w:t xml:space="preserve">1. </w:t>
              </w:r>
              <w:r w:rsidRPr="009B0072">
                <w:tab/>
                <w:t xml:space="preserve">an E horizon and pH less than 5.5 in some part of the </w:t>
              </w:r>
              <w:r w:rsidRPr="009B0072">
                <w:rPr>
                  <w:color w:val="2B579A"/>
                  <w:u w:val="single"/>
                  <w:shd w:val="clear" w:color="auto" w:fill="E6E6E6"/>
                </w:rPr>
                <w:t>argillic horizon</w:t>
              </w:r>
              <w:r w:rsidRPr="009B0072">
                <w:t xml:space="preserve">, </w:t>
              </w:r>
              <w:r w:rsidRPr="009B0072">
                <w:rPr>
                  <w:i/>
                </w:rPr>
                <w:t>and</w:t>
              </w:r>
            </w:ins>
          </w:p>
        </w:tc>
      </w:tr>
      <w:tr w:rsidR="00684D59" w14:paraId="1BA5D183" w14:textId="77777777" w:rsidTr="009B0072">
        <w:trPr>
          <w:trHeight w:val="998"/>
          <w:ins w:id="1848" w:author="Andre Eger" w:date="2024-11-05T13:55:00Z"/>
        </w:trPr>
        <w:tc>
          <w:tcPr>
            <w:tcW w:w="851" w:type="dxa"/>
            <w:tcBorders>
              <w:top w:val="nil"/>
              <w:left w:val="nil"/>
              <w:bottom w:val="nil"/>
              <w:right w:val="nil"/>
            </w:tcBorders>
            <w:shd w:val="clear" w:color="auto" w:fill="auto"/>
          </w:tcPr>
          <w:p w14:paraId="0B02CFBF" w14:textId="77777777" w:rsidR="00684D59" w:rsidRPr="009B0072" w:rsidRDefault="00684D59" w:rsidP="00EA7AC6">
            <w:pPr>
              <w:spacing w:after="0" w:line="259" w:lineRule="auto"/>
              <w:ind w:left="1" w:firstLine="0"/>
              <w:jc w:val="left"/>
              <w:rPr>
                <w:ins w:id="1849" w:author="Andre Eger" w:date="2024-11-05T13:55:00Z" w16du:dateUtc="2024-11-05T00:55:00Z"/>
              </w:rPr>
            </w:pPr>
            <w:ins w:id="1850" w:author="Andre Eger" w:date="2024-11-05T13:55:00Z" w16du:dateUtc="2024-11-05T00:55:00Z">
              <w:r w:rsidRPr="009B0072">
                <w:t xml:space="preserve"> </w:t>
              </w:r>
            </w:ins>
          </w:p>
        </w:tc>
        <w:tc>
          <w:tcPr>
            <w:tcW w:w="7153" w:type="dxa"/>
            <w:tcBorders>
              <w:top w:val="nil"/>
              <w:left w:val="nil"/>
              <w:bottom w:val="nil"/>
              <w:right w:val="nil"/>
            </w:tcBorders>
            <w:shd w:val="clear" w:color="auto" w:fill="auto"/>
          </w:tcPr>
          <w:p w14:paraId="05E8942D" w14:textId="77777777" w:rsidR="00684D59" w:rsidRPr="009B0072" w:rsidRDefault="00684D59" w:rsidP="00EA7AC6">
            <w:pPr>
              <w:tabs>
                <w:tab w:val="center" w:pos="2280"/>
              </w:tabs>
              <w:spacing w:after="32" w:line="259" w:lineRule="auto"/>
              <w:ind w:left="568" w:hanging="568"/>
              <w:jc w:val="left"/>
              <w:rPr>
                <w:ins w:id="1851" w:author="Andre Eger" w:date="2024-11-05T13:55:00Z" w16du:dateUtc="2024-11-05T00:55:00Z"/>
              </w:rPr>
            </w:pPr>
            <w:ins w:id="1852" w:author="Andre Eger" w:date="2024-11-05T13:55:00Z" w16du:dateUtc="2024-11-05T00:55:00Z">
              <w:r w:rsidRPr="009B0072">
                <w:t xml:space="preserve">2. </w:t>
              </w:r>
              <w:r w:rsidRPr="009B0072">
                <w:tab/>
                <w:t xml:space="preserve">a </w:t>
              </w:r>
              <w:r w:rsidRPr="009B0072">
                <w:rPr>
                  <w:color w:val="2B579A"/>
                  <w:u w:val="single"/>
                  <w:shd w:val="clear" w:color="auto" w:fill="E6E6E6"/>
                </w:rPr>
                <w:t>mottled soil profile form</w:t>
              </w:r>
              <w:r w:rsidRPr="009B0072">
                <w:t>.</w:t>
              </w:r>
            </w:ins>
          </w:p>
          <w:p w14:paraId="46894841" w14:textId="77777777" w:rsidR="00684D59" w:rsidRPr="009B0072" w:rsidRDefault="00684D59" w:rsidP="00EA7AC6">
            <w:pPr>
              <w:spacing w:after="0" w:line="259" w:lineRule="auto"/>
              <w:ind w:left="568" w:right="67" w:hanging="568"/>
              <w:jc w:val="right"/>
              <w:rPr>
                <w:ins w:id="1853" w:author="Andre Eger" w:date="2024-11-05T13:55:00Z" w16du:dateUtc="2024-11-05T00:55:00Z"/>
              </w:rPr>
            </w:pPr>
            <w:ins w:id="1854" w:author="Andre Eger" w:date="2024-11-05T13:55:00Z" w16du:dateUtc="2024-11-05T00:55:00Z">
              <w:r w:rsidRPr="009B0072">
                <w:rPr>
                  <w:b/>
                </w:rPr>
                <w:t>Mottled-</w:t>
              </w:r>
              <w:proofErr w:type="spellStart"/>
              <w:r w:rsidRPr="009B0072">
                <w:rPr>
                  <w:b/>
                </w:rPr>
                <w:t>ultic</w:t>
              </w:r>
              <w:proofErr w:type="spellEnd"/>
              <w:r w:rsidRPr="009B0072">
                <w:rPr>
                  <w:b/>
                </w:rPr>
                <w:t xml:space="preserve"> Argillic Pallic Soils</w:t>
              </w:r>
            </w:ins>
          </w:p>
        </w:tc>
      </w:tr>
    </w:tbl>
    <w:p w14:paraId="0BE91C71" w14:textId="77777777" w:rsidR="0044129B" w:rsidRDefault="0044129B">
      <w:pPr>
        <w:spacing w:after="0" w:line="265" w:lineRule="auto"/>
        <w:ind w:left="10" w:right="57" w:hanging="10"/>
        <w:jc w:val="right"/>
      </w:pPr>
    </w:p>
    <w:tbl>
      <w:tblPr>
        <w:tblStyle w:val="TableGrid1"/>
        <w:tblW w:w="8003" w:type="dxa"/>
        <w:tblInd w:w="567" w:type="dxa"/>
        <w:tblCellMar>
          <w:top w:w="1" w:type="dxa"/>
        </w:tblCellMar>
        <w:tblLook w:val="04A0" w:firstRow="1" w:lastRow="0" w:firstColumn="1" w:lastColumn="0" w:noHBand="0" w:noVBand="1"/>
      </w:tblPr>
      <w:tblGrid>
        <w:gridCol w:w="779"/>
        <w:gridCol w:w="7224"/>
      </w:tblGrid>
      <w:tr w:rsidR="00174C4D" w14:paraId="0BE91C75" w14:textId="77777777" w:rsidTr="5EF331A0">
        <w:trPr>
          <w:trHeight w:val="931"/>
        </w:trPr>
        <w:tc>
          <w:tcPr>
            <w:tcW w:w="779" w:type="dxa"/>
            <w:tcBorders>
              <w:top w:val="nil"/>
              <w:left w:val="nil"/>
              <w:bottom w:val="nil"/>
              <w:right w:val="nil"/>
            </w:tcBorders>
          </w:tcPr>
          <w:p w14:paraId="0BE91C72" w14:textId="77777777" w:rsidR="00174C4D" w:rsidRDefault="008F760C">
            <w:pPr>
              <w:spacing w:after="0" w:line="259" w:lineRule="auto"/>
              <w:ind w:left="0" w:firstLine="0"/>
              <w:jc w:val="left"/>
            </w:pPr>
            <w:r>
              <w:rPr>
                <w:b/>
              </w:rPr>
              <w:t>PJM</w:t>
            </w:r>
            <w:r>
              <w:t xml:space="preserve"> </w:t>
            </w:r>
          </w:p>
        </w:tc>
        <w:tc>
          <w:tcPr>
            <w:tcW w:w="7224" w:type="dxa"/>
            <w:tcBorders>
              <w:top w:val="nil"/>
              <w:left w:val="nil"/>
              <w:bottom w:val="nil"/>
              <w:right w:val="nil"/>
            </w:tcBorders>
          </w:tcPr>
          <w:p w14:paraId="0BE91C73" w14:textId="77777777" w:rsidR="00174C4D" w:rsidRDefault="008F760C">
            <w:pPr>
              <w:spacing w:after="32" w:line="259" w:lineRule="auto"/>
              <w:ind w:left="71" w:firstLine="0"/>
              <w:jc w:val="left"/>
            </w:pPr>
            <w:r>
              <w:t xml:space="preserve">Other soils that have a </w:t>
            </w:r>
            <w:r w:rsidRPr="00C309C8">
              <w:rPr>
                <w:color w:val="2B579A"/>
                <w:u w:val="single"/>
                <w:shd w:val="clear" w:color="auto" w:fill="E6E6E6"/>
                <w:rPrChange w:id="1855" w:author="Thomas Caspari" w:date="2017-10-12T16:27:00Z">
                  <w:rPr>
                    <w:color w:val="2B579A"/>
                    <w:shd w:val="clear" w:color="auto" w:fill="E6E6E6"/>
                  </w:rPr>
                </w:rPrChange>
              </w:rPr>
              <w:t>mottled profile form</w:t>
            </w:r>
            <w:r>
              <w:t>.</w:t>
            </w:r>
          </w:p>
          <w:p w14:paraId="0BE91C74" w14:textId="77777777" w:rsidR="00174C4D" w:rsidRDefault="008F760C">
            <w:pPr>
              <w:spacing w:after="0" w:line="259" w:lineRule="auto"/>
              <w:ind w:left="0" w:right="67" w:firstLine="0"/>
              <w:jc w:val="right"/>
            </w:pPr>
            <w:r>
              <w:rPr>
                <w:b/>
              </w:rPr>
              <w:t>Mottled Argillic Pallic Soils</w:t>
            </w:r>
          </w:p>
        </w:tc>
      </w:tr>
      <w:tr w:rsidR="00174C4D" w14:paraId="0BE91C78" w14:textId="77777777" w:rsidTr="5EF331A0">
        <w:trPr>
          <w:trHeight w:val="878"/>
        </w:trPr>
        <w:tc>
          <w:tcPr>
            <w:tcW w:w="779" w:type="dxa"/>
            <w:tcBorders>
              <w:top w:val="nil"/>
              <w:left w:val="nil"/>
              <w:bottom w:val="nil"/>
              <w:right w:val="nil"/>
            </w:tcBorders>
            <w:vAlign w:val="center"/>
          </w:tcPr>
          <w:p w14:paraId="0BE91C76" w14:textId="77777777" w:rsidR="00174C4D" w:rsidRDefault="008F760C">
            <w:pPr>
              <w:spacing w:after="0" w:line="259" w:lineRule="auto"/>
              <w:ind w:left="0" w:firstLine="0"/>
              <w:jc w:val="left"/>
            </w:pPr>
            <w:r>
              <w:rPr>
                <w:b/>
              </w:rPr>
              <w:t>PJA</w:t>
            </w:r>
            <w:r>
              <w:t xml:space="preserve"> </w:t>
            </w:r>
          </w:p>
        </w:tc>
        <w:tc>
          <w:tcPr>
            <w:tcW w:w="7224" w:type="dxa"/>
            <w:tcBorders>
              <w:top w:val="nil"/>
              <w:left w:val="nil"/>
              <w:bottom w:val="nil"/>
              <w:right w:val="nil"/>
            </w:tcBorders>
            <w:vAlign w:val="bottom"/>
          </w:tcPr>
          <w:p w14:paraId="0BE91C77" w14:textId="7BC901FA" w:rsidR="00174C4D" w:rsidRDefault="008F760C">
            <w:pPr>
              <w:spacing w:after="0" w:line="259" w:lineRule="auto"/>
              <w:ind w:left="71" w:firstLine="0"/>
            </w:pPr>
            <w:r>
              <w:t>Other soils that have hue 7.5YR or redder</w:t>
            </w:r>
            <w:ins w:id="1856" w:author="Kirstin Deuss" w:date="2024-11-12T02:29:00Z">
              <w:r w:rsidR="53DDE077">
                <w:t>,</w:t>
              </w:r>
            </w:ins>
            <w:r>
              <w:t xml:space="preserve"> or hue 10YR and chroma 6 or more</w:t>
            </w:r>
            <w:ins w:id="1857" w:author="Kirstin Deuss" w:date="2024-11-12T02:29:00Z">
              <w:r w:rsidR="0A14DA06">
                <w:t>,</w:t>
              </w:r>
            </w:ins>
            <w:r>
              <w:t xml:space="preserve"> in some part of the </w:t>
            </w:r>
            <w:r w:rsidRPr="00C309C8">
              <w:rPr>
                <w:color w:val="2B579A"/>
                <w:u w:val="single"/>
                <w:shd w:val="clear" w:color="auto" w:fill="E6E6E6"/>
                <w:rPrChange w:id="1858" w:author="Thomas Caspari" w:date="2017-10-12T16:27:00Z">
                  <w:rPr>
                    <w:color w:val="2B579A"/>
                    <w:shd w:val="clear" w:color="auto" w:fill="E6E6E6"/>
                  </w:rPr>
                </w:rPrChange>
              </w:rPr>
              <w:t>argillic horizon</w:t>
            </w:r>
            <w:r>
              <w:t>.</w:t>
            </w:r>
          </w:p>
        </w:tc>
      </w:tr>
    </w:tbl>
    <w:p w14:paraId="0BE91C79" w14:textId="77777777" w:rsidR="0044129B" w:rsidRDefault="008F760C">
      <w:pPr>
        <w:spacing w:after="0" w:line="265" w:lineRule="auto"/>
        <w:ind w:left="577" w:right="57" w:hanging="10"/>
        <w:jc w:val="right"/>
        <w:rPr>
          <w:b/>
        </w:rPr>
      </w:pPr>
      <w:r>
        <w:rPr>
          <w:b/>
        </w:rPr>
        <w:t xml:space="preserve">Aged Argillic Pallic Soils </w:t>
      </w:r>
    </w:p>
    <w:p w14:paraId="0BE91C7A" w14:textId="77777777" w:rsidR="0044129B" w:rsidRDefault="0044129B">
      <w:pPr>
        <w:spacing w:after="0" w:line="265" w:lineRule="auto"/>
        <w:ind w:left="577" w:right="57" w:hanging="10"/>
        <w:jc w:val="right"/>
        <w:rPr>
          <w:b/>
        </w:rPr>
      </w:pPr>
    </w:p>
    <w:p w14:paraId="0BE91C7B" w14:textId="65ADBFE5" w:rsidR="00174C4D" w:rsidDel="00684D59" w:rsidRDefault="008F760C" w:rsidP="0044129B">
      <w:pPr>
        <w:spacing w:after="0" w:line="265" w:lineRule="auto"/>
        <w:ind w:left="1418" w:right="57" w:hanging="851"/>
        <w:jc w:val="left"/>
        <w:rPr>
          <w:del w:id="1859" w:author="Andre Eger" w:date="2024-11-05T13:56:00Z" w16du:dateUtc="2024-11-05T00:56:00Z"/>
        </w:rPr>
      </w:pPr>
      <w:del w:id="1860" w:author="Andre Eger" w:date="2024-11-05T13:56:00Z" w16du:dateUtc="2024-11-05T00:56:00Z">
        <w:r w:rsidDel="00684D59">
          <w:rPr>
            <w:b/>
          </w:rPr>
          <w:delText>PJMU</w:delText>
        </w:r>
        <w:r w:rsidR="0044129B" w:rsidDel="00684D59">
          <w:rPr>
            <w:b/>
          </w:rPr>
          <w:delText xml:space="preserve"> </w:delText>
        </w:r>
        <w:r w:rsidR="0044129B" w:rsidDel="00684D59">
          <w:rPr>
            <w:b/>
          </w:rPr>
          <w:tab/>
        </w:r>
        <w:r w:rsidDel="00684D59">
          <w:delText xml:space="preserve">Other soils that have </w:delText>
        </w:r>
        <w:r w:rsidDel="00684D59">
          <w:rPr>
            <w:i/>
          </w:rPr>
          <w:delText>both</w:delText>
        </w:r>
      </w:del>
    </w:p>
    <w:tbl>
      <w:tblPr>
        <w:tblStyle w:val="TableGrid1"/>
        <w:tblW w:w="8004" w:type="dxa"/>
        <w:tblInd w:w="566" w:type="dxa"/>
        <w:tblLook w:val="04A0" w:firstRow="1" w:lastRow="0" w:firstColumn="1" w:lastColumn="0" w:noHBand="0" w:noVBand="1"/>
      </w:tblPr>
      <w:tblGrid>
        <w:gridCol w:w="851"/>
        <w:gridCol w:w="7153"/>
      </w:tblGrid>
      <w:tr w:rsidR="00174C4D" w:rsidDel="00684D59" w14:paraId="0BE91C7E" w14:textId="30BC6A66" w:rsidTr="06479B5B">
        <w:trPr>
          <w:trHeight w:val="692"/>
          <w:del w:id="1861" w:author="Andre Eger" w:date="2024-11-05T13:56:00Z"/>
        </w:trPr>
        <w:tc>
          <w:tcPr>
            <w:tcW w:w="851" w:type="dxa"/>
            <w:tcBorders>
              <w:top w:val="nil"/>
              <w:left w:val="nil"/>
              <w:bottom w:val="nil"/>
              <w:right w:val="nil"/>
            </w:tcBorders>
          </w:tcPr>
          <w:p w14:paraId="0BE91C7C" w14:textId="1811D9CE" w:rsidR="00174C4D" w:rsidDel="00684D59" w:rsidRDefault="008F760C">
            <w:pPr>
              <w:spacing w:after="0" w:line="259" w:lineRule="auto"/>
              <w:ind w:left="1" w:firstLine="0"/>
              <w:jc w:val="left"/>
              <w:rPr>
                <w:del w:id="1862" w:author="Andre Eger" w:date="2024-11-05T13:56:00Z" w16du:dateUtc="2024-11-05T00:56:00Z"/>
              </w:rPr>
            </w:pPr>
            <w:del w:id="1863" w:author="Andre Eger" w:date="2024-11-05T13:56:00Z" w16du:dateUtc="2024-11-05T00:56:00Z">
              <w:r w:rsidDel="00684D59">
                <w:delText xml:space="preserve"> </w:delText>
              </w:r>
            </w:del>
          </w:p>
        </w:tc>
        <w:tc>
          <w:tcPr>
            <w:tcW w:w="7153" w:type="dxa"/>
            <w:tcBorders>
              <w:top w:val="nil"/>
              <w:left w:val="nil"/>
              <w:bottom w:val="nil"/>
              <w:right w:val="nil"/>
            </w:tcBorders>
          </w:tcPr>
          <w:p w14:paraId="0BE91C7D" w14:textId="27CAF8ED" w:rsidR="00174C4D" w:rsidDel="00684D59" w:rsidRDefault="008F760C" w:rsidP="0044129B">
            <w:pPr>
              <w:spacing w:after="0" w:line="259" w:lineRule="auto"/>
              <w:ind w:left="568" w:hanging="568"/>
              <w:rPr>
                <w:del w:id="1864" w:author="Andre Eger" w:date="2024-11-05T13:56:00Z" w16du:dateUtc="2024-11-05T00:56:00Z"/>
              </w:rPr>
            </w:pPr>
            <w:del w:id="1865" w:author="Andre Eger" w:date="2024-11-05T13:56:00Z" w16du:dateUtc="2024-11-05T00:56:00Z">
              <w:r w:rsidDel="00684D59">
                <w:delText xml:space="preserve">1. </w:delText>
              </w:r>
              <w:r w:rsidR="0044129B" w:rsidDel="00684D59">
                <w:tab/>
              </w:r>
              <w:r w:rsidDel="00684D59">
                <w:delText xml:space="preserve">an E horizon and pH less than 5.5 in some part of the </w:delText>
              </w:r>
              <w:r w:rsidRPr="00C309C8" w:rsidDel="00684D59">
                <w:rPr>
                  <w:color w:val="2B579A"/>
                  <w:u w:val="single"/>
                  <w:shd w:val="clear" w:color="auto" w:fill="E6E6E6"/>
                  <w:rPrChange w:id="1866" w:author="Thomas Caspari" w:date="2017-10-12T16:27:00Z">
                    <w:rPr>
                      <w:color w:val="2B579A"/>
                      <w:shd w:val="clear" w:color="auto" w:fill="E6E6E6"/>
                    </w:rPr>
                  </w:rPrChange>
                </w:rPr>
                <w:delText>argillic horizon</w:delText>
              </w:r>
              <w:r w:rsidDel="00684D59">
                <w:delText xml:space="preserve">, </w:delText>
              </w:r>
              <w:r w:rsidDel="00684D59">
                <w:rPr>
                  <w:i/>
                </w:rPr>
                <w:delText>and</w:delText>
              </w:r>
            </w:del>
          </w:p>
        </w:tc>
      </w:tr>
      <w:tr w:rsidR="00174C4D" w:rsidDel="00684D59" w14:paraId="0BE91C82" w14:textId="4DCEFE7B" w:rsidTr="06479B5B">
        <w:trPr>
          <w:trHeight w:val="998"/>
          <w:del w:id="1867" w:author="Andre Eger" w:date="2024-11-05T13:56:00Z"/>
        </w:trPr>
        <w:tc>
          <w:tcPr>
            <w:tcW w:w="851" w:type="dxa"/>
            <w:tcBorders>
              <w:top w:val="nil"/>
              <w:left w:val="nil"/>
              <w:bottom w:val="nil"/>
              <w:right w:val="nil"/>
            </w:tcBorders>
          </w:tcPr>
          <w:p w14:paraId="0BE91C7F" w14:textId="1493A327" w:rsidR="00174C4D" w:rsidDel="00684D59" w:rsidRDefault="008F760C">
            <w:pPr>
              <w:spacing w:after="0" w:line="259" w:lineRule="auto"/>
              <w:ind w:left="1" w:firstLine="0"/>
              <w:jc w:val="left"/>
              <w:rPr>
                <w:del w:id="1868" w:author="Andre Eger" w:date="2024-11-05T13:56:00Z" w16du:dateUtc="2024-11-05T00:56:00Z"/>
              </w:rPr>
            </w:pPr>
            <w:del w:id="1869" w:author="Andre Eger" w:date="2024-11-05T13:56:00Z" w16du:dateUtc="2024-11-05T00:56:00Z">
              <w:r w:rsidDel="00684D59">
                <w:delText xml:space="preserve"> </w:delText>
              </w:r>
            </w:del>
          </w:p>
        </w:tc>
        <w:tc>
          <w:tcPr>
            <w:tcW w:w="7153" w:type="dxa"/>
            <w:tcBorders>
              <w:top w:val="nil"/>
              <w:left w:val="nil"/>
              <w:bottom w:val="nil"/>
              <w:right w:val="nil"/>
            </w:tcBorders>
          </w:tcPr>
          <w:p w14:paraId="0BE91C80" w14:textId="7236CD75" w:rsidR="00174C4D" w:rsidDel="00684D59" w:rsidRDefault="008F760C" w:rsidP="0044129B">
            <w:pPr>
              <w:tabs>
                <w:tab w:val="center" w:pos="2280"/>
              </w:tabs>
              <w:spacing w:after="32" w:line="259" w:lineRule="auto"/>
              <w:ind w:left="568" w:hanging="568"/>
              <w:jc w:val="left"/>
              <w:rPr>
                <w:del w:id="1870" w:author="Andre Eger" w:date="2024-11-05T13:56:00Z" w16du:dateUtc="2024-11-05T00:56:00Z"/>
              </w:rPr>
            </w:pPr>
            <w:del w:id="1871" w:author="Andre Eger" w:date="2024-11-05T13:56:00Z" w16du:dateUtc="2024-11-05T00:56:00Z">
              <w:r w:rsidDel="00684D59">
                <w:delText xml:space="preserve">2. </w:delText>
              </w:r>
              <w:r w:rsidR="0044129B" w:rsidDel="00684D59">
                <w:tab/>
              </w:r>
              <w:r w:rsidDel="00684D59">
                <w:delText xml:space="preserve">a </w:delText>
              </w:r>
              <w:r w:rsidRPr="00C309C8" w:rsidDel="00684D59">
                <w:rPr>
                  <w:color w:val="2B579A"/>
                  <w:u w:val="single"/>
                  <w:shd w:val="clear" w:color="auto" w:fill="E6E6E6"/>
                  <w:rPrChange w:id="1872" w:author="Thomas Caspari" w:date="2017-10-12T16:27:00Z">
                    <w:rPr>
                      <w:color w:val="2B579A"/>
                      <w:shd w:val="clear" w:color="auto" w:fill="E6E6E6"/>
                    </w:rPr>
                  </w:rPrChange>
                </w:rPr>
                <w:delText>mottled soil profile form</w:delText>
              </w:r>
              <w:r w:rsidDel="00684D59">
                <w:delText>.</w:delText>
              </w:r>
            </w:del>
          </w:p>
          <w:p w14:paraId="0BE91C81" w14:textId="11D259E2" w:rsidR="00174C4D" w:rsidDel="00684D59" w:rsidRDefault="008F760C" w:rsidP="0044129B">
            <w:pPr>
              <w:spacing w:after="0" w:line="259" w:lineRule="auto"/>
              <w:ind w:left="568" w:right="67" w:hanging="568"/>
              <w:jc w:val="right"/>
              <w:rPr>
                <w:del w:id="1873" w:author="Andre Eger" w:date="2024-11-05T13:56:00Z" w16du:dateUtc="2024-11-05T00:56:00Z"/>
              </w:rPr>
            </w:pPr>
            <w:del w:id="1874" w:author="Andre Eger" w:date="2024-11-05T13:56:00Z" w16du:dateUtc="2024-11-05T00:56:00Z">
              <w:r w:rsidDel="00684D59">
                <w:rPr>
                  <w:b/>
                </w:rPr>
                <w:delText>Mottled-ultic Argillic Pallic Soils</w:delText>
              </w:r>
            </w:del>
          </w:p>
        </w:tc>
      </w:tr>
      <w:tr w:rsidR="00174C4D" w14:paraId="0BE91C87" w14:textId="77777777" w:rsidTr="06479B5B">
        <w:trPr>
          <w:trHeight w:val="1245"/>
        </w:trPr>
        <w:tc>
          <w:tcPr>
            <w:tcW w:w="851" w:type="dxa"/>
            <w:tcBorders>
              <w:top w:val="nil"/>
              <w:left w:val="nil"/>
              <w:bottom w:val="nil"/>
              <w:right w:val="nil"/>
            </w:tcBorders>
          </w:tcPr>
          <w:p w14:paraId="0BE91C83" w14:textId="77777777" w:rsidR="00174C4D" w:rsidRDefault="008F760C" w:rsidP="00C309C8">
            <w:pPr>
              <w:spacing w:after="0" w:line="259" w:lineRule="auto"/>
              <w:ind w:left="0" w:firstLine="0"/>
              <w:jc w:val="left"/>
            </w:pPr>
            <w:r>
              <w:rPr>
                <w:b/>
              </w:rPr>
              <w:t>PJU</w:t>
            </w:r>
            <w:r>
              <w:t xml:space="preserve"> </w:t>
            </w:r>
          </w:p>
        </w:tc>
        <w:tc>
          <w:tcPr>
            <w:tcW w:w="7153" w:type="dxa"/>
            <w:tcBorders>
              <w:top w:val="nil"/>
              <w:left w:val="nil"/>
              <w:bottom w:val="nil"/>
              <w:right w:val="nil"/>
            </w:tcBorders>
            <w:vAlign w:val="center"/>
          </w:tcPr>
          <w:p w14:paraId="0BE91C84" w14:textId="77777777" w:rsidR="00174C4D" w:rsidRDefault="008F760C">
            <w:pPr>
              <w:spacing w:after="57" w:line="239" w:lineRule="auto"/>
              <w:ind w:left="0" w:firstLine="0"/>
            </w:pPr>
            <w:r>
              <w:t xml:space="preserve">Other soils that have an E horizon and pH less than 5.5 in some part of the </w:t>
            </w:r>
            <w:r w:rsidRPr="00C309C8">
              <w:rPr>
                <w:color w:val="2B579A"/>
                <w:u w:val="single"/>
                <w:shd w:val="clear" w:color="auto" w:fill="E6E6E6"/>
                <w:rPrChange w:id="1875" w:author="Thomas Caspari" w:date="2017-10-12T16:27:00Z">
                  <w:rPr>
                    <w:color w:val="2B579A"/>
                    <w:shd w:val="clear" w:color="auto" w:fill="E6E6E6"/>
                  </w:rPr>
                </w:rPrChange>
              </w:rPr>
              <w:t>argillic horizon</w:t>
            </w:r>
            <w:r>
              <w:t>.</w:t>
            </w:r>
          </w:p>
          <w:p w14:paraId="0BE91C85" w14:textId="77777777" w:rsidR="00B50BDB" w:rsidRDefault="00B50BDB" w:rsidP="00B50BDB">
            <w:pPr>
              <w:spacing w:after="0" w:line="240" w:lineRule="auto"/>
              <w:ind w:left="0" w:firstLine="0"/>
              <w:jc w:val="right"/>
            </w:pPr>
            <w:proofErr w:type="spellStart"/>
            <w:r>
              <w:rPr>
                <w:b/>
              </w:rPr>
              <w:t>Ultic</w:t>
            </w:r>
            <w:proofErr w:type="spellEnd"/>
            <w:r>
              <w:rPr>
                <w:b/>
              </w:rPr>
              <w:t xml:space="preserve"> Argillic Pallic Soils</w:t>
            </w:r>
          </w:p>
          <w:p w14:paraId="0BE91C86" w14:textId="77777777" w:rsidR="00174C4D" w:rsidRDefault="00174C4D" w:rsidP="00B50BDB">
            <w:pPr>
              <w:spacing w:after="0" w:line="259" w:lineRule="auto"/>
              <w:ind w:left="0" w:right="67" w:firstLine="0"/>
            </w:pPr>
          </w:p>
        </w:tc>
      </w:tr>
      <w:tr w:rsidR="00174C4D" w14:paraId="0BE91C8C" w14:textId="77777777" w:rsidTr="06479B5B">
        <w:trPr>
          <w:trHeight w:val="1093"/>
        </w:trPr>
        <w:tc>
          <w:tcPr>
            <w:tcW w:w="851" w:type="dxa"/>
            <w:tcBorders>
              <w:top w:val="nil"/>
              <w:left w:val="nil"/>
              <w:bottom w:val="nil"/>
              <w:right w:val="nil"/>
            </w:tcBorders>
          </w:tcPr>
          <w:p w14:paraId="0BE91C88" w14:textId="77777777" w:rsidR="00174C4D" w:rsidRDefault="008F760C">
            <w:pPr>
              <w:spacing w:after="0" w:line="259" w:lineRule="auto"/>
              <w:ind w:left="0" w:firstLine="0"/>
              <w:jc w:val="left"/>
            </w:pPr>
            <w:r>
              <w:rPr>
                <w:b/>
              </w:rPr>
              <w:lastRenderedPageBreak/>
              <w:t>PJN</w:t>
            </w:r>
            <w:r>
              <w:t xml:space="preserve"> </w:t>
            </w:r>
          </w:p>
        </w:tc>
        <w:tc>
          <w:tcPr>
            <w:tcW w:w="7153" w:type="dxa"/>
            <w:tcBorders>
              <w:top w:val="nil"/>
              <w:left w:val="nil"/>
              <w:bottom w:val="nil"/>
              <w:right w:val="nil"/>
            </w:tcBorders>
            <w:vAlign w:val="center"/>
          </w:tcPr>
          <w:p w14:paraId="0BE91C89" w14:textId="77777777" w:rsidR="00174C4D" w:rsidRDefault="008F760C">
            <w:pPr>
              <w:spacing w:after="0" w:line="239" w:lineRule="auto"/>
              <w:ind w:left="0" w:firstLine="0"/>
            </w:pPr>
            <w:r>
              <w:t xml:space="preserve">Other soils that have </w:t>
            </w:r>
            <w:r w:rsidRPr="00C309C8">
              <w:rPr>
                <w:color w:val="2B579A"/>
                <w:u w:val="single"/>
                <w:shd w:val="clear" w:color="auto" w:fill="E6E6E6"/>
                <w:rPrChange w:id="1876" w:author="Thomas Caspari" w:date="2017-10-12T16:27:00Z">
                  <w:rPr>
                    <w:color w:val="2B579A"/>
                    <w:shd w:val="clear" w:color="auto" w:fill="E6E6E6"/>
                  </w:rPr>
                </w:rPrChange>
              </w:rPr>
              <w:t>sodic features</w:t>
            </w:r>
            <w:r>
              <w:t xml:space="preserve"> within or immediately beneath the </w:t>
            </w:r>
            <w:r w:rsidRPr="00C309C8">
              <w:rPr>
                <w:color w:val="2B579A"/>
                <w:u w:val="single"/>
                <w:shd w:val="clear" w:color="auto" w:fill="E6E6E6"/>
                <w:rPrChange w:id="1877" w:author="Thomas Caspari" w:date="2017-10-12T16:27:00Z">
                  <w:rPr>
                    <w:color w:val="2B579A"/>
                    <w:shd w:val="clear" w:color="auto" w:fill="E6E6E6"/>
                  </w:rPr>
                </w:rPrChange>
              </w:rPr>
              <w:t>argillic horizon</w:t>
            </w:r>
            <w:r>
              <w:t>.</w:t>
            </w:r>
          </w:p>
          <w:p w14:paraId="0BE91C8A" w14:textId="77777777" w:rsidR="00B50BDB" w:rsidRDefault="00B50BDB" w:rsidP="00B50BDB">
            <w:pPr>
              <w:spacing w:after="0" w:line="240" w:lineRule="auto"/>
              <w:ind w:left="0" w:firstLine="0"/>
              <w:jc w:val="right"/>
            </w:pPr>
            <w:r>
              <w:rPr>
                <w:b/>
              </w:rPr>
              <w:t>Sodic Argillic Pallic Soils</w:t>
            </w:r>
          </w:p>
          <w:p w14:paraId="0BE91C8B" w14:textId="77777777" w:rsidR="00174C4D" w:rsidRDefault="00174C4D">
            <w:pPr>
              <w:spacing w:after="0" w:line="259" w:lineRule="auto"/>
              <w:ind w:left="0" w:right="66" w:firstLine="0"/>
              <w:jc w:val="right"/>
            </w:pPr>
          </w:p>
        </w:tc>
      </w:tr>
      <w:tr w:rsidR="00174C4D" w14:paraId="0BE91C90" w14:textId="77777777" w:rsidTr="06479B5B">
        <w:trPr>
          <w:trHeight w:val="1218"/>
        </w:trPr>
        <w:tc>
          <w:tcPr>
            <w:tcW w:w="851" w:type="dxa"/>
            <w:tcBorders>
              <w:top w:val="nil"/>
              <w:left w:val="nil"/>
              <w:bottom w:val="nil"/>
              <w:right w:val="nil"/>
            </w:tcBorders>
          </w:tcPr>
          <w:p w14:paraId="0BE91C8D" w14:textId="77777777" w:rsidR="00174C4D" w:rsidRDefault="008F760C">
            <w:pPr>
              <w:spacing w:after="0" w:line="259" w:lineRule="auto"/>
              <w:ind w:left="0" w:firstLine="0"/>
              <w:jc w:val="left"/>
            </w:pPr>
            <w:r>
              <w:rPr>
                <w:b/>
              </w:rPr>
              <w:t>PJW</w:t>
            </w:r>
            <w:r>
              <w:t xml:space="preserve"> </w:t>
            </w:r>
          </w:p>
        </w:tc>
        <w:tc>
          <w:tcPr>
            <w:tcW w:w="7153" w:type="dxa"/>
            <w:tcBorders>
              <w:top w:val="nil"/>
              <w:left w:val="nil"/>
              <w:bottom w:val="nil"/>
              <w:right w:val="nil"/>
            </w:tcBorders>
            <w:vAlign w:val="bottom"/>
          </w:tcPr>
          <w:p w14:paraId="0BE91C8E" w14:textId="4BBE4120" w:rsidR="00174C4D" w:rsidRDefault="008F760C" w:rsidP="06479B5B">
            <w:pPr>
              <w:spacing w:after="0" w:line="259" w:lineRule="auto"/>
              <w:ind w:left="0" w:right="65" w:firstLine="0"/>
            </w:pPr>
            <w:r>
              <w:t xml:space="preserve">Other soils that have </w:t>
            </w:r>
            <w:del w:id="1878" w:author="Balin Robertson" w:date="2024-10-16T01:07:00Z">
              <w:r>
                <w:delText xml:space="preserve">gravel </w:delText>
              </w:r>
            </w:del>
            <w:ins w:id="1879" w:author="Andre Eger [2]" w:date="2024-11-13T16:20:00Z" w16du:dateUtc="2024-11-13T03:20:00Z">
              <w:r w:rsidR="00875117">
                <w:t xml:space="preserve">coarse </w:t>
              </w:r>
            </w:ins>
            <w:ins w:id="1880" w:author="Balin Robertson" w:date="2024-10-16T01:07:00Z">
              <w:r w:rsidR="04062A2F">
                <w:t>rock fragments,</w:t>
              </w:r>
            </w:ins>
            <w:del w:id="1881" w:author="Balin Robertson" w:date="2024-10-16T01:07:00Z">
              <w:r>
                <w:delText>in which</w:delText>
              </w:r>
            </w:del>
            <w:r>
              <w:t xml:space="preserve"> the majority</w:t>
            </w:r>
            <w:ins w:id="1882" w:author="Balin Robertson" w:date="2024-10-16T01:07:00Z">
              <w:r>
                <w:t xml:space="preserve"> </w:t>
              </w:r>
              <w:r w:rsidR="55AE00F4">
                <w:t>of which</w:t>
              </w:r>
            </w:ins>
            <w:r>
              <w:t xml:space="preserve"> </w:t>
            </w:r>
            <w:del w:id="1883" w:author="Balin Robertson" w:date="2024-10-16T01:07:00Z">
              <w:r w:rsidDel="008F760C">
                <w:delText>is</w:delText>
              </w:r>
            </w:del>
            <w:ins w:id="1884" w:author="Balin Robertson" w:date="2024-10-16T01:07:00Z">
              <w:r w:rsidR="5AE08B21">
                <w:t>are</w:t>
              </w:r>
            </w:ins>
            <w:r>
              <w:t xml:space="preserve"> weathered to the extent that clasts </w:t>
            </w:r>
            <w:ins w:id="1885" w:author="Andre Eger" w:date="2024-07-22T00:03:00Z">
              <w:del w:id="1886" w:author="Balin Robertson" w:date="2024-10-16T01:08:00Z">
                <w:r w:rsidR="05E3A86D">
                  <w:delText xml:space="preserve">coarse rock fragments </w:delText>
                </w:r>
              </w:del>
            </w:ins>
            <w:del w:id="1887" w:author="Andre Eger [2]" w:date="2024-11-13T16:20:00Z" w16du:dateUtc="2024-11-13T03:20:00Z">
              <w:r w:rsidDel="00875117">
                <w:delText>may</w:delText>
              </w:r>
            </w:del>
            <w:ins w:id="1888" w:author="Balin Robertson" w:date="2024-10-16T01:08:00Z">
              <w:del w:id="1889" w:author="Andre Eger [2]" w:date="2024-11-13T16:20:00Z" w16du:dateUtc="2024-11-13T03:20:00Z">
                <w:r w:rsidR="56EF45DA" w:rsidDel="00875117">
                  <w:delText xml:space="preserve">they </w:delText>
                </w:r>
              </w:del>
              <w:r w:rsidR="56EF45DA">
                <w:t>can be</w:t>
              </w:r>
            </w:ins>
            <w:r>
              <w:t xml:space="preserve"> easily</w:t>
            </w:r>
            <w:del w:id="1890" w:author="Balin Robertson" w:date="2024-10-16T01:08:00Z">
              <w:r>
                <w:delText xml:space="preserve"> be</w:delText>
              </w:r>
            </w:del>
            <w:r>
              <w:t xml:space="preserve"> broken by hammer or spade</w:t>
            </w:r>
          </w:p>
          <w:p w14:paraId="0BE91C8F" w14:textId="77777777" w:rsidR="00B50BDB" w:rsidRDefault="00B50BDB" w:rsidP="00B50BDB">
            <w:pPr>
              <w:spacing w:after="286" w:line="265" w:lineRule="auto"/>
              <w:ind w:left="10" w:right="57" w:hanging="10"/>
              <w:jc w:val="right"/>
            </w:pPr>
            <w:r>
              <w:rPr>
                <w:b/>
              </w:rPr>
              <w:t>Weathered Argillic Pallic Soils</w:t>
            </w:r>
          </w:p>
        </w:tc>
      </w:tr>
    </w:tbl>
    <w:p w14:paraId="6A36C066" w14:textId="2FC1E9F4" w:rsidR="009029B4" w:rsidRDefault="009029B4">
      <w:pPr>
        <w:spacing w:after="160" w:line="259" w:lineRule="auto"/>
        <w:ind w:left="0" w:firstLine="0"/>
        <w:jc w:val="left"/>
        <w:rPr>
          <w:b/>
        </w:rPr>
      </w:pPr>
    </w:p>
    <w:p w14:paraId="0BE91C91" w14:textId="0E30338F" w:rsidR="00174C4D" w:rsidRDefault="008F760C">
      <w:pPr>
        <w:spacing w:after="44"/>
        <w:ind w:left="1417" w:right="58" w:hanging="851"/>
      </w:pPr>
      <w:r>
        <w:rPr>
          <w:b/>
        </w:rPr>
        <w:t>PJC</w:t>
      </w:r>
      <w:r>
        <w:t xml:space="preserve"> </w:t>
      </w:r>
      <w:r w:rsidR="00B50BDB">
        <w:tab/>
      </w:r>
      <w:r>
        <w:t xml:space="preserve">Other soils that have a </w:t>
      </w:r>
      <w:r w:rsidRPr="009029B4">
        <w:rPr>
          <w:color w:val="2B579A"/>
          <w:u w:val="single"/>
          <w:shd w:val="clear" w:color="auto" w:fill="E6E6E6"/>
          <w:rPrChange w:id="1891" w:author="Thomas Caspari" w:date="2017-10-12T16:30:00Z">
            <w:rPr>
              <w:color w:val="2B579A"/>
              <w:shd w:val="clear" w:color="auto" w:fill="E6E6E6"/>
            </w:rPr>
          </w:rPrChange>
        </w:rPr>
        <w:t>calcareous horizon</w:t>
      </w:r>
      <w:r>
        <w:t xml:space="preserve"> with an upper surface occurring within 90 cm of the mineral soil </w:t>
      </w:r>
      <w:proofErr w:type="gramStart"/>
      <w:r>
        <w:t>surface, or</w:t>
      </w:r>
      <w:proofErr w:type="gramEnd"/>
      <w:r>
        <w:t xml:space="preserve"> occurring within or immediately below the </w:t>
      </w:r>
      <w:r w:rsidRPr="009029B4">
        <w:rPr>
          <w:color w:val="2B579A"/>
          <w:u w:val="single"/>
          <w:shd w:val="clear" w:color="auto" w:fill="E6E6E6"/>
          <w:rPrChange w:id="1892" w:author="Thomas Caspari" w:date="2017-10-12T16:30:00Z">
            <w:rPr>
              <w:color w:val="2B579A"/>
              <w:shd w:val="clear" w:color="auto" w:fill="E6E6E6"/>
            </w:rPr>
          </w:rPrChange>
        </w:rPr>
        <w:t>argillic horizon</w:t>
      </w:r>
      <w:r>
        <w:t>.</w:t>
      </w:r>
    </w:p>
    <w:p w14:paraId="0BE91C92" w14:textId="77777777" w:rsidR="00174C4D" w:rsidRDefault="008F760C">
      <w:pPr>
        <w:spacing w:after="286" w:line="265" w:lineRule="auto"/>
        <w:ind w:left="10" w:right="57" w:hanging="10"/>
        <w:jc w:val="right"/>
      </w:pPr>
      <w:r>
        <w:rPr>
          <w:b/>
        </w:rPr>
        <w:t>Calcareous Argillic Pallic Soils</w:t>
      </w:r>
    </w:p>
    <w:p w14:paraId="0BE91C93" w14:textId="77777777" w:rsidR="00174C4D" w:rsidRDefault="008F760C">
      <w:pPr>
        <w:tabs>
          <w:tab w:val="center" w:pos="783"/>
          <w:tab w:val="center" w:pos="2073"/>
        </w:tabs>
        <w:spacing w:after="9"/>
        <w:ind w:left="0" w:firstLine="0"/>
        <w:jc w:val="left"/>
      </w:pPr>
      <w:r>
        <w:rPr>
          <w:rFonts w:ascii="Calibri" w:eastAsia="Calibri" w:hAnsi="Calibri" w:cs="Calibri"/>
          <w:color w:val="000000"/>
          <w:sz w:val="22"/>
        </w:rPr>
        <w:tab/>
      </w:r>
      <w:r>
        <w:rPr>
          <w:b/>
        </w:rPr>
        <w:t>PJ</w:t>
      </w:r>
      <w:r w:rsidR="00B50BDB">
        <w:rPr>
          <w:b/>
        </w:rPr>
        <w:t>T</w:t>
      </w:r>
      <w:r>
        <w:t xml:space="preserve"> </w:t>
      </w:r>
      <w:r>
        <w:tab/>
        <w:t>Other soils.</w:t>
      </w:r>
    </w:p>
    <w:p w14:paraId="0BE91C94" w14:textId="77777777" w:rsidR="00174C4D" w:rsidRDefault="00B50BDB">
      <w:pPr>
        <w:spacing w:after="578" w:line="265" w:lineRule="auto"/>
        <w:ind w:left="10" w:right="57" w:hanging="10"/>
        <w:jc w:val="right"/>
      </w:pPr>
      <w:r>
        <w:rPr>
          <w:b/>
        </w:rPr>
        <w:t>T</w:t>
      </w:r>
      <w:r w:rsidR="008F760C">
        <w:rPr>
          <w:b/>
        </w:rPr>
        <w:t>ypic Argillic Pallic Soils</w:t>
      </w:r>
    </w:p>
    <w:p w14:paraId="0BE91C95" w14:textId="77777777" w:rsidR="00174C4D" w:rsidRDefault="008F760C" w:rsidP="00B50BDB">
      <w:pPr>
        <w:tabs>
          <w:tab w:val="center" w:pos="2185"/>
        </w:tabs>
        <w:ind w:left="567" w:hanging="580"/>
        <w:jc w:val="left"/>
      </w:pPr>
      <w:r>
        <w:rPr>
          <w:b/>
        </w:rPr>
        <w:t>PI</w:t>
      </w:r>
      <w:r>
        <w:t xml:space="preserve"> </w:t>
      </w:r>
      <w:r>
        <w:tab/>
        <w:t>IMMATURE PALLIC SOILS</w:t>
      </w:r>
    </w:p>
    <w:p w14:paraId="0BE91C96" w14:textId="77777777" w:rsidR="00174C4D" w:rsidRDefault="008F760C" w:rsidP="00B50BDB">
      <w:pPr>
        <w:ind w:left="554" w:right="58" w:firstLine="0"/>
      </w:pPr>
      <w:r>
        <w:t xml:space="preserve">Immature Pallic Soils are insufficiently developed to have </w:t>
      </w:r>
      <w:r w:rsidRPr="009029B4">
        <w:rPr>
          <w:color w:val="2B579A"/>
          <w:u w:val="single"/>
          <w:shd w:val="clear" w:color="auto" w:fill="E6E6E6"/>
          <w:rPrChange w:id="1893" w:author="Thomas Caspari" w:date="2017-10-12T16:30:00Z">
            <w:rPr>
              <w:color w:val="2B579A"/>
              <w:shd w:val="clear" w:color="auto" w:fill="E6E6E6"/>
            </w:rPr>
          </w:rPrChange>
        </w:rPr>
        <w:t>fragipans</w:t>
      </w:r>
      <w:r>
        <w:t xml:space="preserve">, </w:t>
      </w:r>
      <w:proofErr w:type="spellStart"/>
      <w:r w:rsidRPr="009029B4">
        <w:rPr>
          <w:color w:val="2B579A"/>
          <w:u w:val="single"/>
          <w:shd w:val="clear" w:color="auto" w:fill="E6E6E6"/>
          <w:rPrChange w:id="1894" w:author="Thomas Caspari" w:date="2017-10-12T16:30:00Z">
            <w:rPr>
              <w:color w:val="2B579A"/>
              <w:shd w:val="clear" w:color="auto" w:fill="E6E6E6"/>
            </w:rPr>
          </w:rPrChange>
        </w:rPr>
        <w:t>duripans</w:t>
      </w:r>
      <w:proofErr w:type="spellEnd"/>
      <w:r>
        <w:t xml:space="preserve"> or </w:t>
      </w:r>
      <w:r w:rsidRPr="009029B4">
        <w:rPr>
          <w:color w:val="2B579A"/>
          <w:u w:val="single"/>
          <w:shd w:val="clear" w:color="auto" w:fill="E6E6E6"/>
          <w:rPrChange w:id="1895" w:author="Thomas Caspari" w:date="2017-10-12T16:30:00Z">
            <w:rPr>
              <w:color w:val="2B579A"/>
              <w:shd w:val="clear" w:color="auto" w:fill="E6E6E6"/>
            </w:rPr>
          </w:rPrChange>
        </w:rPr>
        <w:t>argillic horizons</w:t>
      </w:r>
      <w:r>
        <w:t xml:space="preserve">. They have either a </w:t>
      </w:r>
      <w:r w:rsidRPr="009029B4">
        <w:rPr>
          <w:color w:val="2B579A"/>
          <w:u w:val="single"/>
          <w:shd w:val="clear" w:color="auto" w:fill="E6E6E6"/>
          <w:rPrChange w:id="1896" w:author="Thomas Caspari" w:date="2017-10-12T16:30:00Z">
            <w:rPr>
              <w:color w:val="2B579A"/>
              <w:shd w:val="clear" w:color="auto" w:fill="E6E6E6"/>
            </w:rPr>
          </w:rPrChange>
        </w:rPr>
        <w:t>brittle-B horizon</w:t>
      </w:r>
      <w:r>
        <w:t xml:space="preserve">, eluvial features, a </w:t>
      </w:r>
      <w:r w:rsidRPr="009029B4">
        <w:rPr>
          <w:color w:val="2B579A"/>
          <w:u w:val="single"/>
          <w:shd w:val="clear" w:color="auto" w:fill="E6E6E6"/>
          <w:rPrChange w:id="1897" w:author="Thomas Caspari" w:date="2017-10-12T16:30:00Z">
            <w:rPr>
              <w:color w:val="2B579A"/>
              <w:shd w:val="clear" w:color="auto" w:fill="E6E6E6"/>
            </w:rPr>
          </w:rPrChange>
        </w:rPr>
        <w:t>cutanic horizon</w:t>
      </w:r>
      <w:r>
        <w:t>, or slightly firm or stronger blocky, polyhedral or prismatic peds.</w:t>
      </w:r>
    </w:p>
    <w:p w14:paraId="0BE91C97" w14:textId="77777777" w:rsidR="00174C4D" w:rsidRDefault="008F760C" w:rsidP="00B50BDB">
      <w:pPr>
        <w:spacing w:after="63"/>
        <w:ind w:left="1418" w:right="58" w:hanging="852"/>
      </w:pPr>
      <w:r>
        <w:rPr>
          <w:b/>
        </w:rPr>
        <w:t>PIM</w:t>
      </w:r>
      <w:r w:rsidR="00B50BDB">
        <w:rPr>
          <w:b/>
        </w:rPr>
        <w:t>D</w:t>
      </w:r>
      <w:r w:rsidR="00B50BDB">
        <w:rPr>
          <w:b/>
        </w:rPr>
        <w:tab/>
      </w:r>
      <w:r>
        <w:t xml:space="preserve">Immature Pallic Soils that have </w:t>
      </w:r>
      <w:r>
        <w:rPr>
          <w:i/>
        </w:rPr>
        <w:t>both</w:t>
      </w:r>
    </w:p>
    <w:p w14:paraId="0BE91C98" w14:textId="77777777" w:rsidR="00174C4D" w:rsidRDefault="008F760C" w:rsidP="00164344">
      <w:pPr>
        <w:numPr>
          <w:ilvl w:val="0"/>
          <w:numId w:val="96"/>
        </w:numPr>
        <w:spacing w:after="59"/>
        <w:ind w:right="58" w:hanging="566"/>
      </w:pPr>
      <w:r>
        <w:t xml:space="preserve">a </w:t>
      </w:r>
      <w:r w:rsidRPr="009029B4">
        <w:rPr>
          <w:color w:val="2B579A"/>
          <w:u w:val="single"/>
          <w:shd w:val="clear" w:color="auto" w:fill="E6E6E6"/>
          <w:rPrChange w:id="1898" w:author="Thomas Caspari" w:date="2017-10-12T16:31:00Z">
            <w:rPr>
              <w:color w:val="2B579A"/>
              <w:shd w:val="clear" w:color="auto" w:fill="E6E6E6"/>
            </w:rPr>
          </w:rPrChange>
        </w:rPr>
        <w:t>mottled profile from</w:t>
      </w:r>
      <w:r>
        <w:t xml:space="preserve">, </w:t>
      </w:r>
      <w:r>
        <w:rPr>
          <w:i/>
        </w:rPr>
        <w:t>and</w:t>
      </w:r>
    </w:p>
    <w:p w14:paraId="0BE91C99" w14:textId="77777777" w:rsidR="00174C4D" w:rsidRDefault="008F760C" w:rsidP="00164344">
      <w:pPr>
        <w:numPr>
          <w:ilvl w:val="0"/>
          <w:numId w:val="96"/>
        </w:numPr>
        <w:spacing w:after="45"/>
        <w:ind w:right="58" w:hanging="566"/>
      </w:pPr>
      <w:r>
        <w:t xml:space="preserve">are moderately or strongly pedal, with peds 100 mm or less in horizontal diameter, throughout </w:t>
      </w:r>
      <w:proofErr w:type="gramStart"/>
      <w:r>
        <w:t>the</w:t>
      </w:r>
      <w:proofErr w:type="gramEnd"/>
      <w:r>
        <w:t xml:space="preserve"> major part of the B horizon to 60 cm from the mineral soil surface, or to the base of the B horizon if shallower.</w:t>
      </w:r>
    </w:p>
    <w:p w14:paraId="0BE91C9A" w14:textId="77777777" w:rsidR="00174C4D" w:rsidRDefault="008F760C">
      <w:pPr>
        <w:spacing w:after="0" w:line="265" w:lineRule="auto"/>
        <w:ind w:left="10" w:right="57" w:hanging="10"/>
        <w:jc w:val="right"/>
        <w:rPr>
          <w:b/>
        </w:rPr>
      </w:pPr>
      <w:r>
        <w:rPr>
          <w:b/>
        </w:rPr>
        <w:t>Mottled-pedal Immature Pallic Soils</w:t>
      </w:r>
    </w:p>
    <w:p w14:paraId="0BE91C9B" w14:textId="77777777" w:rsidR="00B50BDB" w:rsidRDefault="00B50BDB">
      <w:pPr>
        <w:spacing w:after="0" w:line="265" w:lineRule="auto"/>
        <w:ind w:left="10" w:right="57" w:hanging="10"/>
        <w:jc w:val="right"/>
      </w:pPr>
    </w:p>
    <w:tbl>
      <w:tblPr>
        <w:tblStyle w:val="TableGrid1"/>
        <w:tblW w:w="8004" w:type="dxa"/>
        <w:tblInd w:w="566" w:type="dxa"/>
        <w:tblCellMar>
          <w:top w:w="1" w:type="dxa"/>
        </w:tblCellMar>
        <w:tblLook w:val="04A0" w:firstRow="1" w:lastRow="0" w:firstColumn="1" w:lastColumn="0" w:noHBand="0" w:noVBand="1"/>
      </w:tblPr>
      <w:tblGrid>
        <w:gridCol w:w="851"/>
        <w:gridCol w:w="7153"/>
        <w:tblGridChange w:id="1899">
          <w:tblGrid>
            <w:gridCol w:w="851"/>
            <w:gridCol w:w="7153"/>
          </w:tblGrid>
        </w:tblGridChange>
      </w:tblGrid>
      <w:tr w:rsidR="00174C4D" w14:paraId="0BE91C9F" w14:textId="77777777">
        <w:trPr>
          <w:trHeight w:val="821"/>
        </w:trPr>
        <w:tc>
          <w:tcPr>
            <w:tcW w:w="851" w:type="dxa"/>
            <w:tcBorders>
              <w:top w:val="nil"/>
              <w:left w:val="nil"/>
              <w:bottom w:val="nil"/>
              <w:right w:val="nil"/>
            </w:tcBorders>
          </w:tcPr>
          <w:p w14:paraId="0BE91C9C" w14:textId="77777777" w:rsidR="00174C4D" w:rsidRDefault="008F760C">
            <w:pPr>
              <w:spacing w:after="0" w:line="259" w:lineRule="auto"/>
              <w:ind w:left="0" w:firstLine="0"/>
              <w:jc w:val="left"/>
            </w:pPr>
            <w:r>
              <w:rPr>
                <w:b/>
              </w:rPr>
              <w:t>PIM</w:t>
            </w:r>
            <w:r>
              <w:t xml:space="preserve"> </w:t>
            </w:r>
          </w:p>
        </w:tc>
        <w:tc>
          <w:tcPr>
            <w:tcW w:w="7153" w:type="dxa"/>
            <w:tcBorders>
              <w:top w:val="nil"/>
              <w:left w:val="nil"/>
              <w:bottom w:val="nil"/>
              <w:right w:val="nil"/>
            </w:tcBorders>
          </w:tcPr>
          <w:p w14:paraId="0BE91C9D" w14:textId="77777777" w:rsidR="00174C4D" w:rsidRDefault="008F760C">
            <w:pPr>
              <w:spacing w:after="32" w:line="259" w:lineRule="auto"/>
              <w:ind w:left="0" w:firstLine="0"/>
              <w:jc w:val="left"/>
            </w:pPr>
            <w:r>
              <w:t xml:space="preserve">Other soils that have a </w:t>
            </w:r>
            <w:r w:rsidRPr="009029B4">
              <w:rPr>
                <w:color w:val="2B579A"/>
                <w:u w:val="single"/>
                <w:shd w:val="clear" w:color="auto" w:fill="E6E6E6"/>
                <w:rPrChange w:id="1900" w:author="Thomas Caspari" w:date="2017-10-12T16:31:00Z">
                  <w:rPr>
                    <w:color w:val="2B579A"/>
                    <w:shd w:val="clear" w:color="auto" w:fill="E6E6E6"/>
                  </w:rPr>
                </w:rPrChange>
              </w:rPr>
              <w:t>mottled profile form</w:t>
            </w:r>
            <w:r>
              <w:t>.</w:t>
            </w:r>
          </w:p>
          <w:p w14:paraId="0BE91C9E" w14:textId="77777777" w:rsidR="00174C4D" w:rsidRDefault="008F760C" w:rsidP="009029B4">
            <w:pPr>
              <w:spacing w:after="240" w:line="259" w:lineRule="auto"/>
              <w:ind w:left="0" w:right="68" w:firstLine="0"/>
              <w:jc w:val="right"/>
            </w:pPr>
            <w:r>
              <w:rPr>
                <w:b/>
              </w:rPr>
              <w:t>Mottled Immature Pallic Soils</w:t>
            </w:r>
          </w:p>
        </w:tc>
      </w:tr>
      <w:tr w:rsidR="00174C4D" w14:paraId="0BE91CA3" w14:textId="77777777" w:rsidTr="009029B4">
        <w:tblPrEx>
          <w:tblW w:w="8004" w:type="dxa"/>
          <w:tblInd w:w="566" w:type="dxa"/>
          <w:tblCellMar>
            <w:top w:w="1" w:type="dxa"/>
          </w:tblCellMar>
          <w:tblPrExChange w:id="1901" w:author="Thomas Caspari" w:date="2017-10-12T16:31:00Z">
            <w:tblPrEx>
              <w:tblW w:w="8004" w:type="dxa"/>
              <w:tblInd w:w="566" w:type="dxa"/>
              <w:tblCellMar>
                <w:top w:w="1" w:type="dxa"/>
              </w:tblCellMar>
            </w:tblPrEx>
          </w:tblPrExChange>
        </w:tblPrEx>
        <w:trPr>
          <w:trHeight w:val="848"/>
          <w:trPrChange w:id="1902" w:author="Thomas Caspari" w:date="2017-10-12T16:31:00Z">
            <w:trPr>
              <w:trHeight w:val="1264"/>
            </w:trPr>
          </w:trPrChange>
        </w:trPr>
        <w:tc>
          <w:tcPr>
            <w:tcW w:w="851" w:type="dxa"/>
            <w:tcBorders>
              <w:top w:val="nil"/>
              <w:left w:val="nil"/>
              <w:bottom w:val="nil"/>
              <w:right w:val="nil"/>
            </w:tcBorders>
            <w:tcPrChange w:id="1903" w:author="Thomas Caspari" w:date="2017-10-12T16:31:00Z">
              <w:tcPr>
                <w:tcW w:w="851" w:type="dxa"/>
                <w:tcBorders>
                  <w:top w:val="nil"/>
                  <w:left w:val="nil"/>
                  <w:bottom w:val="nil"/>
                  <w:right w:val="nil"/>
                </w:tcBorders>
              </w:tcPr>
            </w:tcPrChange>
          </w:tcPr>
          <w:p w14:paraId="0BE91CA0" w14:textId="77777777" w:rsidR="00174C4D" w:rsidRDefault="008F760C">
            <w:pPr>
              <w:spacing w:after="0" w:line="259" w:lineRule="auto"/>
              <w:ind w:left="0" w:firstLine="0"/>
              <w:jc w:val="left"/>
            </w:pPr>
            <w:r>
              <w:rPr>
                <w:b/>
              </w:rPr>
              <w:t>PIC</w:t>
            </w:r>
            <w:r>
              <w:t xml:space="preserve"> </w:t>
            </w:r>
          </w:p>
        </w:tc>
        <w:tc>
          <w:tcPr>
            <w:tcW w:w="7153" w:type="dxa"/>
            <w:tcBorders>
              <w:top w:val="nil"/>
              <w:left w:val="nil"/>
              <w:bottom w:val="nil"/>
              <w:right w:val="nil"/>
            </w:tcBorders>
            <w:vAlign w:val="center"/>
            <w:tcPrChange w:id="1904" w:author="Thomas Caspari" w:date="2017-10-12T16:31:00Z">
              <w:tcPr>
                <w:tcW w:w="7153" w:type="dxa"/>
                <w:tcBorders>
                  <w:top w:val="nil"/>
                  <w:left w:val="nil"/>
                  <w:bottom w:val="nil"/>
                  <w:right w:val="nil"/>
                </w:tcBorders>
                <w:vAlign w:val="center"/>
              </w:tcPr>
            </w:tcPrChange>
          </w:tcPr>
          <w:p w14:paraId="0BE91CA1" w14:textId="77777777" w:rsidR="00174C4D" w:rsidRDefault="008F760C">
            <w:pPr>
              <w:spacing w:after="57" w:line="239" w:lineRule="auto"/>
              <w:ind w:left="0" w:firstLine="0"/>
            </w:pPr>
            <w:r>
              <w:t xml:space="preserve">Other soils that have a </w:t>
            </w:r>
            <w:r w:rsidRPr="009029B4">
              <w:rPr>
                <w:color w:val="2B579A"/>
                <w:u w:val="single"/>
                <w:shd w:val="clear" w:color="auto" w:fill="E6E6E6"/>
                <w:rPrChange w:id="1905" w:author="Thomas Caspari" w:date="2017-10-12T16:31:00Z">
                  <w:rPr>
                    <w:color w:val="2B579A"/>
                    <w:shd w:val="clear" w:color="auto" w:fill="E6E6E6"/>
                  </w:rPr>
                </w:rPrChange>
              </w:rPr>
              <w:t>calcareous horizon</w:t>
            </w:r>
            <w:r>
              <w:t xml:space="preserve"> with an upper surface within 90 cm of the mineral soil surface.</w:t>
            </w:r>
          </w:p>
          <w:p w14:paraId="0BE91CA2" w14:textId="77777777" w:rsidR="00174C4D" w:rsidRDefault="008F760C" w:rsidP="009029B4">
            <w:pPr>
              <w:spacing w:after="240" w:line="240" w:lineRule="auto"/>
              <w:ind w:left="0" w:right="68" w:firstLine="0"/>
              <w:jc w:val="right"/>
            </w:pPr>
            <w:r>
              <w:rPr>
                <w:b/>
              </w:rPr>
              <w:t>Calcareous Immature Pallic Soils</w:t>
            </w:r>
          </w:p>
        </w:tc>
      </w:tr>
      <w:tr w:rsidR="00174C4D" w14:paraId="0BE91CA7" w14:textId="77777777" w:rsidTr="009029B4">
        <w:tblPrEx>
          <w:tblW w:w="8004" w:type="dxa"/>
          <w:tblInd w:w="566" w:type="dxa"/>
          <w:tblCellMar>
            <w:top w:w="1" w:type="dxa"/>
          </w:tblCellMar>
          <w:tblPrExChange w:id="1906" w:author="Thomas Caspari" w:date="2017-10-12T16:31:00Z">
            <w:tblPrEx>
              <w:tblW w:w="8004" w:type="dxa"/>
              <w:tblInd w:w="566" w:type="dxa"/>
              <w:tblCellMar>
                <w:top w:w="1" w:type="dxa"/>
              </w:tblCellMar>
            </w:tblPrEx>
          </w:tblPrExChange>
        </w:tblPrEx>
        <w:trPr>
          <w:trHeight w:val="1301"/>
          <w:trPrChange w:id="1907" w:author="Thomas Caspari" w:date="2017-10-12T16:31:00Z">
            <w:trPr>
              <w:trHeight w:val="1864"/>
            </w:trPr>
          </w:trPrChange>
        </w:trPr>
        <w:tc>
          <w:tcPr>
            <w:tcW w:w="851" w:type="dxa"/>
            <w:tcBorders>
              <w:top w:val="nil"/>
              <w:left w:val="nil"/>
              <w:bottom w:val="nil"/>
              <w:right w:val="nil"/>
            </w:tcBorders>
            <w:tcPrChange w:id="1908" w:author="Thomas Caspari" w:date="2017-10-12T16:31:00Z">
              <w:tcPr>
                <w:tcW w:w="851" w:type="dxa"/>
                <w:tcBorders>
                  <w:top w:val="nil"/>
                  <w:left w:val="nil"/>
                  <w:bottom w:val="nil"/>
                  <w:right w:val="nil"/>
                </w:tcBorders>
              </w:tcPr>
            </w:tcPrChange>
          </w:tcPr>
          <w:p w14:paraId="0BE91CA4" w14:textId="4C299B9E" w:rsidR="00174C4D" w:rsidRDefault="009029B4">
            <w:pPr>
              <w:spacing w:after="0" w:line="259" w:lineRule="auto"/>
              <w:ind w:left="0" w:firstLine="0"/>
              <w:jc w:val="left"/>
            </w:pPr>
            <w:r>
              <w:rPr>
                <w:b/>
              </w:rPr>
              <w:lastRenderedPageBreak/>
              <w:t>PID</w:t>
            </w:r>
            <w:r w:rsidR="008F760C">
              <w:t xml:space="preserve"> </w:t>
            </w:r>
          </w:p>
        </w:tc>
        <w:tc>
          <w:tcPr>
            <w:tcW w:w="7153" w:type="dxa"/>
            <w:tcBorders>
              <w:top w:val="nil"/>
              <w:left w:val="nil"/>
              <w:bottom w:val="nil"/>
              <w:right w:val="nil"/>
            </w:tcBorders>
            <w:vAlign w:val="center"/>
            <w:tcPrChange w:id="1909" w:author="Thomas Caspari" w:date="2017-10-12T16:31:00Z">
              <w:tcPr>
                <w:tcW w:w="7153" w:type="dxa"/>
                <w:tcBorders>
                  <w:top w:val="nil"/>
                  <w:left w:val="nil"/>
                  <w:bottom w:val="nil"/>
                  <w:right w:val="nil"/>
                </w:tcBorders>
                <w:vAlign w:val="center"/>
              </w:tcPr>
            </w:tcPrChange>
          </w:tcPr>
          <w:p w14:paraId="0BE91CA5" w14:textId="77777777" w:rsidR="00174C4D" w:rsidRDefault="008F760C" w:rsidP="009029B4">
            <w:pPr>
              <w:spacing w:after="0" w:line="240" w:lineRule="auto"/>
              <w:ind w:left="0" w:right="62" w:firstLine="0"/>
            </w:pPr>
            <w:r>
              <w:t xml:space="preserve">Other soils that are moderately or strongly pedal, with peds 100 mm or less in horizontal diameter, throughout </w:t>
            </w:r>
            <w:proofErr w:type="gramStart"/>
            <w:r>
              <w:t>the</w:t>
            </w:r>
            <w:proofErr w:type="gramEnd"/>
            <w:r>
              <w:t xml:space="preserve"> major part of the B horizon to 60 cm from the mineral soil surface, or to the base of the B horizon if shallower.</w:t>
            </w:r>
          </w:p>
          <w:p w14:paraId="0BE91CA6" w14:textId="77777777" w:rsidR="00174C4D" w:rsidRDefault="008F760C" w:rsidP="009029B4">
            <w:pPr>
              <w:spacing w:after="240" w:line="259" w:lineRule="auto"/>
              <w:ind w:left="0" w:right="68" w:firstLine="0"/>
              <w:jc w:val="right"/>
            </w:pPr>
            <w:r>
              <w:rPr>
                <w:b/>
              </w:rPr>
              <w:t>Pedal Immature Pallic Soils</w:t>
            </w:r>
          </w:p>
        </w:tc>
      </w:tr>
      <w:tr w:rsidR="00174C4D" w14:paraId="0BE91CAA" w14:textId="77777777">
        <w:trPr>
          <w:trHeight w:val="468"/>
        </w:trPr>
        <w:tc>
          <w:tcPr>
            <w:tcW w:w="851" w:type="dxa"/>
            <w:tcBorders>
              <w:top w:val="nil"/>
              <w:left w:val="nil"/>
              <w:bottom w:val="nil"/>
              <w:right w:val="nil"/>
            </w:tcBorders>
            <w:vAlign w:val="bottom"/>
          </w:tcPr>
          <w:p w14:paraId="0BE91CA8" w14:textId="77777777" w:rsidR="00174C4D" w:rsidRDefault="008F760C" w:rsidP="00B50BDB">
            <w:pPr>
              <w:spacing w:after="0" w:line="259" w:lineRule="auto"/>
              <w:ind w:left="0" w:firstLine="0"/>
              <w:jc w:val="left"/>
            </w:pPr>
            <w:r>
              <w:rPr>
                <w:b/>
              </w:rPr>
              <w:t>PI</w:t>
            </w:r>
            <w:r w:rsidR="00B50BDB">
              <w:rPr>
                <w:b/>
              </w:rPr>
              <w:t>T</w:t>
            </w:r>
            <w:r>
              <w:t xml:space="preserve"> </w:t>
            </w:r>
          </w:p>
        </w:tc>
        <w:tc>
          <w:tcPr>
            <w:tcW w:w="7153" w:type="dxa"/>
            <w:tcBorders>
              <w:top w:val="nil"/>
              <w:left w:val="nil"/>
              <w:bottom w:val="nil"/>
              <w:right w:val="nil"/>
            </w:tcBorders>
            <w:vAlign w:val="bottom"/>
          </w:tcPr>
          <w:p w14:paraId="0BE91CA9" w14:textId="77777777" w:rsidR="00174C4D" w:rsidRDefault="008F760C">
            <w:pPr>
              <w:spacing w:after="0" w:line="259" w:lineRule="auto"/>
              <w:ind w:left="0" w:firstLine="0"/>
              <w:jc w:val="left"/>
            </w:pPr>
            <w:r>
              <w:t>Other soils.</w:t>
            </w:r>
          </w:p>
        </w:tc>
      </w:tr>
    </w:tbl>
    <w:p w14:paraId="0BE91CAB" w14:textId="77777777" w:rsidR="00174C4D" w:rsidRDefault="00B50BDB">
      <w:pPr>
        <w:spacing w:after="286" w:line="265" w:lineRule="auto"/>
        <w:ind w:left="10" w:right="57" w:hanging="10"/>
        <w:jc w:val="right"/>
      </w:pPr>
      <w:r>
        <w:rPr>
          <w:b/>
        </w:rPr>
        <w:t>T</w:t>
      </w:r>
      <w:r w:rsidR="008F760C">
        <w:rPr>
          <w:b/>
        </w:rPr>
        <w:t>ypic Immature Pallic Soils</w:t>
      </w:r>
    </w:p>
    <w:p w14:paraId="0BE91CAC" w14:textId="77777777" w:rsidR="00174C4D" w:rsidRDefault="00174C4D">
      <w:pPr>
        <w:sectPr w:rsidR="00174C4D">
          <w:headerReference w:type="even" r:id="rId94"/>
          <w:headerReference w:type="default" r:id="rId95"/>
          <w:footerReference w:type="even" r:id="rId96"/>
          <w:footerReference w:type="default" r:id="rId97"/>
          <w:headerReference w:type="first" r:id="rId98"/>
          <w:footerReference w:type="first" r:id="rId99"/>
          <w:pgSz w:w="12746" w:h="17678"/>
          <w:pgMar w:top="1952" w:right="2107" w:bottom="1593" w:left="2121" w:header="0" w:footer="720" w:gutter="0"/>
          <w:cols w:space="720"/>
        </w:sectPr>
      </w:pPr>
    </w:p>
    <w:p w14:paraId="0BE91CAD" w14:textId="2C77AD79" w:rsidR="00174C4D" w:rsidRDefault="008F760C">
      <w:pPr>
        <w:pStyle w:val="Heading1"/>
        <w:ind w:left="-3"/>
      </w:pPr>
      <w:bookmarkStart w:id="1910" w:name="_Toc182384781"/>
      <w:r>
        <w:lastRenderedPageBreak/>
        <w:t>P</w:t>
      </w:r>
      <w:r w:rsidR="0022101E">
        <w:t>odzols</w:t>
      </w:r>
      <w:bookmarkEnd w:id="1910"/>
    </w:p>
    <w:p w14:paraId="0BE91CAE"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4D" wp14:editId="0BE9224E">
                <wp:extent cx="5400040" cy="12700"/>
                <wp:effectExtent l="0" t="0" r="0" b="0"/>
                <wp:docPr id="114015" name="Group 11401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0155" name="Shape 10155"/>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981FF83" id="Group 114015"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L+7NYJRAgAAsQUAAA4AAAAAAAAAAAAAAAAALgIAAGRycy9lMm9Eb2MueG1sUEsBAi0AFAAGAAgA&#10;AAAhAOFfKPfbAAAAAwEAAA8AAAAAAAAAAAAAAAAAqwQAAGRycy9kb3ducmV2LnhtbFBLBQYAAAAA&#10;BAAEAPMAAACzBQAAAAA=&#10;">
                <v:shape id="Shape 10155"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" path="m,l5400040,e" filled="f" strokecolor="#181717" strokeweight="1pt">
                  <v:stroke miterlimit="83231f" joinstyle="miter"/>
                  <v:path arrowok="t" textboxrect="0,0,5400040,0"/>
                </v:shape>
                <w10:anchorlock/>
              </v:group>
            </w:pict>
          </mc:Fallback>
        </mc:AlternateContent>
      </w:r>
    </w:p>
    <w:p w14:paraId="0BE91CAF" w14:textId="77777777" w:rsidR="00174C4D" w:rsidRDefault="00147CEF">
      <w:pPr>
        <w:pStyle w:val="Heading3"/>
        <w:ind w:left="-2" w:right="58"/>
      </w:pPr>
      <w:r>
        <w:t>CONCEPT</w:t>
      </w:r>
      <w:r w:rsidR="008F760C">
        <w:t xml:space="preserve"> </w:t>
      </w:r>
      <w:r>
        <w:t>OF THE ORDER</w:t>
      </w:r>
    </w:p>
    <w:p w14:paraId="0BE91CB0" w14:textId="131EDC24" w:rsidR="00174C4D" w:rsidRDefault="008F760C">
      <w:pPr>
        <w:spacing w:after="707"/>
        <w:ind w:left="-4" w:right="58"/>
      </w:pPr>
      <w:r>
        <w:t>Podzols are acid</w:t>
      </w:r>
      <w:ins w:id="1911" w:author="Andre Eger" w:date="2023-08-22T23:55:00Z">
        <w:r w:rsidR="4E780A37">
          <w:t>ic</w:t>
        </w:r>
      </w:ins>
      <w:r>
        <w:t xml:space="preserve"> soils with low base saturation. Podzols have a</w:t>
      </w:r>
      <w:del w:id="1912" w:author="Balin Robertson" w:date="2024-10-16T01:10:00Z">
        <w:r w:rsidDel="008F760C">
          <w:delText>n</w:delText>
        </w:r>
      </w:del>
      <w:r>
        <w:t xml:space="preserve"> horizon of </w:t>
      </w:r>
      <w:ins w:id="1913" w:author="Balin Robertson" w:date="2024-10-16T01:11:00Z">
        <w:r w:rsidR="00F94766">
          <w:t>aluminium</w:t>
        </w:r>
        <w:r>
          <w:t xml:space="preserve"> </w:t>
        </w:r>
      </w:ins>
      <w:r>
        <w:t>accumulation</w:t>
      </w:r>
      <w:del w:id="1914" w:author="Balin Robertson" w:date="2024-10-16T01:11:00Z">
        <w:r w:rsidDel="008F760C">
          <w:delText xml:space="preserve"> of aluminium</w:delText>
        </w:r>
      </w:del>
      <w:r>
        <w:t xml:space="preserve"> occurring as complexes with organic matter and/or as short-range-order minerals (typically with silicon as allophane/</w:t>
      </w:r>
      <w:del w:id="1915" w:author="Balin Robertson" w:date="2024-10-16T01:10:00Z">
        <w:r w:rsidDel="008F760C">
          <w:delText xml:space="preserve"> </w:delText>
        </w:r>
      </w:del>
      <w:r>
        <w:t>imogolite). Iron (typically as ferrihydrite) may or may not be accumulated with aluminium. This horizon is usually associated with an overlying E horizon</w:t>
      </w:r>
      <w:ins w:id="1916" w:author="Kirstin Deuss" w:date="2024-11-12T02:33:00Z">
        <w:r w:rsidR="6FAE10AC">
          <w:t>,</w:t>
        </w:r>
      </w:ins>
      <w:r>
        <w:t xml:space="preserve"> indicating translocation. The E horizon may be missing </w:t>
      </w:r>
      <w:del w:id="1917" w:author="Balin Robertson" w:date="2024-10-16T01:11:00Z">
        <w:r w:rsidDel="008F760C">
          <w:delText>as a result of</w:delText>
        </w:r>
      </w:del>
      <w:ins w:id="1918" w:author="Balin Robertson" w:date="2024-10-16T01:11:00Z">
        <w:r w:rsidR="70CDDA1E">
          <w:t>due to</w:t>
        </w:r>
      </w:ins>
      <w:r>
        <w:t xml:space="preserve"> erosion, ploughing</w:t>
      </w:r>
      <w:ins w:id="1919" w:author="Balin Robertson" w:date="2024-10-16T01:12:00Z">
        <w:r w:rsidR="0049412F">
          <w:t>,</w:t>
        </w:r>
      </w:ins>
      <w:del w:id="1920" w:author="Balin Robertson" w:date="2024-10-16T01:12:00Z">
        <w:r w:rsidDel="008F760C">
          <w:delText xml:space="preserve"> or</w:delText>
        </w:r>
      </w:del>
      <w:r>
        <w:t xml:space="preserve"> </w:t>
      </w:r>
      <w:ins w:id="1921" w:author="Kirstin Deuss" w:date="2024-11-12T02:35:00Z">
        <w:r w:rsidR="0CEE6742">
          <w:t xml:space="preserve">or </w:t>
        </w:r>
      </w:ins>
      <w:r>
        <w:t>bioturbation</w:t>
      </w:r>
      <w:ins w:id="1922" w:author="Kirstin Deuss" w:date="2024-11-12T02:35:00Z">
        <w:r w:rsidR="7DEB0694">
          <w:t>,</w:t>
        </w:r>
      </w:ins>
      <w:r>
        <w:t xml:space="preserve"> or it may be masked by organic matter.</w:t>
      </w:r>
    </w:p>
    <w:p w14:paraId="0BE91CB1" w14:textId="77777777" w:rsidR="00174C4D" w:rsidRDefault="00147CEF">
      <w:pPr>
        <w:pStyle w:val="Heading3"/>
        <w:ind w:left="-2" w:right="58"/>
      </w:pPr>
      <w:r>
        <w:t>CORRELATION</w:t>
      </w:r>
    </w:p>
    <w:p w14:paraId="0BE91CB2" w14:textId="77777777" w:rsidR="00174C4D" w:rsidRDefault="008F760C">
      <w:pPr>
        <w:spacing w:after="707"/>
        <w:ind w:left="-4" w:right="58"/>
      </w:pPr>
      <w:r>
        <w:t xml:space="preserve">Podzols correspond to the podzols and some </w:t>
      </w:r>
      <w:proofErr w:type="spellStart"/>
      <w:r>
        <w:t>podzolised</w:t>
      </w:r>
      <w:proofErr w:type="spellEnd"/>
      <w:r>
        <w:t xml:space="preserve"> yellow-brown earths of the NZ Genetic Soil Classification. They mostly correspond with the Spodosols of Soil Taxonomy.</w:t>
      </w:r>
    </w:p>
    <w:p w14:paraId="0BE91CB3" w14:textId="77777777" w:rsidR="00174C4D" w:rsidRDefault="00147CEF">
      <w:pPr>
        <w:pStyle w:val="Heading3"/>
        <w:ind w:left="-2" w:right="58"/>
      </w:pPr>
      <w:r>
        <w:t>OCCURRENCE</w:t>
      </w:r>
    </w:p>
    <w:p w14:paraId="0BE91CB4" w14:textId="698DB7A5" w:rsidR="00174C4D" w:rsidRDefault="008F760C">
      <w:pPr>
        <w:spacing w:after="707"/>
        <w:ind w:left="-4"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5408" behindDoc="0" locked="0" layoutInCell="1" allowOverlap="1" wp14:anchorId="0BE9224F" wp14:editId="558C18D4">
                <wp:simplePos x="0" y="0"/>
                <wp:positionH relativeFrom="page">
                  <wp:posOffset>1346835</wp:posOffset>
                </wp:positionH>
                <wp:positionV relativeFrom="page">
                  <wp:posOffset>998364</wp:posOffset>
                </wp:positionV>
                <wp:extent cx="5400040" cy="12700"/>
                <wp:effectExtent l="0" t="0" r="0" b="0"/>
                <wp:wrapTopAndBottom/>
                <wp:docPr id="114014" name="Group 11401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0154" name="Shape 10154"/>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FE77BD4" id="Group 114014" o:spid="_x0000_s1026" style="position:absolute;margin-left:106.05pt;margin-top:78.6pt;width:425.2pt;height:1pt;z-index:251665408;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2IZPK1ECAACxBQAADgAAAAAAAAAAAAAAAAAuAgAAZHJzL2Uyb0RvYy54bWxQSwECLQAU&#10;AAYACAAAACEAbNbR9OAAAAAMAQAADwAAAAAAAAAAAAAAAACrBAAAZHJzL2Rvd25yZXYueG1sUEsF&#10;BgAAAAAEAAQA8wAAALgFAAAAAA==&#10;">
                <v:shape id="Shape 1015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" path="m,l5400040,e" filled="f" strokecolor="#181717" strokeweight="1pt">
                  <v:stroke miterlimit="83231f" joinstyle="miter"/>
                  <v:path arrowok="t" textboxrect="0,0,5400040,0"/>
                </v:shape>
                <w10:wrap type="topAndBottom" anchorx="page" anchory="page"/>
              </v:group>
            </w:pict>
          </mc:Fallback>
        </mc:AlternateContent>
      </w:r>
      <w:r>
        <w:t>Podzols occur in areas of high precipitation and are usually associated with forest species which produce an acid</w:t>
      </w:r>
      <w:ins w:id="1923" w:author="Andre Eger" w:date="2023-08-22T23:55:00Z">
        <w:r w:rsidR="74AF2484">
          <w:t>ic</w:t>
        </w:r>
      </w:ins>
      <w:r>
        <w:t xml:space="preserve"> litter. They are most common in Northland, </w:t>
      </w:r>
      <w:del w:id="1924" w:author="Andre Eger" w:date="2024-10-18T12:41:00Z" w16du:dateUtc="2024-10-17T23:41:00Z">
        <w:r w:rsidDel="008F760C">
          <w:delText xml:space="preserve">North Island high country and </w:delText>
        </w:r>
      </w:del>
      <w:r>
        <w:t>the West Coast</w:t>
      </w:r>
      <w:ins w:id="1925" w:author="Andre Eger" w:date="2024-10-18T12:41:00Z" w16du:dateUtc="2024-10-17T23:41:00Z">
        <w:r w:rsidR="009032E3">
          <w:t xml:space="preserve"> of the South </w:t>
        </w:r>
        <w:proofErr w:type="gramStart"/>
        <w:r w:rsidR="009032E3">
          <w:t>Island</w:t>
        </w:r>
      </w:ins>
      <w:ins w:id="1926" w:author="Andre Eger" w:date="2024-10-18T12:42:00Z" w16du:dateUtc="2024-10-17T23:42:00Z">
        <w:r w:rsidR="009032E3">
          <w:t>,</w:t>
        </w:r>
      </w:ins>
      <w:ins w:id="1927" w:author="Andre Eger" w:date="2024-10-18T12:41:00Z" w16du:dateUtc="2024-10-17T23:41:00Z">
        <w:r w:rsidR="009032E3">
          <w:t xml:space="preserve"> </w:t>
        </w:r>
      </w:ins>
      <w:r>
        <w:t xml:space="preserve"> and</w:t>
      </w:r>
      <w:proofErr w:type="gramEnd"/>
      <w:r>
        <w:t xml:space="preserve"> </w:t>
      </w:r>
      <w:del w:id="1928" w:author="Andre Eger" w:date="2024-10-18T12:41:00Z">
        <w:r w:rsidDel="008F760C">
          <w:delText>high country of the South Island</w:delText>
        </w:r>
      </w:del>
      <w:ins w:id="1929" w:author="Andre Eger" w:date="2024-10-18T12:41:00Z">
        <w:r w:rsidR="009032E3">
          <w:t xml:space="preserve">at </w:t>
        </w:r>
      </w:ins>
      <w:ins w:id="1930" w:author="Andre Eger" w:date="2024-10-18T12:42:00Z" w16du:dateUtc="2024-10-17T23:42:00Z">
        <w:r w:rsidR="009032E3">
          <w:t>higher elevations</w:t>
        </w:r>
      </w:ins>
      <w:r>
        <w:t>.</w:t>
      </w:r>
    </w:p>
    <w:p w14:paraId="0BE91CB5" w14:textId="77777777" w:rsidR="00174C4D" w:rsidRDefault="00147CEF">
      <w:pPr>
        <w:pStyle w:val="Heading3"/>
        <w:spacing w:after="355"/>
        <w:ind w:left="-2" w:right="58"/>
      </w:pPr>
      <w:r>
        <w:t>ACCESSORY</w:t>
      </w:r>
      <w:r w:rsidR="008F760C">
        <w:t xml:space="preserve"> </w:t>
      </w:r>
      <w:r>
        <w:t>PROPERTIES OF THE ORDER</w:t>
      </w:r>
    </w:p>
    <w:p w14:paraId="0BE91CB6" w14:textId="77777777" w:rsidR="00174C4D" w:rsidRDefault="008F760C" w:rsidP="00164344">
      <w:pPr>
        <w:numPr>
          <w:ilvl w:val="0"/>
          <w:numId w:val="97"/>
        </w:numPr>
        <w:ind w:right="58" w:hanging="567"/>
      </w:pPr>
      <w:r>
        <w:rPr>
          <w:i/>
        </w:rPr>
        <w:t>Secondary oxides strongly differentiated between horizons</w:t>
      </w:r>
      <w:r>
        <w:t>. In A and E horizons, sand and silt grains are uncoated. In B horizons they are coated, and in some soils cemented, by short-range-order minerals and/or organic matter.</w:t>
      </w:r>
    </w:p>
    <w:p w14:paraId="0BE91CB7" w14:textId="11CE27F6" w:rsidR="00174C4D" w:rsidRDefault="008F760C" w:rsidP="00164344">
      <w:pPr>
        <w:numPr>
          <w:ilvl w:val="0"/>
          <w:numId w:val="97"/>
        </w:numPr>
        <w:spacing w:after="2239"/>
        <w:ind w:right="58" w:hanging="567"/>
      </w:pPr>
      <w:r w:rsidRPr="0BFAF915">
        <w:rPr>
          <w:i/>
          <w:iCs/>
        </w:rPr>
        <w:t>Low base saturation</w:t>
      </w:r>
      <w:r>
        <w:t>. Base saturations are very low</w:t>
      </w:r>
      <w:ins w:id="1931" w:author="Kirstin Deuss" w:date="2024-11-12T02:37:00Z">
        <w:r w:rsidR="6B8226A9">
          <w:t>,</w:t>
        </w:r>
      </w:ins>
      <w:r>
        <w:t xml:space="preserve"> and the soils are extremely acid</w:t>
      </w:r>
      <w:ins w:id="1932" w:author="Andre Eger" w:date="2023-08-22T23:55:00Z">
        <w:r w:rsidR="10520185">
          <w:t>ic</w:t>
        </w:r>
      </w:ins>
      <w:ins w:id="1933" w:author="Kirstin Deuss" w:date="2024-11-12T02:37:00Z">
        <w:r w:rsidR="655263D7">
          <w:t>,</w:t>
        </w:r>
      </w:ins>
      <w:r>
        <w:t xml:space="preserve"> in A and E horizons. </w:t>
      </w:r>
      <w:proofErr w:type="spellStart"/>
      <w:r>
        <w:t>KCl</w:t>
      </w:r>
      <w:proofErr w:type="spellEnd"/>
      <w:r>
        <w:t>-extractable-aluminium levels are high, and aluminium in soil solution may be toxic to some plants.</w:t>
      </w:r>
    </w:p>
    <w:p w14:paraId="0BE91CB8" w14:textId="44AA6B34" w:rsidR="00174C4D" w:rsidRDefault="008F760C" w:rsidP="00164344">
      <w:pPr>
        <w:numPr>
          <w:ilvl w:val="0"/>
          <w:numId w:val="97"/>
        </w:numPr>
        <w:spacing w:after="145"/>
        <w:ind w:right="58" w:hanging="567"/>
      </w:pPr>
      <w:r w:rsidRPr="3195D8F2">
        <w:rPr>
          <w:i/>
          <w:iCs/>
        </w:rPr>
        <w:lastRenderedPageBreak/>
        <w:t>Parent materials</w:t>
      </w:r>
      <w:r>
        <w:t xml:space="preserve">. The soils occur mainly in materials from </w:t>
      </w:r>
      <w:del w:id="1934" w:author="Andre Eger" w:date="2024-07-15T22:34:00Z">
        <w:r w:rsidDel="008F760C">
          <w:delText>silica-rich</w:delText>
        </w:r>
      </w:del>
      <w:ins w:id="1935" w:author="Andre Eger" w:date="2024-07-15T22:34:00Z">
        <w:r w:rsidR="68554E78">
          <w:t>felsic</w:t>
        </w:r>
      </w:ins>
      <w:r>
        <w:t xml:space="preserve"> rocks such as granite, greywacke, schist or rhyolite.</w:t>
      </w:r>
    </w:p>
    <w:p w14:paraId="0BE91CB9" w14:textId="77777777" w:rsidR="00174C4D" w:rsidRDefault="008F760C" w:rsidP="00164344">
      <w:pPr>
        <w:numPr>
          <w:ilvl w:val="0"/>
          <w:numId w:val="97"/>
        </w:numPr>
        <w:spacing w:after="146"/>
        <w:ind w:right="58" w:hanging="567"/>
      </w:pPr>
      <w:r>
        <w:rPr>
          <w:i/>
        </w:rPr>
        <w:t>Mineralogically differentiated</w:t>
      </w:r>
      <w:r>
        <w:t>. Mica-smectite or smectite often occur in A and E horizons, and hydroxy-coated or interlayered minerals or allophane often occur in the B horizon. In some Northland soils, silica is dominant in B horizons. Podzols cover a wide range of mineralogy classes.</w:t>
      </w:r>
    </w:p>
    <w:p w14:paraId="0BE91CBA" w14:textId="36E089AA" w:rsidR="00174C4D" w:rsidRDefault="008F760C" w:rsidP="00164344">
      <w:pPr>
        <w:numPr>
          <w:ilvl w:val="0"/>
          <w:numId w:val="97"/>
        </w:numPr>
        <w:spacing w:after="146"/>
        <w:ind w:right="58" w:hanging="567"/>
      </w:pPr>
      <w:r w:rsidRPr="6F8CA5A3">
        <w:rPr>
          <w:i/>
          <w:iCs/>
        </w:rPr>
        <w:t>Limited rooting depth</w:t>
      </w:r>
      <w:r>
        <w:t>. The rooting depth is limited for many introduced plants by low pH</w:t>
      </w:r>
      <w:del w:id="1936" w:author="Balin Robertson" w:date="2024-10-16T01:22:00Z">
        <w:r>
          <w:delText xml:space="preserve"> or</w:delText>
        </w:r>
      </w:del>
      <w:ins w:id="1937" w:author="Balin Robertson" w:date="2024-10-16T01:22:00Z">
        <w:r w:rsidR="4DE7D78B">
          <w:t>,</w:t>
        </w:r>
      </w:ins>
      <w:r>
        <w:t xml:space="preserve"> aluminium toxicity, or by pans which often cause problems of wetness.</w:t>
      </w:r>
    </w:p>
    <w:p w14:paraId="0BE91CBB" w14:textId="69B7D0B2" w:rsidR="00174C4D" w:rsidRDefault="008F760C" w:rsidP="00164344">
      <w:pPr>
        <w:numPr>
          <w:ilvl w:val="0"/>
          <w:numId w:val="97"/>
        </w:numPr>
        <w:spacing w:after="146"/>
        <w:ind w:right="58" w:hanging="567"/>
      </w:pPr>
      <w:r w:rsidRPr="3195D8F2">
        <w:rPr>
          <w:i/>
          <w:iCs/>
        </w:rPr>
        <w:t>Low biological activity</w:t>
      </w:r>
      <w:r>
        <w:t>. Low levels of faunal activity occur with a low rate of mineralisation. Carbon/nitrogen ratios are very high. The accumulation of weakly decomposed humus</w:t>
      </w:r>
      <w:ins w:id="1938" w:author="Kirstin Deuss" w:date="2024-11-12T02:41:00Z">
        <w:r w:rsidR="4350FFAA">
          <w:t>,</w:t>
        </w:r>
      </w:ins>
      <w:r>
        <w:t xml:space="preserve"> and minimal incorporation of humus into the upper mineral soil</w:t>
      </w:r>
      <w:ins w:id="1939" w:author="Kirstin Deuss" w:date="2024-11-12T02:41:00Z">
        <w:r w:rsidR="1FCAEC4C">
          <w:t>,</w:t>
        </w:r>
      </w:ins>
      <w:r>
        <w:t xml:space="preserve"> results in a mor-like humus form.</w:t>
      </w:r>
    </w:p>
    <w:p w14:paraId="0BE91CBC" w14:textId="62E3E209" w:rsidR="00174C4D" w:rsidRDefault="008F760C" w:rsidP="00164344">
      <w:pPr>
        <w:numPr>
          <w:ilvl w:val="0"/>
          <w:numId w:val="97"/>
        </w:numPr>
        <w:spacing w:after="147"/>
        <w:ind w:right="58" w:hanging="567"/>
      </w:pPr>
      <w:r w:rsidRPr="40F6E716">
        <w:rPr>
          <w:i/>
          <w:iCs/>
        </w:rPr>
        <w:t>Mor-forming vegetation</w:t>
      </w:r>
      <w:r>
        <w:t>. The soils have been associated with vegetation producing an acid</w:t>
      </w:r>
      <w:ins w:id="1940" w:author="Andre Eger" w:date="2023-08-22T23:55:00Z">
        <w:r w:rsidR="1EBA2316">
          <w:t>ic</w:t>
        </w:r>
      </w:ins>
      <w:r>
        <w:t xml:space="preserve"> litter of low nutrient content.</w:t>
      </w:r>
    </w:p>
    <w:p w14:paraId="0BE91CBD" w14:textId="77777777" w:rsidR="00174C4D" w:rsidRDefault="008F760C" w:rsidP="00164344">
      <w:pPr>
        <w:numPr>
          <w:ilvl w:val="0"/>
          <w:numId w:val="97"/>
        </w:numPr>
        <w:spacing w:after="147"/>
        <w:ind w:right="58" w:hanging="567"/>
      </w:pPr>
      <w:r>
        <w:rPr>
          <w:i/>
        </w:rPr>
        <w:t>Infertile</w:t>
      </w:r>
      <w:r>
        <w:t>. The soils have very low natural fertility with high nitrogen, phosphorus, potassium and lime requirements.</w:t>
      </w:r>
    </w:p>
    <w:p w14:paraId="0BE91CBE" w14:textId="08FE1872" w:rsidR="00174C4D" w:rsidRDefault="008F760C" w:rsidP="00164344">
      <w:pPr>
        <w:numPr>
          <w:ilvl w:val="0"/>
          <w:numId w:val="97"/>
        </w:numPr>
        <w:ind w:right="58" w:hanging="567"/>
      </w:pPr>
      <w:r w:rsidRPr="3195D8F2">
        <w:rPr>
          <w:i/>
          <w:iCs/>
        </w:rPr>
        <w:t>Wet climate</w:t>
      </w:r>
      <w:r>
        <w:t>. The soils occur mainly in areas with a precipitation of 1400 mm or more and</w:t>
      </w:r>
      <w:ins w:id="1941" w:author="Kirstin Deuss" w:date="2024-11-12T02:42:00Z">
        <w:r w:rsidR="7469F72B">
          <w:t>,</w:t>
        </w:r>
      </w:ins>
      <w:r>
        <w:t xml:space="preserve"> unless sandy, are likely to have a soil water surplus for a considerable part of the year.</w:t>
      </w:r>
    </w:p>
    <w:p w14:paraId="0BE91CBF" w14:textId="77777777" w:rsidR="00174C4D" w:rsidRDefault="00147CEF">
      <w:pPr>
        <w:pStyle w:val="Heading3"/>
        <w:spacing w:after="0"/>
        <w:ind w:left="-2" w:right="58"/>
      </w:pPr>
      <w:r>
        <w:t>SUMMARY</w:t>
      </w:r>
      <w:r w:rsidR="008F760C">
        <w:t xml:space="preserve"> O</w:t>
      </w:r>
      <w:r>
        <w:t>F</w:t>
      </w:r>
      <w:r w:rsidR="008F760C">
        <w:t xml:space="preserve"> PODZOLS </w:t>
      </w:r>
      <w:r>
        <w:t>HIERARCHY</w:t>
      </w:r>
    </w:p>
    <w:p w14:paraId="0BE91CC0" w14:textId="77777777" w:rsidR="00174C4D" w:rsidRDefault="008F760C">
      <w:pPr>
        <w:spacing w:after="102"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51" wp14:editId="0BE92252">
                <wp:extent cx="5400040" cy="12700"/>
                <wp:effectExtent l="0" t="0" r="0" b="0"/>
                <wp:docPr id="114623" name="Group 11462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0298" name="Shape 10298"/>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1193A44" id="Group 114623"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J0do8dRAgAAsQUAAA4AAAAAAAAAAAAAAAAALgIAAGRycy9lMm9Eb2MueG1sUEsBAi0AFAAGAAgA&#10;AAAhAOFfKPfbAAAAAwEAAA8AAAAAAAAAAAAAAAAAqwQAAGRycy9kb3ducmV2LnhtbFBLBQYAAAAA&#10;BAAEAPMAAACzBQAAAAA=&#10;">
                <v:shape id="Shape 10298"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" path="m,l5400040,e" filled="f" strokecolor="#181717" strokeweight="1pt">
                  <v:stroke miterlimit="1" joinstyle="miter"/>
                  <v:path arrowok="t" textboxrect="0,0,5400040,0"/>
                </v:shape>
                <w10:anchorlock/>
              </v:group>
            </w:pict>
          </mc:Fallback>
        </mc:AlternateContent>
      </w:r>
    </w:p>
    <w:tbl>
      <w:tblPr>
        <w:tblStyle w:val="TableGrid1"/>
        <w:tblW w:w="8504" w:type="dxa"/>
        <w:tblInd w:w="0" w:type="dxa"/>
        <w:tblLook w:val="04A0" w:firstRow="1" w:lastRow="0" w:firstColumn="1" w:lastColumn="0" w:noHBand="0" w:noVBand="1"/>
      </w:tblPr>
      <w:tblGrid>
        <w:gridCol w:w="3402"/>
        <w:gridCol w:w="2834"/>
        <w:gridCol w:w="2268"/>
      </w:tblGrid>
      <w:tr w:rsidR="00174C4D" w14:paraId="0BE91CC5" w14:textId="77777777" w:rsidTr="00147CEF">
        <w:trPr>
          <w:trHeight w:val="568"/>
        </w:trPr>
        <w:tc>
          <w:tcPr>
            <w:tcW w:w="3402" w:type="dxa"/>
            <w:tcBorders>
              <w:top w:val="nil"/>
              <w:left w:val="nil"/>
              <w:bottom w:val="single" w:sz="2" w:space="0" w:color="181717"/>
              <w:right w:val="nil"/>
            </w:tcBorders>
          </w:tcPr>
          <w:p w14:paraId="0BE91CC1" w14:textId="77777777" w:rsidR="00174C4D" w:rsidRDefault="008F760C">
            <w:pPr>
              <w:spacing w:after="0" w:line="259" w:lineRule="auto"/>
              <w:ind w:left="0" w:firstLine="0"/>
              <w:jc w:val="left"/>
            </w:pPr>
            <w:r>
              <w:t xml:space="preserve">Group </w:t>
            </w:r>
          </w:p>
        </w:tc>
        <w:tc>
          <w:tcPr>
            <w:tcW w:w="2834" w:type="dxa"/>
            <w:tcBorders>
              <w:top w:val="nil"/>
              <w:left w:val="nil"/>
              <w:bottom w:val="single" w:sz="2" w:space="0" w:color="181717"/>
              <w:right w:val="nil"/>
            </w:tcBorders>
          </w:tcPr>
          <w:p w14:paraId="0BE91CC2" w14:textId="77777777" w:rsidR="00174C4D" w:rsidRDefault="008F760C">
            <w:pPr>
              <w:spacing w:after="0" w:line="259" w:lineRule="auto"/>
              <w:ind w:left="0" w:firstLine="0"/>
              <w:jc w:val="left"/>
            </w:pPr>
            <w:r>
              <w:t xml:space="preserve">Subgroup </w:t>
            </w:r>
          </w:p>
          <w:p w14:paraId="0BE91CC3" w14:textId="77777777" w:rsidR="00174C4D" w:rsidRDefault="00174C4D">
            <w:pPr>
              <w:spacing w:after="0" w:line="259" w:lineRule="auto"/>
              <w:ind w:left="-3402" w:right="-2268" w:firstLine="0"/>
              <w:jc w:val="left"/>
            </w:pPr>
          </w:p>
        </w:tc>
        <w:tc>
          <w:tcPr>
            <w:tcW w:w="2268" w:type="dxa"/>
            <w:tcBorders>
              <w:top w:val="nil"/>
              <w:left w:val="nil"/>
              <w:bottom w:val="single" w:sz="2" w:space="0" w:color="181717"/>
              <w:right w:val="nil"/>
            </w:tcBorders>
          </w:tcPr>
          <w:p w14:paraId="0BE91CC4" w14:textId="77777777" w:rsidR="00174C4D" w:rsidRDefault="008F760C">
            <w:pPr>
              <w:spacing w:after="0" w:line="259" w:lineRule="auto"/>
              <w:ind w:left="0" w:firstLine="0"/>
              <w:jc w:val="left"/>
            </w:pPr>
            <w:r>
              <w:t>Example of series</w:t>
            </w:r>
          </w:p>
        </w:tc>
      </w:tr>
      <w:tr w:rsidR="00174C4D" w14:paraId="0BE91CC9" w14:textId="77777777" w:rsidTr="00147CEF">
        <w:trPr>
          <w:trHeight w:val="413"/>
        </w:trPr>
        <w:tc>
          <w:tcPr>
            <w:tcW w:w="3402" w:type="dxa"/>
            <w:tcBorders>
              <w:top w:val="single" w:sz="2" w:space="0" w:color="181717"/>
              <w:left w:val="nil"/>
              <w:bottom w:val="nil"/>
              <w:right w:val="nil"/>
            </w:tcBorders>
            <w:vAlign w:val="bottom"/>
          </w:tcPr>
          <w:p w14:paraId="0BE91CC6" w14:textId="77777777" w:rsidR="00174C4D" w:rsidRDefault="008F760C" w:rsidP="00C22C03">
            <w:pPr>
              <w:tabs>
                <w:tab w:val="left" w:pos="567"/>
              </w:tabs>
              <w:spacing w:after="0" w:line="259" w:lineRule="auto"/>
              <w:ind w:left="0" w:firstLine="0"/>
              <w:jc w:val="left"/>
            </w:pPr>
            <w:r>
              <w:rPr>
                <w:b/>
              </w:rPr>
              <w:t xml:space="preserve">ZD  </w:t>
            </w:r>
            <w:r>
              <w:t xml:space="preserve"> </w:t>
            </w:r>
            <w:r w:rsidR="00C22C03">
              <w:tab/>
            </w:r>
            <w:r>
              <w:t xml:space="preserve">Densipan Podzols </w:t>
            </w:r>
          </w:p>
        </w:tc>
        <w:tc>
          <w:tcPr>
            <w:tcW w:w="2834" w:type="dxa"/>
            <w:tcBorders>
              <w:top w:val="single" w:sz="2" w:space="0" w:color="181717"/>
              <w:left w:val="nil"/>
              <w:bottom w:val="nil"/>
              <w:right w:val="nil"/>
            </w:tcBorders>
            <w:vAlign w:val="bottom"/>
          </w:tcPr>
          <w:p w14:paraId="0BE91CC7" w14:textId="77777777" w:rsidR="00174C4D" w:rsidRDefault="008F760C">
            <w:pPr>
              <w:spacing w:after="0" w:line="259" w:lineRule="auto"/>
              <w:ind w:left="0" w:firstLine="0"/>
              <w:jc w:val="left"/>
            </w:pPr>
            <w:r>
              <w:t xml:space="preserve">Humus-pan </w:t>
            </w:r>
          </w:p>
        </w:tc>
        <w:tc>
          <w:tcPr>
            <w:tcW w:w="2268" w:type="dxa"/>
            <w:tcBorders>
              <w:top w:val="single" w:sz="2" w:space="0" w:color="181717"/>
              <w:left w:val="nil"/>
              <w:bottom w:val="nil"/>
              <w:right w:val="nil"/>
            </w:tcBorders>
            <w:vAlign w:val="bottom"/>
          </w:tcPr>
          <w:p w14:paraId="0BE91CC8" w14:textId="77777777" w:rsidR="00174C4D" w:rsidRDefault="008F760C">
            <w:pPr>
              <w:spacing w:after="0" w:line="259" w:lineRule="auto"/>
              <w:ind w:left="0" w:firstLine="0"/>
              <w:jc w:val="left"/>
            </w:pPr>
            <w:r>
              <w:t>pt. Te Kopuru</w:t>
            </w:r>
          </w:p>
        </w:tc>
      </w:tr>
      <w:tr w:rsidR="00174C4D" w14:paraId="0BE91CCD" w14:textId="77777777">
        <w:trPr>
          <w:trHeight w:val="301"/>
        </w:trPr>
        <w:tc>
          <w:tcPr>
            <w:tcW w:w="3402" w:type="dxa"/>
            <w:tcBorders>
              <w:top w:val="nil"/>
              <w:left w:val="nil"/>
              <w:bottom w:val="nil"/>
              <w:right w:val="nil"/>
            </w:tcBorders>
          </w:tcPr>
          <w:p w14:paraId="0BE91CC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CB" w14:textId="77777777" w:rsidR="00174C4D" w:rsidRDefault="008F760C">
            <w:pPr>
              <w:spacing w:after="0" w:line="259" w:lineRule="auto"/>
              <w:ind w:left="0" w:firstLine="0"/>
              <w:jc w:val="left"/>
            </w:pPr>
            <w:proofErr w:type="spellStart"/>
            <w:r>
              <w:t>Ultic-humose</w:t>
            </w:r>
            <w:proofErr w:type="spellEnd"/>
            <w:r>
              <w:t xml:space="preserve"> </w:t>
            </w:r>
          </w:p>
        </w:tc>
        <w:tc>
          <w:tcPr>
            <w:tcW w:w="2268" w:type="dxa"/>
            <w:tcBorders>
              <w:top w:val="nil"/>
              <w:left w:val="nil"/>
              <w:bottom w:val="nil"/>
              <w:right w:val="nil"/>
            </w:tcBorders>
          </w:tcPr>
          <w:p w14:paraId="0BE91CCC" w14:textId="77777777" w:rsidR="00174C4D" w:rsidRDefault="008F760C">
            <w:pPr>
              <w:spacing w:after="0" w:line="259" w:lineRule="auto"/>
              <w:ind w:left="0" w:firstLine="0"/>
              <w:jc w:val="left"/>
            </w:pPr>
            <w:r>
              <w:t>pt. Te Kopuru</w:t>
            </w:r>
          </w:p>
        </w:tc>
      </w:tr>
      <w:tr w:rsidR="00174C4D" w14:paraId="0BE91CD1" w14:textId="77777777">
        <w:trPr>
          <w:trHeight w:val="300"/>
        </w:trPr>
        <w:tc>
          <w:tcPr>
            <w:tcW w:w="3402" w:type="dxa"/>
            <w:tcBorders>
              <w:top w:val="nil"/>
              <w:left w:val="nil"/>
              <w:bottom w:val="nil"/>
              <w:right w:val="nil"/>
            </w:tcBorders>
          </w:tcPr>
          <w:p w14:paraId="0BE91CC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CF" w14:textId="77777777" w:rsidR="00174C4D" w:rsidRDefault="008F760C">
            <w:pPr>
              <w:spacing w:after="0" w:line="259" w:lineRule="auto"/>
              <w:ind w:left="0" w:firstLine="0"/>
              <w:jc w:val="left"/>
            </w:pPr>
            <w:proofErr w:type="spellStart"/>
            <w:r>
              <w:t>Humose</w:t>
            </w:r>
            <w:proofErr w:type="spellEnd"/>
            <w:r>
              <w:t xml:space="preserve"> </w:t>
            </w:r>
          </w:p>
        </w:tc>
        <w:tc>
          <w:tcPr>
            <w:tcW w:w="2268" w:type="dxa"/>
            <w:tcBorders>
              <w:top w:val="nil"/>
              <w:left w:val="nil"/>
              <w:bottom w:val="nil"/>
              <w:right w:val="nil"/>
            </w:tcBorders>
          </w:tcPr>
          <w:p w14:paraId="0BE91CD0" w14:textId="77777777" w:rsidR="00174C4D" w:rsidRDefault="008F760C">
            <w:pPr>
              <w:spacing w:after="0" w:line="259" w:lineRule="auto"/>
              <w:ind w:left="0" w:firstLine="0"/>
              <w:jc w:val="left"/>
            </w:pPr>
            <w:r>
              <w:t>-</w:t>
            </w:r>
          </w:p>
        </w:tc>
      </w:tr>
      <w:tr w:rsidR="00174C4D" w14:paraId="0BE91CD5" w14:textId="77777777">
        <w:trPr>
          <w:trHeight w:val="300"/>
        </w:trPr>
        <w:tc>
          <w:tcPr>
            <w:tcW w:w="3402" w:type="dxa"/>
            <w:tcBorders>
              <w:top w:val="nil"/>
              <w:left w:val="nil"/>
              <w:bottom w:val="nil"/>
              <w:right w:val="nil"/>
            </w:tcBorders>
          </w:tcPr>
          <w:p w14:paraId="0BE91CD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D3" w14:textId="77777777" w:rsidR="00174C4D" w:rsidRDefault="008F760C">
            <w:pPr>
              <w:spacing w:after="0" w:line="259" w:lineRule="auto"/>
              <w:ind w:left="0" w:firstLine="0"/>
              <w:jc w:val="left"/>
            </w:pPr>
            <w:proofErr w:type="spellStart"/>
            <w:r>
              <w:t>Ortstein</w:t>
            </w:r>
            <w:proofErr w:type="spellEnd"/>
            <w:r>
              <w:t xml:space="preserve"> </w:t>
            </w:r>
          </w:p>
        </w:tc>
        <w:tc>
          <w:tcPr>
            <w:tcW w:w="2268" w:type="dxa"/>
            <w:tcBorders>
              <w:top w:val="nil"/>
              <w:left w:val="nil"/>
              <w:bottom w:val="nil"/>
              <w:right w:val="nil"/>
            </w:tcBorders>
          </w:tcPr>
          <w:p w14:paraId="0BE91CD4" w14:textId="77777777" w:rsidR="00174C4D" w:rsidRDefault="008F760C">
            <w:pPr>
              <w:spacing w:after="0" w:line="259" w:lineRule="auto"/>
              <w:ind w:left="0" w:firstLine="0"/>
              <w:jc w:val="left"/>
            </w:pPr>
            <w:r>
              <w:t>-</w:t>
            </w:r>
          </w:p>
        </w:tc>
      </w:tr>
      <w:tr w:rsidR="00174C4D" w14:paraId="0BE91CD9" w14:textId="77777777">
        <w:trPr>
          <w:trHeight w:val="445"/>
        </w:trPr>
        <w:tc>
          <w:tcPr>
            <w:tcW w:w="3402" w:type="dxa"/>
            <w:tcBorders>
              <w:top w:val="nil"/>
              <w:left w:val="nil"/>
              <w:bottom w:val="nil"/>
              <w:right w:val="nil"/>
            </w:tcBorders>
          </w:tcPr>
          <w:p w14:paraId="0BE91CD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D7"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CD8" w14:textId="77777777" w:rsidR="00174C4D" w:rsidRDefault="008F760C">
            <w:pPr>
              <w:spacing w:after="0" w:line="259" w:lineRule="auto"/>
              <w:ind w:left="0" w:firstLine="0"/>
              <w:jc w:val="left"/>
            </w:pPr>
            <w:proofErr w:type="spellStart"/>
            <w:r>
              <w:t>Parahaki</w:t>
            </w:r>
            <w:proofErr w:type="spellEnd"/>
          </w:p>
        </w:tc>
      </w:tr>
      <w:tr w:rsidR="00174C4D" w14:paraId="0BE91CDD" w14:textId="77777777">
        <w:trPr>
          <w:trHeight w:val="455"/>
        </w:trPr>
        <w:tc>
          <w:tcPr>
            <w:tcW w:w="3402" w:type="dxa"/>
            <w:tcBorders>
              <w:top w:val="nil"/>
              <w:left w:val="nil"/>
              <w:bottom w:val="nil"/>
              <w:right w:val="nil"/>
            </w:tcBorders>
            <w:vAlign w:val="bottom"/>
          </w:tcPr>
          <w:p w14:paraId="0BE91CDA" w14:textId="77777777" w:rsidR="00174C4D" w:rsidRDefault="008F760C" w:rsidP="00C22C03">
            <w:pPr>
              <w:tabs>
                <w:tab w:val="left" w:pos="567"/>
              </w:tabs>
              <w:spacing w:after="0" w:line="259" w:lineRule="auto"/>
              <w:ind w:left="0" w:firstLine="0"/>
              <w:jc w:val="left"/>
            </w:pPr>
            <w:r>
              <w:rPr>
                <w:b/>
              </w:rPr>
              <w:t xml:space="preserve">ZP  </w:t>
            </w:r>
            <w:r>
              <w:t xml:space="preserve"> </w:t>
            </w:r>
            <w:r w:rsidR="00C22C03">
              <w:tab/>
            </w:r>
            <w:r>
              <w:t>Perch-</w:t>
            </w:r>
            <w:proofErr w:type="spellStart"/>
            <w:r>
              <w:t>gley</w:t>
            </w:r>
            <w:proofErr w:type="spellEnd"/>
            <w:r>
              <w:t xml:space="preserve"> Podzols </w:t>
            </w:r>
          </w:p>
        </w:tc>
        <w:tc>
          <w:tcPr>
            <w:tcW w:w="2834" w:type="dxa"/>
            <w:tcBorders>
              <w:top w:val="nil"/>
              <w:left w:val="nil"/>
              <w:bottom w:val="nil"/>
              <w:right w:val="nil"/>
            </w:tcBorders>
            <w:vAlign w:val="bottom"/>
          </w:tcPr>
          <w:p w14:paraId="0BE91CDB" w14:textId="77777777" w:rsidR="00174C4D" w:rsidRDefault="008F760C">
            <w:pPr>
              <w:spacing w:after="0" w:line="259" w:lineRule="auto"/>
              <w:ind w:left="0" w:firstLine="0"/>
              <w:jc w:val="left"/>
            </w:pPr>
            <w:r>
              <w:t xml:space="preserve">Fluid </w:t>
            </w:r>
          </w:p>
        </w:tc>
        <w:tc>
          <w:tcPr>
            <w:tcW w:w="2268" w:type="dxa"/>
            <w:tcBorders>
              <w:top w:val="nil"/>
              <w:left w:val="nil"/>
              <w:bottom w:val="nil"/>
              <w:right w:val="nil"/>
            </w:tcBorders>
            <w:vAlign w:val="bottom"/>
          </w:tcPr>
          <w:p w14:paraId="0BE91CDC" w14:textId="77777777" w:rsidR="00174C4D" w:rsidRDefault="008F760C">
            <w:pPr>
              <w:spacing w:after="0" w:line="259" w:lineRule="auto"/>
              <w:ind w:left="0" w:firstLine="0"/>
              <w:jc w:val="left"/>
            </w:pPr>
            <w:proofErr w:type="spellStart"/>
            <w:r>
              <w:t>Hukarere</w:t>
            </w:r>
            <w:proofErr w:type="spellEnd"/>
            <w:r>
              <w:t xml:space="preserve"> var.</w:t>
            </w:r>
          </w:p>
        </w:tc>
      </w:tr>
      <w:tr w:rsidR="00174C4D" w14:paraId="0BE91CE1" w14:textId="77777777">
        <w:trPr>
          <w:trHeight w:val="300"/>
        </w:trPr>
        <w:tc>
          <w:tcPr>
            <w:tcW w:w="3402" w:type="dxa"/>
            <w:tcBorders>
              <w:top w:val="nil"/>
              <w:left w:val="nil"/>
              <w:bottom w:val="nil"/>
              <w:right w:val="nil"/>
            </w:tcBorders>
          </w:tcPr>
          <w:p w14:paraId="0BE91CD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DF" w14:textId="77777777" w:rsidR="00174C4D" w:rsidRDefault="008F760C">
            <w:pPr>
              <w:spacing w:after="0" w:line="259" w:lineRule="auto"/>
              <w:ind w:left="0" w:firstLine="0"/>
              <w:jc w:val="left"/>
            </w:pPr>
            <w:r>
              <w:t xml:space="preserve">Peaty-silt-mantled </w:t>
            </w:r>
          </w:p>
        </w:tc>
        <w:tc>
          <w:tcPr>
            <w:tcW w:w="2268" w:type="dxa"/>
            <w:tcBorders>
              <w:top w:val="nil"/>
              <w:left w:val="nil"/>
              <w:bottom w:val="nil"/>
              <w:right w:val="nil"/>
            </w:tcBorders>
          </w:tcPr>
          <w:p w14:paraId="0BE91CE0" w14:textId="77777777" w:rsidR="00174C4D" w:rsidRDefault="008F760C">
            <w:pPr>
              <w:spacing w:after="0" w:line="259" w:lineRule="auto"/>
              <w:ind w:left="0" w:firstLine="0"/>
              <w:jc w:val="left"/>
            </w:pPr>
            <w:r>
              <w:t>pt. Okarito</w:t>
            </w:r>
          </w:p>
        </w:tc>
      </w:tr>
      <w:tr w:rsidR="00174C4D" w14:paraId="0BE91CE5" w14:textId="77777777">
        <w:trPr>
          <w:trHeight w:val="300"/>
        </w:trPr>
        <w:tc>
          <w:tcPr>
            <w:tcW w:w="3402" w:type="dxa"/>
            <w:tcBorders>
              <w:top w:val="nil"/>
              <w:left w:val="nil"/>
              <w:bottom w:val="nil"/>
              <w:right w:val="nil"/>
            </w:tcBorders>
          </w:tcPr>
          <w:p w14:paraId="0BE91CE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E3" w14:textId="77777777" w:rsidR="00174C4D" w:rsidRDefault="008F760C">
            <w:pPr>
              <w:spacing w:after="0" w:line="259" w:lineRule="auto"/>
              <w:ind w:left="0" w:firstLine="0"/>
              <w:jc w:val="left"/>
            </w:pPr>
            <w:r>
              <w:t xml:space="preserve">Silt-mantled </w:t>
            </w:r>
          </w:p>
        </w:tc>
        <w:tc>
          <w:tcPr>
            <w:tcW w:w="2268" w:type="dxa"/>
            <w:tcBorders>
              <w:top w:val="nil"/>
              <w:left w:val="nil"/>
              <w:bottom w:val="nil"/>
              <w:right w:val="nil"/>
            </w:tcBorders>
          </w:tcPr>
          <w:p w14:paraId="0BE91CE4" w14:textId="77777777" w:rsidR="00174C4D" w:rsidRDefault="008F760C">
            <w:pPr>
              <w:spacing w:after="0" w:line="259" w:lineRule="auto"/>
              <w:ind w:left="0" w:firstLine="0"/>
              <w:jc w:val="left"/>
            </w:pPr>
            <w:r>
              <w:t>pt. Okarito</w:t>
            </w:r>
          </w:p>
        </w:tc>
      </w:tr>
      <w:tr w:rsidR="00174C4D" w14:paraId="0BE91CE9" w14:textId="77777777">
        <w:trPr>
          <w:trHeight w:val="300"/>
        </w:trPr>
        <w:tc>
          <w:tcPr>
            <w:tcW w:w="3402" w:type="dxa"/>
            <w:tcBorders>
              <w:top w:val="nil"/>
              <w:left w:val="nil"/>
              <w:bottom w:val="nil"/>
              <w:right w:val="nil"/>
            </w:tcBorders>
          </w:tcPr>
          <w:p w14:paraId="0BE91CE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E7" w14:textId="77777777" w:rsidR="00174C4D" w:rsidRDefault="008F760C">
            <w:pPr>
              <w:spacing w:after="0" w:line="259" w:lineRule="auto"/>
              <w:ind w:left="0" w:firstLine="0"/>
              <w:jc w:val="left"/>
            </w:pPr>
            <w:r>
              <w:t xml:space="preserve">Humus-pan </w:t>
            </w:r>
          </w:p>
        </w:tc>
        <w:tc>
          <w:tcPr>
            <w:tcW w:w="2268" w:type="dxa"/>
            <w:tcBorders>
              <w:top w:val="nil"/>
              <w:left w:val="nil"/>
              <w:bottom w:val="nil"/>
              <w:right w:val="nil"/>
            </w:tcBorders>
          </w:tcPr>
          <w:p w14:paraId="0BE91CE8" w14:textId="77777777" w:rsidR="00174C4D" w:rsidRDefault="008F760C">
            <w:pPr>
              <w:spacing w:after="0" w:line="259" w:lineRule="auto"/>
              <w:ind w:left="0" w:firstLine="0"/>
              <w:jc w:val="left"/>
            </w:pPr>
            <w:r>
              <w:t>Addison</w:t>
            </w:r>
          </w:p>
        </w:tc>
      </w:tr>
      <w:tr w:rsidR="00174C4D" w14:paraId="0BE91CED" w14:textId="77777777">
        <w:trPr>
          <w:trHeight w:val="300"/>
        </w:trPr>
        <w:tc>
          <w:tcPr>
            <w:tcW w:w="3402" w:type="dxa"/>
            <w:tcBorders>
              <w:top w:val="nil"/>
              <w:left w:val="nil"/>
              <w:bottom w:val="nil"/>
              <w:right w:val="nil"/>
            </w:tcBorders>
          </w:tcPr>
          <w:p w14:paraId="0BE91CE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EB" w14:textId="77777777" w:rsidR="00174C4D" w:rsidRDefault="008F760C">
            <w:pPr>
              <w:spacing w:after="0" w:line="259" w:lineRule="auto"/>
              <w:ind w:left="0" w:firstLine="0"/>
              <w:jc w:val="left"/>
            </w:pPr>
            <w:proofErr w:type="spellStart"/>
            <w:r>
              <w:t>Humose-ortstein</w:t>
            </w:r>
            <w:proofErr w:type="spellEnd"/>
            <w:r>
              <w:t xml:space="preserve"> </w:t>
            </w:r>
          </w:p>
        </w:tc>
        <w:tc>
          <w:tcPr>
            <w:tcW w:w="2268" w:type="dxa"/>
            <w:tcBorders>
              <w:top w:val="nil"/>
              <w:left w:val="nil"/>
              <w:bottom w:val="nil"/>
              <w:right w:val="nil"/>
            </w:tcBorders>
          </w:tcPr>
          <w:p w14:paraId="0BE91CEC" w14:textId="77777777" w:rsidR="00174C4D" w:rsidRDefault="008F760C">
            <w:pPr>
              <w:spacing w:after="0" w:line="259" w:lineRule="auto"/>
              <w:ind w:left="0" w:firstLine="0"/>
              <w:jc w:val="left"/>
            </w:pPr>
            <w:r>
              <w:t>Rutherglen</w:t>
            </w:r>
          </w:p>
        </w:tc>
      </w:tr>
      <w:tr w:rsidR="00174C4D" w14:paraId="0BE91CF1" w14:textId="77777777">
        <w:trPr>
          <w:trHeight w:val="300"/>
        </w:trPr>
        <w:tc>
          <w:tcPr>
            <w:tcW w:w="3402" w:type="dxa"/>
            <w:tcBorders>
              <w:top w:val="nil"/>
              <w:left w:val="nil"/>
              <w:bottom w:val="nil"/>
              <w:right w:val="nil"/>
            </w:tcBorders>
          </w:tcPr>
          <w:p w14:paraId="0BE91CE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EF" w14:textId="77777777" w:rsidR="00174C4D" w:rsidRDefault="008F760C">
            <w:pPr>
              <w:spacing w:after="0" w:line="259" w:lineRule="auto"/>
              <w:ind w:left="0" w:firstLine="0"/>
              <w:jc w:val="left"/>
            </w:pPr>
            <w:proofErr w:type="spellStart"/>
            <w:r>
              <w:t>Humose-placic</w:t>
            </w:r>
            <w:proofErr w:type="spellEnd"/>
            <w:r>
              <w:t xml:space="preserve"> </w:t>
            </w:r>
          </w:p>
        </w:tc>
        <w:tc>
          <w:tcPr>
            <w:tcW w:w="2268" w:type="dxa"/>
            <w:tcBorders>
              <w:top w:val="nil"/>
              <w:left w:val="nil"/>
              <w:bottom w:val="nil"/>
              <w:right w:val="nil"/>
            </w:tcBorders>
          </w:tcPr>
          <w:p w14:paraId="0BE91CF0" w14:textId="77777777" w:rsidR="00174C4D" w:rsidRDefault="008F760C">
            <w:pPr>
              <w:spacing w:after="0" w:line="259" w:lineRule="auto"/>
              <w:ind w:left="0" w:firstLine="0"/>
              <w:jc w:val="left"/>
            </w:pPr>
            <w:proofErr w:type="spellStart"/>
            <w:r>
              <w:t>Rakiura</w:t>
            </w:r>
            <w:proofErr w:type="spellEnd"/>
          </w:p>
        </w:tc>
      </w:tr>
      <w:tr w:rsidR="00174C4D" w14:paraId="0BE91CF5" w14:textId="77777777">
        <w:trPr>
          <w:trHeight w:val="300"/>
        </w:trPr>
        <w:tc>
          <w:tcPr>
            <w:tcW w:w="3402" w:type="dxa"/>
            <w:tcBorders>
              <w:top w:val="nil"/>
              <w:left w:val="nil"/>
              <w:bottom w:val="nil"/>
              <w:right w:val="nil"/>
            </w:tcBorders>
          </w:tcPr>
          <w:p w14:paraId="0BE91CF2"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F3" w14:textId="77777777" w:rsidR="00174C4D" w:rsidRDefault="008F760C">
            <w:pPr>
              <w:spacing w:after="0" w:line="259" w:lineRule="auto"/>
              <w:ind w:left="0" w:firstLine="0"/>
              <w:jc w:val="left"/>
            </w:pPr>
            <w:proofErr w:type="spellStart"/>
            <w:r>
              <w:t>Humose</w:t>
            </w:r>
            <w:proofErr w:type="spellEnd"/>
            <w:r>
              <w:t xml:space="preserve"> </w:t>
            </w:r>
          </w:p>
        </w:tc>
        <w:tc>
          <w:tcPr>
            <w:tcW w:w="2268" w:type="dxa"/>
            <w:tcBorders>
              <w:top w:val="nil"/>
              <w:left w:val="nil"/>
              <w:bottom w:val="nil"/>
              <w:right w:val="nil"/>
            </w:tcBorders>
          </w:tcPr>
          <w:p w14:paraId="0BE91CF4" w14:textId="77777777" w:rsidR="00174C4D" w:rsidRDefault="008F760C">
            <w:pPr>
              <w:spacing w:after="0" w:line="259" w:lineRule="auto"/>
              <w:ind w:left="0" w:firstLine="0"/>
              <w:jc w:val="left"/>
            </w:pPr>
            <w:r>
              <w:t>Maimai</w:t>
            </w:r>
          </w:p>
        </w:tc>
      </w:tr>
      <w:tr w:rsidR="00174C4D" w14:paraId="0BE91CF9" w14:textId="77777777">
        <w:trPr>
          <w:trHeight w:val="300"/>
        </w:trPr>
        <w:tc>
          <w:tcPr>
            <w:tcW w:w="3402" w:type="dxa"/>
            <w:tcBorders>
              <w:top w:val="nil"/>
              <w:left w:val="nil"/>
              <w:bottom w:val="nil"/>
              <w:right w:val="nil"/>
            </w:tcBorders>
          </w:tcPr>
          <w:p w14:paraId="0BE91CF6"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F7" w14:textId="77777777" w:rsidR="00174C4D" w:rsidRDefault="008F760C">
            <w:pPr>
              <w:spacing w:after="0" w:line="259" w:lineRule="auto"/>
              <w:ind w:left="0" w:firstLine="0"/>
              <w:jc w:val="left"/>
            </w:pPr>
            <w:proofErr w:type="spellStart"/>
            <w:r>
              <w:t>Ortstein</w:t>
            </w:r>
            <w:proofErr w:type="spellEnd"/>
            <w:r>
              <w:t xml:space="preserve"> </w:t>
            </w:r>
          </w:p>
        </w:tc>
        <w:tc>
          <w:tcPr>
            <w:tcW w:w="2268" w:type="dxa"/>
            <w:tcBorders>
              <w:top w:val="nil"/>
              <w:left w:val="nil"/>
              <w:bottom w:val="nil"/>
              <w:right w:val="nil"/>
            </w:tcBorders>
          </w:tcPr>
          <w:p w14:paraId="0BE91CF8" w14:textId="77777777" w:rsidR="00174C4D" w:rsidRDefault="008F760C">
            <w:pPr>
              <w:spacing w:after="0" w:line="259" w:lineRule="auto"/>
              <w:ind w:left="0" w:firstLine="0"/>
              <w:jc w:val="left"/>
            </w:pPr>
            <w:r>
              <w:t>pt. Charleston</w:t>
            </w:r>
          </w:p>
        </w:tc>
      </w:tr>
      <w:tr w:rsidR="00174C4D" w14:paraId="0BE91CFD" w14:textId="77777777">
        <w:trPr>
          <w:trHeight w:val="300"/>
        </w:trPr>
        <w:tc>
          <w:tcPr>
            <w:tcW w:w="3402" w:type="dxa"/>
            <w:tcBorders>
              <w:top w:val="nil"/>
              <w:left w:val="nil"/>
              <w:bottom w:val="nil"/>
              <w:right w:val="nil"/>
            </w:tcBorders>
          </w:tcPr>
          <w:p w14:paraId="0BE91CFA"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FB" w14:textId="77777777" w:rsidR="00174C4D" w:rsidRDefault="008F760C">
            <w:pPr>
              <w:spacing w:after="0" w:line="259" w:lineRule="auto"/>
              <w:ind w:left="0" w:firstLine="0"/>
              <w:jc w:val="left"/>
            </w:pPr>
            <w:proofErr w:type="spellStart"/>
            <w:r>
              <w:t>Placic</w:t>
            </w:r>
            <w:proofErr w:type="spellEnd"/>
            <w:r>
              <w:t xml:space="preserve"> </w:t>
            </w:r>
          </w:p>
        </w:tc>
        <w:tc>
          <w:tcPr>
            <w:tcW w:w="2268" w:type="dxa"/>
            <w:tcBorders>
              <w:top w:val="nil"/>
              <w:left w:val="nil"/>
              <w:bottom w:val="nil"/>
              <w:right w:val="nil"/>
            </w:tcBorders>
          </w:tcPr>
          <w:p w14:paraId="0BE91CFC" w14:textId="77777777" w:rsidR="00174C4D" w:rsidRDefault="008F760C">
            <w:pPr>
              <w:spacing w:after="0" w:line="259" w:lineRule="auto"/>
              <w:ind w:left="0" w:firstLine="0"/>
              <w:jc w:val="left"/>
            </w:pPr>
            <w:proofErr w:type="spellStart"/>
            <w:r>
              <w:t>Maungatua</w:t>
            </w:r>
            <w:proofErr w:type="spellEnd"/>
          </w:p>
        </w:tc>
      </w:tr>
      <w:tr w:rsidR="00174C4D" w14:paraId="0BE91D01" w14:textId="77777777">
        <w:trPr>
          <w:trHeight w:val="307"/>
        </w:trPr>
        <w:tc>
          <w:tcPr>
            <w:tcW w:w="3402" w:type="dxa"/>
            <w:tcBorders>
              <w:top w:val="nil"/>
              <w:left w:val="nil"/>
              <w:bottom w:val="nil"/>
              <w:right w:val="nil"/>
            </w:tcBorders>
          </w:tcPr>
          <w:p w14:paraId="0BE91CFE"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CFF"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D00" w14:textId="77777777" w:rsidR="00174C4D" w:rsidRDefault="008F760C">
            <w:pPr>
              <w:spacing w:after="0" w:line="259" w:lineRule="auto"/>
              <w:ind w:left="0" w:firstLine="0"/>
              <w:jc w:val="left"/>
            </w:pPr>
            <w:r>
              <w:t>Rowallan</w:t>
            </w:r>
          </w:p>
        </w:tc>
      </w:tr>
    </w:tbl>
    <w:p w14:paraId="0BE91D02" w14:textId="77777777" w:rsidR="004C6D94" w:rsidRDefault="004C6D94">
      <w:r>
        <w:br w:type="page"/>
      </w:r>
    </w:p>
    <w:tbl>
      <w:tblPr>
        <w:tblStyle w:val="TableGrid1"/>
        <w:tblW w:w="7332" w:type="dxa"/>
        <w:tblInd w:w="0" w:type="dxa"/>
        <w:tblLook w:val="04A0" w:firstRow="1" w:lastRow="0" w:firstColumn="1" w:lastColumn="0" w:noHBand="0" w:noVBand="1"/>
      </w:tblPr>
      <w:tblGrid>
        <w:gridCol w:w="5729"/>
        <w:gridCol w:w="1603"/>
      </w:tblGrid>
      <w:tr w:rsidR="00174C4D" w14:paraId="0BE91D05" w14:textId="77777777" w:rsidTr="004C6D94">
        <w:trPr>
          <w:trHeight w:val="318"/>
        </w:trPr>
        <w:tc>
          <w:tcPr>
            <w:tcW w:w="5729" w:type="dxa"/>
            <w:tcBorders>
              <w:top w:val="nil"/>
              <w:left w:val="nil"/>
              <w:bottom w:val="nil"/>
              <w:right w:val="nil"/>
            </w:tcBorders>
          </w:tcPr>
          <w:p w14:paraId="0BE91D03" w14:textId="77777777" w:rsidR="00174C4D" w:rsidRDefault="008F760C" w:rsidP="00C22C03">
            <w:pPr>
              <w:tabs>
                <w:tab w:val="left" w:pos="552"/>
              </w:tabs>
              <w:spacing w:after="0" w:line="259" w:lineRule="auto"/>
              <w:ind w:left="0" w:firstLine="0"/>
              <w:jc w:val="left"/>
            </w:pPr>
            <w:proofErr w:type="gramStart"/>
            <w:r>
              <w:rPr>
                <w:b/>
              </w:rPr>
              <w:lastRenderedPageBreak/>
              <w:t xml:space="preserve">ZG  </w:t>
            </w:r>
            <w:r w:rsidR="00C22C03">
              <w:rPr>
                <w:b/>
              </w:rPr>
              <w:tab/>
            </w:r>
            <w:proofErr w:type="gramEnd"/>
            <w:r>
              <w:t>Groundwater-</w:t>
            </w:r>
            <w:proofErr w:type="spellStart"/>
            <w:r>
              <w:t>gley</w:t>
            </w:r>
            <w:proofErr w:type="spellEnd"/>
            <w:r>
              <w:t xml:space="preserve"> Podzols </w:t>
            </w:r>
            <w:proofErr w:type="spellStart"/>
            <w:r>
              <w:t>Humose</w:t>
            </w:r>
            <w:proofErr w:type="spellEnd"/>
            <w:r>
              <w:t xml:space="preserve">  </w:t>
            </w:r>
          </w:p>
        </w:tc>
        <w:tc>
          <w:tcPr>
            <w:tcW w:w="1603" w:type="dxa"/>
            <w:tcBorders>
              <w:top w:val="nil"/>
              <w:left w:val="nil"/>
              <w:bottom w:val="nil"/>
              <w:right w:val="nil"/>
            </w:tcBorders>
          </w:tcPr>
          <w:p w14:paraId="0BE91D04" w14:textId="77777777" w:rsidR="00174C4D" w:rsidRDefault="008F760C">
            <w:pPr>
              <w:spacing w:after="0" w:line="259" w:lineRule="auto"/>
              <w:ind w:left="507" w:firstLine="0"/>
              <w:jc w:val="left"/>
            </w:pPr>
            <w:r>
              <w:t>-</w:t>
            </w:r>
          </w:p>
        </w:tc>
      </w:tr>
      <w:tr w:rsidR="00174C4D" w14:paraId="0BE91D08" w14:textId="77777777" w:rsidTr="004C6D94">
        <w:trPr>
          <w:trHeight w:val="445"/>
        </w:trPr>
        <w:tc>
          <w:tcPr>
            <w:tcW w:w="5729" w:type="dxa"/>
            <w:tcBorders>
              <w:top w:val="nil"/>
              <w:left w:val="nil"/>
              <w:bottom w:val="nil"/>
              <w:right w:val="nil"/>
            </w:tcBorders>
          </w:tcPr>
          <w:p w14:paraId="0BE91D06" w14:textId="77777777" w:rsidR="00174C4D" w:rsidRDefault="008F760C" w:rsidP="00C22C03">
            <w:pPr>
              <w:tabs>
                <w:tab w:val="left" w:pos="552"/>
                <w:tab w:val="center" w:pos="4112"/>
              </w:tabs>
              <w:spacing w:after="0" w:line="259" w:lineRule="auto"/>
              <w:ind w:left="0" w:firstLine="0"/>
              <w:jc w:val="left"/>
            </w:pPr>
            <w:r>
              <w:t xml:space="preserve"> </w:t>
            </w:r>
            <w:r>
              <w:tab/>
              <w:t xml:space="preserve"> </w:t>
            </w:r>
            <w:r>
              <w:tab/>
              <w:t xml:space="preserve">Typic </w:t>
            </w:r>
          </w:p>
        </w:tc>
        <w:tc>
          <w:tcPr>
            <w:tcW w:w="1603" w:type="dxa"/>
            <w:tcBorders>
              <w:top w:val="nil"/>
              <w:left w:val="nil"/>
              <w:bottom w:val="nil"/>
              <w:right w:val="nil"/>
            </w:tcBorders>
          </w:tcPr>
          <w:p w14:paraId="0BE91D07" w14:textId="77777777" w:rsidR="00174C4D" w:rsidRDefault="008F760C">
            <w:pPr>
              <w:spacing w:after="0" w:line="259" w:lineRule="auto"/>
              <w:ind w:left="507" w:firstLine="0"/>
              <w:jc w:val="left"/>
            </w:pPr>
            <w:r>
              <w:t>-</w:t>
            </w:r>
          </w:p>
        </w:tc>
      </w:tr>
      <w:tr w:rsidR="00174C4D" w14:paraId="0BE91D0B" w14:textId="77777777" w:rsidTr="004C6D94">
        <w:trPr>
          <w:trHeight w:val="455"/>
        </w:trPr>
        <w:tc>
          <w:tcPr>
            <w:tcW w:w="5729" w:type="dxa"/>
            <w:tcBorders>
              <w:top w:val="nil"/>
              <w:left w:val="nil"/>
              <w:bottom w:val="nil"/>
              <w:right w:val="nil"/>
            </w:tcBorders>
            <w:vAlign w:val="bottom"/>
          </w:tcPr>
          <w:p w14:paraId="0BE91D09" w14:textId="77777777" w:rsidR="00174C4D" w:rsidRDefault="008F760C" w:rsidP="00C22C03">
            <w:pPr>
              <w:tabs>
                <w:tab w:val="left" w:pos="552"/>
                <w:tab w:val="center" w:pos="4495"/>
              </w:tabs>
              <w:spacing w:after="0" w:line="259" w:lineRule="auto"/>
              <w:ind w:left="0" w:firstLine="0"/>
              <w:jc w:val="left"/>
            </w:pPr>
            <w:proofErr w:type="gramStart"/>
            <w:r>
              <w:rPr>
                <w:b/>
              </w:rPr>
              <w:t xml:space="preserve">ZX  </w:t>
            </w:r>
            <w:r w:rsidR="00C22C03">
              <w:rPr>
                <w:b/>
              </w:rPr>
              <w:tab/>
            </w:r>
            <w:proofErr w:type="gramEnd"/>
            <w:r>
              <w:t xml:space="preserve">Pan Podzols </w:t>
            </w:r>
            <w:r>
              <w:tab/>
              <w:t xml:space="preserve">Humus-pan </w:t>
            </w:r>
          </w:p>
        </w:tc>
        <w:tc>
          <w:tcPr>
            <w:tcW w:w="1603" w:type="dxa"/>
            <w:tcBorders>
              <w:top w:val="nil"/>
              <w:left w:val="nil"/>
              <w:bottom w:val="nil"/>
              <w:right w:val="nil"/>
            </w:tcBorders>
            <w:vAlign w:val="bottom"/>
          </w:tcPr>
          <w:p w14:paraId="0BE91D0A" w14:textId="77777777" w:rsidR="00174C4D" w:rsidRDefault="008F760C">
            <w:pPr>
              <w:spacing w:after="0" w:line="259" w:lineRule="auto"/>
              <w:ind w:left="193" w:firstLine="0"/>
              <w:jc w:val="center"/>
            </w:pPr>
            <w:proofErr w:type="spellStart"/>
            <w:r>
              <w:t>Kairua</w:t>
            </w:r>
            <w:proofErr w:type="spellEnd"/>
          </w:p>
        </w:tc>
      </w:tr>
      <w:tr w:rsidR="00174C4D" w14:paraId="0BE91D0E" w14:textId="77777777" w:rsidTr="004C6D94">
        <w:trPr>
          <w:trHeight w:val="300"/>
        </w:trPr>
        <w:tc>
          <w:tcPr>
            <w:tcW w:w="5729" w:type="dxa"/>
            <w:tcBorders>
              <w:top w:val="nil"/>
              <w:left w:val="nil"/>
              <w:bottom w:val="nil"/>
              <w:right w:val="nil"/>
            </w:tcBorders>
          </w:tcPr>
          <w:p w14:paraId="0BE91D0C" w14:textId="77777777" w:rsidR="00174C4D" w:rsidRDefault="008F760C" w:rsidP="00C22C03">
            <w:pPr>
              <w:tabs>
                <w:tab w:val="left" w:pos="552"/>
                <w:tab w:val="center" w:pos="4288"/>
              </w:tabs>
              <w:spacing w:after="0" w:line="259" w:lineRule="auto"/>
              <w:ind w:left="0" w:firstLine="0"/>
              <w:jc w:val="left"/>
            </w:pPr>
            <w:r>
              <w:t xml:space="preserve"> </w:t>
            </w:r>
            <w:r>
              <w:tab/>
              <w:t xml:space="preserve"> </w:t>
            </w:r>
            <w:r>
              <w:tab/>
            </w:r>
            <w:proofErr w:type="spellStart"/>
            <w:r>
              <w:t>Humose</w:t>
            </w:r>
            <w:proofErr w:type="spellEnd"/>
            <w:r>
              <w:t xml:space="preserve"> </w:t>
            </w:r>
          </w:p>
        </w:tc>
        <w:tc>
          <w:tcPr>
            <w:tcW w:w="1603" w:type="dxa"/>
            <w:tcBorders>
              <w:top w:val="nil"/>
              <w:left w:val="nil"/>
              <w:bottom w:val="nil"/>
              <w:right w:val="nil"/>
            </w:tcBorders>
          </w:tcPr>
          <w:p w14:paraId="0BE91D0D" w14:textId="77777777" w:rsidR="00174C4D" w:rsidRDefault="008F760C">
            <w:pPr>
              <w:spacing w:after="0" w:line="259" w:lineRule="auto"/>
              <w:ind w:left="0" w:right="131" w:firstLine="0"/>
              <w:jc w:val="right"/>
            </w:pPr>
            <w:proofErr w:type="spellStart"/>
            <w:r>
              <w:t>Tautuku</w:t>
            </w:r>
            <w:proofErr w:type="spellEnd"/>
          </w:p>
        </w:tc>
      </w:tr>
      <w:tr w:rsidR="00174C4D" w14:paraId="0BE91D11" w14:textId="77777777" w:rsidTr="004C6D94">
        <w:trPr>
          <w:trHeight w:val="300"/>
        </w:trPr>
        <w:tc>
          <w:tcPr>
            <w:tcW w:w="5729" w:type="dxa"/>
            <w:tcBorders>
              <w:top w:val="nil"/>
              <w:left w:val="nil"/>
              <w:bottom w:val="nil"/>
              <w:right w:val="nil"/>
            </w:tcBorders>
          </w:tcPr>
          <w:p w14:paraId="0BE91D0F" w14:textId="77777777" w:rsidR="00174C4D" w:rsidRDefault="008F760C" w:rsidP="00C22C03">
            <w:pPr>
              <w:tabs>
                <w:tab w:val="left" w:pos="552"/>
                <w:tab w:val="center" w:pos="4155"/>
              </w:tabs>
              <w:spacing w:after="0" w:line="259" w:lineRule="auto"/>
              <w:ind w:left="0" w:firstLine="0"/>
              <w:jc w:val="left"/>
            </w:pPr>
            <w:r>
              <w:t xml:space="preserve"> </w:t>
            </w:r>
            <w:r>
              <w:tab/>
              <w:t xml:space="preserve"> </w:t>
            </w:r>
            <w:r>
              <w:tab/>
            </w:r>
            <w:proofErr w:type="spellStart"/>
            <w:r>
              <w:t>Fragic</w:t>
            </w:r>
            <w:proofErr w:type="spellEnd"/>
            <w:r>
              <w:t xml:space="preserve"> </w:t>
            </w:r>
          </w:p>
        </w:tc>
        <w:tc>
          <w:tcPr>
            <w:tcW w:w="1603" w:type="dxa"/>
            <w:tcBorders>
              <w:top w:val="nil"/>
              <w:left w:val="nil"/>
              <w:bottom w:val="nil"/>
              <w:right w:val="nil"/>
            </w:tcBorders>
          </w:tcPr>
          <w:p w14:paraId="0BE91D10" w14:textId="77777777" w:rsidR="00174C4D" w:rsidRDefault="008F760C">
            <w:pPr>
              <w:spacing w:after="0" w:line="259" w:lineRule="auto"/>
              <w:ind w:left="84" w:firstLine="0"/>
              <w:jc w:val="center"/>
            </w:pPr>
            <w:r>
              <w:t>Nevis</w:t>
            </w:r>
          </w:p>
        </w:tc>
      </w:tr>
      <w:tr w:rsidR="00174C4D" w14:paraId="0BE91D14" w14:textId="77777777" w:rsidTr="004C6D94">
        <w:trPr>
          <w:trHeight w:val="300"/>
        </w:trPr>
        <w:tc>
          <w:tcPr>
            <w:tcW w:w="5729" w:type="dxa"/>
            <w:tcBorders>
              <w:top w:val="nil"/>
              <w:left w:val="nil"/>
              <w:bottom w:val="nil"/>
              <w:right w:val="nil"/>
            </w:tcBorders>
          </w:tcPr>
          <w:p w14:paraId="0BE91D12" w14:textId="77777777" w:rsidR="00174C4D" w:rsidRDefault="008F760C" w:rsidP="00C22C03">
            <w:pPr>
              <w:tabs>
                <w:tab w:val="left" w:pos="552"/>
                <w:tab w:val="center" w:pos="4267"/>
              </w:tabs>
              <w:spacing w:after="0" w:line="259" w:lineRule="auto"/>
              <w:ind w:left="0" w:firstLine="0"/>
              <w:jc w:val="left"/>
            </w:pPr>
            <w:r>
              <w:t xml:space="preserve"> </w:t>
            </w:r>
            <w:r>
              <w:tab/>
              <w:t xml:space="preserve"> </w:t>
            </w:r>
            <w:r>
              <w:tab/>
            </w:r>
            <w:proofErr w:type="spellStart"/>
            <w:r>
              <w:t>Ortstein</w:t>
            </w:r>
            <w:proofErr w:type="spellEnd"/>
            <w:r>
              <w:t xml:space="preserve"> </w:t>
            </w:r>
          </w:p>
        </w:tc>
        <w:tc>
          <w:tcPr>
            <w:tcW w:w="1603" w:type="dxa"/>
            <w:tcBorders>
              <w:top w:val="nil"/>
              <w:left w:val="nil"/>
              <w:bottom w:val="nil"/>
              <w:right w:val="nil"/>
            </w:tcBorders>
          </w:tcPr>
          <w:p w14:paraId="0BE91D13" w14:textId="77777777" w:rsidR="00174C4D" w:rsidRDefault="008F760C">
            <w:pPr>
              <w:spacing w:after="0" w:line="259" w:lineRule="auto"/>
              <w:ind w:left="507" w:firstLine="0"/>
              <w:jc w:val="left"/>
            </w:pPr>
            <w:r>
              <w:t>Spencer</w:t>
            </w:r>
          </w:p>
        </w:tc>
      </w:tr>
      <w:tr w:rsidR="00174C4D" w14:paraId="0BE91D17" w14:textId="77777777" w:rsidTr="004C6D94">
        <w:trPr>
          <w:trHeight w:val="300"/>
        </w:trPr>
        <w:tc>
          <w:tcPr>
            <w:tcW w:w="5729" w:type="dxa"/>
            <w:tcBorders>
              <w:top w:val="nil"/>
              <w:left w:val="nil"/>
              <w:bottom w:val="nil"/>
              <w:right w:val="nil"/>
            </w:tcBorders>
          </w:tcPr>
          <w:p w14:paraId="0BE91D15" w14:textId="77777777" w:rsidR="00174C4D" w:rsidRDefault="008F760C" w:rsidP="00C22C03">
            <w:pPr>
              <w:tabs>
                <w:tab w:val="left" w:pos="552"/>
                <w:tab w:val="center" w:pos="4133"/>
              </w:tabs>
              <w:spacing w:after="0" w:line="259" w:lineRule="auto"/>
              <w:ind w:left="0" w:firstLine="0"/>
              <w:jc w:val="left"/>
            </w:pPr>
            <w:r>
              <w:t xml:space="preserve"> </w:t>
            </w:r>
            <w:r>
              <w:tab/>
              <w:t xml:space="preserve"> </w:t>
            </w:r>
            <w:r>
              <w:tab/>
            </w:r>
            <w:proofErr w:type="spellStart"/>
            <w:r>
              <w:t>Placic</w:t>
            </w:r>
            <w:proofErr w:type="spellEnd"/>
            <w:r>
              <w:t xml:space="preserve"> </w:t>
            </w:r>
          </w:p>
        </w:tc>
        <w:tc>
          <w:tcPr>
            <w:tcW w:w="1603" w:type="dxa"/>
            <w:tcBorders>
              <w:top w:val="nil"/>
              <w:left w:val="nil"/>
              <w:bottom w:val="nil"/>
              <w:right w:val="nil"/>
            </w:tcBorders>
          </w:tcPr>
          <w:p w14:paraId="0BE91D16" w14:textId="77777777" w:rsidR="00174C4D" w:rsidRDefault="008F760C">
            <w:pPr>
              <w:spacing w:after="0" w:line="259" w:lineRule="auto"/>
              <w:ind w:left="0" w:firstLine="0"/>
              <w:jc w:val="right"/>
            </w:pPr>
            <w:proofErr w:type="spellStart"/>
            <w:r>
              <w:t>Pukepahi</w:t>
            </w:r>
            <w:proofErr w:type="spellEnd"/>
          </w:p>
        </w:tc>
      </w:tr>
      <w:tr w:rsidR="00174C4D" w14:paraId="0BE91D1A" w14:textId="77777777" w:rsidTr="004C6D94">
        <w:trPr>
          <w:trHeight w:val="445"/>
        </w:trPr>
        <w:tc>
          <w:tcPr>
            <w:tcW w:w="5729" w:type="dxa"/>
            <w:tcBorders>
              <w:top w:val="nil"/>
              <w:left w:val="nil"/>
              <w:bottom w:val="nil"/>
              <w:right w:val="nil"/>
            </w:tcBorders>
          </w:tcPr>
          <w:p w14:paraId="0BE91D18" w14:textId="77777777" w:rsidR="00174C4D" w:rsidRDefault="008F760C" w:rsidP="00C22C03">
            <w:pPr>
              <w:tabs>
                <w:tab w:val="left" w:pos="552"/>
                <w:tab w:val="center" w:pos="4074"/>
              </w:tabs>
              <w:spacing w:after="0" w:line="259" w:lineRule="auto"/>
              <w:ind w:left="0" w:firstLine="0"/>
              <w:jc w:val="left"/>
            </w:pPr>
            <w:r>
              <w:t xml:space="preserve"> </w:t>
            </w:r>
            <w:r>
              <w:tab/>
              <w:t xml:space="preserve"> </w:t>
            </w:r>
            <w:r>
              <w:tab/>
              <w:t xml:space="preserve">Firm </w:t>
            </w:r>
          </w:p>
        </w:tc>
        <w:tc>
          <w:tcPr>
            <w:tcW w:w="1603" w:type="dxa"/>
            <w:tcBorders>
              <w:top w:val="nil"/>
              <w:left w:val="nil"/>
              <w:bottom w:val="nil"/>
              <w:right w:val="nil"/>
            </w:tcBorders>
          </w:tcPr>
          <w:p w14:paraId="0BE91D19" w14:textId="77777777" w:rsidR="00174C4D" w:rsidRDefault="008F760C">
            <w:pPr>
              <w:spacing w:after="0" w:line="259" w:lineRule="auto"/>
              <w:ind w:left="507" w:firstLine="0"/>
              <w:jc w:val="left"/>
            </w:pPr>
            <w:r>
              <w:t>-</w:t>
            </w:r>
          </w:p>
        </w:tc>
      </w:tr>
      <w:tr w:rsidR="00174C4D" w14:paraId="0BE91D1D" w14:textId="77777777" w:rsidTr="004C6D94">
        <w:trPr>
          <w:trHeight w:val="455"/>
        </w:trPr>
        <w:tc>
          <w:tcPr>
            <w:tcW w:w="5729" w:type="dxa"/>
            <w:tcBorders>
              <w:top w:val="nil"/>
              <w:left w:val="nil"/>
              <w:bottom w:val="nil"/>
              <w:right w:val="nil"/>
            </w:tcBorders>
            <w:vAlign w:val="bottom"/>
          </w:tcPr>
          <w:p w14:paraId="0BE91D1B" w14:textId="77777777" w:rsidR="00174C4D" w:rsidRDefault="008F760C" w:rsidP="00C22C03">
            <w:pPr>
              <w:tabs>
                <w:tab w:val="left" w:pos="552"/>
                <w:tab w:val="center" w:pos="4288"/>
              </w:tabs>
              <w:spacing w:after="0" w:line="259" w:lineRule="auto"/>
              <w:ind w:left="0" w:firstLine="0"/>
              <w:jc w:val="left"/>
            </w:pPr>
            <w:proofErr w:type="gramStart"/>
            <w:r>
              <w:rPr>
                <w:b/>
              </w:rPr>
              <w:t xml:space="preserve">ZO  </w:t>
            </w:r>
            <w:r w:rsidR="00C22C03">
              <w:rPr>
                <w:b/>
              </w:rPr>
              <w:tab/>
            </w:r>
            <w:proofErr w:type="gramEnd"/>
            <w:r>
              <w:t xml:space="preserve">Orthic Podzols </w:t>
            </w:r>
            <w:r>
              <w:tab/>
            </w:r>
            <w:proofErr w:type="spellStart"/>
            <w:r>
              <w:t>Humose</w:t>
            </w:r>
            <w:proofErr w:type="spellEnd"/>
            <w:r>
              <w:t xml:space="preserve"> </w:t>
            </w:r>
          </w:p>
        </w:tc>
        <w:tc>
          <w:tcPr>
            <w:tcW w:w="1603" w:type="dxa"/>
            <w:tcBorders>
              <w:top w:val="nil"/>
              <w:left w:val="nil"/>
              <w:bottom w:val="nil"/>
              <w:right w:val="nil"/>
            </w:tcBorders>
            <w:vAlign w:val="bottom"/>
          </w:tcPr>
          <w:p w14:paraId="0BE91D1C" w14:textId="77777777" w:rsidR="00174C4D" w:rsidRDefault="008F760C">
            <w:pPr>
              <w:spacing w:after="0" w:line="259" w:lineRule="auto"/>
              <w:ind w:left="507" w:firstLine="0"/>
              <w:jc w:val="left"/>
            </w:pPr>
            <w:r>
              <w:t>Borland</w:t>
            </w:r>
          </w:p>
        </w:tc>
      </w:tr>
      <w:tr w:rsidR="00174C4D" w14:paraId="0BE91D20" w14:textId="77777777" w:rsidTr="004C6D94">
        <w:trPr>
          <w:trHeight w:val="307"/>
        </w:trPr>
        <w:tc>
          <w:tcPr>
            <w:tcW w:w="5729" w:type="dxa"/>
            <w:tcBorders>
              <w:top w:val="nil"/>
              <w:left w:val="nil"/>
              <w:bottom w:val="nil"/>
              <w:right w:val="nil"/>
            </w:tcBorders>
          </w:tcPr>
          <w:p w14:paraId="0BE91D1E" w14:textId="77777777" w:rsidR="00174C4D" w:rsidRDefault="008F760C">
            <w:pPr>
              <w:tabs>
                <w:tab w:val="center" w:pos="4112"/>
              </w:tabs>
              <w:spacing w:after="0" w:line="259" w:lineRule="auto"/>
              <w:ind w:left="0" w:firstLine="0"/>
              <w:jc w:val="left"/>
            </w:pPr>
            <w:r>
              <w:t xml:space="preserve"> </w:t>
            </w:r>
            <w:r>
              <w:tab/>
              <w:t xml:space="preserve">Typic </w:t>
            </w:r>
          </w:p>
        </w:tc>
        <w:tc>
          <w:tcPr>
            <w:tcW w:w="1603" w:type="dxa"/>
            <w:tcBorders>
              <w:top w:val="nil"/>
              <w:left w:val="nil"/>
              <w:bottom w:val="nil"/>
              <w:right w:val="nil"/>
            </w:tcBorders>
          </w:tcPr>
          <w:p w14:paraId="0BE91D1F" w14:textId="77777777" w:rsidR="00174C4D" w:rsidRDefault="008F760C">
            <w:pPr>
              <w:spacing w:after="0" w:line="259" w:lineRule="auto"/>
              <w:ind w:left="507" w:firstLine="0"/>
              <w:jc w:val="left"/>
            </w:pPr>
            <w:r>
              <w:t>Shewell</w:t>
            </w:r>
          </w:p>
        </w:tc>
      </w:tr>
    </w:tbl>
    <w:p w14:paraId="0BE91D21" w14:textId="77777777" w:rsidR="00174C4D" w:rsidRDefault="008F760C">
      <w:pPr>
        <w:spacing w:after="447"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53" wp14:editId="0BE92254">
                <wp:extent cx="5400040" cy="12700"/>
                <wp:effectExtent l="0" t="0" r="0" b="0"/>
                <wp:docPr id="115083" name="Group 11508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0415" name="Shape 10415"/>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040086D" id="Group 115083"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FQY5DVRAgAAsQUAAA4AAAAAAAAAAAAAAAAALgIAAGRycy9lMm9Eb2MueG1sUEsBAi0AFAAGAAgA&#10;AAAhAOFfKPfbAAAAAwEAAA8AAAAAAAAAAAAAAAAAqwQAAGRycy9kb3ducmV2LnhtbFBLBQYAAAAA&#10;BAAEAPMAAACzBQAAAAA=&#10;">
                <v:shape id="Shape 10415"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" path="m,l5400040,e" filled="f" strokecolor="#181717" strokeweight="1pt">
                  <v:stroke miterlimit="1" joinstyle="miter"/>
                  <v:path arrowok="t" textboxrect="0,0,5400040,0"/>
                </v:shape>
                <w10:anchorlock/>
              </v:group>
            </w:pict>
          </mc:Fallback>
        </mc:AlternateContent>
      </w:r>
    </w:p>
    <w:p w14:paraId="0BE91D22" w14:textId="77777777" w:rsidR="00174C4D" w:rsidRDefault="004C6D94">
      <w:pPr>
        <w:pStyle w:val="Heading3"/>
        <w:ind w:left="-2" w:right="58"/>
      </w:pPr>
      <w:r>
        <w:t>KEY</w:t>
      </w:r>
      <w:r w:rsidR="008F760C">
        <w:t xml:space="preserve"> </w:t>
      </w:r>
      <w:r>
        <w:t>TO</w:t>
      </w:r>
      <w:r w:rsidR="008F760C">
        <w:t xml:space="preserve"> </w:t>
      </w:r>
      <w:r>
        <w:t>GROUPS OF</w:t>
      </w:r>
      <w:r w:rsidR="008F760C">
        <w:t xml:space="preserve"> PODZOLS</w:t>
      </w:r>
    </w:p>
    <w:p w14:paraId="0BE91D23" w14:textId="77777777" w:rsidR="00174C4D" w:rsidRDefault="008F760C" w:rsidP="004C6D94">
      <w:pPr>
        <w:spacing w:after="9"/>
        <w:ind w:left="567" w:right="58" w:hanging="580"/>
      </w:pPr>
      <w:r>
        <w:rPr>
          <w:b/>
        </w:rPr>
        <w:t>ZD</w:t>
      </w:r>
      <w:r>
        <w:t xml:space="preserve"> </w:t>
      </w:r>
      <w:r w:rsidR="004C6D94">
        <w:tab/>
      </w:r>
      <w:r>
        <w:t xml:space="preserve">Podzols that have a </w:t>
      </w:r>
      <w:r w:rsidRPr="003A22FF">
        <w:rPr>
          <w:color w:val="2B579A"/>
          <w:u w:val="single"/>
          <w:shd w:val="clear" w:color="auto" w:fill="E6E6E6"/>
          <w:rPrChange w:id="1942" w:author="Thomas Caspari" w:date="2017-10-12T16:35:00Z">
            <w:rPr>
              <w:color w:val="2B579A"/>
              <w:shd w:val="clear" w:color="auto" w:fill="E6E6E6"/>
            </w:rPr>
          </w:rPrChange>
        </w:rPr>
        <w:t>densipan</w:t>
      </w:r>
      <w:r>
        <w:t xml:space="preserve"> (Ed horizon).</w:t>
      </w:r>
    </w:p>
    <w:p w14:paraId="0BE91D24" w14:textId="77777777" w:rsidR="00174C4D" w:rsidRDefault="008F760C">
      <w:pPr>
        <w:spacing w:after="233" w:line="265" w:lineRule="auto"/>
        <w:ind w:left="10" w:right="57" w:hanging="10"/>
        <w:jc w:val="right"/>
      </w:pPr>
      <w:r>
        <w:rPr>
          <w:b/>
        </w:rPr>
        <w:t>D</w:t>
      </w:r>
      <w:r w:rsidR="004C6D94">
        <w:rPr>
          <w:b/>
        </w:rPr>
        <w:t>ENSIPAN</w:t>
      </w:r>
      <w:r>
        <w:rPr>
          <w:b/>
        </w:rPr>
        <w:t xml:space="preserve"> PODZOLS</w:t>
      </w:r>
    </w:p>
    <w:p w14:paraId="0BE91D25" w14:textId="77777777" w:rsidR="00174C4D" w:rsidRDefault="008F760C" w:rsidP="004C6D94">
      <w:pPr>
        <w:spacing w:after="59"/>
        <w:ind w:left="567" w:right="58" w:hanging="576"/>
      </w:pPr>
      <w:r>
        <w:rPr>
          <w:b/>
        </w:rPr>
        <w:t>ZP</w:t>
      </w:r>
      <w:r>
        <w:t xml:space="preserve"> </w:t>
      </w:r>
      <w:r w:rsidR="004C6D94">
        <w:tab/>
      </w:r>
      <w:r>
        <w:t xml:space="preserve">Other Podzols that have </w:t>
      </w:r>
      <w:r>
        <w:rPr>
          <w:i/>
        </w:rPr>
        <w:t>both</w:t>
      </w:r>
    </w:p>
    <w:p w14:paraId="0BE91D26" w14:textId="49A73128" w:rsidR="00174C4D" w:rsidRDefault="008F760C" w:rsidP="51CA90A0">
      <w:pPr>
        <w:numPr>
          <w:ilvl w:val="0"/>
          <w:numId w:val="98"/>
        </w:numPr>
        <w:spacing w:after="63" w:line="249" w:lineRule="auto"/>
        <w:ind w:right="29" w:hanging="567"/>
        <w:jc w:val="left"/>
        <w:rPr>
          <w:i/>
          <w:iCs/>
        </w:rPr>
      </w:pPr>
      <w:r>
        <w:t>an E horizon</w:t>
      </w:r>
      <w:ins w:id="1943" w:author="Kirstin Deuss" w:date="2024-11-12T02:42:00Z">
        <w:r w:rsidR="757D6469">
          <w:t>,</w:t>
        </w:r>
      </w:ins>
      <w:r>
        <w:t xml:space="preserve"> with either the </w:t>
      </w:r>
      <w:del w:id="1944" w:author="Andre Eger [2]" w:date="2024-11-13T14:23:00Z" w16du:dateUtc="2024-11-13T01:23:00Z">
        <w:r w:rsidDel="009F1CC1">
          <w:delText xml:space="preserve">greyish </w:delText>
        </w:r>
      </w:del>
      <w:ins w:id="1945" w:author="Andre Eger [2]" w:date="2024-11-13T14:23:00Z" w16du:dateUtc="2024-11-13T01:23:00Z">
        <w:r w:rsidR="009F1CC1">
          <w:t xml:space="preserve">low chroma </w:t>
        </w:r>
      </w:ins>
      <w:r>
        <w:t xml:space="preserve">colours of a </w:t>
      </w:r>
      <w:proofErr w:type="spellStart"/>
      <w:r w:rsidRPr="003A22FF">
        <w:rPr>
          <w:color w:val="2B579A"/>
          <w:u w:val="single"/>
          <w:shd w:val="clear" w:color="auto" w:fill="E6E6E6"/>
          <w:rPrChange w:id="1946" w:author="Thomas Caspari" w:date="2017-10-12T16:35:00Z">
            <w:rPr>
              <w:color w:val="2B579A"/>
              <w:shd w:val="clear" w:color="auto" w:fill="E6E6E6"/>
            </w:rPr>
          </w:rPrChange>
        </w:rPr>
        <w:t>reductimorphic</w:t>
      </w:r>
      <w:proofErr w:type="spellEnd"/>
      <w:r w:rsidRPr="003A22FF">
        <w:rPr>
          <w:color w:val="2B579A"/>
          <w:u w:val="single"/>
          <w:shd w:val="clear" w:color="auto" w:fill="E6E6E6"/>
          <w:rPrChange w:id="1947" w:author="Thomas Caspari" w:date="2017-10-12T16:35:00Z">
            <w:rPr>
              <w:color w:val="2B579A"/>
              <w:shd w:val="clear" w:color="auto" w:fill="E6E6E6"/>
            </w:rPr>
          </w:rPrChange>
        </w:rPr>
        <w:t xml:space="preserve"> horizon</w:t>
      </w:r>
      <w:r>
        <w:t xml:space="preserve">, a peaty topsoil, or a </w:t>
      </w:r>
      <w:proofErr w:type="spellStart"/>
      <w:r w:rsidRPr="003A22FF">
        <w:rPr>
          <w:color w:val="2B579A"/>
          <w:u w:val="single"/>
          <w:shd w:val="clear" w:color="auto" w:fill="E6E6E6"/>
          <w:rPrChange w:id="1948" w:author="Thomas Caspari" w:date="2017-10-12T16:35:00Z">
            <w:rPr>
              <w:color w:val="2B579A"/>
              <w:shd w:val="clear" w:color="auto" w:fill="E6E6E6"/>
            </w:rPr>
          </w:rPrChange>
        </w:rPr>
        <w:t>placic</w:t>
      </w:r>
      <w:proofErr w:type="spellEnd"/>
      <w:r w:rsidRPr="003A22FF">
        <w:rPr>
          <w:color w:val="2B579A"/>
          <w:u w:val="single"/>
          <w:shd w:val="clear" w:color="auto" w:fill="E6E6E6"/>
          <w:rPrChange w:id="1949" w:author="Thomas Caspari" w:date="2017-10-12T16:35:00Z">
            <w:rPr>
              <w:color w:val="2B579A"/>
              <w:shd w:val="clear" w:color="auto" w:fill="E6E6E6"/>
            </w:rPr>
          </w:rPrChange>
        </w:rPr>
        <w:t xml:space="preserve"> horizon</w:t>
      </w:r>
      <w:ins w:id="1950" w:author="Kirstin Deuss" w:date="2024-11-12T02:42:00Z">
        <w:del w:id="1951" w:author="Andre Eger [2]" w:date="2024-11-13T14:22:00Z" w16du:dateUtc="2024-11-13T01:22:00Z">
          <w:r w:rsidR="35FC10FB" w:rsidRPr="51CA90A0" w:rsidDel="009F1CC1">
            <w:rPr>
              <w:color w:val="2B579A"/>
              <w:u w:val="single"/>
            </w:rPr>
            <w:delText>,</w:delText>
          </w:r>
        </w:del>
      </w:ins>
      <w:del w:id="1952" w:author="Andre Eger [2]" w:date="2024-11-13T14:22:00Z" w16du:dateUtc="2024-11-13T01:22:00Z">
        <w:r w:rsidDel="009F1CC1">
          <w:delText xml:space="preserve"> together</w:delText>
        </w:r>
      </w:del>
      <w:r>
        <w:t xml:space="preserve"> with </w:t>
      </w:r>
      <w:proofErr w:type="gramStart"/>
      <w:r w:rsidRPr="003A22FF">
        <w:rPr>
          <w:color w:val="2B579A"/>
          <w:u w:val="single"/>
          <w:shd w:val="clear" w:color="auto" w:fill="E6E6E6"/>
          <w:rPrChange w:id="1953" w:author="Thomas Caspari" w:date="2017-10-12T16:35:00Z">
            <w:rPr>
              <w:color w:val="2B579A"/>
              <w:shd w:val="clear" w:color="auto" w:fill="E6E6E6"/>
            </w:rPr>
          </w:rPrChange>
        </w:rPr>
        <w:t>redox</w:t>
      </w:r>
      <w:r w:rsidR="005F3F9A" w:rsidRPr="003A22FF">
        <w:rPr>
          <w:color w:val="2B579A"/>
          <w:u w:val="single"/>
          <w:shd w:val="clear" w:color="auto" w:fill="E6E6E6"/>
          <w:rPrChange w:id="1954" w:author="Thomas Caspari" w:date="2017-10-12T16:35:00Z">
            <w:rPr>
              <w:color w:val="2B579A"/>
              <w:shd w:val="clear" w:color="auto" w:fill="E6E6E6"/>
            </w:rPr>
          </w:rPrChange>
        </w:rPr>
        <w:t>-</w:t>
      </w:r>
      <w:r w:rsidRPr="003A22FF">
        <w:rPr>
          <w:color w:val="2B579A"/>
          <w:u w:val="single"/>
          <w:shd w:val="clear" w:color="auto" w:fill="E6E6E6"/>
          <w:rPrChange w:id="1955" w:author="Thomas Caspari" w:date="2017-10-12T16:35:00Z">
            <w:rPr>
              <w:color w:val="2B579A"/>
              <w:shd w:val="clear" w:color="auto" w:fill="E6E6E6"/>
            </w:rPr>
          </w:rPrChange>
        </w:rPr>
        <w:t>segregations</w:t>
      </w:r>
      <w:proofErr w:type="gramEnd"/>
      <w:r>
        <w:t xml:space="preserve"> in the E horizon, </w:t>
      </w:r>
      <w:r w:rsidRPr="51CA90A0">
        <w:rPr>
          <w:i/>
          <w:iCs/>
        </w:rPr>
        <w:t>and</w:t>
      </w:r>
    </w:p>
    <w:p w14:paraId="0BE91D27" w14:textId="77777777" w:rsidR="00174C4D" w:rsidRDefault="008F760C" w:rsidP="00164344">
      <w:pPr>
        <w:numPr>
          <w:ilvl w:val="0"/>
          <w:numId w:val="98"/>
        </w:numPr>
        <w:spacing w:after="42"/>
        <w:ind w:right="29" w:hanging="567"/>
        <w:jc w:val="left"/>
      </w:pPr>
      <w:r>
        <w:t xml:space="preserve">a </w:t>
      </w:r>
      <w:r w:rsidRPr="003A22FF">
        <w:rPr>
          <w:color w:val="2B579A"/>
          <w:u w:val="single"/>
          <w:shd w:val="clear" w:color="auto" w:fill="E6E6E6"/>
          <w:rPrChange w:id="1956" w:author="Thomas Caspari" w:date="2017-10-12T16:36:00Z">
            <w:rPr>
              <w:color w:val="2B579A"/>
              <w:shd w:val="clear" w:color="auto" w:fill="E6E6E6"/>
            </w:rPr>
          </w:rPrChange>
        </w:rPr>
        <w:t>slowly permeable layer</w:t>
      </w:r>
      <w:r>
        <w:t xml:space="preserve"> or </w:t>
      </w:r>
      <w:r w:rsidRPr="003A22FF">
        <w:rPr>
          <w:color w:val="2B579A"/>
          <w:u w:val="single"/>
          <w:shd w:val="clear" w:color="auto" w:fill="E6E6E6"/>
          <w:rPrChange w:id="1957" w:author="Thomas Caspari" w:date="2017-10-12T16:35:00Z">
            <w:rPr>
              <w:color w:val="2B579A"/>
              <w:shd w:val="clear" w:color="auto" w:fill="E6E6E6"/>
            </w:rPr>
          </w:rPrChange>
        </w:rPr>
        <w:t>perch-</w:t>
      </w:r>
      <w:proofErr w:type="spellStart"/>
      <w:r w:rsidRPr="003A22FF">
        <w:rPr>
          <w:color w:val="2B579A"/>
          <w:u w:val="single"/>
          <w:shd w:val="clear" w:color="auto" w:fill="E6E6E6"/>
          <w:rPrChange w:id="1958" w:author="Thomas Caspari" w:date="2017-10-12T16:35:00Z">
            <w:rPr>
              <w:color w:val="2B579A"/>
              <w:shd w:val="clear" w:color="auto" w:fill="E6E6E6"/>
            </w:rPr>
          </w:rPrChange>
        </w:rPr>
        <w:t>gley</w:t>
      </w:r>
      <w:proofErr w:type="spellEnd"/>
      <w:r w:rsidRPr="003A22FF">
        <w:rPr>
          <w:color w:val="2B579A"/>
          <w:u w:val="single"/>
          <w:shd w:val="clear" w:color="auto" w:fill="E6E6E6"/>
          <w:rPrChange w:id="1959" w:author="Thomas Caspari" w:date="2017-10-12T16:35:00Z">
            <w:rPr>
              <w:color w:val="2B579A"/>
              <w:shd w:val="clear" w:color="auto" w:fill="E6E6E6"/>
            </w:rPr>
          </w:rPrChange>
        </w:rPr>
        <w:t xml:space="preserve"> features</w:t>
      </w:r>
      <w:r>
        <w:t>.</w:t>
      </w:r>
    </w:p>
    <w:p w14:paraId="0BE91D28" w14:textId="77777777" w:rsidR="00174C4D" w:rsidRDefault="004C6D94">
      <w:pPr>
        <w:spacing w:after="234" w:line="265" w:lineRule="auto"/>
        <w:ind w:left="10" w:right="57" w:hanging="10"/>
        <w:jc w:val="right"/>
      </w:pPr>
      <w:r>
        <w:rPr>
          <w:b/>
        </w:rPr>
        <w:t>PERCH-GLEY</w:t>
      </w:r>
      <w:r w:rsidR="008F760C">
        <w:rPr>
          <w:b/>
        </w:rPr>
        <w:t xml:space="preserve"> PODZOLS</w:t>
      </w:r>
    </w:p>
    <w:p w14:paraId="0BE91D29" w14:textId="77777777" w:rsidR="00174C4D" w:rsidRDefault="008F760C" w:rsidP="004C6D94">
      <w:pPr>
        <w:spacing w:after="140"/>
        <w:ind w:left="567" w:right="58" w:hanging="580"/>
      </w:pPr>
      <w:r>
        <w:rPr>
          <w:b/>
        </w:rPr>
        <w:t>ZG</w:t>
      </w:r>
      <w:r>
        <w:t xml:space="preserve"> </w:t>
      </w:r>
      <w:r w:rsidR="004C6D94">
        <w:tab/>
      </w:r>
      <w:r>
        <w:t xml:space="preserve">Other Podzols that have </w:t>
      </w:r>
      <w:r>
        <w:rPr>
          <w:i/>
        </w:rPr>
        <w:t>both</w:t>
      </w:r>
    </w:p>
    <w:p w14:paraId="0BE91D2A" w14:textId="56AB63DF" w:rsidR="00174C4D" w:rsidRDefault="008F760C" w:rsidP="0FB2895E">
      <w:pPr>
        <w:numPr>
          <w:ilvl w:val="0"/>
          <w:numId w:val="99"/>
        </w:numPr>
        <w:spacing w:after="142"/>
        <w:ind w:right="58" w:hanging="568"/>
        <w:rPr>
          <w:i/>
          <w:iCs/>
        </w:rPr>
      </w:pPr>
      <w:r>
        <w:t xml:space="preserve">either an E horizon with the </w:t>
      </w:r>
      <w:del w:id="1960" w:author="Andre Eger [2]" w:date="2024-11-13T14:23:00Z" w16du:dateUtc="2024-11-13T01:23:00Z">
        <w:r w:rsidDel="009F1CC1">
          <w:delText xml:space="preserve">greyish </w:delText>
        </w:r>
      </w:del>
      <w:ins w:id="1961" w:author="Andre Eger [2]" w:date="2024-11-13T14:23:00Z" w16du:dateUtc="2024-11-13T01:23:00Z">
        <w:r w:rsidR="009F1CC1">
          <w:t xml:space="preserve">low chroma </w:t>
        </w:r>
      </w:ins>
      <w:r>
        <w:t xml:space="preserve">colours of a </w:t>
      </w:r>
      <w:proofErr w:type="spellStart"/>
      <w:r w:rsidRPr="003A22FF">
        <w:rPr>
          <w:color w:val="2B579A"/>
          <w:u w:val="single"/>
          <w:shd w:val="clear" w:color="auto" w:fill="E6E6E6"/>
          <w:rPrChange w:id="1962" w:author="Thomas Caspari" w:date="2017-10-12T16:41:00Z">
            <w:rPr>
              <w:color w:val="2B579A"/>
              <w:shd w:val="clear" w:color="auto" w:fill="E6E6E6"/>
            </w:rPr>
          </w:rPrChange>
        </w:rPr>
        <w:t>reductimorphic</w:t>
      </w:r>
      <w:proofErr w:type="spellEnd"/>
      <w:r w:rsidRPr="003A22FF">
        <w:rPr>
          <w:color w:val="2B579A"/>
          <w:u w:val="single"/>
          <w:shd w:val="clear" w:color="auto" w:fill="E6E6E6"/>
          <w:rPrChange w:id="1963" w:author="Thomas Caspari" w:date="2017-10-12T16:41:00Z">
            <w:rPr>
              <w:color w:val="2B579A"/>
              <w:shd w:val="clear" w:color="auto" w:fill="E6E6E6"/>
            </w:rPr>
          </w:rPrChange>
        </w:rPr>
        <w:t xml:space="preserve"> horizon</w:t>
      </w:r>
      <w:r>
        <w:t xml:space="preserve"> or a </w:t>
      </w:r>
      <w:r w:rsidRPr="003A22FF">
        <w:rPr>
          <w:color w:val="2B579A"/>
          <w:u w:val="single"/>
          <w:shd w:val="clear" w:color="auto" w:fill="E6E6E6"/>
          <w:rPrChange w:id="1964" w:author="Thomas Caspari" w:date="2017-10-12T16:41:00Z">
            <w:rPr>
              <w:color w:val="2B579A"/>
              <w:shd w:val="clear" w:color="auto" w:fill="E6E6E6"/>
            </w:rPr>
          </w:rPrChange>
        </w:rPr>
        <w:t>peaty topsoil</w:t>
      </w:r>
      <w:r>
        <w:t xml:space="preserve">, </w:t>
      </w:r>
      <w:r w:rsidRPr="0FB2895E">
        <w:rPr>
          <w:i/>
          <w:iCs/>
        </w:rPr>
        <w:t>and</w:t>
      </w:r>
    </w:p>
    <w:p w14:paraId="0BE91D2B" w14:textId="77777777" w:rsidR="00174C4D" w:rsidRDefault="008F760C" w:rsidP="00164344">
      <w:pPr>
        <w:numPr>
          <w:ilvl w:val="0"/>
          <w:numId w:val="99"/>
        </w:numPr>
        <w:spacing w:after="62"/>
        <w:ind w:right="58" w:hanging="568"/>
      </w:pPr>
      <w:r>
        <w:t xml:space="preserve">a BC or C horizon that has the greyish colours of a </w:t>
      </w:r>
      <w:proofErr w:type="spellStart"/>
      <w:r w:rsidRPr="003A22FF">
        <w:rPr>
          <w:color w:val="2B579A"/>
          <w:u w:val="single"/>
          <w:shd w:val="clear" w:color="auto" w:fill="E6E6E6"/>
          <w:rPrChange w:id="1965" w:author="Thomas Caspari" w:date="2017-10-12T16:41:00Z">
            <w:rPr>
              <w:color w:val="2B579A"/>
              <w:shd w:val="clear" w:color="auto" w:fill="E6E6E6"/>
            </w:rPr>
          </w:rPrChange>
        </w:rPr>
        <w:t>reductimorphic</w:t>
      </w:r>
      <w:proofErr w:type="spellEnd"/>
      <w:r w:rsidRPr="003A22FF">
        <w:rPr>
          <w:color w:val="2B579A"/>
          <w:u w:val="single"/>
          <w:shd w:val="clear" w:color="auto" w:fill="E6E6E6"/>
          <w:rPrChange w:id="1966" w:author="Thomas Caspari" w:date="2017-10-12T16:41:00Z">
            <w:rPr>
              <w:color w:val="2B579A"/>
              <w:shd w:val="clear" w:color="auto" w:fill="E6E6E6"/>
            </w:rPr>
          </w:rPrChange>
        </w:rPr>
        <w:t xml:space="preserve"> horizon</w:t>
      </w:r>
      <w:r>
        <w:t xml:space="preserve">, that </w:t>
      </w:r>
      <w:r w:rsidRPr="46EA52AA">
        <w:rPr>
          <w:i/>
          <w:iCs/>
          <w:rPrChange w:id="1967" w:author="Balin Robertson" w:date="2024-10-17T14:18:00Z" w16du:dateUtc="2024-10-17T01:18:00Z">
            <w:rPr/>
          </w:rPrChange>
        </w:rPr>
        <w:t>either</w:t>
      </w:r>
      <w:r>
        <w:t xml:space="preserve"> </w:t>
      </w:r>
    </w:p>
    <w:p w14:paraId="0BE91D2C" w14:textId="77777777" w:rsidR="00174C4D" w:rsidRDefault="008F760C" w:rsidP="00164344">
      <w:pPr>
        <w:numPr>
          <w:ilvl w:val="1"/>
          <w:numId w:val="99"/>
        </w:numPr>
        <w:spacing w:after="62"/>
        <w:ind w:right="58" w:hanging="567"/>
      </w:pPr>
      <w:r>
        <w:t xml:space="preserve">extends to more than 90 cm from the mineral soil surface, or </w:t>
      </w:r>
    </w:p>
    <w:p w14:paraId="0BE91D2D" w14:textId="5A8654C6" w:rsidR="00174C4D" w:rsidRDefault="008F760C" w:rsidP="00164344">
      <w:pPr>
        <w:numPr>
          <w:ilvl w:val="1"/>
          <w:numId w:val="99"/>
        </w:numPr>
        <w:spacing w:after="45"/>
        <w:ind w:right="58" w:hanging="567"/>
      </w:pPr>
      <w:r>
        <w:t xml:space="preserve">has </w:t>
      </w:r>
      <w:r w:rsidRPr="6C918DCC">
        <w:rPr>
          <w:color w:val="2B579A"/>
          <w:u w:val="single"/>
          <w:shd w:val="clear" w:color="auto" w:fill="E6E6E6"/>
          <w:rPrChange w:id="1968" w:author="Thomas Caspari" w:date="2017-10-12T16:41:00Z">
            <w:rPr>
              <w:color w:val="2B579A"/>
              <w:shd w:val="clear" w:color="auto" w:fill="E6E6E6"/>
            </w:rPr>
          </w:rPrChange>
        </w:rPr>
        <w:t>redox</w:t>
      </w:r>
      <w:ins w:id="1969" w:author="Andre Eger" w:date="2024-10-17T15:38:00Z" w16du:dateUtc="2024-10-17T02:38:00Z">
        <w:r w:rsidR="00336265">
          <w:rPr>
            <w:color w:val="2B579A"/>
            <w:u w:val="single"/>
            <w:shd w:val="clear" w:color="auto" w:fill="E6E6E6"/>
          </w:rPr>
          <w:t xml:space="preserve"> </w:t>
        </w:r>
      </w:ins>
      <w:r w:rsidRPr="6C918DCC">
        <w:rPr>
          <w:color w:val="2B579A"/>
          <w:u w:val="single"/>
          <w:shd w:val="clear" w:color="auto" w:fill="E6E6E6"/>
          <w:rPrChange w:id="1970" w:author="Thomas Caspari" w:date="2017-10-12T16:41:00Z">
            <w:rPr>
              <w:color w:val="2B579A"/>
              <w:shd w:val="clear" w:color="auto" w:fill="E6E6E6"/>
            </w:rPr>
          </w:rPrChange>
        </w:rPr>
        <w:t>segregations</w:t>
      </w:r>
      <w:r>
        <w:t xml:space="preserve"> that occur mainly as coatings on voids and/or </w:t>
      </w:r>
      <w:proofErr w:type="spellStart"/>
      <w:r>
        <w:t>skeletan</w:t>
      </w:r>
      <w:ins w:id="1971" w:author="Andre Eger" w:date="2024-10-18T12:44:00Z" w16du:dateUtc="2024-10-17T23:44:00Z">
        <w:r w:rsidR="009032E3">
          <w:t>s</w:t>
        </w:r>
      </w:ins>
      <w:proofErr w:type="spellEnd"/>
      <w:del w:id="1972" w:author="Andre Eger" w:date="2024-10-18T12:44:00Z" w16du:dateUtc="2024-10-17T23:44:00Z">
        <w:r w:rsidDel="009032E3">
          <w:delText xml:space="preserve"> grains</w:delText>
        </w:r>
      </w:del>
      <w:r>
        <w:t>.</w:t>
      </w:r>
    </w:p>
    <w:p w14:paraId="0BE91D2E" w14:textId="77777777" w:rsidR="00174C4D" w:rsidRDefault="004C6D94">
      <w:pPr>
        <w:spacing w:after="286" w:line="265" w:lineRule="auto"/>
        <w:ind w:left="10" w:right="57" w:hanging="10"/>
        <w:jc w:val="right"/>
      </w:pPr>
      <w:r>
        <w:rPr>
          <w:b/>
        </w:rPr>
        <w:t>GROUNDWATER-GLEY</w:t>
      </w:r>
      <w:r w:rsidR="008F760C">
        <w:rPr>
          <w:b/>
        </w:rPr>
        <w:t xml:space="preserve"> PODZOLS</w:t>
      </w:r>
    </w:p>
    <w:p w14:paraId="0BE91D2F" w14:textId="77777777" w:rsidR="00174C4D" w:rsidRDefault="008F760C" w:rsidP="004C6D94">
      <w:pPr>
        <w:spacing w:after="62"/>
        <w:ind w:left="567" w:right="58" w:hanging="580"/>
      </w:pPr>
      <w:r>
        <w:rPr>
          <w:b/>
        </w:rPr>
        <w:t>ZX</w:t>
      </w:r>
      <w:r>
        <w:t xml:space="preserve"> </w:t>
      </w:r>
      <w:r w:rsidR="004C6D94">
        <w:tab/>
      </w:r>
      <w:r>
        <w:t xml:space="preserve">Other Podzols that have a </w:t>
      </w:r>
      <w:proofErr w:type="spellStart"/>
      <w:r>
        <w:t>subhorizon</w:t>
      </w:r>
      <w:proofErr w:type="spellEnd"/>
      <w:r>
        <w:t xml:space="preserve"> in the B horizon that is </w:t>
      </w:r>
      <w:r>
        <w:rPr>
          <w:i/>
        </w:rPr>
        <w:t>both</w:t>
      </w:r>
    </w:p>
    <w:p w14:paraId="0BE91D30" w14:textId="77777777" w:rsidR="00174C4D" w:rsidRDefault="008F760C" w:rsidP="00164344">
      <w:pPr>
        <w:numPr>
          <w:ilvl w:val="0"/>
          <w:numId w:val="100"/>
        </w:numPr>
        <w:spacing w:after="59"/>
        <w:ind w:right="58" w:hanging="568"/>
      </w:pPr>
      <w:r>
        <w:t xml:space="preserve">massive, </w:t>
      </w:r>
      <w:r>
        <w:rPr>
          <w:i/>
        </w:rPr>
        <w:t>and</w:t>
      </w:r>
    </w:p>
    <w:p w14:paraId="0BE91D31" w14:textId="77777777" w:rsidR="00174C4D" w:rsidRDefault="008F760C" w:rsidP="00164344">
      <w:pPr>
        <w:numPr>
          <w:ilvl w:val="0"/>
          <w:numId w:val="100"/>
        </w:numPr>
        <w:spacing w:after="45"/>
        <w:ind w:right="58" w:hanging="568"/>
      </w:pPr>
      <w:r>
        <w:t xml:space="preserve">has </w:t>
      </w:r>
      <w:del w:id="1973" w:author="Andre Eger" w:date="2023-08-23T01:31:00Z">
        <w:r w:rsidDel="008F760C">
          <w:delText xml:space="preserve">slightly </w:delText>
        </w:r>
      </w:del>
      <w:r>
        <w:t>firm or greater moist soil strength or has moist or wet penetration resistance of 3100 kPa or more.</w:t>
      </w:r>
    </w:p>
    <w:p w14:paraId="0BE91D32" w14:textId="77777777" w:rsidR="00174C4D" w:rsidRPr="00CE071C" w:rsidRDefault="004C6D94">
      <w:pPr>
        <w:spacing w:after="1071" w:line="265" w:lineRule="auto"/>
        <w:ind w:left="10" w:right="57" w:hanging="10"/>
        <w:jc w:val="right"/>
        <w:rPr>
          <w:lang w:val="nl-NL"/>
        </w:rPr>
      </w:pPr>
      <w:r w:rsidRPr="00CE071C">
        <w:rPr>
          <w:b/>
          <w:lang w:val="nl-NL"/>
        </w:rPr>
        <w:t>PAN</w:t>
      </w:r>
      <w:r w:rsidR="008F760C" w:rsidRPr="00CE071C">
        <w:rPr>
          <w:b/>
          <w:lang w:val="nl-NL"/>
        </w:rPr>
        <w:t xml:space="preserve"> PODZOLS</w:t>
      </w:r>
    </w:p>
    <w:p w14:paraId="0BE91D33" w14:textId="77777777" w:rsidR="00174C4D" w:rsidRPr="00CE071C" w:rsidRDefault="008F760C" w:rsidP="004C6D94">
      <w:pPr>
        <w:spacing w:after="9"/>
        <w:ind w:left="567" w:right="58" w:hanging="580"/>
        <w:rPr>
          <w:lang w:val="nl-NL"/>
        </w:rPr>
      </w:pPr>
      <w:r w:rsidRPr="00CE071C">
        <w:rPr>
          <w:b/>
          <w:lang w:val="nl-NL"/>
        </w:rPr>
        <w:lastRenderedPageBreak/>
        <w:t>ZO</w:t>
      </w:r>
      <w:r w:rsidRPr="00CE071C">
        <w:rPr>
          <w:lang w:val="nl-NL"/>
        </w:rPr>
        <w:t xml:space="preserve"> </w:t>
      </w:r>
      <w:r w:rsidR="004C6D94" w:rsidRPr="00CE071C">
        <w:rPr>
          <w:lang w:val="nl-NL"/>
        </w:rPr>
        <w:tab/>
      </w:r>
      <w:r w:rsidRPr="00CE071C">
        <w:rPr>
          <w:lang w:val="nl-NL"/>
        </w:rPr>
        <w:t>Other Podzols.</w:t>
      </w:r>
    </w:p>
    <w:p w14:paraId="0BE91D34" w14:textId="77777777" w:rsidR="00174C4D" w:rsidRDefault="004C6D94">
      <w:pPr>
        <w:spacing w:after="263" w:line="265" w:lineRule="auto"/>
        <w:ind w:left="10" w:right="57" w:hanging="10"/>
        <w:jc w:val="right"/>
      </w:pPr>
      <w:r>
        <w:rPr>
          <w:b/>
        </w:rPr>
        <w:t>ORTHIC</w:t>
      </w:r>
      <w:r w:rsidR="008F760C">
        <w:rPr>
          <w:b/>
        </w:rPr>
        <w:t xml:space="preserve"> PODZOLS</w:t>
      </w:r>
    </w:p>
    <w:p w14:paraId="0BE91D35" w14:textId="77777777" w:rsidR="00174C4D" w:rsidRDefault="008F760C">
      <w:pPr>
        <w:spacing w:after="250"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55" wp14:editId="0BE92256">
                <wp:extent cx="5400040" cy="6350"/>
                <wp:effectExtent l="0" t="0" r="0" b="0"/>
                <wp:docPr id="115465" name="Group 115465"/>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10506" name="Shape 10506"/>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4712849" id="Group 115465"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">
                <v:shape id="Shape 10506"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" path="m,l5400040,e" filled="f" strokecolor="#181717" strokeweight=".5pt">
                  <v:stroke miterlimit="1" joinstyle="miter"/>
                  <v:path arrowok="t" textboxrect="0,0,5400040,0"/>
                </v:shape>
                <w10:anchorlock/>
              </v:group>
            </w:pict>
          </mc:Fallback>
        </mc:AlternateContent>
      </w:r>
    </w:p>
    <w:p w14:paraId="0BE91D36" w14:textId="77777777" w:rsidR="00174C4D" w:rsidRDefault="004C6D94">
      <w:pPr>
        <w:pStyle w:val="Heading3"/>
        <w:ind w:left="-2" w:right="58"/>
      </w:pPr>
      <w:r>
        <w:t>KEY TO SUBGROUPS OF</w:t>
      </w:r>
      <w:r w:rsidR="008F760C">
        <w:t xml:space="preserve"> PODZOLS</w:t>
      </w:r>
    </w:p>
    <w:p w14:paraId="0BE91D37" w14:textId="77777777" w:rsidR="00174C4D" w:rsidRDefault="008F760C" w:rsidP="004C6D94">
      <w:pPr>
        <w:spacing w:after="139"/>
        <w:ind w:left="567" w:right="58" w:hanging="580"/>
      </w:pPr>
      <w:r>
        <w:rPr>
          <w:b/>
        </w:rPr>
        <w:t>ZD</w:t>
      </w:r>
      <w:r>
        <w:t xml:space="preserve"> </w:t>
      </w:r>
      <w:r w:rsidR="004C6D94">
        <w:tab/>
      </w:r>
      <w:r>
        <w:t>DENSIPAN PODZOLS</w:t>
      </w:r>
    </w:p>
    <w:p w14:paraId="0BE91D38" w14:textId="06B7B48A" w:rsidR="00174C4D" w:rsidRDefault="008F760C" w:rsidP="004C6D94">
      <w:pPr>
        <w:ind w:left="554" w:right="58" w:firstLine="0"/>
      </w:pPr>
      <w:r w:rsidRPr="003A22FF">
        <w:rPr>
          <w:color w:val="2B579A"/>
          <w:u w:val="single"/>
          <w:shd w:val="clear" w:color="auto" w:fill="E6E6E6"/>
          <w:rPrChange w:id="1974" w:author="Thomas Caspari" w:date="2017-10-12T16:43:00Z">
            <w:rPr>
              <w:color w:val="2B579A"/>
              <w:shd w:val="clear" w:color="auto" w:fill="E6E6E6"/>
            </w:rPr>
          </w:rPrChange>
        </w:rPr>
        <w:t>Densipan</w:t>
      </w:r>
      <w:r>
        <w:t xml:space="preserve"> Podzols have a high density but uncemented pan within the E horizon at shallow depths which severely limits root penetration and water movement.</w:t>
      </w:r>
    </w:p>
    <w:p w14:paraId="0BE91D39" w14:textId="77777777" w:rsidR="00174C4D" w:rsidRDefault="008F760C" w:rsidP="004C6D94">
      <w:pPr>
        <w:spacing w:after="41"/>
        <w:ind w:left="1418" w:right="58" w:hanging="852"/>
      </w:pPr>
      <w:r>
        <w:rPr>
          <w:b/>
        </w:rPr>
        <w:t>ZD</w:t>
      </w:r>
      <w:r w:rsidR="004C6D94">
        <w:rPr>
          <w:b/>
        </w:rPr>
        <w:t>U</w:t>
      </w:r>
      <w:r>
        <w:t xml:space="preserve"> </w:t>
      </w:r>
      <w:r w:rsidR="004C6D94">
        <w:tab/>
      </w:r>
      <w:r w:rsidRPr="003A22FF">
        <w:rPr>
          <w:color w:val="2B579A"/>
          <w:u w:val="single"/>
          <w:shd w:val="clear" w:color="auto" w:fill="E6E6E6"/>
          <w:rPrChange w:id="1975" w:author="Thomas Caspari" w:date="2017-10-12T16:43:00Z">
            <w:rPr>
              <w:color w:val="2B579A"/>
              <w:shd w:val="clear" w:color="auto" w:fill="E6E6E6"/>
            </w:rPr>
          </w:rPrChange>
        </w:rPr>
        <w:t>Densipan</w:t>
      </w:r>
      <w:r>
        <w:t xml:space="preserve"> Podzols that have a </w:t>
      </w:r>
      <w:r w:rsidRPr="003A22FF">
        <w:rPr>
          <w:color w:val="2B579A"/>
          <w:u w:val="single"/>
          <w:shd w:val="clear" w:color="auto" w:fill="E6E6E6"/>
          <w:rPrChange w:id="1976" w:author="Thomas Caspari" w:date="2017-10-12T16:43:00Z">
            <w:rPr>
              <w:color w:val="2B579A"/>
              <w:shd w:val="clear" w:color="auto" w:fill="E6E6E6"/>
            </w:rPr>
          </w:rPrChange>
        </w:rPr>
        <w:t>humus-pan</w:t>
      </w:r>
      <w:r>
        <w:t>.</w:t>
      </w:r>
    </w:p>
    <w:p w14:paraId="0BE91D3A" w14:textId="77777777" w:rsidR="00174C4D" w:rsidRDefault="004C6D94">
      <w:pPr>
        <w:spacing w:after="286" w:line="265" w:lineRule="auto"/>
        <w:ind w:left="10" w:right="57" w:hanging="10"/>
        <w:jc w:val="right"/>
      </w:pPr>
      <w:r>
        <w:rPr>
          <w:b/>
        </w:rPr>
        <w:t>Humus-pan</w:t>
      </w:r>
      <w:r w:rsidR="008F760C">
        <w:rPr>
          <w:b/>
        </w:rPr>
        <w:t xml:space="preserve"> Densipan Podzols</w:t>
      </w:r>
    </w:p>
    <w:p w14:paraId="0BE91D3B" w14:textId="77777777" w:rsidR="004C6D94" w:rsidRDefault="008F760C" w:rsidP="004C6D94">
      <w:pPr>
        <w:spacing w:after="0" w:line="252" w:lineRule="auto"/>
        <w:ind w:left="1418" w:right="57" w:hanging="851"/>
      </w:pPr>
      <w:r w:rsidRPr="1D5E8688">
        <w:rPr>
          <w:b/>
          <w:bCs/>
        </w:rPr>
        <w:t>ZD</w:t>
      </w:r>
      <w:r w:rsidR="004C6D94" w:rsidRPr="1D5E8688">
        <w:rPr>
          <w:b/>
          <w:bCs/>
        </w:rPr>
        <w:t>YH</w:t>
      </w:r>
      <w:r w:rsidR="004C6D94">
        <w:tab/>
      </w:r>
      <w:r>
        <w:t xml:space="preserve">Other soils that have a </w:t>
      </w:r>
      <w:proofErr w:type="spellStart"/>
      <w:r>
        <w:t>Bh</w:t>
      </w:r>
      <w:proofErr w:type="spellEnd"/>
      <w:r>
        <w:t xml:space="preserve"> horizon more than 5 cm thick that occurs within the top of a clayey prismatic B horizon. </w:t>
      </w:r>
    </w:p>
    <w:p w14:paraId="0BE91D3C" w14:textId="77777777" w:rsidR="00174C4D" w:rsidRDefault="004C6D94" w:rsidP="004C6D94">
      <w:pPr>
        <w:ind w:left="1417" w:right="58" w:hanging="851"/>
        <w:jc w:val="right"/>
      </w:pPr>
      <w:proofErr w:type="spellStart"/>
      <w:r>
        <w:rPr>
          <w:b/>
        </w:rPr>
        <w:t>Ultic-</w:t>
      </w:r>
      <w:r w:rsidR="008F760C">
        <w:rPr>
          <w:b/>
        </w:rPr>
        <w:t>humose</w:t>
      </w:r>
      <w:proofErr w:type="spellEnd"/>
      <w:r w:rsidR="008F760C">
        <w:rPr>
          <w:b/>
        </w:rPr>
        <w:t xml:space="preserve"> Densipan Podzols</w:t>
      </w:r>
    </w:p>
    <w:p w14:paraId="0BE91D3D" w14:textId="77777777" w:rsidR="00174C4D" w:rsidRDefault="008F760C" w:rsidP="004C6D94">
      <w:pPr>
        <w:spacing w:after="41"/>
        <w:ind w:left="1418" w:right="58" w:hanging="860"/>
      </w:pPr>
      <w:r>
        <w:rPr>
          <w:b/>
        </w:rPr>
        <w:t>ZD</w:t>
      </w:r>
      <w:r w:rsidR="004C6D94">
        <w:rPr>
          <w:b/>
        </w:rPr>
        <w:t>H</w:t>
      </w:r>
      <w:r w:rsidR="004C6D94">
        <w:rPr>
          <w:b/>
        </w:rPr>
        <w:tab/>
      </w:r>
      <w:r>
        <w:t xml:space="preserve">Other soils that have a </w:t>
      </w:r>
      <w:proofErr w:type="spellStart"/>
      <w:r>
        <w:t>Bh</w:t>
      </w:r>
      <w:proofErr w:type="spellEnd"/>
      <w:r>
        <w:t xml:space="preserve"> horizon 5 cm or more thick.</w:t>
      </w:r>
    </w:p>
    <w:p w14:paraId="0BE91D3E" w14:textId="77777777" w:rsidR="00174C4D" w:rsidRDefault="004C6D94">
      <w:pPr>
        <w:spacing w:after="286" w:line="265" w:lineRule="auto"/>
        <w:ind w:left="10" w:right="57" w:hanging="10"/>
        <w:jc w:val="right"/>
      </w:pPr>
      <w:proofErr w:type="spellStart"/>
      <w:r>
        <w:rPr>
          <w:b/>
        </w:rPr>
        <w:t>H</w:t>
      </w:r>
      <w:r w:rsidR="008F760C">
        <w:rPr>
          <w:b/>
        </w:rPr>
        <w:t>umose</w:t>
      </w:r>
      <w:proofErr w:type="spellEnd"/>
      <w:r w:rsidR="008F760C">
        <w:rPr>
          <w:b/>
        </w:rPr>
        <w:t xml:space="preserve"> Densipan Podzols</w:t>
      </w:r>
    </w:p>
    <w:p w14:paraId="0BE91D3F" w14:textId="77777777" w:rsidR="00174C4D" w:rsidRDefault="008F760C" w:rsidP="004C6D94">
      <w:pPr>
        <w:spacing w:after="41"/>
        <w:ind w:left="1418" w:right="58" w:hanging="852"/>
      </w:pPr>
      <w:r>
        <w:rPr>
          <w:b/>
        </w:rPr>
        <w:t>ZDQ</w:t>
      </w:r>
      <w:r>
        <w:t xml:space="preserve"> </w:t>
      </w:r>
      <w:r w:rsidR="004C6D94">
        <w:tab/>
      </w:r>
      <w:r>
        <w:t xml:space="preserve">Other soils that have an </w:t>
      </w:r>
      <w:proofErr w:type="spellStart"/>
      <w:r w:rsidRPr="003A22FF">
        <w:rPr>
          <w:color w:val="2B579A"/>
          <w:u w:val="single"/>
          <w:shd w:val="clear" w:color="auto" w:fill="E6E6E6"/>
          <w:rPrChange w:id="1977" w:author="Thomas Caspari" w:date="2017-10-12T16:43:00Z">
            <w:rPr>
              <w:color w:val="2B579A"/>
              <w:shd w:val="clear" w:color="auto" w:fill="E6E6E6"/>
            </w:rPr>
          </w:rPrChange>
        </w:rPr>
        <w:t>ortstein</w:t>
      </w:r>
      <w:proofErr w:type="spellEnd"/>
      <w:r w:rsidRPr="003A22FF">
        <w:rPr>
          <w:color w:val="2B579A"/>
          <w:u w:val="single"/>
          <w:shd w:val="clear" w:color="auto" w:fill="E6E6E6"/>
          <w:rPrChange w:id="1978" w:author="Thomas Caspari" w:date="2017-10-12T16:43:00Z">
            <w:rPr>
              <w:color w:val="2B579A"/>
              <w:shd w:val="clear" w:color="auto" w:fill="E6E6E6"/>
            </w:rPr>
          </w:rPrChange>
        </w:rPr>
        <w:t>-pan</w:t>
      </w:r>
      <w:r>
        <w:t>.</w:t>
      </w:r>
    </w:p>
    <w:p w14:paraId="0BE91D40" w14:textId="77777777" w:rsidR="00174C4D" w:rsidRPr="00CE071C" w:rsidRDefault="008F760C">
      <w:pPr>
        <w:spacing w:after="286" w:line="265" w:lineRule="auto"/>
        <w:ind w:left="10" w:right="57" w:hanging="10"/>
        <w:jc w:val="right"/>
        <w:rPr>
          <w:lang w:val="de-DE"/>
        </w:rPr>
      </w:pPr>
      <w:r w:rsidRPr="00CE071C">
        <w:rPr>
          <w:b/>
          <w:lang w:val="de-DE"/>
        </w:rPr>
        <w:t>Ortstein Densipan Podzols</w:t>
      </w:r>
    </w:p>
    <w:p w14:paraId="0BE91D41" w14:textId="77777777" w:rsidR="00174C4D" w:rsidRPr="00CE071C" w:rsidRDefault="008F760C" w:rsidP="004C6D94">
      <w:pPr>
        <w:tabs>
          <w:tab w:val="center" w:pos="848"/>
          <w:tab w:val="center" w:pos="2073"/>
        </w:tabs>
        <w:spacing w:after="42"/>
        <w:ind w:left="1418" w:hanging="1418"/>
        <w:jc w:val="left"/>
        <w:rPr>
          <w:lang w:val="de-DE"/>
        </w:rPr>
      </w:pPr>
      <w:r w:rsidRPr="00CE071C">
        <w:rPr>
          <w:rFonts w:ascii="Calibri" w:eastAsia="Calibri" w:hAnsi="Calibri" w:cs="Calibri"/>
          <w:color w:val="000000"/>
          <w:sz w:val="22"/>
          <w:lang w:val="de-DE"/>
        </w:rPr>
        <w:tab/>
      </w:r>
      <w:r w:rsidRPr="00CE071C">
        <w:rPr>
          <w:b/>
          <w:lang w:val="de-DE"/>
        </w:rPr>
        <w:t>ZD</w:t>
      </w:r>
      <w:r w:rsidR="004C6D94" w:rsidRPr="00CE071C">
        <w:rPr>
          <w:b/>
          <w:lang w:val="de-DE"/>
        </w:rPr>
        <w:t>T</w:t>
      </w:r>
      <w:r w:rsidRPr="00CE071C">
        <w:rPr>
          <w:lang w:val="de-DE"/>
        </w:rPr>
        <w:t xml:space="preserve"> </w:t>
      </w:r>
      <w:r w:rsidRPr="00CE071C">
        <w:rPr>
          <w:lang w:val="de-DE"/>
        </w:rPr>
        <w:tab/>
        <w:t>Other soils.</w:t>
      </w:r>
    </w:p>
    <w:p w14:paraId="0BE91D42" w14:textId="77777777" w:rsidR="00174C4D" w:rsidRPr="00D46B35" w:rsidRDefault="004C6D94">
      <w:pPr>
        <w:spacing w:after="234" w:line="265" w:lineRule="auto"/>
        <w:ind w:left="10" w:right="57" w:hanging="10"/>
        <w:jc w:val="right"/>
        <w:rPr>
          <w:rPrChange w:id="1979" w:author="Andre Eger" w:date="2024-07-26T11:47:00Z" w16du:dateUtc="2024-07-25T23:47:00Z">
            <w:rPr>
              <w:lang w:val="de-DE"/>
            </w:rPr>
          </w:rPrChange>
        </w:rPr>
      </w:pPr>
      <w:r w:rsidRPr="00D46B35">
        <w:rPr>
          <w:b/>
          <w:color w:val="2B579A"/>
          <w:shd w:val="clear" w:color="auto" w:fill="E6E6E6"/>
          <w:rPrChange w:id="1980" w:author="Andre Eger" w:date="2024-07-26T11:47:00Z" w16du:dateUtc="2024-07-25T23:47:00Z">
            <w:rPr>
              <w:b/>
              <w:color w:val="2B579A"/>
              <w:shd w:val="clear" w:color="auto" w:fill="E6E6E6"/>
              <w:lang w:val="de-DE"/>
            </w:rPr>
          </w:rPrChange>
        </w:rPr>
        <w:t>T</w:t>
      </w:r>
      <w:r w:rsidR="008F760C" w:rsidRPr="00D46B35">
        <w:rPr>
          <w:b/>
          <w:color w:val="2B579A"/>
          <w:shd w:val="clear" w:color="auto" w:fill="E6E6E6"/>
          <w:rPrChange w:id="1981" w:author="Andre Eger" w:date="2024-07-26T11:47:00Z" w16du:dateUtc="2024-07-25T23:47:00Z">
            <w:rPr>
              <w:b/>
              <w:color w:val="2B579A"/>
              <w:shd w:val="clear" w:color="auto" w:fill="E6E6E6"/>
              <w:lang w:val="de-DE"/>
            </w:rPr>
          </w:rPrChange>
        </w:rPr>
        <w:t>ypic Densipan Podzols</w:t>
      </w:r>
    </w:p>
    <w:p w14:paraId="0BE91D43" w14:textId="45342896" w:rsidR="00174C4D" w:rsidRPr="00D46B35" w:rsidRDefault="008F760C" w:rsidP="004C6D94">
      <w:pPr>
        <w:spacing w:after="139"/>
        <w:ind w:left="567" w:right="58" w:hanging="576"/>
        <w:rPr>
          <w:rPrChange w:id="1982" w:author="Andre Eger" w:date="2024-07-26T11:47:00Z" w16du:dateUtc="2024-07-25T23:47:00Z">
            <w:rPr>
              <w:lang w:val="de-DE"/>
            </w:rPr>
          </w:rPrChange>
        </w:rPr>
      </w:pPr>
      <w:r w:rsidRPr="1DC123E8">
        <w:rPr>
          <w:b/>
          <w:bCs/>
          <w:color w:val="2B579A"/>
          <w:shd w:val="clear" w:color="auto" w:fill="E6E6E6"/>
          <w:rPrChange w:id="1983" w:author="Andre Eger" w:date="2024-07-26T11:47:00Z">
            <w:rPr>
              <w:b/>
              <w:bCs/>
              <w:color w:val="2B579A"/>
              <w:shd w:val="clear" w:color="auto" w:fill="E6E6E6"/>
              <w:lang w:val="de-DE"/>
            </w:rPr>
          </w:rPrChange>
        </w:rPr>
        <w:t>ZP</w:t>
      </w:r>
      <w:r w:rsidR="004C6D94" w:rsidRPr="00D46B35">
        <w:rPr>
          <w:b/>
          <w:color w:val="2B579A"/>
          <w:shd w:val="clear" w:color="auto" w:fill="E6E6E6"/>
          <w:rPrChange w:id="1984" w:author="Andre Eger" w:date="2024-07-26T11:47:00Z" w16du:dateUtc="2024-07-25T23:47:00Z">
            <w:rPr>
              <w:b/>
              <w:color w:val="2B579A"/>
              <w:shd w:val="clear" w:color="auto" w:fill="E6E6E6"/>
              <w:lang w:val="de-DE"/>
            </w:rPr>
          </w:rPrChange>
        </w:rPr>
        <w:tab/>
      </w:r>
      <w:r w:rsidRPr="1DC123E8">
        <w:rPr>
          <w:color w:val="2B579A"/>
          <w:rPrChange w:id="1985" w:author="Andre Eger" w:date="2024-07-26T11:47:00Z">
            <w:rPr>
              <w:color w:val="2B579A"/>
              <w:lang w:val="de-DE"/>
            </w:rPr>
          </w:rPrChange>
        </w:rPr>
        <w:t>PERCH-GLEY PODZOLS</w:t>
      </w:r>
    </w:p>
    <w:p w14:paraId="0BE91D44" w14:textId="1DDC11EF" w:rsidR="00174C4D" w:rsidRDefault="008F760C" w:rsidP="004C6D94">
      <w:pPr>
        <w:ind w:left="554" w:right="58" w:firstLine="0"/>
      </w:pPr>
      <w:r>
        <w:t>Perch-</w:t>
      </w:r>
      <w:proofErr w:type="spellStart"/>
      <w:r>
        <w:t>gley</w:t>
      </w:r>
      <w:proofErr w:type="spellEnd"/>
      <w:r>
        <w:t xml:space="preserve"> Podzols occur in periodically</w:t>
      </w:r>
      <w:ins w:id="1986" w:author="Kirstin Deuss" w:date="2024-11-12T02:53:00Z">
        <w:r w:rsidR="1629A5A6">
          <w:t>,</w:t>
        </w:r>
      </w:ins>
      <w:r>
        <w:t xml:space="preserve"> or predominantly</w:t>
      </w:r>
      <w:ins w:id="1987" w:author="Kirstin Deuss" w:date="2024-11-12T02:53:00Z">
        <w:r w:rsidR="2904B13C">
          <w:t>,</w:t>
        </w:r>
      </w:ins>
      <w:r>
        <w:t xml:space="preserve"> saturated sites (unless artificially drained) in which wetness is indicated by grey colours along with brownish or reddish mottles or </w:t>
      </w:r>
      <w:r w:rsidRPr="003A22FF">
        <w:rPr>
          <w:color w:val="2B579A"/>
          <w:u w:val="single"/>
          <w:shd w:val="clear" w:color="auto" w:fill="E6E6E6"/>
          <w:rPrChange w:id="1988" w:author="Thomas Caspari" w:date="2017-10-12T16:43:00Z">
            <w:rPr>
              <w:color w:val="2B579A"/>
              <w:shd w:val="clear" w:color="auto" w:fill="E6E6E6"/>
            </w:rPr>
          </w:rPrChange>
        </w:rPr>
        <w:t>peaty topsoils</w:t>
      </w:r>
      <w:r>
        <w:t>. The wetness is caused by the perching of water on a slowly permeable subsurface layer, although a groundwater-table may also be present.</w:t>
      </w:r>
    </w:p>
    <w:p w14:paraId="0BE91D45" w14:textId="13F28CB2" w:rsidR="004C6D94" w:rsidRDefault="008F760C" w:rsidP="004C6D94">
      <w:pPr>
        <w:spacing w:after="0" w:line="252" w:lineRule="auto"/>
        <w:ind w:left="1418" w:right="57" w:hanging="851"/>
      </w:pPr>
      <w:r w:rsidRPr="14EDB641">
        <w:rPr>
          <w:b/>
          <w:bCs/>
        </w:rPr>
        <w:t>ZP</w:t>
      </w:r>
      <w:r w:rsidR="004C6D94" w:rsidRPr="14EDB641">
        <w:rPr>
          <w:b/>
          <w:bCs/>
        </w:rPr>
        <w:t>F</w:t>
      </w:r>
      <w:r w:rsidR="004C6D94">
        <w:tab/>
      </w:r>
      <w:r>
        <w:t>Perch-</w:t>
      </w:r>
      <w:proofErr w:type="spellStart"/>
      <w:r>
        <w:t>gley</w:t>
      </w:r>
      <w:proofErr w:type="spellEnd"/>
      <w:r>
        <w:t xml:space="preserve"> Podzols that have a moderately fluid or very fluid </w:t>
      </w:r>
      <w:del w:id="1989" w:author="Balin Robertson" w:date="2024-10-16T01:44:00Z">
        <w:r>
          <w:delText>failure</w:delText>
        </w:r>
      </w:del>
      <w:ins w:id="1990" w:author="Balin Robertson" w:date="2024-10-16T01:44:00Z">
        <w:r w:rsidR="5EF366B7">
          <w:t>fluidity class</w:t>
        </w:r>
      </w:ins>
      <w:r>
        <w:t xml:space="preserve"> in some part above the podzolic-B horizon. </w:t>
      </w:r>
    </w:p>
    <w:p w14:paraId="0BE91D46" w14:textId="77777777" w:rsidR="00174C4D" w:rsidRDefault="004C6D94" w:rsidP="004C6D94">
      <w:pPr>
        <w:ind w:left="1417" w:right="58" w:hanging="851"/>
        <w:jc w:val="right"/>
      </w:pPr>
      <w:r>
        <w:rPr>
          <w:b/>
        </w:rPr>
        <w:t>F</w:t>
      </w:r>
      <w:r w:rsidR="008F760C">
        <w:rPr>
          <w:b/>
        </w:rPr>
        <w:t>luid Perch</w:t>
      </w:r>
      <w:r>
        <w:rPr>
          <w:b/>
        </w:rPr>
        <w:t>-</w:t>
      </w:r>
      <w:proofErr w:type="spellStart"/>
      <w:r w:rsidR="008F760C">
        <w:rPr>
          <w:b/>
        </w:rPr>
        <w:t>gley</w:t>
      </w:r>
      <w:proofErr w:type="spellEnd"/>
      <w:r w:rsidR="008F760C">
        <w:rPr>
          <w:b/>
        </w:rPr>
        <w:t xml:space="preserve"> Podzols</w:t>
      </w:r>
    </w:p>
    <w:p w14:paraId="0BE91D47" w14:textId="77777777" w:rsidR="00174C4D" w:rsidRDefault="008F760C" w:rsidP="004C6D94">
      <w:pPr>
        <w:spacing w:after="59"/>
        <w:ind w:left="1418" w:right="58" w:hanging="852"/>
      </w:pPr>
      <w:r>
        <w:rPr>
          <w:b/>
        </w:rPr>
        <w:t>ZPOZ</w:t>
      </w:r>
      <w:r>
        <w:t xml:space="preserve"> </w:t>
      </w:r>
      <w:r w:rsidR="004C6D94">
        <w:tab/>
      </w:r>
      <w:r>
        <w:t xml:space="preserve">Other soils that have </w:t>
      </w:r>
      <w:r>
        <w:rPr>
          <w:i/>
        </w:rPr>
        <w:t>both</w:t>
      </w:r>
    </w:p>
    <w:p w14:paraId="0BE91D48" w14:textId="77777777" w:rsidR="00174C4D" w:rsidRDefault="008F760C" w:rsidP="00164344">
      <w:pPr>
        <w:numPr>
          <w:ilvl w:val="0"/>
          <w:numId w:val="101"/>
        </w:numPr>
        <w:spacing w:after="59"/>
        <w:ind w:right="58" w:hanging="566"/>
      </w:pPr>
      <w:r>
        <w:t>an E horizon that</w:t>
      </w:r>
    </w:p>
    <w:p w14:paraId="0BE91D49" w14:textId="77777777" w:rsidR="00174C4D" w:rsidRDefault="008F760C" w:rsidP="00164344">
      <w:pPr>
        <w:numPr>
          <w:ilvl w:val="1"/>
          <w:numId w:val="101"/>
        </w:numPr>
        <w:spacing w:after="298" w:line="250" w:lineRule="auto"/>
        <w:ind w:right="58" w:hanging="567"/>
      </w:pPr>
      <w:r>
        <w:t>has slightly firm or greater moist soil strength, and</w:t>
      </w:r>
    </w:p>
    <w:p w14:paraId="0BE91D4A" w14:textId="77777777" w:rsidR="004C6D94" w:rsidRDefault="004C6D94">
      <w:pPr>
        <w:spacing w:after="160" w:line="259" w:lineRule="auto"/>
        <w:ind w:left="0" w:firstLine="0"/>
        <w:jc w:val="left"/>
      </w:pPr>
      <w:r>
        <w:br w:type="page"/>
      </w:r>
    </w:p>
    <w:p w14:paraId="0BE91D4B" w14:textId="2366EF0B" w:rsidR="00174C4D" w:rsidRDefault="5B3C88DD" w:rsidP="00164344">
      <w:pPr>
        <w:numPr>
          <w:ilvl w:val="1"/>
          <w:numId w:val="101"/>
        </w:numPr>
        <w:spacing w:after="62"/>
        <w:ind w:right="58" w:hanging="567"/>
      </w:pPr>
      <w:r>
        <w:lastRenderedPageBreak/>
        <w:t xml:space="preserve">is </w:t>
      </w:r>
      <w:proofErr w:type="spellStart"/>
      <w:r>
        <w:t>apedal</w:t>
      </w:r>
      <w:proofErr w:type="spellEnd"/>
      <w:r>
        <w:t xml:space="preserve"> massive</w:t>
      </w:r>
      <w:ins w:id="1991" w:author="Kirstin Deuss" w:date="2024-11-12T02:54:00Z">
        <w:r w:rsidR="4B51C679">
          <w:t>,</w:t>
        </w:r>
      </w:ins>
      <w:r>
        <w:t xml:space="preserve"> or has very coarse to extremely coarse prismatic </w:t>
      </w:r>
      <w:del w:id="1992" w:author="Andre Eger" w:date="2023-08-15T02:49:00Z">
        <w:r w:rsidDel="008F760C">
          <w:delText>pedality</w:delText>
        </w:r>
      </w:del>
      <w:ins w:id="1993" w:author="Andre Eger" w:date="2023-08-15T02:49:00Z">
        <w:r w:rsidR="21CDE56C">
          <w:t>structure</w:t>
        </w:r>
      </w:ins>
      <w:r>
        <w:t xml:space="preserve">, and </w:t>
      </w:r>
    </w:p>
    <w:p w14:paraId="0BE91D4C" w14:textId="797AD40A" w:rsidR="00174C4D" w:rsidRDefault="008F760C" w:rsidP="00164344">
      <w:pPr>
        <w:numPr>
          <w:ilvl w:val="1"/>
          <w:numId w:val="101"/>
        </w:numPr>
        <w:spacing w:after="142"/>
        <w:ind w:right="58" w:hanging="567"/>
      </w:pPr>
      <w:r>
        <w:t xml:space="preserve">occurs within a </w:t>
      </w:r>
      <w:ins w:id="1994" w:author="Kirstin Deuss" w:date="2024-11-12T02:55:00Z">
        <w:r w:rsidR="459C3D22">
          <w:t xml:space="preserve">silty </w:t>
        </w:r>
      </w:ins>
      <w:r>
        <w:t xml:space="preserve">layer that </w:t>
      </w:r>
      <w:del w:id="1995" w:author="Kirstin Deuss" w:date="2024-11-12T02:55:00Z">
        <w:r w:rsidDel="008F760C">
          <w:delText>is silty through</w:delText>
        </w:r>
      </w:del>
      <w:ins w:id="1996" w:author="Kirstin Deuss" w:date="2024-11-12T02:55:00Z">
        <w:r w:rsidR="1C3B248B">
          <w:t>has</w:t>
        </w:r>
      </w:ins>
      <w:r>
        <w:t xml:space="preserve"> a thickness of at least 15 cm, </w:t>
      </w:r>
      <w:r w:rsidRPr="1DC123E8">
        <w:rPr>
          <w:i/>
          <w:iCs/>
        </w:rPr>
        <w:t>and</w:t>
      </w:r>
    </w:p>
    <w:p w14:paraId="0BE91D4D" w14:textId="77777777" w:rsidR="00174C4D" w:rsidRDefault="008F760C" w:rsidP="00164344">
      <w:pPr>
        <w:numPr>
          <w:ilvl w:val="0"/>
          <w:numId w:val="101"/>
        </w:numPr>
        <w:spacing w:after="9"/>
        <w:ind w:right="58" w:hanging="566"/>
      </w:pPr>
      <w:r>
        <w:t xml:space="preserve">a </w:t>
      </w:r>
      <w:r w:rsidRPr="003A22FF">
        <w:rPr>
          <w:color w:val="2B579A"/>
          <w:u w:val="single"/>
          <w:shd w:val="clear" w:color="auto" w:fill="E6E6E6"/>
          <w:rPrChange w:id="1997" w:author="Thomas Caspari" w:date="2017-10-12T16:43:00Z">
            <w:rPr>
              <w:color w:val="2B579A"/>
              <w:shd w:val="clear" w:color="auto" w:fill="E6E6E6"/>
            </w:rPr>
          </w:rPrChange>
        </w:rPr>
        <w:t>peaty topsoil</w:t>
      </w:r>
      <w:r>
        <w:t>.</w:t>
      </w:r>
    </w:p>
    <w:p w14:paraId="0BE91D4E" w14:textId="77777777" w:rsidR="00174C4D" w:rsidRDefault="008F760C">
      <w:pPr>
        <w:spacing w:after="0" w:line="265" w:lineRule="auto"/>
        <w:ind w:left="10" w:right="57" w:hanging="10"/>
        <w:jc w:val="right"/>
        <w:rPr>
          <w:b/>
        </w:rPr>
      </w:pPr>
      <w:r>
        <w:rPr>
          <w:b/>
        </w:rPr>
        <w:t>Peaty</w:t>
      </w:r>
      <w:r w:rsidR="004C6D94">
        <w:rPr>
          <w:b/>
        </w:rPr>
        <w:t>-</w:t>
      </w:r>
      <w:r>
        <w:rPr>
          <w:b/>
        </w:rPr>
        <w:t>silt</w:t>
      </w:r>
      <w:r w:rsidR="004C6D94">
        <w:rPr>
          <w:b/>
        </w:rPr>
        <w:t>-</w:t>
      </w:r>
      <w:r>
        <w:rPr>
          <w:b/>
        </w:rPr>
        <w:t>mantled Perch</w:t>
      </w:r>
      <w:r w:rsidR="004C6D94">
        <w:rPr>
          <w:b/>
        </w:rPr>
        <w:t>-</w:t>
      </w:r>
      <w:proofErr w:type="spellStart"/>
      <w:r>
        <w:rPr>
          <w:b/>
        </w:rPr>
        <w:t>gley</w:t>
      </w:r>
      <w:proofErr w:type="spellEnd"/>
      <w:r>
        <w:rPr>
          <w:b/>
        </w:rPr>
        <w:t xml:space="preserve"> Podzols</w:t>
      </w:r>
    </w:p>
    <w:p w14:paraId="0BE91D4F" w14:textId="77777777" w:rsidR="004C6D94" w:rsidRDefault="004C6D94">
      <w:pPr>
        <w:spacing w:after="0" w:line="265" w:lineRule="auto"/>
        <w:ind w:left="10" w:right="57" w:hanging="10"/>
        <w:jc w:val="right"/>
      </w:pPr>
    </w:p>
    <w:tbl>
      <w:tblPr>
        <w:tblStyle w:val="TableGrid1"/>
        <w:tblW w:w="8001" w:type="dxa"/>
        <w:tblInd w:w="567" w:type="dxa"/>
        <w:tblCellMar>
          <w:top w:w="1" w:type="dxa"/>
        </w:tblCellMar>
        <w:tblLook w:val="04A0" w:firstRow="1" w:lastRow="0" w:firstColumn="1" w:lastColumn="0" w:noHBand="0" w:noVBand="1"/>
      </w:tblPr>
      <w:tblGrid>
        <w:gridCol w:w="850"/>
        <w:gridCol w:w="7151"/>
      </w:tblGrid>
      <w:tr w:rsidR="00174C4D" w14:paraId="0BE91D53" w14:textId="77777777" w:rsidTr="1DC123E8">
        <w:trPr>
          <w:trHeight w:val="1739"/>
        </w:trPr>
        <w:tc>
          <w:tcPr>
            <w:tcW w:w="850" w:type="dxa"/>
            <w:tcBorders>
              <w:top w:val="nil"/>
              <w:left w:val="nil"/>
              <w:bottom w:val="nil"/>
              <w:right w:val="nil"/>
            </w:tcBorders>
          </w:tcPr>
          <w:p w14:paraId="0BE91D50" w14:textId="77777777" w:rsidR="00174C4D" w:rsidRDefault="008F760C">
            <w:pPr>
              <w:spacing w:after="0" w:line="259" w:lineRule="auto"/>
              <w:ind w:left="0" w:firstLine="0"/>
              <w:jc w:val="left"/>
            </w:pPr>
            <w:r>
              <w:rPr>
                <w:b/>
              </w:rPr>
              <w:t>ZPZ</w:t>
            </w:r>
            <w:r>
              <w:t xml:space="preserve"> </w:t>
            </w:r>
          </w:p>
        </w:tc>
        <w:tc>
          <w:tcPr>
            <w:tcW w:w="7151" w:type="dxa"/>
            <w:tcBorders>
              <w:top w:val="nil"/>
              <w:left w:val="nil"/>
              <w:bottom w:val="nil"/>
              <w:right w:val="nil"/>
            </w:tcBorders>
          </w:tcPr>
          <w:p w14:paraId="0BE91D51" w14:textId="65CB3877" w:rsidR="00174C4D" w:rsidRDefault="008F760C">
            <w:pPr>
              <w:spacing w:after="58" w:line="239" w:lineRule="auto"/>
              <w:ind w:left="1" w:right="65" w:hanging="1"/>
            </w:pPr>
            <w:r>
              <w:t xml:space="preserve">Other soils that have an E horizon that has slightly firm or greater moist soil strength, is </w:t>
            </w:r>
            <w:proofErr w:type="spellStart"/>
            <w:r>
              <w:t>apedal</w:t>
            </w:r>
            <w:proofErr w:type="spellEnd"/>
            <w:r>
              <w:t xml:space="preserve"> massive</w:t>
            </w:r>
            <w:ins w:id="1998" w:author="Kirstin Deuss" w:date="2024-11-12T02:55:00Z">
              <w:r w:rsidR="713DE4A2">
                <w:t>,</w:t>
              </w:r>
            </w:ins>
            <w:r>
              <w:t xml:space="preserve"> or has very coarse to extremely coarse prismatic </w:t>
            </w:r>
            <w:del w:id="1999" w:author="Balin Robertson" w:date="2024-10-16T01:46:00Z">
              <w:r w:rsidDel="008F760C">
                <w:delText>pedality</w:delText>
              </w:r>
            </w:del>
            <w:ins w:id="2000" w:author="Balin Robertson" w:date="2024-10-16T01:46:00Z">
              <w:r w:rsidR="662C0564">
                <w:t>structure</w:t>
              </w:r>
            </w:ins>
            <w:r>
              <w:t xml:space="preserve">, and occurs within a layer that is silty </w:t>
            </w:r>
            <w:del w:id="2001" w:author="Andre Eger [2]" w:date="2024-11-13T14:24:00Z" w16du:dateUtc="2024-11-13T01:24:00Z">
              <w:r w:rsidDel="009F1CC1">
                <w:delText xml:space="preserve">through </w:delText>
              </w:r>
            </w:del>
            <w:ins w:id="2002" w:author="Andre Eger [2]" w:date="2024-11-13T14:24:00Z" w16du:dateUtc="2024-11-13T01:24:00Z">
              <w:r w:rsidR="009F1CC1">
                <w:t xml:space="preserve">and </w:t>
              </w:r>
            </w:ins>
            <w:del w:id="2003" w:author="Andre Eger [2]" w:date="2024-11-13T14:25:00Z" w16du:dateUtc="2024-11-13T01:25:00Z">
              <w:r w:rsidDel="009F1CC1">
                <w:delText xml:space="preserve">a thickness of </w:delText>
              </w:r>
            </w:del>
            <w:r>
              <w:t>at least 15 cm</w:t>
            </w:r>
            <w:ins w:id="2004" w:author="Andre Eger [2]" w:date="2024-11-13T14:25:00Z" w16du:dateUtc="2024-11-13T01:25:00Z">
              <w:r w:rsidR="009F1CC1">
                <w:t xml:space="preserve"> thick</w:t>
              </w:r>
            </w:ins>
            <w:r>
              <w:t>.</w:t>
            </w:r>
          </w:p>
          <w:p w14:paraId="0BE91D52" w14:textId="77777777" w:rsidR="00174C4D" w:rsidRDefault="008F760C" w:rsidP="004C6D94">
            <w:pPr>
              <w:spacing w:after="0" w:line="259" w:lineRule="auto"/>
              <w:ind w:left="0" w:right="65" w:firstLine="0"/>
              <w:jc w:val="right"/>
            </w:pPr>
            <w:r>
              <w:rPr>
                <w:b/>
              </w:rPr>
              <w:t>Silt</w:t>
            </w:r>
            <w:r w:rsidR="004C6D94">
              <w:rPr>
                <w:b/>
              </w:rPr>
              <w:t>-</w:t>
            </w:r>
            <w:r>
              <w:rPr>
                <w:b/>
              </w:rPr>
              <w:t>mantled Perch</w:t>
            </w:r>
            <w:r w:rsidR="004C6D94">
              <w:rPr>
                <w:b/>
              </w:rPr>
              <w:t>-</w:t>
            </w:r>
            <w:proofErr w:type="spellStart"/>
            <w:r>
              <w:rPr>
                <w:b/>
              </w:rPr>
              <w:t>gley</w:t>
            </w:r>
            <w:proofErr w:type="spellEnd"/>
            <w:r>
              <w:rPr>
                <w:b/>
              </w:rPr>
              <w:t xml:space="preserve"> Podzols</w:t>
            </w:r>
          </w:p>
        </w:tc>
      </w:tr>
      <w:tr w:rsidR="00174C4D" w14:paraId="0BE91D56" w14:textId="77777777" w:rsidTr="1DC123E8">
        <w:trPr>
          <w:trHeight w:val="486"/>
        </w:trPr>
        <w:tc>
          <w:tcPr>
            <w:tcW w:w="850" w:type="dxa"/>
            <w:tcBorders>
              <w:top w:val="nil"/>
              <w:left w:val="nil"/>
              <w:bottom w:val="nil"/>
              <w:right w:val="nil"/>
            </w:tcBorders>
            <w:vAlign w:val="bottom"/>
          </w:tcPr>
          <w:p w14:paraId="0BE91D54" w14:textId="77777777" w:rsidR="00174C4D" w:rsidRDefault="008F760C" w:rsidP="004C6D94">
            <w:pPr>
              <w:spacing w:after="0" w:line="259" w:lineRule="auto"/>
              <w:ind w:left="0" w:firstLine="0"/>
              <w:jc w:val="left"/>
            </w:pPr>
            <w:r>
              <w:rPr>
                <w:b/>
              </w:rPr>
              <w:t>ZP</w:t>
            </w:r>
            <w:r w:rsidR="004C6D94">
              <w:rPr>
                <w:b/>
              </w:rPr>
              <w:t>U</w:t>
            </w:r>
            <w:r>
              <w:t xml:space="preserve"> </w:t>
            </w:r>
          </w:p>
        </w:tc>
        <w:tc>
          <w:tcPr>
            <w:tcW w:w="7151" w:type="dxa"/>
            <w:tcBorders>
              <w:top w:val="nil"/>
              <w:left w:val="nil"/>
              <w:bottom w:val="nil"/>
              <w:right w:val="nil"/>
            </w:tcBorders>
            <w:vAlign w:val="bottom"/>
          </w:tcPr>
          <w:p w14:paraId="0BE91D55" w14:textId="77777777" w:rsidR="00174C4D" w:rsidRDefault="008F760C">
            <w:pPr>
              <w:spacing w:after="0" w:line="259" w:lineRule="auto"/>
              <w:ind w:left="0" w:firstLine="0"/>
              <w:jc w:val="left"/>
            </w:pPr>
            <w:r>
              <w:t xml:space="preserve">Other soils that have a </w:t>
            </w:r>
            <w:r w:rsidRPr="003A22FF">
              <w:rPr>
                <w:color w:val="2B579A"/>
                <w:u w:val="single"/>
                <w:shd w:val="clear" w:color="auto" w:fill="E6E6E6"/>
                <w:rPrChange w:id="2005" w:author="Thomas Caspari" w:date="2017-10-12T16:44:00Z">
                  <w:rPr>
                    <w:color w:val="2B579A"/>
                    <w:shd w:val="clear" w:color="auto" w:fill="E6E6E6"/>
                  </w:rPr>
                </w:rPrChange>
              </w:rPr>
              <w:t>humus-pan</w:t>
            </w:r>
            <w:r>
              <w:t>.</w:t>
            </w:r>
          </w:p>
        </w:tc>
      </w:tr>
    </w:tbl>
    <w:p w14:paraId="0BE91D57" w14:textId="77777777" w:rsidR="00174C4D" w:rsidRDefault="004C6D94">
      <w:pPr>
        <w:spacing w:after="320" w:line="265" w:lineRule="auto"/>
        <w:ind w:left="10" w:right="57" w:hanging="10"/>
        <w:jc w:val="right"/>
      </w:pPr>
      <w:r>
        <w:rPr>
          <w:b/>
        </w:rPr>
        <w:t>H</w:t>
      </w:r>
      <w:r w:rsidR="008F760C">
        <w:rPr>
          <w:b/>
        </w:rPr>
        <w:t>umus</w:t>
      </w:r>
      <w:r>
        <w:rPr>
          <w:b/>
        </w:rPr>
        <w:t>-</w:t>
      </w:r>
      <w:r w:rsidR="008F760C">
        <w:rPr>
          <w:b/>
        </w:rPr>
        <w:t>pan Perch</w:t>
      </w:r>
      <w:r>
        <w:rPr>
          <w:b/>
        </w:rPr>
        <w:t>-</w:t>
      </w:r>
      <w:proofErr w:type="spellStart"/>
      <w:r w:rsidR="008F760C">
        <w:rPr>
          <w:b/>
        </w:rPr>
        <w:t>gley</w:t>
      </w:r>
      <w:proofErr w:type="spellEnd"/>
      <w:r w:rsidR="008F760C">
        <w:rPr>
          <w:b/>
        </w:rPr>
        <w:t xml:space="preserve"> Podzols</w:t>
      </w:r>
    </w:p>
    <w:p w14:paraId="0BE91D58" w14:textId="085F62B0" w:rsidR="004C6D94" w:rsidRDefault="008F760C" w:rsidP="004C6D94">
      <w:pPr>
        <w:spacing w:after="0" w:line="252" w:lineRule="auto"/>
        <w:ind w:left="1418" w:right="57" w:hanging="851"/>
      </w:pPr>
      <w:r w:rsidRPr="7C5C6D89">
        <w:rPr>
          <w:b/>
          <w:bCs/>
        </w:rPr>
        <w:t>ZP</w:t>
      </w:r>
      <w:r w:rsidR="004C6D94" w:rsidRPr="7C5C6D89">
        <w:rPr>
          <w:b/>
          <w:bCs/>
        </w:rPr>
        <w:t>H</w:t>
      </w:r>
      <w:r w:rsidRPr="7C5C6D89">
        <w:rPr>
          <w:b/>
          <w:bCs/>
        </w:rPr>
        <w:t>Q</w:t>
      </w:r>
      <w:r>
        <w:tab/>
        <w:t xml:space="preserve">Other soils that have a </w:t>
      </w:r>
      <w:proofErr w:type="spellStart"/>
      <w:r>
        <w:t>Bh</w:t>
      </w:r>
      <w:proofErr w:type="spellEnd"/>
      <w:r>
        <w:t xml:space="preserve"> horizon thicker than 5 cm, and an </w:t>
      </w:r>
      <w:proofErr w:type="spellStart"/>
      <w:r w:rsidRPr="7C5C6D89">
        <w:rPr>
          <w:color w:val="2B579A"/>
          <w:u w:val="single"/>
          <w:shd w:val="clear" w:color="auto" w:fill="E6E6E6"/>
          <w:rPrChange w:id="2006" w:author="Thomas Caspari" w:date="2017-10-12T16:44:00Z">
            <w:rPr>
              <w:color w:val="2B579A"/>
              <w:shd w:val="clear" w:color="auto" w:fill="E6E6E6"/>
            </w:rPr>
          </w:rPrChange>
        </w:rPr>
        <w:t>ortstein</w:t>
      </w:r>
      <w:proofErr w:type="spellEnd"/>
      <w:ins w:id="2007" w:author="Andre Eger" w:date="2023-08-16T04:06:00Z">
        <w:r w:rsidR="43C12508" w:rsidRPr="7C5C6D89">
          <w:rPr>
            <w:u w:val="single"/>
          </w:rPr>
          <w:t>-pan</w:t>
        </w:r>
      </w:ins>
      <w:del w:id="2008" w:author="Andre Eger" w:date="2023-08-16T04:06:00Z">
        <w:r w:rsidRPr="7C5C6D89" w:rsidDel="008F760C">
          <w:rPr>
            <w:color w:val="2B579A"/>
            <w:u w:val="single"/>
            <w:shd w:val="clear" w:color="auto" w:fill="E6E6E6"/>
            <w:rPrChange w:id="2009" w:author="Thomas Caspari" w:date="2017-10-12T16:44:00Z">
              <w:rPr>
                <w:color w:val="2B579A"/>
                <w:shd w:val="clear" w:color="auto" w:fill="E6E6E6"/>
              </w:rPr>
            </w:rPrChange>
          </w:rPr>
          <w:delText xml:space="preserve"> horizon</w:delText>
        </w:r>
      </w:del>
      <w:r>
        <w:t xml:space="preserve">. </w:t>
      </w:r>
    </w:p>
    <w:p w14:paraId="0BE91D59" w14:textId="77777777" w:rsidR="00174C4D" w:rsidRPr="00CE071C" w:rsidRDefault="004C6D94" w:rsidP="004C6D94">
      <w:pPr>
        <w:spacing w:after="339"/>
        <w:ind w:left="1418" w:right="58" w:hanging="851"/>
        <w:jc w:val="right"/>
      </w:pPr>
      <w:proofErr w:type="spellStart"/>
      <w:r w:rsidRPr="00CE071C">
        <w:rPr>
          <w:b/>
        </w:rPr>
        <w:t>H</w:t>
      </w:r>
      <w:r w:rsidR="008F760C" w:rsidRPr="00CE071C">
        <w:rPr>
          <w:b/>
        </w:rPr>
        <w:t>umose</w:t>
      </w:r>
      <w:r w:rsidRPr="00CE071C">
        <w:rPr>
          <w:b/>
        </w:rPr>
        <w:t>-</w:t>
      </w:r>
      <w:r w:rsidR="008F760C" w:rsidRPr="00CE071C">
        <w:rPr>
          <w:b/>
        </w:rPr>
        <w:t>ortstein</w:t>
      </w:r>
      <w:proofErr w:type="spellEnd"/>
      <w:r w:rsidR="008F760C" w:rsidRPr="00CE071C">
        <w:rPr>
          <w:b/>
        </w:rPr>
        <w:t xml:space="preserve"> Perch</w:t>
      </w:r>
      <w:r w:rsidRPr="00CE071C">
        <w:rPr>
          <w:b/>
        </w:rPr>
        <w:t>-</w:t>
      </w:r>
      <w:proofErr w:type="spellStart"/>
      <w:r w:rsidR="008F760C" w:rsidRPr="00CE071C">
        <w:rPr>
          <w:b/>
        </w:rPr>
        <w:t>gley</w:t>
      </w:r>
      <w:proofErr w:type="spellEnd"/>
      <w:r w:rsidR="008F760C" w:rsidRPr="00CE071C">
        <w:rPr>
          <w:b/>
        </w:rPr>
        <w:t xml:space="preserve"> Podzols</w:t>
      </w:r>
    </w:p>
    <w:p w14:paraId="0BE91D5A" w14:textId="77777777" w:rsidR="004C6D94" w:rsidRDefault="008F760C" w:rsidP="004C6D94">
      <w:pPr>
        <w:spacing w:after="0" w:line="252" w:lineRule="auto"/>
        <w:ind w:left="1418" w:right="57" w:hanging="851"/>
      </w:pPr>
      <w:r>
        <w:rPr>
          <w:b/>
        </w:rPr>
        <w:t>ZP</w:t>
      </w:r>
      <w:r w:rsidR="004C6D94">
        <w:rPr>
          <w:b/>
        </w:rPr>
        <w:t>H</w:t>
      </w:r>
      <w:r>
        <w:rPr>
          <w:b/>
        </w:rPr>
        <w:t>P</w:t>
      </w:r>
      <w:r>
        <w:t xml:space="preserve"> </w:t>
      </w:r>
      <w:r w:rsidR="004C6D94">
        <w:tab/>
      </w:r>
      <w:r>
        <w:t xml:space="preserve">Other soils that have a </w:t>
      </w:r>
      <w:proofErr w:type="spellStart"/>
      <w:r>
        <w:t>Bh</w:t>
      </w:r>
      <w:proofErr w:type="spellEnd"/>
      <w:r>
        <w:t xml:space="preserve"> horizon thicker than 5 cm, and a </w:t>
      </w:r>
      <w:proofErr w:type="spellStart"/>
      <w:r w:rsidRPr="002331A9">
        <w:rPr>
          <w:color w:val="2B579A"/>
          <w:u w:val="single"/>
          <w:shd w:val="clear" w:color="auto" w:fill="E6E6E6"/>
          <w:rPrChange w:id="2010" w:author="Thomas Caspari" w:date="2017-10-12T16:45:00Z">
            <w:rPr>
              <w:color w:val="2B579A"/>
              <w:shd w:val="clear" w:color="auto" w:fill="E6E6E6"/>
            </w:rPr>
          </w:rPrChange>
        </w:rPr>
        <w:t>placic</w:t>
      </w:r>
      <w:proofErr w:type="spellEnd"/>
      <w:r w:rsidRPr="002331A9">
        <w:rPr>
          <w:color w:val="2B579A"/>
          <w:u w:val="single"/>
          <w:shd w:val="clear" w:color="auto" w:fill="E6E6E6"/>
          <w:rPrChange w:id="2011" w:author="Thomas Caspari" w:date="2017-10-12T16:45:00Z">
            <w:rPr>
              <w:color w:val="2B579A"/>
              <w:shd w:val="clear" w:color="auto" w:fill="E6E6E6"/>
            </w:rPr>
          </w:rPrChange>
        </w:rPr>
        <w:t xml:space="preserve"> horizon</w:t>
      </w:r>
      <w:r>
        <w:t xml:space="preserve">. </w:t>
      </w:r>
    </w:p>
    <w:p w14:paraId="0BE91D5B" w14:textId="77777777" w:rsidR="00174C4D" w:rsidRDefault="004C6D94" w:rsidP="004C6D94">
      <w:pPr>
        <w:spacing w:after="335"/>
        <w:ind w:left="1418" w:right="58" w:hanging="851"/>
        <w:jc w:val="right"/>
      </w:pPr>
      <w:proofErr w:type="spellStart"/>
      <w:r>
        <w:rPr>
          <w:b/>
        </w:rPr>
        <w:t>H</w:t>
      </w:r>
      <w:r w:rsidR="008F760C">
        <w:rPr>
          <w:b/>
        </w:rPr>
        <w:t>umose</w:t>
      </w:r>
      <w:r>
        <w:rPr>
          <w:b/>
        </w:rPr>
        <w:t>-</w:t>
      </w:r>
      <w:r w:rsidR="008F760C">
        <w:rPr>
          <w:b/>
        </w:rPr>
        <w:t>placic</w:t>
      </w:r>
      <w:proofErr w:type="spellEnd"/>
      <w:r w:rsidR="008F760C">
        <w:rPr>
          <w:b/>
        </w:rPr>
        <w:t xml:space="preserve"> Perch</w:t>
      </w:r>
      <w:r>
        <w:rPr>
          <w:b/>
        </w:rPr>
        <w:t>-</w:t>
      </w:r>
      <w:proofErr w:type="spellStart"/>
      <w:r w:rsidR="008F760C">
        <w:rPr>
          <w:b/>
        </w:rPr>
        <w:t>gley</w:t>
      </w:r>
      <w:proofErr w:type="spellEnd"/>
      <w:r w:rsidR="008F760C">
        <w:rPr>
          <w:b/>
        </w:rPr>
        <w:t xml:space="preserve"> Podzols</w:t>
      </w:r>
    </w:p>
    <w:p w14:paraId="0BE91D5C" w14:textId="77777777" w:rsidR="004C6D94" w:rsidRDefault="008F760C" w:rsidP="004C6D94">
      <w:pPr>
        <w:spacing w:after="0" w:line="250" w:lineRule="auto"/>
        <w:ind w:left="1418" w:right="57" w:hanging="868"/>
      </w:pPr>
      <w:r>
        <w:rPr>
          <w:b/>
        </w:rPr>
        <w:t>ZP</w:t>
      </w:r>
      <w:r w:rsidR="004C6D94">
        <w:rPr>
          <w:b/>
        </w:rPr>
        <w:t>H</w:t>
      </w:r>
      <w:r>
        <w:t xml:space="preserve"> </w:t>
      </w:r>
      <w:r>
        <w:tab/>
        <w:t xml:space="preserve">Other soils that have a </w:t>
      </w:r>
      <w:proofErr w:type="spellStart"/>
      <w:r>
        <w:t>Bh</w:t>
      </w:r>
      <w:proofErr w:type="spellEnd"/>
      <w:r>
        <w:t xml:space="preserve"> horizon thicker than 5 cm. </w:t>
      </w:r>
    </w:p>
    <w:p w14:paraId="0BE91D5D" w14:textId="77777777" w:rsidR="00174C4D" w:rsidRDefault="004C6D94" w:rsidP="004C6D94">
      <w:pPr>
        <w:spacing w:after="331" w:line="250" w:lineRule="auto"/>
        <w:ind w:left="1418" w:right="56" w:hanging="867"/>
        <w:jc w:val="right"/>
      </w:pPr>
      <w:proofErr w:type="spellStart"/>
      <w:r>
        <w:rPr>
          <w:b/>
        </w:rPr>
        <w:t>H</w:t>
      </w:r>
      <w:r w:rsidR="008F760C">
        <w:rPr>
          <w:b/>
        </w:rPr>
        <w:t>umose</w:t>
      </w:r>
      <w:proofErr w:type="spellEnd"/>
      <w:r w:rsidR="008F760C">
        <w:rPr>
          <w:b/>
        </w:rPr>
        <w:t xml:space="preserve"> Perch</w:t>
      </w:r>
      <w:r>
        <w:rPr>
          <w:b/>
        </w:rPr>
        <w:t>-</w:t>
      </w:r>
      <w:proofErr w:type="spellStart"/>
      <w:r w:rsidR="008F760C">
        <w:rPr>
          <w:b/>
        </w:rPr>
        <w:t>gley</w:t>
      </w:r>
      <w:proofErr w:type="spellEnd"/>
      <w:r w:rsidR="008F760C">
        <w:rPr>
          <w:b/>
        </w:rPr>
        <w:t xml:space="preserve"> Podzols</w:t>
      </w:r>
    </w:p>
    <w:p w14:paraId="0BE91D5E" w14:textId="77777777" w:rsidR="00174C4D" w:rsidRDefault="008F760C" w:rsidP="004C6D94">
      <w:pPr>
        <w:tabs>
          <w:tab w:val="center" w:pos="842"/>
          <w:tab w:val="center" w:pos="3276"/>
        </w:tabs>
        <w:spacing w:after="9"/>
        <w:ind w:left="1418" w:hanging="1418"/>
        <w:jc w:val="left"/>
      </w:pPr>
      <w:r>
        <w:rPr>
          <w:rFonts w:ascii="Calibri" w:eastAsia="Calibri" w:hAnsi="Calibri" w:cs="Calibri"/>
          <w:color w:val="000000"/>
          <w:sz w:val="22"/>
        </w:rPr>
        <w:tab/>
      </w:r>
      <w:r>
        <w:rPr>
          <w:b/>
        </w:rPr>
        <w:t>ZPQ</w:t>
      </w:r>
      <w:r>
        <w:t xml:space="preserve"> </w:t>
      </w:r>
      <w:r>
        <w:tab/>
        <w:t xml:space="preserve">Other soils with an </w:t>
      </w:r>
      <w:proofErr w:type="spellStart"/>
      <w:r w:rsidRPr="002331A9">
        <w:rPr>
          <w:color w:val="2B579A"/>
          <w:u w:val="single"/>
          <w:shd w:val="clear" w:color="auto" w:fill="E6E6E6"/>
          <w:rPrChange w:id="2012" w:author="Thomas Caspari" w:date="2017-10-12T16:45:00Z">
            <w:rPr>
              <w:color w:val="2B579A"/>
              <w:shd w:val="clear" w:color="auto" w:fill="E6E6E6"/>
            </w:rPr>
          </w:rPrChange>
        </w:rPr>
        <w:t>ortstein</w:t>
      </w:r>
      <w:proofErr w:type="spellEnd"/>
      <w:r w:rsidRPr="002331A9">
        <w:rPr>
          <w:color w:val="2B579A"/>
          <w:u w:val="single"/>
          <w:shd w:val="clear" w:color="auto" w:fill="E6E6E6"/>
          <w:rPrChange w:id="2013" w:author="Thomas Caspari" w:date="2017-10-12T16:45:00Z">
            <w:rPr>
              <w:color w:val="2B579A"/>
              <w:shd w:val="clear" w:color="auto" w:fill="E6E6E6"/>
            </w:rPr>
          </w:rPrChange>
        </w:rPr>
        <w:t>-pan</w:t>
      </w:r>
      <w:r>
        <w:t>.</w:t>
      </w:r>
    </w:p>
    <w:p w14:paraId="0BE91D5F" w14:textId="77777777" w:rsidR="00174C4D" w:rsidRDefault="008F760C">
      <w:pPr>
        <w:spacing w:after="318" w:line="265" w:lineRule="auto"/>
        <w:ind w:left="10" w:right="57" w:hanging="10"/>
        <w:jc w:val="right"/>
      </w:pPr>
      <w:proofErr w:type="spellStart"/>
      <w:r>
        <w:rPr>
          <w:b/>
        </w:rPr>
        <w:t>Ortstein</w:t>
      </w:r>
      <w:proofErr w:type="spellEnd"/>
      <w:r>
        <w:rPr>
          <w:b/>
        </w:rPr>
        <w:t xml:space="preserve"> Perch</w:t>
      </w:r>
      <w:r w:rsidR="004C6D94">
        <w:rPr>
          <w:b/>
        </w:rPr>
        <w:t>-</w:t>
      </w:r>
      <w:proofErr w:type="spellStart"/>
      <w:r>
        <w:rPr>
          <w:b/>
        </w:rPr>
        <w:t>gley</w:t>
      </w:r>
      <w:proofErr w:type="spellEnd"/>
      <w:r>
        <w:rPr>
          <w:b/>
        </w:rPr>
        <w:t xml:space="preserve"> Podzols</w:t>
      </w:r>
    </w:p>
    <w:p w14:paraId="0BE91D60" w14:textId="55A923E3" w:rsidR="00174C4D" w:rsidRDefault="008F760C" w:rsidP="004C6D94">
      <w:pPr>
        <w:tabs>
          <w:tab w:val="center" w:pos="813"/>
          <w:tab w:val="center" w:pos="3584"/>
        </w:tabs>
        <w:spacing w:after="42"/>
        <w:ind w:left="1418" w:hanging="1418"/>
        <w:jc w:val="left"/>
      </w:pPr>
      <w:r>
        <w:rPr>
          <w:rFonts w:ascii="Calibri" w:eastAsia="Calibri" w:hAnsi="Calibri" w:cs="Calibri"/>
          <w:color w:val="000000"/>
          <w:sz w:val="22"/>
        </w:rPr>
        <w:tab/>
      </w:r>
      <w:r w:rsidRPr="75681EAD">
        <w:rPr>
          <w:b/>
          <w:bCs/>
        </w:rPr>
        <w:t>ZPP</w:t>
      </w:r>
      <w:ins w:id="2014" w:author="Balin Robertson" w:date="2024-10-16T01:47:00Z">
        <w:r w:rsidR="18D73D8C" w:rsidRPr="75681EAD">
          <w:rPr>
            <w:b/>
            <w:bCs/>
          </w:rPr>
          <w:t xml:space="preserve"> </w:t>
        </w:r>
      </w:ins>
      <w:r>
        <w:tab/>
        <w:t xml:space="preserve">Other soils that have a </w:t>
      </w:r>
      <w:proofErr w:type="spellStart"/>
      <w:r w:rsidRPr="002331A9">
        <w:rPr>
          <w:color w:val="2B579A"/>
          <w:u w:val="single"/>
          <w:shd w:val="clear" w:color="auto" w:fill="E6E6E6"/>
          <w:rPrChange w:id="2015" w:author="Thomas Caspari" w:date="2017-10-12T16:45:00Z">
            <w:rPr>
              <w:color w:val="2B579A"/>
              <w:shd w:val="clear" w:color="auto" w:fill="E6E6E6"/>
            </w:rPr>
          </w:rPrChange>
        </w:rPr>
        <w:t>placic</w:t>
      </w:r>
      <w:proofErr w:type="spellEnd"/>
      <w:r w:rsidRPr="002331A9">
        <w:rPr>
          <w:color w:val="2B579A"/>
          <w:u w:val="single"/>
          <w:shd w:val="clear" w:color="auto" w:fill="E6E6E6"/>
          <w:rPrChange w:id="2016" w:author="Thomas Caspari" w:date="2017-10-12T16:45:00Z">
            <w:rPr>
              <w:color w:val="2B579A"/>
              <w:shd w:val="clear" w:color="auto" w:fill="E6E6E6"/>
            </w:rPr>
          </w:rPrChange>
        </w:rPr>
        <w:t xml:space="preserve"> horizon</w:t>
      </w:r>
      <w:r>
        <w:t>.</w:t>
      </w:r>
    </w:p>
    <w:p w14:paraId="0BE91D61" w14:textId="77777777" w:rsidR="00174C4D" w:rsidRDefault="008F760C">
      <w:pPr>
        <w:spacing w:after="286" w:line="265" w:lineRule="auto"/>
        <w:ind w:left="10" w:right="57" w:hanging="10"/>
        <w:jc w:val="right"/>
      </w:pPr>
      <w:proofErr w:type="spellStart"/>
      <w:r>
        <w:rPr>
          <w:b/>
        </w:rPr>
        <w:t>Placic</w:t>
      </w:r>
      <w:proofErr w:type="spellEnd"/>
      <w:r>
        <w:rPr>
          <w:b/>
        </w:rPr>
        <w:t xml:space="preserve"> Perch</w:t>
      </w:r>
      <w:r w:rsidR="004C6D94">
        <w:rPr>
          <w:b/>
        </w:rPr>
        <w:t>-</w:t>
      </w:r>
      <w:proofErr w:type="spellStart"/>
      <w:r>
        <w:rPr>
          <w:b/>
        </w:rPr>
        <w:t>gley</w:t>
      </w:r>
      <w:proofErr w:type="spellEnd"/>
      <w:r>
        <w:rPr>
          <w:b/>
        </w:rPr>
        <w:t xml:space="preserve"> Podzols</w:t>
      </w:r>
    </w:p>
    <w:p w14:paraId="0BE91D62" w14:textId="77777777" w:rsidR="00174C4D" w:rsidRDefault="008F760C">
      <w:pPr>
        <w:tabs>
          <w:tab w:val="center" w:pos="819"/>
          <w:tab w:val="center" w:pos="2073"/>
        </w:tabs>
        <w:spacing w:after="9"/>
        <w:ind w:left="0" w:firstLine="0"/>
        <w:jc w:val="left"/>
      </w:pPr>
      <w:r>
        <w:rPr>
          <w:rFonts w:ascii="Calibri" w:eastAsia="Calibri" w:hAnsi="Calibri" w:cs="Calibri"/>
          <w:color w:val="000000"/>
          <w:sz w:val="22"/>
        </w:rPr>
        <w:tab/>
      </w:r>
      <w:r>
        <w:rPr>
          <w:b/>
        </w:rPr>
        <w:t>ZP</w:t>
      </w:r>
      <w:r w:rsidR="004C6D94">
        <w:rPr>
          <w:b/>
        </w:rPr>
        <w:t>T</w:t>
      </w:r>
      <w:r>
        <w:t xml:space="preserve"> </w:t>
      </w:r>
      <w:r>
        <w:tab/>
        <w:t>Other soils.</w:t>
      </w:r>
    </w:p>
    <w:p w14:paraId="0BE91D63" w14:textId="77777777" w:rsidR="00174C4D" w:rsidRDefault="004C6D94">
      <w:pPr>
        <w:spacing w:after="319" w:line="265" w:lineRule="auto"/>
        <w:ind w:left="10" w:right="57" w:hanging="10"/>
        <w:jc w:val="right"/>
      </w:pPr>
      <w:r>
        <w:rPr>
          <w:b/>
        </w:rPr>
        <w:t>T</w:t>
      </w:r>
      <w:r w:rsidR="008F760C">
        <w:rPr>
          <w:b/>
        </w:rPr>
        <w:t>ypic Perch</w:t>
      </w:r>
      <w:r>
        <w:rPr>
          <w:b/>
        </w:rPr>
        <w:t>-</w:t>
      </w:r>
      <w:proofErr w:type="spellStart"/>
      <w:r w:rsidR="008F760C">
        <w:rPr>
          <w:b/>
        </w:rPr>
        <w:t>gley</w:t>
      </w:r>
      <w:proofErr w:type="spellEnd"/>
      <w:r w:rsidR="008F760C">
        <w:rPr>
          <w:b/>
        </w:rPr>
        <w:t xml:space="preserve"> Podzols</w:t>
      </w:r>
    </w:p>
    <w:p w14:paraId="0BE91D64" w14:textId="77777777" w:rsidR="00174C4D" w:rsidRDefault="008F760C" w:rsidP="004C6D94">
      <w:pPr>
        <w:ind w:left="567" w:right="58" w:hanging="580"/>
      </w:pPr>
      <w:r>
        <w:rPr>
          <w:b/>
        </w:rPr>
        <w:t>ZG</w:t>
      </w:r>
      <w:r>
        <w:t xml:space="preserve"> </w:t>
      </w:r>
      <w:r w:rsidR="004C6D94">
        <w:tab/>
      </w:r>
      <w:r>
        <w:t>GROUNDWATER-GLEY PODZOLS</w:t>
      </w:r>
    </w:p>
    <w:p w14:paraId="0BE91D65" w14:textId="77777777" w:rsidR="00174C4D" w:rsidRDefault="008F760C">
      <w:pPr>
        <w:spacing w:after="1283"/>
        <w:ind w:left="554" w:right="58" w:hanging="567"/>
      </w:pPr>
      <w:r>
        <w:t xml:space="preserve"> </w:t>
      </w:r>
      <w:r w:rsidR="004C6D94">
        <w:tab/>
      </w:r>
      <w:r>
        <w:t>Groundwater-</w:t>
      </w:r>
      <w:proofErr w:type="spellStart"/>
      <w:r>
        <w:t>gley</w:t>
      </w:r>
      <w:proofErr w:type="spellEnd"/>
      <w:r>
        <w:t xml:space="preserve"> Podzols occur in periodically or predominantly saturated sites (unless artificially drained) in which the wetness is indicated by brownish or reddish mottles or peaty topsoils. The wetness is caused by a groundwater-table.</w:t>
      </w:r>
    </w:p>
    <w:p w14:paraId="0BE91D66" w14:textId="77777777" w:rsidR="004C6D94" w:rsidRDefault="008F760C" w:rsidP="004C6D94">
      <w:pPr>
        <w:spacing w:after="0" w:line="252" w:lineRule="auto"/>
        <w:ind w:left="1418" w:right="57" w:hanging="851"/>
      </w:pPr>
      <w:r>
        <w:rPr>
          <w:b/>
        </w:rPr>
        <w:lastRenderedPageBreak/>
        <w:t>ZG</w:t>
      </w:r>
      <w:r w:rsidR="004C6D94">
        <w:rPr>
          <w:b/>
        </w:rPr>
        <w:t>H</w:t>
      </w:r>
      <w:r>
        <w:t xml:space="preserve"> </w:t>
      </w:r>
      <w:r w:rsidR="004C6D94">
        <w:tab/>
      </w:r>
      <w:r>
        <w:t>Groundwater-</w:t>
      </w:r>
      <w:proofErr w:type="spellStart"/>
      <w:r>
        <w:t>gley</w:t>
      </w:r>
      <w:proofErr w:type="spellEnd"/>
      <w:r>
        <w:t xml:space="preserve"> Podzols that have a </w:t>
      </w:r>
      <w:proofErr w:type="spellStart"/>
      <w:r>
        <w:t>Bh</w:t>
      </w:r>
      <w:proofErr w:type="spellEnd"/>
      <w:r>
        <w:t xml:space="preserve"> horizon thicker than 5 cm. </w:t>
      </w:r>
    </w:p>
    <w:p w14:paraId="0BE91D67" w14:textId="77777777" w:rsidR="00174C4D" w:rsidRDefault="004C6D94" w:rsidP="004C6D94">
      <w:pPr>
        <w:ind w:left="1418" w:right="58" w:hanging="851"/>
        <w:jc w:val="right"/>
      </w:pPr>
      <w:proofErr w:type="spellStart"/>
      <w:r>
        <w:rPr>
          <w:b/>
        </w:rPr>
        <w:t>H</w:t>
      </w:r>
      <w:r w:rsidR="008F760C">
        <w:rPr>
          <w:b/>
        </w:rPr>
        <w:t>umose</w:t>
      </w:r>
      <w:proofErr w:type="spellEnd"/>
      <w:r w:rsidR="008F760C">
        <w:rPr>
          <w:b/>
        </w:rPr>
        <w:t xml:space="preserve"> Groundwater</w:t>
      </w:r>
      <w:r>
        <w:rPr>
          <w:b/>
        </w:rPr>
        <w:t>-</w:t>
      </w:r>
      <w:proofErr w:type="spellStart"/>
      <w:r w:rsidR="008F760C">
        <w:rPr>
          <w:b/>
        </w:rPr>
        <w:t>gley</w:t>
      </w:r>
      <w:proofErr w:type="spellEnd"/>
      <w:r w:rsidR="008F760C">
        <w:rPr>
          <w:b/>
        </w:rPr>
        <w:t xml:space="preserve"> Podzols</w:t>
      </w:r>
    </w:p>
    <w:p w14:paraId="0BE91D68" w14:textId="77777777" w:rsidR="00174C4D" w:rsidRDefault="008F760C" w:rsidP="004C6D94">
      <w:pPr>
        <w:tabs>
          <w:tab w:val="center" w:pos="848"/>
          <w:tab w:val="center" w:pos="2073"/>
        </w:tabs>
        <w:spacing w:after="9"/>
        <w:ind w:left="1418" w:hanging="1418"/>
        <w:jc w:val="left"/>
      </w:pPr>
      <w:r>
        <w:rPr>
          <w:rFonts w:ascii="Calibri" w:eastAsia="Calibri" w:hAnsi="Calibri" w:cs="Calibri"/>
          <w:color w:val="000000"/>
          <w:sz w:val="22"/>
        </w:rPr>
        <w:tab/>
      </w:r>
      <w:r>
        <w:rPr>
          <w:b/>
        </w:rPr>
        <w:t>ZG</w:t>
      </w:r>
      <w:r w:rsidR="004C6D94">
        <w:rPr>
          <w:b/>
        </w:rPr>
        <w:t>T</w:t>
      </w:r>
      <w:r>
        <w:t xml:space="preserve"> </w:t>
      </w:r>
      <w:r>
        <w:tab/>
        <w:t>Other soils.</w:t>
      </w:r>
    </w:p>
    <w:p w14:paraId="0BE91D69" w14:textId="77777777" w:rsidR="00174C4D" w:rsidRDefault="004C6D94">
      <w:pPr>
        <w:spacing w:after="286" w:line="265" w:lineRule="auto"/>
        <w:ind w:left="10" w:right="57" w:hanging="10"/>
        <w:jc w:val="right"/>
      </w:pPr>
      <w:r>
        <w:rPr>
          <w:b/>
        </w:rPr>
        <w:t>T</w:t>
      </w:r>
      <w:r w:rsidR="008F760C">
        <w:rPr>
          <w:b/>
        </w:rPr>
        <w:t>ypic Groundwater</w:t>
      </w:r>
      <w:r>
        <w:rPr>
          <w:b/>
        </w:rPr>
        <w:t>-</w:t>
      </w:r>
      <w:proofErr w:type="spellStart"/>
      <w:r w:rsidR="008F760C">
        <w:rPr>
          <w:b/>
        </w:rPr>
        <w:t>gley</w:t>
      </w:r>
      <w:proofErr w:type="spellEnd"/>
      <w:r w:rsidR="008F760C">
        <w:rPr>
          <w:b/>
        </w:rPr>
        <w:t xml:space="preserve"> Podzols</w:t>
      </w:r>
    </w:p>
    <w:p w14:paraId="0BE91D6A" w14:textId="77777777" w:rsidR="00174C4D" w:rsidRDefault="008F760C" w:rsidP="004C6D94">
      <w:pPr>
        <w:ind w:left="567" w:right="58" w:hanging="580"/>
      </w:pPr>
      <w:r>
        <w:rPr>
          <w:b/>
        </w:rPr>
        <w:t>ZX</w:t>
      </w:r>
      <w:r>
        <w:t xml:space="preserve"> </w:t>
      </w:r>
      <w:r w:rsidR="004C6D94">
        <w:tab/>
      </w:r>
      <w:r>
        <w:t>PAN PODZOLS</w:t>
      </w:r>
    </w:p>
    <w:p w14:paraId="0BE91D6B" w14:textId="7BDACA27" w:rsidR="00174C4D" w:rsidRDefault="008F760C">
      <w:pPr>
        <w:spacing w:after="9"/>
        <w:ind w:left="554" w:right="58" w:hanging="567"/>
      </w:pPr>
      <w:r>
        <w:t xml:space="preserve"> </w:t>
      </w:r>
      <w:r>
        <w:tab/>
        <w:t xml:space="preserve">Pan Podzols </w:t>
      </w:r>
      <w:proofErr w:type="gramStart"/>
      <w:r>
        <w:t>have</w:t>
      </w:r>
      <w:proofErr w:type="gramEnd"/>
      <w:r>
        <w:t xml:space="preserve"> a firm or indurated layer which restricts the penetration of roots and reduces permeability.</w:t>
      </w:r>
    </w:p>
    <w:p w14:paraId="0BE91D6C" w14:textId="77777777" w:rsidR="004C6D94" w:rsidRDefault="004C6D94">
      <w:pPr>
        <w:spacing w:after="9"/>
        <w:ind w:left="554" w:right="58" w:hanging="567"/>
      </w:pPr>
    </w:p>
    <w:tbl>
      <w:tblPr>
        <w:tblStyle w:val="TableGrid1"/>
        <w:tblW w:w="8002" w:type="dxa"/>
        <w:tblInd w:w="566" w:type="dxa"/>
        <w:tblCellMar>
          <w:top w:w="1" w:type="dxa"/>
        </w:tblCellMar>
        <w:tblLook w:val="04A0" w:firstRow="1" w:lastRow="0" w:firstColumn="1" w:lastColumn="0" w:noHBand="0" w:noVBand="1"/>
      </w:tblPr>
      <w:tblGrid>
        <w:gridCol w:w="851"/>
        <w:gridCol w:w="7151"/>
      </w:tblGrid>
      <w:tr w:rsidR="00174C4D" w14:paraId="0BE91D70" w14:textId="77777777">
        <w:trPr>
          <w:trHeight w:val="763"/>
        </w:trPr>
        <w:tc>
          <w:tcPr>
            <w:tcW w:w="851" w:type="dxa"/>
            <w:tcBorders>
              <w:top w:val="nil"/>
              <w:left w:val="nil"/>
              <w:bottom w:val="nil"/>
              <w:right w:val="nil"/>
            </w:tcBorders>
          </w:tcPr>
          <w:p w14:paraId="0BE91D6D" w14:textId="77777777" w:rsidR="00174C4D" w:rsidRDefault="008F760C" w:rsidP="004C6D94">
            <w:pPr>
              <w:spacing w:after="0" w:line="259" w:lineRule="auto"/>
              <w:ind w:left="0" w:firstLine="0"/>
              <w:jc w:val="left"/>
            </w:pPr>
            <w:r>
              <w:rPr>
                <w:b/>
              </w:rPr>
              <w:t>ZX</w:t>
            </w:r>
            <w:r w:rsidR="004C6D94">
              <w:rPr>
                <w:b/>
              </w:rPr>
              <w:t>U</w:t>
            </w:r>
            <w:r>
              <w:t xml:space="preserve"> </w:t>
            </w:r>
          </w:p>
        </w:tc>
        <w:tc>
          <w:tcPr>
            <w:tcW w:w="7151" w:type="dxa"/>
            <w:tcBorders>
              <w:top w:val="nil"/>
              <w:left w:val="nil"/>
              <w:bottom w:val="nil"/>
              <w:right w:val="nil"/>
            </w:tcBorders>
          </w:tcPr>
          <w:p w14:paraId="0BE91D6E" w14:textId="77777777" w:rsidR="004C6D94" w:rsidRDefault="008F760C" w:rsidP="004C6D94">
            <w:pPr>
              <w:spacing w:after="0" w:line="259" w:lineRule="auto"/>
              <w:ind w:left="0" w:right="64" w:firstLine="0"/>
              <w:jc w:val="left"/>
            </w:pPr>
            <w:r>
              <w:t xml:space="preserve">Pan Podzols that have a </w:t>
            </w:r>
            <w:r w:rsidRPr="002331A9">
              <w:rPr>
                <w:color w:val="2B579A"/>
                <w:u w:val="single"/>
                <w:shd w:val="clear" w:color="auto" w:fill="E6E6E6"/>
                <w:rPrChange w:id="2017" w:author="Thomas Caspari" w:date="2017-10-12T16:47:00Z">
                  <w:rPr>
                    <w:color w:val="2B579A"/>
                    <w:shd w:val="clear" w:color="auto" w:fill="E6E6E6"/>
                  </w:rPr>
                </w:rPrChange>
              </w:rPr>
              <w:t>humus-pan</w:t>
            </w:r>
            <w:r>
              <w:t xml:space="preserve">. </w:t>
            </w:r>
          </w:p>
          <w:p w14:paraId="0BE91D6F" w14:textId="1486D09A" w:rsidR="00174C4D" w:rsidRDefault="004C6D94" w:rsidP="002331A9">
            <w:pPr>
              <w:spacing w:after="240" w:line="259" w:lineRule="auto"/>
              <w:ind w:left="0" w:right="62" w:firstLine="0"/>
              <w:jc w:val="right"/>
            </w:pPr>
            <w:r w:rsidRPr="4034B70C">
              <w:rPr>
                <w:b/>
                <w:bCs/>
              </w:rPr>
              <w:t>H</w:t>
            </w:r>
            <w:r w:rsidR="008F760C" w:rsidRPr="4034B70C">
              <w:rPr>
                <w:b/>
                <w:bCs/>
              </w:rPr>
              <w:t>umus</w:t>
            </w:r>
            <w:r w:rsidRPr="4034B70C">
              <w:rPr>
                <w:b/>
                <w:bCs/>
              </w:rPr>
              <w:t>-</w:t>
            </w:r>
            <w:r w:rsidR="008F760C" w:rsidRPr="4034B70C">
              <w:rPr>
                <w:b/>
                <w:bCs/>
              </w:rPr>
              <w:t>pan Pan Podzols</w:t>
            </w:r>
          </w:p>
        </w:tc>
      </w:tr>
      <w:tr w:rsidR="00174C4D" w14:paraId="0BE91D74" w14:textId="77777777" w:rsidTr="002331A9">
        <w:trPr>
          <w:trHeight w:val="890"/>
        </w:trPr>
        <w:tc>
          <w:tcPr>
            <w:tcW w:w="851" w:type="dxa"/>
            <w:tcBorders>
              <w:top w:val="nil"/>
              <w:left w:val="nil"/>
              <w:bottom w:val="nil"/>
              <w:right w:val="nil"/>
            </w:tcBorders>
          </w:tcPr>
          <w:p w14:paraId="0BE91D71" w14:textId="77777777" w:rsidR="00174C4D" w:rsidRDefault="008F760C" w:rsidP="004C6D94">
            <w:pPr>
              <w:spacing w:after="0" w:line="259" w:lineRule="auto"/>
              <w:ind w:left="0" w:firstLine="0"/>
              <w:jc w:val="left"/>
            </w:pPr>
            <w:r>
              <w:rPr>
                <w:b/>
              </w:rPr>
              <w:t>ZX</w:t>
            </w:r>
            <w:r w:rsidR="004C6D94">
              <w:rPr>
                <w:b/>
              </w:rPr>
              <w:t>H</w:t>
            </w:r>
          </w:p>
        </w:tc>
        <w:tc>
          <w:tcPr>
            <w:tcW w:w="7151" w:type="dxa"/>
            <w:tcBorders>
              <w:top w:val="nil"/>
              <w:left w:val="nil"/>
              <w:bottom w:val="nil"/>
              <w:right w:val="nil"/>
            </w:tcBorders>
            <w:vAlign w:val="center"/>
          </w:tcPr>
          <w:p w14:paraId="0BE91D72" w14:textId="796178D3" w:rsidR="004C6D94" w:rsidRDefault="008F760C" w:rsidP="004C6D94">
            <w:pPr>
              <w:spacing w:after="0" w:line="259" w:lineRule="auto"/>
              <w:ind w:left="0" w:right="64" w:firstLine="0"/>
            </w:pPr>
            <w:r>
              <w:t xml:space="preserve">Other soils that have a </w:t>
            </w:r>
            <w:proofErr w:type="spellStart"/>
            <w:r>
              <w:t>Bh</w:t>
            </w:r>
            <w:proofErr w:type="spellEnd"/>
            <w:r>
              <w:t xml:space="preserve"> horizon, and either an </w:t>
            </w:r>
            <w:proofErr w:type="spellStart"/>
            <w:r w:rsidRPr="002331A9">
              <w:rPr>
                <w:color w:val="2B579A"/>
                <w:u w:val="single"/>
                <w:shd w:val="clear" w:color="auto" w:fill="E6E6E6"/>
                <w:rPrChange w:id="2018" w:author="Thomas Caspari" w:date="2017-10-12T16:48:00Z">
                  <w:rPr>
                    <w:color w:val="2B579A"/>
                    <w:shd w:val="clear" w:color="auto" w:fill="E6E6E6"/>
                  </w:rPr>
                </w:rPrChange>
              </w:rPr>
              <w:t>ortstein</w:t>
            </w:r>
            <w:proofErr w:type="spellEnd"/>
            <w:ins w:id="2019" w:author="Thomas Caspari" w:date="2017-10-12T16:47:00Z">
              <w:r w:rsidR="002331A9" w:rsidRPr="002331A9">
                <w:rPr>
                  <w:color w:val="2B579A"/>
                  <w:u w:val="single"/>
                  <w:shd w:val="clear" w:color="auto" w:fill="E6E6E6"/>
                  <w:rPrChange w:id="2020" w:author="Thomas Caspari" w:date="2017-10-12T16:48:00Z">
                    <w:rPr>
                      <w:color w:val="2B579A"/>
                      <w:shd w:val="clear" w:color="auto" w:fill="E6E6E6"/>
                    </w:rPr>
                  </w:rPrChange>
                </w:rPr>
                <w:t>-pan</w:t>
              </w:r>
            </w:ins>
            <w:r>
              <w:t xml:space="preserve"> or </w:t>
            </w:r>
            <w:proofErr w:type="spellStart"/>
            <w:r w:rsidRPr="002331A9">
              <w:rPr>
                <w:color w:val="2B579A"/>
                <w:u w:val="single"/>
                <w:shd w:val="clear" w:color="auto" w:fill="E6E6E6"/>
                <w:rPrChange w:id="2021" w:author="Thomas Caspari" w:date="2017-10-12T16:47:00Z">
                  <w:rPr>
                    <w:color w:val="2B579A"/>
                    <w:shd w:val="clear" w:color="auto" w:fill="E6E6E6"/>
                  </w:rPr>
                </w:rPrChange>
              </w:rPr>
              <w:t>placic</w:t>
            </w:r>
            <w:proofErr w:type="spellEnd"/>
            <w:r w:rsidRPr="002331A9">
              <w:rPr>
                <w:color w:val="2B579A"/>
                <w:u w:val="single"/>
                <w:shd w:val="clear" w:color="auto" w:fill="E6E6E6"/>
                <w:rPrChange w:id="2022" w:author="Thomas Caspari" w:date="2017-10-12T16:47:00Z">
                  <w:rPr>
                    <w:color w:val="2B579A"/>
                    <w:shd w:val="clear" w:color="auto" w:fill="E6E6E6"/>
                  </w:rPr>
                </w:rPrChange>
              </w:rPr>
              <w:t xml:space="preserve"> horizon</w:t>
            </w:r>
            <w:r>
              <w:t xml:space="preserve">. </w:t>
            </w:r>
          </w:p>
          <w:p w14:paraId="0BE91D73" w14:textId="77777777" w:rsidR="00174C4D" w:rsidRDefault="004C6D94" w:rsidP="002331A9">
            <w:pPr>
              <w:spacing w:after="240" w:line="259" w:lineRule="auto"/>
              <w:ind w:left="0" w:right="62" w:firstLine="0"/>
              <w:jc w:val="right"/>
            </w:pPr>
            <w:proofErr w:type="spellStart"/>
            <w:r>
              <w:rPr>
                <w:b/>
              </w:rPr>
              <w:t>Humose</w:t>
            </w:r>
            <w:proofErr w:type="spellEnd"/>
            <w:r>
              <w:rPr>
                <w:b/>
              </w:rPr>
              <w:t xml:space="preserve"> Pan Podzols</w:t>
            </w:r>
          </w:p>
        </w:tc>
      </w:tr>
      <w:tr w:rsidR="00174C4D" w14:paraId="0BE91D78" w14:textId="77777777" w:rsidTr="002331A9">
        <w:trPr>
          <w:trHeight w:val="635"/>
        </w:trPr>
        <w:tc>
          <w:tcPr>
            <w:tcW w:w="851" w:type="dxa"/>
            <w:tcBorders>
              <w:top w:val="nil"/>
              <w:left w:val="nil"/>
              <w:bottom w:val="nil"/>
              <w:right w:val="nil"/>
            </w:tcBorders>
          </w:tcPr>
          <w:p w14:paraId="0BE91D75" w14:textId="77777777" w:rsidR="00174C4D" w:rsidRDefault="008F760C">
            <w:pPr>
              <w:spacing w:after="0" w:line="259" w:lineRule="auto"/>
              <w:ind w:left="0" w:firstLine="0"/>
              <w:jc w:val="left"/>
            </w:pPr>
            <w:r>
              <w:rPr>
                <w:b/>
              </w:rPr>
              <w:t>ZXX</w:t>
            </w:r>
            <w:r>
              <w:t xml:space="preserve"> </w:t>
            </w:r>
          </w:p>
        </w:tc>
        <w:tc>
          <w:tcPr>
            <w:tcW w:w="7151" w:type="dxa"/>
            <w:tcBorders>
              <w:top w:val="nil"/>
              <w:left w:val="nil"/>
              <w:bottom w:val="nil"/>
              <w:right w:val="nil"/>
            </w:tcBorders>
            <w:vAlign w:val="center"/>
          </w:tcPr>
          <w:p w14:paraId="0BE91D76" w14:textId="77777777" w:rsidR="004C6D94" w:rsidRDefault="008F760C" w:rsidP="004C6D94">
            <w:pPr>
              <w:spacing w:after="0" w:line="259" w:lineRule="auto"/>
              <w:ind w:left="0" w:right="64" w:firstLine="0"/>
              <w:jc w:val="left"/>
            </w:pPr>
            <w:r>
              <w:t xml:space="preserve">Other soils that have a </w:t>
            </w:r>
            <w:r w:rsidRPr="002331A9">
              <w:rPr>
                <w:color w:val="2B579A"/>
                <w:u w:val="single"/>
                <w:shd w:val="clear" w:color="auto" w:fill="E6E6E6"/>
                <w:rPrChange w:id="2023" w:author="Thomas Caspari" w:date="2017-10-12T16:47:00Z">
                  <w:rPr>
                    <w:color w:val="2B579A"/>
                    <w:shd w:val="clear" w:color="auto" w:fill="E6E6E6"/>
                  </w:rPr>
                </w:rPrChange>
              </w:rPr>
              <w:t>fragipan</w:t>
            </w:r>
            <w:r>
              <w:t xml:space="preserve">. </w:t>
            </w:r>
          </w:p>
          <w:p w14:paraId="0BE91D77" w14:textId="77777777" w:rsidR="00174C4D" w:rsidRDefault="004C6D94" w:rsidP="002331A9">
            <w:pPr>
              <w:spacing w:after="240" w:line="259" w:lineRule="auto"/>
              <w:ind w:left="0" w:right="62" w:firstLine="0"/>
              <w:jc w:val="right"/>
            </w:pPr>
            <w:proofErr w:type="spellStart"/>
            <w:r>
              <w:rPr>
                <w:b/>
              </w:rPr>
              <w:t>F</w:t>
            </w:r>
            <w:r w:rsidR="008F760C">
              <w:rPr>
                <w:b/>
              </w:rPr>
              <w:t>ragic</w:t>
            </w:r>
            <w:proofErr w:type="spellEnd"/>
            <w:r w:rsidR="008F760C">
              <w:rPr>
                <w:b/>
              </w:rPr>
              <w:t xml:space="preserve"> Pan Podzols</w:t>
            </w:r>
          </w:p>
        </w:tc>
      </w:tr>
      <w:tr w:rsidR="00174C4D" w14:paraId="0BE91D7C" w14:textId="77777777" w:rsidTr="002331A9">
        <w:trPr>
          <w:trHeight w:val="545"/>
        </w:trPr>
        <w:tc>
          <w:tcPr>
            <w:tcW w:w="851" w:type="dxa"/>
            <w:tcBorders>
              <w:top w:val="nil"/>
              <w:left w:val="nil"/>
              <w:bottom w:val="nil"/>
              <w:right w:val="nil"/>
            </w:tcBorders>
          </w:tcPr>
          <w:p w14:paraId="0BE91D79" w14:textId="77777777" w:rsidR="00174C4D" w:rsidRDefault="008F760C">
            <w:pPr>
              <w:spacing w:after="0" w:line="259" w:lineRule="auto"/>
              <w:ind w:left="0" w:firstLine="0"/>
              <w:jc w:val="left"/>
            </w:pPr>
            <w:r>
              <w:rPr>
                <w:b/>
              </w:rPr>
              <w:t>ZXQ</w:t>
            </w:r>
            <w:r>
              <w:t xml:space="preserve"> </w:t>
            </w:r>
          </w:p>
        </w:tc>
        <w:tc>
          <w:tcPr>
            <w:tcW w:w="7151" w:type="dxa"/>
            <w:tcBorders>
              <w:top w:val="nil"/>
              <w:left w:val="nil"/>
              <w:bottom w:val="nil"/>
              <w:right w:val="nil"/>
            </w:tcBorders>
            <w:vAlign w:val="center"/>
          </w:tcPr>
          <w:p w14:paraId="0BE91D7A" w14:textId="77777777" w:rsidR="00174C4D" w:rsidRDefault="008F760C">
            <w:pPr>
              <w:spacing w:after="0" w:line="259" w:lineRule="auto"/>
              <w:ind w:left="0" w:firstLine="0"/>
              <w:jc w:val="left"/>
            </w:pPr>
            <w:r>
              <w:t xml:space="preserve">Other soils that have an </w:t>
            </w:r>
            <w:proofErr w:type="spellStart"/>
            <w:r w:rsidRPr="002331A9">
              <w:rPr>
                <w:color w:val="2B579A"/>
                <w:u w:val="single"/>
                <w:shd w:val="clear" w:color="auto" w:fill="E6E6E6"/>
                <w:rPrChange w:id="2024" w:author="Thomas Caspari" w:date="2017-10-12T16:47:00Z">
                  <w:rPr>
                    <w:color w:val="2B579A"/>
                    <w:shd w:val="clear" w:color="auto" w:fill="E6E6E6"/>
                  </w:rPr>
                </w:rPrChange>
              </w:rPr>
              <w:t>ortstein</w:t>
            </w:r>
            <w:proofErr w:type="spellEnd"/>
            <w:r w:rsidRPr="002331A9">
              <w:rPr>
                <w:color w:val="2B579A"/>
                <w:u w:val="single"/>
                <w:shd w:val="clear" w:color="auto" w:fill="E6E6E6"/>
                <w:rPrChange w:id="2025" w:author="Thomas Caspari" w:date="2017-10-12T16:47:00Z">
                  <w:rPr>
                    <w:color w:val="2B579A"/>
                    <w:shd w:val="clear" w:color="auto" w:fill="E6E6E6"/>
                  </w:rPr>
                </w:rPrChange>
              </w:rPr>
              <w:t>-pan</w:t>
            </w:r>
            <w:r>
              <w:t>.</w:t>
            </w:r>
          </w:p>
          <w:p w14:paraId="0BE91D7B" w14:textId="77777777" w:rsidR="00174C4D" w:rsidRDefault="008F760C" w:rsidP="002331A9">
            <w:pPr>
              <w:spacing w:before="240" w:after="0" w:line="259" w:lineRule="auto"/>
              <w:ind w:left="0" w:right="62" w:firstLine="0"/>
              <w:jc w:val="right"/>
            </w:pPr>
            <w:proofErr w:type="spellStart"/>
            <w:r>
              <w:rPr>
                <w:b/>
              </w:rPr>
              <w:t>Ortstein</w:t>
            </w:r>
            <w:proofErr w:type="spellEnd"/>
            <w:r>
              <w:rPr>
                <w:b/>
              </w:rPr>
              <w:t xml:space="preserve"> Pan Podzols</w:t>
            </w:r>
          </w:p>
        </w:tc>
      </w:tr>
      <w:tr w:rsidR="00174C4D" w14:paraId="0BE91D7F" w14:textId="77777777">
        <w:trPr>
          <w:trHeight w:val="468"/>
        </w:trPr>
        <w:tc>
          <w:tcPr>
            <w:tcW w:w="851" w:type="dxa"/>
            <w:tcBorders>
              <w:top w:val="nil"/>
              <w:left w:val="nil"/>
              <w:bottom w:val="nil"/>
              <w:right w:val="nil"/>
            </w:tcBorders>
            <w:vAlign w:val="bottom"/>
          </w:tcPr>
          <w:p w14:paraId="0BE91D7D" w14:textId="77777777" w:rsidR="00174C4D" w:rsidRDefault="008F760C">
            <w:pPr>
              <w:spacing w:after="0" w:line="259" w:lineRule="auto"/>
              <w:ind w:left="0" w:firstLine="0"/>
              <w:jc w:val="left"/>
            </w:pPr>
            <w:r>
              <w:rPr>
                <w:b/>
              </w:rPr>
              <w:t>ZXP</w:t>
            </w:r>
            <w:r>
              <w:t xml:space="preserve"> </w:t>
            </w:r>
          </w:p>
        </w:tc>
        <w:tc>
          <w:tcPr>
            <w:tcW w:w="7151" w:type="dxa"/>
            <w:tcBorders>
              <w:top w:val="nil"/>
              <w:left w:val="nil"/>
              <w:bottom w:val="nil"/>
              <w:right w:val="nil"/>
            </w:tcBorders>
            <w:vAlign w:val="bottom"/>
          </w:tcPr>
          <w:p w14:paraId="0BE91D7E" w14:textId="77777777" w:rsidR="00174C4D" w:rsidRDefault="008F760C">
            <w:pPr>
              <w:spacing w:after="0" w:line="259" w:lineRule="auto"/>
              <w:ind w:left="0" w:firstLine="0"/>
              <w:jc w:val="left"/>
            </w:pPr>
            <w:r>
              <w:t xml:space="preserve">Other soils that have a </w:t>
            </w:r>
            <w:proofErr w:type="spellStart"/>
            <w:r w:rsidRPr="002331A9">
              <w:rPr>
                <w:color w:val="2B579A"/>
                <w:u w:val="single"/>
                <w:shd w:val="clear" w:color="auto" w:fill="E6E6E6"/>
                <w:rPrChange w:id="2026" w:author="Thomas Caspari" w:date="2017-10-12T16:47:00Z">
                  <w:rPr>
                    <w:color w:val="2B579A"/>
                    <w:shd w:val="clear" w:color="auto" w:fill="E6E6E6"/>
                  </w:rPr>
                </w:rPrChange>
              </w:rPr>
              <w:t>placic</w:t>
            </w:r>
            <w:proofErr w:type="spellEnd"/>
            <w:r w:rsidRPr="002331A9">
              <w:rPr>
                <w:color w:val="2B579A"/>
                <w:u w:val="single"/>
                <w:shd w:val="clear" w:color="auto" w:fill="E6E6E6"/>
                <w:rPrChange w:id="2027" w:author="Thomas Caspari" w:date="2017-10-12T16:47:00Z">
                  <w:rPr>
                    <w:color w:val="2B579A"/>
                    <w:shd w:val="clear" w:color="auto" w:fill="E6E6E6"/>
                  </w:rPr>
                </w:rPrChange>
              </w:rPr>
              <w:t xml:space="preserve"> horizon</w:t>
            </w:r>
            <w:r>
              <w:t>.</w:t>
            </w:r>
          </w:p>
        </w:tc>
      </w:tr>
    </w:tbl>
    <w:p w14:paraId="0BE91D80" w14:textId="77777777" w:rsidR="00174C4D" w:rsidRDefault="008F760C">
      <w:pPr>
        <w:spacing w:after="286" w:line="265" w:lineRule="auto"/>
        <w:ind w:left="10" w:right="57" w:hanging="10"/>
        <w:jc w:val="right"/>
      </w:pPr>
      <w:proofErr w:type="spellStart"/>
      <w:r>
        <w:rPr>
          <w:b/>
        </w:rPr>
        <w:t>Placic</w:t>
      </w:r>
      <w:proofErr w:type="spellEnd"/>
      <w:r>
        <w:rPr>
          <w:b/>
        </w:rPr>
        <w:t xml:space="preserve"> Pan Podzols</w:t>
      </w:r>
    </w:p>
    <w:p w14:paraId="0BE91D81" w14:textId="77777777" w:rsidR="00174C4D" w:rsidRDefault="008F760C">
      <w:pPr>
        <w:tabs>
          <w:tab w:val="center" w:pos="812"/>
          <w:tab w:val="center" w:pos="2073"/>
        </w:tabs>
        <w:spacing w:after="9"/>
        <w:ind w:left="0" w:firstLine="0"/>
        <w:jc w:val="left"/>
      </w:pPr>
      <w:r>
        <w:rPr>
          <w:rFonts w:ascii="Calibri" w:eastAsia="Calibri" w:hAnsi="Calibri" w:cs="Calibri"/>
          <w:color w:val="000000"/>
          <w:sz w:val="22"/>
        </w:rPr>
        <w:tab/>
      </w:r>
      <w:r>
        <w:rPr>
          <w:b/>
        </w:rPr>
        <w:t>ZX</w:t>
      </w:r>
      <w:r w:rsidR="0007289E">
        <w:rPr>
          <w:b/>
        </w:rPr>
        <w:t>F</w:t>
      </w:r>
      <w:r>
        <w:t xml:space="preserve"> </w:t>
      </w:r>
      <w:r>
        <w:tab/>
        <w:t>Other soils.</w:t>
      </w:r>
    </w:p>
    <w:p w14:paraId="0BE91D82" w14:textId="77777777" w:rsidR="00174C4D" w:rsidRDefault="0007289E">
      <w:pPr>
        <w:spacing w:after="583" w:line="265" w:lineRule="auto"/>
        <w:ind w:left="10" w:right="57" w:hanging="10"/>
        <w:jc w:val="right"/>
      </w:pPr>
      <w:r>
        <w:rPr>
          <w:b/>
        </w:rPr>
        <w:t>F</w:t>
      </w:r>
      <w:r w:rsidR="008F760C">
        <w:rPr>
          <w:b/>
        </w:rPr>
        <w:t>irm Pan Podzols</w:t>
      </w:r>
    </w:p>
    <w:p w14:paraId="0BE91D83" w14:textId="77777777" w:rsidR="00174C4D" w:rsidRDefault="008F760C" w:rsidP="0007289E">
      <w:pPr>
        <w:ind w:left="567" w:right="58" w:hanging="580"/>
      </w:pPr>
      <w:r>
        <w:rPr>
          <w:b/>
        </w:rPr>
        <w:t>ZO</w:t>
      </w:r>
      <w:r>
        <w:t xml:space="preserve"> </w:t>
      </w:r>
      <w:r w:rsidR="0007289E">
        <w:tab/>
      </w:r>
      <w:r>
        <w:t>ORTHIC PODZOLS</w:t>
      </w:r>
    </w:p>
    <w:p w14:paraId="0BE91D84" w14:textId="36CE1BA6" w:rsidR="00174C4D" w:rsidRDefault="008F760C" w:rsidP="0007289E">
      <w:pPr>
        <w:ind w:left="554" w:right="58" w:hanging="3"/>
      </w:pPr>
      <w:r>
        <w:t xml:space="preserve">Orthic Podzols are </w:t>
      </w:r>
      <w:ins w:id="2028" w:author="Kirstin Deuss" w:date="2024-11-12T02:58:00Z">
        <w:r w:rsidR="00D3840E">
          <w:t>well</w:t>
        </w:r>
      </w:ins>
      <w:ins w:id="2029" w:author="Kirstin Deuss" w:date="2024-11-12T02:59:00Z">
        <w:r w:rsidR="00D3840E">
          <w:t>,</w:t>
        </w:r>
      </w:ins>
      <w:ins w:id="2030" w:author="Kirstin Deuss" w:date="2024-11-12T02:58:00Z">
        <w:r w:rsidR="00D3840E">
          <w:t xml:space="preserve"> or </w:t>
        </w:r>
      </w:ins>
      <w:r>
        <w:t xml:space="preserve">moderately </w:t>
      </w:r>
      <w:proofErr w:type="spellStart"/>
      <w:r>
        <w:t>well</w:t>
      </w:r>
      <w:ins w:id="2031" w:author="Kirstin Deuss" w:date="2024-11-12T02:59:00Z">
        <w:r w:rsidR="02625F1A">
          <w:t>,</w:t>
        </w:r>
      </w:ins>
      <w:del w:id="2032" w:author="Kirstin Deuss" w:date="2024-11-12T02:59:00Z">
        <w:r w:rsidDel="008F760C">
          <w:delText xml:space="preserve"> or well </w:delText>
        </w:r>
      </w:del>
      <w:r>
        <w:t>drained</w:t>
      </w:r>
      <w:proofErr w:type="spellEnd"/>
      <w:r>
        <w:t xml:space="preserve"> and do not have a </w:t>
      </w:r>
      <w:del w:id="2033" w:author="Balin Robertson" w:date="2024-10-16T02:10:00Z">
        <w:r w:rsidDel="008F760C">
          <w:delText>cemented or high density</w:delText>
        </w:r>
      </w:del>
      <w:r>
        <w:t xml:space="preserve"> pan</w:t>
      </w:r>
      <w:ins w:id="2034" w:author="Balin Robertson" w:date="2024-10-16T02:18:00Z">
        <w:r w:rsidR="23FF18EF">
          <w:t xml:space="preserve"> </w:t>
        </w:r>
      </w:ins>
      <w:ins w:id="2035" w:author="Balin Robertson" w:date="2024-10-16T02:11:00Z">
        <w:r w:rsidR="1EE7262D">
          <w:t>or</w:t>
        </w:r>
      </w:ins>
      <w:ins w:id="2036" w:author="Balin Robertson" w:date="2024-10-16T02:18:00Z">
        <w:r w:rsidR="1BF938C6">
          <w:t xml:space="preserve"> a</w:t>
        </w:r>
      </w:ins>
      <w:ins w:id="2037" w:author="Balin Robertson" w:date="2024-10-16T02:12:00Z">
        <w:r w:rsidR="601FC6E6">
          <w:t xml:space="preserve"> </w:t>
        </w:r>
      </w:ins>
      <w:ins w:id="2038" w:author="Balin Robertson" w:date="2024-10-16T02:13:00Z">
        <w:r w:rsidR="601FC6E6">
          <w:t>firm</w:t>
        </w:r>
      </w:ins>
      <w:ins w:id="2039" w:author="Balin Robertson" w:date="2024-10-16T02:12:00Z">
        <w:r w:rsidR="601FC6E6">
          <w:t xml:space="preserve"> horizon with massive structure</w:t>
        </w:r>
      </w:ins>
      <w:r>
        <w:t>.</w:t>
      </w:r>
    </w:p>
    <w:p w14:paraId="0BE91D85" w14:textId="77777777" w:rsidR="0007289E" w:rsidRDefault="008F760C" w:rsidP="0007289E">
      <w:pPr>
        <w:spacing w:after="0" w:line="250" w:lineRule="auto"/>
        <w:ind w:left="1418" w:right="57" w:hanging="868"/>
        <w:jc w:val="left"/>
      </w:pPr>
      <w:r>
        <w:rPr>
          <w:b/>
        </w:rPr>
        <w:t>ZO</w:t>
      </w:r>
      <w:r w:rsidR="0007289E">
        <w:rPr>
          <w:b/>
        </w:rPr>
        <w:t>H</w:t>
      </w:r>
      <w:r>
        <w:t xml:space="preserve"> </w:t>
      </w:r>
      <w:r w:rsidR="0007289E">
        <w:tab/>
      </w:r>
      <w:r>
        <w:t xml:space="preserve">Orthic Podzols with a </w:t>
      </w:r>
      <w:proofErr w:type="spellStart"/>
      <w:r>
        <w:t>Bh</w:t>
      </w:r>
      <w:proofErr w:type="spellEnd"/>
      <w:r>
        <w:t xml:space="preserve"> horizon thicker than 5 cm. </w:t>
      </w:r>
    </w:p>
    <w:p w14:paraId="0BE91D86" w14:textId="77777777" w:rsidR="00174C4D" w:rsidRDefault="0007289E">
      <w:pPr>
        <w:spacing w:after="298" w:line="250" w:lineRule="auto"/>
        <w:ind w:left="561" w:right="56" w:hanging="10"/>
        <w:jc w:val="right"/>
      </w:pPr>
      <w:proofErr w:type="spellStart"/>
      <w:r>
        <w:rPr>
          <w:b/>
        </w:rPr>
        <w:t>H</w:t>
      </w:r>
      <w:r w:rsidR="008F760C">
        <w:rPr>
          <w:b/>
        </w:rPr>
        <w:t>umose</w:t>
      </w:r>
      <w:proofErr w:type="spellEnd"/>
      <w:r w:rsidR="008F760C">
        <w:rPr>
          <w:b/>
        </w:rPr>
        <w:t xml:space="preserve"> Orthic Podzols</w:t>
      </w:r>
    </w:p>
    <w:p w14:paraId="0BE91D87" w14:textId="77777777" w:rsidR="00174C4D" w:rsidRDefault="008F760C" w:rsidP="0007289E">
      <w:pPr>
        <w:tabs>
          <w:tab w:val="center" w:pos="848"/>
          <w:tab w:val="center" w:pos="2073"/>
        </w:tabs>
        <w:spacing w:after="9"/>
        <w:ind w:left="1418" w:hanging="1418"/>
        <w:jc w:val="left"/>
      </w:pPr>
      <w:r>
        <w:rPr>
          <w:rFonts w:ascii="Calibri" w:eastAsia="Calibri" w:hAnsi="Calibri" w:cs="Calibri"/>
          <w:color w:val="000000"/>
          <w:sz w:val="22"/>
        </w:rPr>
        <w:tab/>
      </w:r>
      <w:r>
        <w:rPr>
          <w:b/>
        </w:rPr>
        <w:t>ZO</w:t>
      </w:r>
      <w:r w:rsidR="0007289E">
        <w:rPr>
          <w:b/>
        </w:rPr>
        <w:t>T</w:t>
      </w:r>
      <w:r>
        <w:t xml:space="preserve"> </w:t>
      </w:r>
      <w:r>
        <w:tab/>
        <w:t>Other soils.</w:t>
      </w:r>
    </w:p>
    <w:p w14:paraId="0BE91D88" w14:textId="77777777" w:rsidR="00174C4D" w:rsidRDefault="0007289E">
      <w:pPr>
        <w:spacing w:after="286" w:line="265" w:lineRule="auto"/>
        <w:ind w:left="10" w:right="57" w:hanging="10"/>
        <w:jc w:val="right"/>
      </w:pPr>
      <w:r>
        <w:rPr>
          <w:b/>
        </w:rPr>
        <w:t>T</w:t>
      </w:r>
      <w:r w:rsidR="008F760C">
        <w:rPr>
          <w:b/>
        </w:rPr>
        <w:t>ypic Orthic Podzols</w:t>
      </w:r>
    </w:p>
    <w:p w14:paraId="0BE91D89" w14:textId="77777777" w:rsidR="0007289E" w:rsidRDefault="0007289E">
      <w:pPr>
        <w:spacing w:after="160" w:line="259" w:lineRule="auto"/>
        <w:ind w:left="0" w:firstLine="0"/>
        <w:jc w:val="left"/>
        <w:rPr>
          <w:b/>
          <w:sz w:val="30"/>
        </w:rPr>
      </w:pPr>
      <w:r>
        <w:br w:type="page"/>
      </w:r>
    </w:p>
    <w:p w14:paraId="0BE91D8A" w14:textId="0CDBCBB6" w:rsidR="00174C4D" w:rsidRDefault="008F760C">
      <w:pPr>
        <w:pStyle w:val="Heading1"/>
        <w:ind w:left="-3"/>
      </w:pPr>
      <w:bookmarkStart w:id="2040" w:name="_Toc182384782"/>
      <w:r>
        <w:lastRenderedPageBreak/>
        <w:t>P</w:t>
      </w:r>
      <w:r w:rsidR="0022101E">
        <w:t>umice Soils</w:t>
      </w:r>
      <w:bookmarkEnd w:id="2040"/>
    </w:p>
    <w:p w14:paraId="0BE91D8B"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57" wp14:editId="0BE92258">
                <wp:extent cx="5400040" cy="12700"/>
                <wp:effectExtent l="0" t="0" r="0" b="0"/>
                <wp:docPr id="116212" name="Group 116212"/>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0692" name="Shape 10692"/>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E97C43D" id="Group 116212"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CXFbk7UgIAALEFAAAOAAAAAAAAAAAAAAAAAC4CAABkcnMvZTJvRG9jLnhtbFBLAQItABQABgAI&#10;AAAAIQDhXyj32wAAAAMBAAAPAAAAAAAAAAAAAAAAAKwEAABkcnMvZG93bnJldi54bWxQSwUGAAAA&#10;AAQABADzAAAAtAUAAAAA&#10;">
                <v:shape id="Shape 10692"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" path="m,l5400040,e" filled="f" strokecolor="#181717" strokeweight="1pt">
                  <v:stroke miterlimit="83231f" joinstyle="miter"/>
                  <v:path arrowok="t" textboxrect="0,0,5400040,0"/>
                </v:shape>
                <w10:anchorlock/>
              </v:group>
            </w:pict>
          </mc:Fallback>
        </mc:AlternateContent>
      </w:r>
    </w:p>
    <w:p w14:paraId="0BE91D8C" w14:textId="77777777" w:rsidR="00174C4D" w:rsidRDefault="00517734">
      <w:pPr>
        <w:pStyle w:val="Heading3"/>
        <w:ind w:left="-2" w:right="58"/>
      </w:pPr>
      <w:r>
        <w:t>CONCEPT OF THE ORDER</w:t>
      </w:r>
    </w:p>
    <w:p w14:paraId="0BE91D8D" w14:textId="395E50C7" w:rsidR="00174C4D" w:rsidRDefault="008F760C">
      <w:pPr>
        <w:spacing w:after="552"/>
        <w:ind w:left="-4" w:right="58"/>
      </w:pPr>
      <w:r>
        <w:t xml:space="preserve">Pumice </w:t>
      </w:r>
      <w:del w:id="2041" w:author="Kirstin Deuss" w:date="2024-11-12T03:00:00Z">
        <w:r w:rsidDel="008F760C">
          <w:delText>s</w:delText>
        </w:r>
      </w:del>
      <w:ins w:id="2042" w:author="Kirstin Deuss" w:date="2024-11-12T03:00:00Z">
        <w:r w:rsidR="4FCD6530">
          <w:t>S</w:t>
        </w:r>
      </w:ins>
      <w:r>
        <w:t>oils are soils that have properties dominated by</w:t>
      </w:r>
      <w:del w:id="2043" w:author="Balin Robertson" w:date="2024-10-16T02:19:00Z">
        <w:r w:rsidDel="008F760C">
          <w:delText xml:space="preserve"> a</w:delText>
        </w:r>
      </w:del>
      <w:r>
        <w:t xml:space="preserve"> </w:t>
      </w:r>
      <w:proofErr w:type="spellStart"/>
      <w:r>
        <w:t>pumiceous</w:t>
      </w:r>
      <w:proofErr w:type="spellEnd"/>
      <w:r>
        <w:t xml:space="preserve"> and glassy </w:t>
      </w:r>
      <w:del w:id="2044" w:author="Andre Eger" w:date="2024-07-15T23:01:00Z">
        <w:r w:rsidDel="008F760C">
          <w:delText xml:space="preserve">skeleton </w:delText>
        </w:r>
      </w:del>
      <w:ins w:id="2045" w:author="Andre Eger" w:date="2024-07-15T23:01:00Z">
        <w:r w:rsidR="1E640395">
          <w:t>rock fragments</w:t>
        </w:r>
      </w:ins>
      <w:ins w:id="2046" w:author="Balin Robertson" w:date="2024-10-16T02:19:00Z">
        <w:r w:rsidR="0E9E94D5">
          <w:t>,</w:t>
        </w:r>
      </w:ins>
      <w:ins w:id="2047" w:author="Andre Eger" w:date="2024-07-15T23:01:00Z">
        <w:r w:rsidR="1E640395">
          <w:t xml:space="preserve"> </w:t>
        </w:r>
      </w:ins>
      <w:del w:id="2048" w:author="Balin Robertson" w:date="2024-10-16T02:20:00Z">
        <w:r w:rsidDel="008F760C">
          <w:delText>with</w:delText>
        </w:r>
      </w:del>
      <w:ins w:id="2049" w:author="Balin Robertson" w:date="2024-10-16T02:21:00Z">
        <w:r w:rsidR="0927E8CF">
          <w:t>and</w:t>
        </w:r>
      </w:ins>
      <w:ins w:id="2050" w:author="Balin Robertson" w:date="2024-10-16T02:20:00Z">
        <w:r w:rsidR="3B1CF236">
          <w:t xml:space="preserve"> </w:t>
        </w:r>
        <w:del w:id="2051" w:author="Kirstin Deuss" w:date="2024-11-12T03:01:00Z">
          <w:r w:rsidDel="3B1CF236">
            <w:delText>have</w:delText>
          </w:r>
        </w:del>
      </w:ins>
      <w:del w:id="2052" w:author="Kirstin Deuss" w:date="2024-11-12T03:01:00Z">
        <w:r w:rsidDel="008F760C">
          <w:delText xml:space="preserve"> a</w:delText>
        </w:r>
      </w:del>
      <w:r>
        <w:t xml:space="preserve"> low </w:t>
      </w:r>
      <w:del w:id="2053" w:author="Kirstin Deuss" w:date="2024-11-12T03:01:00Z">
        <w:r w:rsidDel="008F760C">
          <w:delText>content of</w:delText>
        </w:r>
      </w:del>
      <w:r>
        <w:t xml:space="preserve"> clay</w:t>
      </w:r>
      <w:ins w:id="2054" w:author="Kirstin Deuss" w:date="2024-11-12T03:01:00Z">
        <w:r w:rsidR="455F11F7">
          <w:t xml:space="preserve"> content</w:t>
        </w:r>
      </w:ins>
      <w:r>
        <w:t xml:space="preserve"> (</w:t>
      </w:r>
      <w:del w:id="2055" w:author="Kirstin Deuss" w:date="2024-11-12T03:01:00Z">
        <w:r w:rsidDel="008F760C">
          <w:delText xml:space="preserve">which </w:delText>
        </w:r>
      </w:del>
      <w:r>
        <w:t>typically contain</w:t>
      </w:r>
      <w:ins w:id="2056" w:author="Kirstin Deuss" w:date="2024-11-12T03:02:00Z">
        <w:r w:rsidR="056B170E">
          <w:t>ing</w:t>
        </w:r>
      </w:ins>
      <w:del w:id="2057" w:author="Kirstin Deuss" w:date="2024-11-12T03:02:00Z">
        <w:r w:rsidDel="008F760C">
          <w:delText>s</w:delText>
        </w:r>
      </w:del>
      <w:r>
        <w:t xml:space="preserve"> </w:t>
      </w:r>
      <w:proofErr w:type="spellStart"/>
      <w:r>
        <w:t>allophan</w:t>
      </w:r>
      <w:del w:id="2058" w:author="Andre Eger" w:date="2024-07-15T23:01:00Z">
        <w:r w:rsidDel="008F760C">
          <w:delText>e</w:delText>
        </w:r>
      </w:del>
      <w:ins w:id="2059" w:author="Andre Eger" w:date="2024-07-15T23:01:00Z">
        <w:r w:rsidR="4D96E62E">
          <w:t>ic</w:t>
        </w:r>
        <w:proofErr w:type="spellEnd"/>
        <w:r w:rsidR="4D96E62E">
          <w:t xml:space="preserve"> material</w:t>
        </w:r>
      </w:ins>
      <w:r>
        <w:t xml:space="preserve">). They occur in sandy or </w:t>
      </w:r>
      <w:proofErr w:type="spellStart"/>
      <w:r>
        <w:t>pumiceous</w:t>
      </w:r>
      <w:proofErr w:type="spellEnd"/>
      <w:r>
        <w:t xml:space="preserve"> tephra ranging from 700 to 3500 years in age.</w:t>
      </w:r>
    </w:p>
    <w:p w14:paraId="0BE91D8E" w14:textId="275DC487" w:rsidR="00174C4D" w:rsidRDefault="00517734">
      <w:pPr>
        <w:pStyle w:val="Heading3"/>
        <w:ind w:left="-2" w:right="58"/>
      </w:pPr>
      <w:r>
        <w:t>CO</w:t>
      </w:r>
      <w:ins w:id="2060" w:author="Balin Robertson" w:date="2024-10-16T02:27:00Z">
        <w:r w:rsidR="63E78CE1">
          <w:t>R</w:t>
        </w:r>
      </w:ins>
      <w:r>
        <w:t>RELATION</w:t>
      </w:r>
    </w:p>
    <w:p w14:paraId="0BE91D8F" w14:textId="7243C6BA" w:rsidR="00174C4D" w:rsidRDefault="008F760C">
      <w:pPr>
        <w:spacing w:after="552"/>
        <w:ind w:left="-4" w:right="58"/>
      </w:pPr>
      <w:r>
        <w:t xml:space="preserve">Pumice Soils include the yellow-brown pumice soils of the NZ Genetic Soil Classification, and a few yellow-brown loams with high glass content and moderate P retention. </w:t>
      </w:r>
      <w:commentRangeStart w:id="2061"/>
      <w:r>
        <w:t>They correlate mainly with the Vitrands</w:t>
      </w:r>
      <w:r w:rsidR="009C621D">
        <w:t xml:space="preserve"> Suborder</w:t>
      </w:r>
      <w:r>
        <w:t>,</w:t>
      </w:r>
      <w:r w:rsidR="009C621D">
        <w:t xml:space="preserve"> or the Great Groups of</w:t>
      </w:r>
      <w:r>
        <w:t xml:space="preserve"> </w:t>
      </w:r>
      <w:proofErr w:type="spellStart"/>
      <w:r>
        <w:t>Vitricryands</w:t>
      </w:r>
      <w:proofErr w:type="spellEnd"/>
      <w:r>
        <w:t xml:space="preserve"> or </w:t>
      </w:r>
      <w:proofErr w:type="spellStart"/>
      <w:r>
        <w:t>Vitraquands</w:t>
      </w:r>
      <w:proofErr w:type="spellEnd"/>
      <w:r>
        <w:t xml:space="preserve"> of Soil Taxonomy</w:t>
      </w:r>
      <w:commentRangeEnd w:id="2061"/>
      <w:r w:rsidR="00202ED9">
        <w:rPr>
          <w:rStyle w:val="CommentReference"/>
        </w:rPr>
        <w:commentReference w:id="2061"/>
      </w:r>
      <w:r>
        <w:t>.</w:t>
      </w:r>
    </w:p>
    <w:p w14:paraId="0BE91D90" w14:textId="77777777" w:rsidR="00174C4D" w:rsidRDefault="00517734">
      <w:pPr>
        <w:pStyle w:val="Heading3"/>
        <w:ind w:left="-2" w:right="58"/>
      </w:pPr>
      <w:r>
        <w:t>OCCURRENCE</w:t>
      </w:r>
    </w:p>
    <w:p w14:paraId="0BE91D91" w14:textId="77777777" w:rsidR="00174C4D" w:rsidRDefault="008F760C">
      <w:pPr>
        <w:spacing w:after="552"/>
        <w:ind w:left="-4"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8480" behindDoc="0" locked="0" layoutInCell="1" allowOverlap="1" wp14:anchorId="0BE92259" wp14:editId="7AA1513B">
                <wp:simplePos x="0" y="0"/>
                <wp:positionH relativeFrom="page">
                  <wp:posOffset>1346835</wp:posOffset>
                </wp:positionH>
                <wp:positionV relativeFrom="page">
                  <wp:posOffset>998364</wp:posOffset>
                </wp:positionV>
                <wp:extent cx="5400040" cy="12700"/>
                <wp:effectExtent l="0" t="0" r="0" b="0"/>
                <wp:wrapTopAndBottom/>
                <wp:docPr id="116211" name="Group 11621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0691" name="Shape 10691"/>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69914982" id="Group 116211" o:spid="_x0000_s1026" style="position:absolute;margin-left:106.05pt;margin-top:78.6pt;width:425.2pt;height:1pt;z-index:251668480;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">
                <v:shape id="Shape 10691"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" path="m,l5400040,e" filled="f" strokecolor="#181717" strokeweight="1pt">
                  <v:stroke miterlimit="83231f" joinstyle="miter"/>
                  <v:path arrowok="t" textboxrect="0,0,5400040,0"/>
                </v:shape>
                <w10:wrap type="topAndBottom" anchorx="page" anchory="page"/>
              </v:group>
            </w:pict>
          </mc:Fallback>
        </mc:AlternateContent>
      </w:r>
      <w:r>
        <w:t xml:space="preserve">Pumice Soils occur in sandy or </w:t>
      </w:r>
      <w:proofErr w:type="spellStart"/>
      <w:r>
        <w:t>pumiceous</w:t>
      </w:r>
      <w:proofErr w:type="spellEnd"/>
      <w:r>
        <w:t xml:space="preserve"> volcanic ashes which are relatively young. They are distributed in the central North Island, particularly in the Volcanic Plateau.</w:t>
      </w:r>
    </w:p>
    <w:p w14:paraId="0BE91D92" w14:textId="77777777" w:rsidR="00174C4D" w:rsidRDefault="00517734">
      <w:pPr>
        <w:pStyle w:val="Heading3"/>
        <w:ind w:left="-2" w:right="58"/>
      </w:pPr>
      <w:r>
        <w:t>ACCESSORY PROPERTIES OF THE ORDER</w:t>
      </w:r>
    </w:p>
    <w:p w14:paraId="0BE91D93" w14:textId="5DB38126" w:rsidR="00174C4D" w:rsidRDefault="008F760C" w:rsidP="00164344">
      <w:pPr>
        <w:numPr>
          <w:ilvl w:val="0"/>
          <w:numId w:val="102"/>
        </w:numPr>
        <w:ind w:right="58" w:hanging="567"/>
      </w:pPr>
      <w:r w:rsidRPr="6C918DCC">
        <w:rPr>
          <w:i/>
          <w:iCs/>
        </w:rPr>
        <w:t>Short-range-order clay minerals</w:t>
      </w:r>
      <w:r>
        <w:t>. Clay contents are low, generally less than 10%. The clay minerals are dominantly allophane and imogolite and occur as coatings around glass or pumice particles. Phosphate</w:t>
      </w:r>
      <w:ins w:id="2062" w:author="Andre Eger" w:date="2024-07-15T23:02:00Z">
        <w:r w:rsidR="11756DFF">
          <w:t xml:space="preserve"> </w:t>
        </w:r>
      </w:ins>
      <w:r>
        <w:t>retention is moderate or high. Most Pumice Soils belong to the Glassy or Amorphic mineralogy classes.</w:t>
      </w:r>
    </w:p>
    <w:p w14:paraId="0BE91D94" w14:textId="6FD6C40C" w:rsidR="00174C4D" w:rsidRDefault="008F760C" w:rsidP="00164344">
      <w:pPr>
        <w:numPr>
          <w:ilvl w:val="0"/>
          <w:numId w:val="102"/>
        </w:numPr>
        <w:ind w:right="58" w:hanging="567"/>
      </w:pPr>
      <w:r w:rsidRPr="79E0B629">
        <w:rPr>
          <w:i/>
          <w:iCs/>
        </w:rPr>
        <w:t>Low soil strength</w:t>
      </w:r>
      <w:del w:id="2063" w:author="Kirstin Deuss" w:date="2024-11-12T03:04:00Z">
        <w:r w:rsidRPr="79E0B629" w:rsidDel="008F760C">
          <w:rPr>
            <w:i/>
            <w:iCs/>
          </w:rPr>
          <w:delText>s</w:delText>
        </w:r>
      </w:del>
      <w:r>
        <w:t xml:space="preserve">. Soil strength is weak or very weak. The soils are </w:t>
      </w:r>
      <w:proofErr w:type="spellStart"/>
      <w:r>
        <w:t>apedal</w:t>
      </w:r>
      <w:proofErr w:type="spellEnd"/>
      <w:r>
        <w:t xml:space="preserve"> earthy</w:t>
      </w:r>
      <w:ins w:id="2064" w:author="Balin Robertson" w:date="2024-10-16T02:24:00Z">
        <w:r w:rsidR="20FEC696">
          <w:t>,</w:t>
        </w:r>
      </w:ins>
      <w:del w:id="2065" w:author="Balin Robertson" w:date="2024-10-16T02:24:00Z">
        <w:r w:rsidDel="008F760C">
          <w:delText xml:space="preserve"> or</w:delText>
        </w:r>
      </w:del>
      <w:r>
        <w:t xml:space="preserve"> single-grain or extremely fine spheroidal, except in welded layers which are massive and may have higher strength.</w:t>
      </w:r>
    </w:p>
    <w:p w14:paraId="0BE91D95" w14:textId="5446A14A" w:rsidR="00174C4D" w:rsidRDefault="008F760C" w:rsidP="00164344">
      <w:pPr>
        <w:numPr>
          <w:ilvl w:val="0"/>
          <w:numId w:val="102"/>
        </w:numPr>
        <w:spacing w:after="2171"/>
        <w:ind w:right="58" w:hanging="567"/>
      </w:pPr>
      <w:r w:rsidRPr="068FDC62">
        <w:rPr>
          <w:i/>
          <w:iCs/>
        </w:rPr>
        <w:t>Pumice is not strongly altered</w:t>
      </w:r>
      <w:r>
        <w:t>. The alteration status of</w:t>
      </w:r>
      <w:ins w:id="2066" w:author="Andre Eger [2]" w:date="2024-11-13T16:20:00Z" w16du:dateUtc="2024-11-13T03:20:00Z">
        <w:r w:rsidR="00875117">
          <w:t xml:space="preserve"> coarse</w:t>
        </w:r>
      </w:ins>
      <w:r>
        <w:t xml:space="preserve"> pumice </w:t>
      </w:r>
      <w:ins w:id="2067" w:author="Andre Eger" w:date="2024-11-01T10:31:00Z" w16du:dateUtc="2024-10-31T21:31:00Z">
        <w:r w:rsidR="00CB2E45">
          <w:t xml:space="preserve">fragments </w:t>
        </w:r>
      </w:ins>
      <w:del w:id="2068" w:author="Andre Eger" w:date="2024-11-01T10:31:00Z" w16du:dateUtc="2024-10-31T21:31:00Z">
        <w:r w:rsidDel="00CB2E45">
          <w:delText>gravel</w:delText>
        </w:r>
      </w:del>
      <w:r>
        <w:t xml:space="preserve"> ranges from fresh to moderately weathered. Glass is predominant in sand fractions.</w:t>
      </w:r>
    </w:p>
    <w:p w14:paraId="0BE91D96" w14:textId="77777777" w:rsidR="00174C4D" w:rsidRDefault="00174C4D">
      <w:pPr>
        <w:sectPr w:rsidR="00174C4D">
          <w:headerReference w:type="even" r:id="rId100"/>
          <w:headerReference w:type="default" r:id="rId101"/>
          <w:footerReference w:type="even" r:id="rId102"/>
          <w:footerReference w:type="default" r:id="rId103"/>
          <w:headerReference w:type="first" r:id="rId104"/>
          <w:footerReference w:type="first" r:id="rId105"/>
          <w:pgSz w:w="12746" w:h="17678"/>
          <w:pgMar w:top="1952" w:right="2119" w:bottom="647" w:left="2121" w:header="0" w:footer="720" w:gutter="0"/>
          <w:cols w:space="720"/>
        </w:sectPr>
      </w:pPr>
    </w:p>
    <w:p w14:paraId="0BE91D97" w14:textId="13CD1320" w:rsidR="00174C4D" w:rsidRDefault="008F760C" w:rsidP="00164344">
      <w:pPr>
        <w:numPr>
          <w:ilvl w:val="0"/>
          <w:numId w:val="102"/>
        </w:numPr>
        <w:ind w:right="58" w:hanging="567"/>
      </w:pPr>
      <w:r w:rsidRPr="79E0B629">
        <w:rPr>
          <w:i/>
          <w:iCs/>
        </w:rPr>
        <w:lastRenderedPageBreak/>
        <w:t>Deep rooting</w:t>
      </w:r>
      <w:r>
        <w:t>. The soils provide a deep rooting medium</w:t>
      </w:r>
      <w:ins w:id="2069" w:author="Kirstin Deuss" w:date="2024-11-12T03:05:00Z">
        <w:r w:rsidR="52B46E9F">
          <w:t>,</w:t>
        </w:r>
      </w:ins>
      <w:r>
        <w:t xml:space="preserve"> except in welded </w:t>
      </w:r>
      <w:del w:id="2070" w:author="Andre Eger" w:date="2024-07-23T22:43:00Z">
        <w:r w:rsidDel="008F760C">
          <w:delText>flow tephras</w:delText>
        </w:r>
      </w:del>
      <w:ins w:id="2071" w:author="Andre Eger" w:date="2024-07-23T22:43:00Z">
        <w:r w:rsidR="0BB99491">
          <w:t>ignimbrite</w:t>
        </w:r>
      </w:ins>
      <w:r>
        <w:t>.</w:t>
      </w:r>
    </w:p>
    <w:p w14:paraId="0BE91D98" w14:textId="6CCD1DBD" w:rsidR="00174C4D" w:rsidRDefault="008F760C" w:rsidP="00164344">
      <w:pPr>
        <w:numPr>
          <w:ilvl w:val="0"/>
          <w:numId w:val="102"/>
        </w:numPr>
        <w:ind w:right="58" w:hanging="567"/>
      </w:pPr>
      <w:r>
        <w:rPr>
          <w:i/>
        </w:rPr>
        <w:t xml:space="preserve">Very high </w:t>
      </w:r>
      <w:proofErr w:type="spellStart"/>
      <w:r>
        <w:rPr>
          <w:i/>
        </w:rPr>
        <w:t>macroporosity</w:t>
      </w:r>
      <w:proofErr w:type="spellEnd"/>
      <w:r>
        <w:t xml:space="preserve">. The </w:t>
      </w:r>
      <w:proofErr w:type="spellStart"/>
      <w:r>
        <w:t>macroporosity</w:t>
      </w:r>
      <w:proofErr w:type="spellEnd"/>
      <w:r>
        <w:t xml:space="preserve"> enables rapid drainage at low soil-water tensions. The available water </w:t>
      </w:r>
      <w:del w:id="2072" w:author="Andre Eger" w:date="2024-11-05T13:50:00Z" w16du:dateUtc="2024-11-05T00:50:00Z">
        <w:r w:rsidDel="00684D59">
          <w:delText xml:space="preserve">content </w:delText>
        </w:r>
      </w:del>
      <w:ins w:id="2073" w:author="Andre Eger" w:date="2024-11-05T13:50:00Z" w16du:dateUtc="2024-11-05T00:50:00Z">
        <w:r w:rsidR="00684D59">
          <w:t xml:space="preserve">capacity </w:t>
        </w:r>
      </w:ins>
      <w:r>
        <w:t>is high.</w:t>
      </w:r>
    </w:p>
    <w:p w14:paraId="0BE91D99" w14:textId="77777777" w:rsidR="00174C4D" w:rsidRDefault="008F760C" w:rsidP="00164344">
      <w:pPr>
        <w:numPr>
          <w:ilvl w:val="0"/>
          <w:numId w:val="102"/>
        </w:numPr>
        <w:ind w:right="58" w:hanging="567"/>
      </w:pPr>
      <w:r>
        <w:rPr>
          <w:i/>
        </w:rPr>
        <w:t>Sensitive</w:t>
      </w:r>
      <w:r>
        <w:t>. The soils are non-plastic and are sensitive, with low strength when disturbed.</w:t>
      </w:r>
    </w:p>
    <w:p w14:paraId="0BE91D9A" w14:textId="77777777" w:rsidR="00174C4D" w:rsidRDefault="008F760C" w:rsidP="00164344">
      <w:pPr>
        <w:numPr>
          <w:ilvl w:val="0"/>
          <w:numId w:val="102"/>
        </w:numPr>
        <w:ind w:right="58" w:hanging="567"/>
      </w:pPr>
      <w:r>
        <w:rPr>
          <w:i/>
        </w:rPr>
        <w:t>Resistant to pugging</w:t>
      </w:r>
      <w:r>
        <w:t>. Water contents at field capacity are less than the plastic limit. Pumice Soils may, however, be susceptible to compaction on loading, with consequent reduced infiltration.</w:t>
      </w:r>
    </w:p>
    <w:p w14:paraId="0BE91D9B" w14:textId="77777777" w:rsidR="00174C4D" w:rsidRDefault="008F760C" w:rsidP="00164344">
      <w:pPr>
        <w:numPr>
          <w:ilvl w:val="0"/>
          <w:numId w:val="102"/>
        </w:numPr>
        <w:ind w:right="58" w:hanging="567"/>
      </w:pPr>
      <w:r w:rsidRPr="6C918DCC">
        <w:rPr>
          <w:i/>
          <w:iCs/>
        </w:rPr>
        <w:t>Low reserves of major nutrient elements</w:t>
      </w:r>
      <w:r>
        <w:t>. Sulphur, potassium, nitrogen, phosphorus and magnesium are usually required for agricultural or horticultural crops. Reserve potassium</w:t>
      </w:r>
      <w:del w:id="2074" w:author="Andre Eger" w:date="2024-07-15T23:04:00Z">
        <w:r w:rsidDel="008F760C">
          <w:delText xml:space="preserve"> (Kc)</w:delText>
        </w:r>
      </w:del>
      <w:r>
        <w:t xml:space="preserve"> is low and exchangeable magnesium is very low, particularly in subsoils.</w:t>
      </w:r>
    </w:p>
    <w:p w14:paraId="0BE91D9C" w14:textId="77777777" w:rsidR="00174C4D" w:rsidRDefault="008F760C" w:rsidP="00164344">
      <w:pPr>
        <w:numPr>
          <w:ilvl w:val="0"/>
          <w:numId w:val="102"/>
        </w:numPr>
        <w:ind w:right="58" w:hanging="567"/>
      </w:pPr>
      <w:r>
        <w:rPr>
          <w:i/>
        </w:rPr>
        <w:t>Trace elements are likely to be deficient</w:t>
      </w:r>
      <w:r>
        <w:t>. Trace elements that are possibly deficient include cobalt, copper, molybdenum, boron, iodine and selenium.</w:t>
      </w:r>
    </w:p>
    <w:p w14:paraId="0BE91D9D" w14:textId="77777777" w:rsidR="00174C4D" w:rsidRDefault="008F760C" w:rsidP="00164344">
      <w:pPr>
        <w:numPr>
          <w:ilvl w:val="0"/>
          <w:numId w:val="102"/>
        </w:numPr>
        <w:spacing w:after="549"/>
        <w:ind w:right="58" w:hanging="567"/>
      </w:pPr>
      <w:r>
        <w:rPr>
          <w:i/>
        </w:rPr>
        <w:t>Erosive</w:t>
      </w:r>
      <w:r>
        <w:t>. The potential for erosion by water is high.</w:t>
      </w:r>
    </w:p>
    <w:p w14:paraId="0BE91D9E" w14:textId="77777777" w:rsidR="00174C4D" w:rsidRDefault="008F760C" w:rsidP="00517734">
      <w:pPr>
        <w:pStyle w:val="Heading3"/>
        <w:spacing w:after="120" w:line="264" w:lineRule="auto"/>
        <w:ind w:left="0" w:right="57" w:hanging="11"/>
      </w:pPr>
      <w:r>
        <w:t>SUMM</w:t>
      </w:r>
      <w:r w:rsidR="00517734">
        <w:t>ARY</w:t>
      </w:r>
      <w:r>
        <w:t xml:space="preserve"> O</w:t>
      </w:r>
      <w:r w:rsidR="00517734">
        <w:t>F</w:t>
      </w:r>
      <w:r>
        <w:t xml:space="preserve"> PUMICE SOILS </w:t>
      </w:r>
      <w:r w:rsidR="00517734">
        <w:t>HIERARCHY</w:t>
      </w:r>
    </w:p>
    <w:tbl>
      <w:tblPr>
        <w:tblStyle w:val="TableGrid1"/>
        <w:tblW w:w="8504" w:type="dxa"/>
        <w:tblInd w:w="0" w:type="dxa"/>
        <w:tblCellMar>
          <w:right w:w="122" w:type="dxa"/>
        </w:tblCellMar>
        <w:tblLook w:val="04A0" w:firstRow="1" w:lastRow="0" w:firstColumn="1" w:lastColumn="0" w:noHBand="0" w:noVBand="1"/>
      </w:tblPr>
      <w:tblGrid>
        <w:gridCol w:w="794"/>
        <w:gridCol w:w="2608"/>
        <w:gridCol w:w="2834"/>
        <w:gridCol w:w="2268"/>
      </w:tblGrid>
      <w:tr w:rsidR="00174C4D" w14:paraId="0BE91DA2" w14:textId="77777777">
        <w:trPr>
          <w:trHeight w:val="600"/>
        </w:trPr>
        <w:tc>
          <w:tcPr>
            <w:tcW w:w="3402" w:type="dxa"/>
            <w:gridSpan w:val="2"/>
            <w:tcBorders>
              <w:top w:val="single" w:sz="8" w:space="0" w:color="181717"/>
              <w:left w:val="nil"/>
              <w:bottom w:val="single" w:sz="8" w:space="0" w:color="181717"/>
              <w:right w:val="nil"/>
            </w:tcBorders>
          </w:tcPr>
          <w:p w14:paraId="0BE91D9F" w14:textId="77777777" w:rsidR="00174C4D" w:rsidRDefault="008F760C">
            <w:pPr>
              <w:spacing w:after="0" w:line="259" w:lineRule="auto"/>
              <w:ind w:left="0" w:firstLine="0"/>
              <w:jc w:val="left"/>
            </w:pPr>
            <w:r>
              <w:t xml:space="preserve">Group </w:t>
            </w:r>
          </w:p>
        </w:tc>
        <w:tc>
          <w:tcPr>
            <w:tcW w:w="2834" w:type="dxa"/>
            <w:tcBorders>
              <w:top w:val="single" w:sz="8" w:space="0" w:color="181717"/>
              <w:left w:val="nil"/>
              <w:bottom w:val="single" w:sz="8" w:space="0" w:color="181717"/>
              <w:right w:val="nil"/>
            </w:tcBorders>
          </w:tcPr>
          <w:p w14:paraId="0BE91DA0" w14:textId="77777777" w:rsidR="00174C4D" w:rsidRDefault="008F760C">
            <w:pPr>
              <w:spacing w:after="0" w:line="259" w:lineRule="auto"/>
              <w:ind w:left="0" w:firstLine="0"/>
              <w:jc w:val="left"/>
            </w:pPr>
            <w:r>
              <w:t xml:space="preserve">Subgroup </w:t>
            </w:r>
          </w:p>
        </w:tc>
        <w:tc>
          <w:tcPr>
            <w:tcW w:w="2268" w:type="dxa"/>
            <w:tcBorders>
              <w:top w:val="single" w:sz="8" w:space="0" w:color="181717"/>
              <w:left w:val="nil"/>
              <w:bottom w:val="single" w:sz="8" w:space="0" w:color="181717"/>
              <w:right w:val="nil"/>
            </w:tcBorders>
          </w:tcPr>
          <w:p w14:paraId="0BE91DA1" w14:textId="77777777" w:rsidR="00174C4D" w:rsidRDefault="008F760C">
            <w:pPr>
              <w:spacing w:after="0" w:line="259" w:lineRule="auto"/>
              <w:ind w:left="0" w:firstLine="0"/>
              <w:jc w:val="left"/>
            </w:pPr>
            <w:r>
              <w:t>Example of series</w:t>
            </w:r>
          </w:p>
        </w:tc>
      </w:tr>
      <w:tr w:rsidR="00174C4D" w14:paraId="0BE91DA6" w14:textId="77777777">
        <w:trPr>
          <w:trHeight w:val="694"/>
        </w:trPr>
        <w:tc>
          <w:tcPr>
            <w:tcW w:w="3402" w:type="dxa"/>
            <w:gridSpan w:val="2"/>
            <w:tcBorders>
              <w:top w:val="single" w:sz="8" w:space="0" w:color="181717"/>
              <w:left w:val="nil"/>
              <w:bottom w:val="nil"/>
              <w:right w:val="nil"/>
            </w:tcBorders>
            <w:vAlign w:val="bottom"/>
          </w:tcPr>
          <w:p w14:paraId="0BE91DA3" w14:textId="39EC723E" w:rsidR="00174C4D" w:rsidRDefault="008F760C" w:rsidP="00C22C03">
            <w:pPr>
              <w:spacing w:after="0" w:line="259" w:lineRule="auto"/>
              <w:ind w:left="0" w:firstLine="0"/>
              <w:jc w:val="left"/>
            </w:pPr>
            <w:r w:rsidRPr="72FDB6FE">
              <w:rPr>
                <w:b/>
                <w:bCs/>
              </w:rPr>
              <w:t xml:space="preserve">MP  </w:t>
            </w:r>
            <w:r>
              <w:t xml:space="preserve"> </w:t>
            </w:r>
            <w:r w:rsidR="00C22C03">
              <w:tab/>
            </w:r>
            <w:r>
              <w:t>Perch-</w:t>
            </w:r>
            <w:proofErr w:type="spellStart"/>
            <w:ins w:id="2075" w:author="Balin Robertson" w:date="2024-10-16T02:29:00Z">
              <w:r w:rsidR="6F22E106">
                <w:t>g</w:t>
              </w:r>
            </w:ins>
            <w:del w:id="2076" w:author="Balin Robertson" w:date="2024-10-16T02:29:00Z">
              <w:r>
                <w:delText>G</w:delText>
              </w:r>
            </w:del>
            <w:r>
              <w:t>ley</w:t>
            </w:r>
            <w:proofErr w:type="spellEnd"/>
            <w:r>
              <w:t xml:space="preserve"> </w:t>
            </w:r>
          </w:p>
        </w:tc>
        <w:tc>
          <w:tcPr>
            <w:tcW w:w="2834" w:type="dxa"/>
            <w:tcBorders>
              <w:top w:val="single" w:sz="8" w:space="0" w:color="181717"/>
              <w:left w:val="nil"/>
              <w:bottom w:val="nil"/>
              <w:right w:val="nil"/>
            </w:tcBorders>
            <w:vAlign w:val="bottom"/>
          </w:tcPr>
          <w:p w14:paraId="0BE91DA4" w14:textId="77777777" w:rsidR="00174C4D" w:rsidRDefault="008F760C">
            <w:pPr>
              <w:spacing w:after="0" w:line="259" w:lineRule="auto"/>
              <w:ind w:left="0" w:firstLine="0"/>
              <w:jc w:val="left"/>
            </w:pPr>
            <w:r>
              <w:t xml:space="preserve">Duric </w:t>
            </w:r>
          </w:p>
        </w:tc>
        <w:tc>
          <w:tcPr>
            <w:tcW w:w="2268" w:type="dxa"/>
            <w:tcBorders>
              <w:top w:val="single" w:sz="8" w:space="0" w:color="181717"/>
              <w:left w:val="nil"/>
              <w:bottom w:val="nil"/>
              <w:right w:val="nil"/>
            </w:tcBorders>
            <w:vAlign w:val="bottom"/>
          </w:tcPr>
          <w:p w14:paraId="0BE91DA5" w14:textId="77777777" w:rsidR="00174C4D" w:rsidRDefault="008F760C">
            <w:pPr>
              <w:spacing w:after="0" w:line="259" w:lineRule="auto"/>
              <w:ind w:left="0" w:firstLine="0"/>
              <w:jc w:val="left"/>
            </w:pPr>
            <w:proofErr w:type="spellStart"/>
            <w:r>
              <w:t>Mangawhero</w:t>
            </w:r>
            <w:proofErr w:type="spellEnd"/>
          </w:p>
        </w:tc>
      </w:tr>
      <w:tr w:rsidR="00174C4D" w14:paraId="0BE91DAB" w14:textId="77777777">
        <w:trPr>
          <w:trHeight w:val="445"/>
        </w:trPr>
        <w:tc>
          <w:tcPr>
            <w:tcW w:w="794" w:type="dxa"/>
            <w:tcBorders>
              <w:top w:val="nil"/>
              <w:left w:val="nil"/>
              <w:bottom w:val="nil"/>
              <w:right w:val="nil"/>
            </w:tcBorders>
          </w:tcPr>
          <w:p w14:paraId="0BE91DA7" w14:textId="77777777" w:rsidR="00174C4D" w:rsidRDefault="008F760C" w:rsidP="00C22C03">
            <w:pPr>
              <w:spacing w:after="0" w:line="259" w:lineRule="auto"/>
              <w:ind w:left="0" w:firstLine="0"/>
              <w:jc w:val="left"/>
            </w:pPr>
            <w:r>
              <w:t xml:space="preserve"> </w:t>
            </w:r>
          </w:p>
        </w:tc>
        <w:tc>
          <w:tcPr>
            <w:tcW w:w="2608" w:type="dxa"/>
            <w:tcBorders>
              <w:top w:val="nil"/>
              <w:left w:val="nil"/>
              <w:bottom w:val="nil"/>
              <w:right w:val="nil"/>
            </w:tcBorders>
          </w:tcPr>
          <w:p w14:paraId="0BE91DA8" w14:textId="77777777" w:rsidR="00174C4D" w:rsidRDefault="00174C4D" w:rsidP="00C22C03">
            <w:pPr>
              <w:spacing w:after="160" w:line="259" w:lineRule="auto"/>
              <w:ind w:left="0" w:firstLine="0"/>
              <w:jc w:val="left"/>
            </w:pPr>
          </w:p>
        </w:tc>
        <w:tc>
          <w:tcPr>
            <w:tcW w:w="2834" w:type="dxa"/>
            <w:tcBorders>
              <w:top w:val="nil"/>
              <w:left w:val="nil"/>
              <w:bottom w:val="nil"/>
              <w:right w:val="nil"/>
            </w:tcBorders>
          </w:tcPr>
          <w:p w14:paraId="0BE91DA9"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DAA" w14:textId="77777777" w:rsidR="00174C4D" w:rsidRDefault="008F760C">
            <w:pPr>
              <w:spacing w:after="0" w:line="259" w:lineRule="auto"/>
              <w:ind w:left="0" w:firstLine="0"/>
              <w:jc w:val="left"/>
            </w:pPr>
            <w:r>
              <w:t>-</w:t>
            </w:r>
          </w:p>
        </w:tc>
      </w:tr>
      <w:tr w:rsidR="00174C4D" w14:paraId="0BE91DB0" w14:textId="77777777">
        <w:trPr>
          <w:trHeight w:val="455"/>
        </w:trPr>
        <w:tc>
          <w:tcPr>
            <w:tcW w:w="794" w:type="dxa"/>
            <w:tcBorders>
              <w:top w:val="nil"/>
              <w:left w:val="nil"/>
              <w:bottom w:val="nil"/>
              <w:right w:val="nil"/>
            </w:tcBorders>
            <w:vAlign w:val="bottom"/>
          </w:tcPr>
          <w:p w14:paraId="0BE91DAC" w14:textId="77777777" w:rsidR="00174C4D" w:rsidRDefault="008F760C" w:rsidP="00C22C03">
            <w:pPr>
              <w:spacing w:after="0" w:line="259" w:lineRule="auto"/>
              <w:ind w:left="0" w:firstLine="0"/>
              <w:jc w:val="left"/>
            </w:pPr>
            <w:r>
              <w:rPr>
                <w:b/>
              </w:rPr>
              <w:t xml:space="preserve">MI  </w:t>
            </w:r>
            <w:r>
              <w:t xml:space="preserve"> </w:t>
            </w:r>
          </w:p>
        </w:tc>
        <w:tc>
          <w:tcPr>
            <w:tcW w:w="2608" w:type="dxa"/>
            <w:tcBorders>
              <w:top w:val="nil"/>
              <w:left w:val="nil"/>
              <w:bottom w:val="nil"/>
              <w:right w:val="nil"/>
            </w:tcBorders>
            <w:vAlign w:val="bottom"/>
          </w:tcPr>
          <w:p w14:paraId="0BE91DAD" w14:textId="77777777" w:rsidR="00174C4D" w:rsidRDefault="00C22C03" w:rsidP="00C22C03">
            <w:pPr>
              <w:spacing w:after="0" w:line="259" w:lineRule="auto"/>
              <w:ind w:left="0" w:firstLine="0"/>
              <w:jc w:val="left"/>
            </w:pPr>
            <w:r>
              <w:t>Impeded</w:t>
            </w:r>
          </w:p>
        </w:tc>
        <w:tc>
          <w:tcPr>
            <w:tcW w:w="2834" w:type="dxa"/>
            <w:tcBorders>
              <w:top w:val="nil"/>
              <w:left w:val="nil"/>
              <w:bottom w:val="nil"/>
              <w:right w:val="nil"/>
            </w:tcBorders>
            <w:vAlign w:val="bottom"/>
          </w:tcPr>
          <w:p w14:paraId="0BE91DAE" w14:textId="77777777" w:rsidR="00174C4D" w:rsidRDefault="008F760C">
            <w:pPr>
              <w:spacing w:after="0" w:line="259" w:lineRule="auto"/>
              <w:ind w:left="0" w:firstLine="0"/>
              <w:jc w:val="left"/>
            </w:pPr>
            <w:r>
              <w:t xml:space="preserve">Mottled-welded </w:t>
            </w:r>
          </w:p>
        </w:tc>
        <w:tc>
          <w:tcPr>
            <w:tcW w:w="2268" w:type="dxa"/>
            <w:tcBorders>
              <w:top w:val="nil"/>
              <w:left w:val="nil"/>
              <w:bottom w:val="nil"/>
              <w:right w:val="nil"/>
            </w:tcBorders>
            <w:vAlign w:val="bottom"/>
          </w:tcPr>
          <w:p w14:paraId="0BE91DAF" w14:textId="77777777" w:rsidR="00174C4D" w:rsidRDefault="008F760C">
            <w:pPr>
              <w:spacing w:after="0" w:line="259" w:lineRule="auto"/>
              <w:ind w:left="0" w:firstLine="0"/>
              <w:jc w:val="left"/>
            </w:pPr>
            <w:r>
              <w:t>pt Atiamuri</w:t>
            </w:r>
          </w:p>
        </w:tc>
      </w:tr>
      <w:tr w:rsidR="00174C4D" w14:paraId="0BE91DB5" w14:textId="77777777">
        <w:trPr>
          <w:trHeight w:val="300"/>
        </w:trPr>
        <w:tc>
          <w:tcPr>
            <w:tcW w:w="794" w:type="dxa"/>
            <w:tcBorders>
              <w:top w:val="nil"/>
              <w:left w:val="nil"/>
              <w:bottom w:val="nil"/>
              <w:right w:val="nil"/>
            </w:tcBorders>
          </w:tcPr>
          <w:p w14:paraId="0BE91DB1" w14:textId="77777777" w:rsidR="00174C4D" w:rsidRDefault="008F760C" w:rsidP="00C22C03">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DB2" w14:textId="77777777" w:rsidR="00174C4D" w:rsidRDefault="00174C4D" w:rsidP="00C22C03">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DB3" w14:textId="77777777" w:rsidR="00174C4D" w:rsidRDefault="008F760C" w:rsidP="00517734">
            <w:pPr>
              <w:tabs>
                <w:tab w:val="center" w:pos="567"/>
                <w:tab w:val="center" w:pos="4288"/>
              </w:tabs>
              <w:spacing w:after="0" w:line="259" w:lineRule="auto"/>
              <w:ind w:left="0" w:firstLine="0"/>
              <w:jc w:val="left"/>
            </w:pPr>
            <w:r>
              <w:t xml:space="preserve">Welded </w:t>
            </w:r>
          </w:p>
        </w:tc>
        <w:tc>
          <w:tcPr>
            <w:tcW w:w="2268" w:type="dxa"/>
            <w:tcBorders>
              <w:top w:val="nil"/>
              <w:left w:val="nil"/>
              <w:bottom w:val="nil"/>
              <w:right w:val="nil"/>
            </w:tcBorders>
          </w:tcPr>
          <w:p w14:paraId="0BE91DB4" w14:textId="77777777" w:rsidR="00174C4D" w:rsidRDefault="008F760C" w:rsidP="00517734">
            <w:pPr>
              <w:tabs>
                <w:tab w:val="center" w:pos="567"/>
                <w:tab w:val="center" w:pos="4288"/>
              </w:tabs>
              <w:spacing w:after="0" w:line="259" w:lineRule="auto"/>
              <w:ind w:left="0" w:firstLine="0"/>
              <w:jc w:val="left"/>
            </w:pPr>
            <w:r>
              <w:t>Atiamuri</w:t>
            </w:r>
          </w:p>
        </w:tc>
      </w:tr>
      <w:tr w:rsidR="00174C4D" w14:paraId="0BE91DBA" w14:textId="77777777">
        <w:trPr>
          <w:trHeight w:val="300"/>
        </w:trPr>
        <w:tc>
          <w:tcPr>
            <w:tcW w:w="794" w:type="dxa"/>
            <w:tcBorders>
              <w:top w:val="nil"/>
              <w:left w:val="nil"/>
              <w:bottom w:val="nil"/>
              <w:right w:val="nil"/>
            </w:tcBorders>
          </w:tcPr>
          <w:p w14:paraId="0BE91DB6" w14:textId="77777777" w:rsidR="00174C4D" w:rsidRDefault="008F760C" w:rsidP="00C22C03">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DB7" w14:textId="77777777" w:rsidR="00174C4D" w:rsidRDefault="00174C4D" w:rsidP="00C22C03">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DB8" w14:textId="77777777" w:rsidR="00174C4D" w:rsidRDefault="008F760C" w:rsidP="00517734">
            <w:pPr>
              <w:tabs>
                <w:tab w:val="center" w:pos="567"/>
                <w:tab w:val="center" w:pos="4288"/>
              </w:tabs>
              <w:spacing w:after="0" w:line="259" w:lineRule="auto"/>
              <w:ind w:left="0" w:firstLine="0"/>
              <w:jc w:val="left"/>
            </w:pPr>
            <w:r>
              <w:t xml:space="preserve">Mottled </w:t>
            </w:r>
          </w:p>
        </w:tc>
        <w:tc>
          <w:tcPr>
            <w:tcW w:w="2268" w:type="dxa"/>
            <w:tcBorders>
              <w:top w:val="nil"/>
              <w:left w:val="nil"/>
              <w:bottom w:val="nil"/>
              <w:right w:val="nil"/>
            </w:tcBorders>
          </w:tcPr>
          <w:p w14:paraId="0BE91DB9" w14:textId="77777777" w:rsidR="00174C4D" w:rsidRDefault="008F760C" w:rsidP="00517734">
            <w:pPr>
              <w:tabs>
                <w:tab w:val="center" w:pos="567"/>
                <w:tab w:val="center" w:pos="4288"/>
              </w:tabs>
              <w:spacing w:after="0" w:line="259" w:lineRule="auto"/>
              <w:ind w:left="0" w:firstLine="0"/>
              <w:jc w:val="left"/>
            </w:pPr>
            <w:r>
              <w:t>-</w:t>
            </w:r>
          </w:p>
        </w:tc>
      </w:tr>
      <w:tr w:rsidR="00174C4D" w14:paraId="0BE91DBF" w14:textId="77777777">
        <w:trPr>
          <w:trHeight w:val="445"/>
        </w:trPr>
        <w:tc>
          <w:tcPr>
            <w:tcW w:w="794" w:type="dxa"/>
            <w:tcBorders>
              <w:top w:val="nil"/>
              <w:left w:val="nil"/>
              <w:bottom w:val="nil"/>
              <w:right w:val="nil"/>
            </w:tcBorders>
          </w:tcPr>
          <w:p w14:paraId="0BE91DBB" w14:textId="77777777" w:rsidR="00174C4D" w:rsidRDefault="008F760C" w:rsidP="00C22C03">
            <w:pPr>
              <w:spacing w:after="0" w:line="259" w:lineRule="auto"/>
              <w:ind w:left="0" w:firstLine="0"/>
              <w:jc w:val="left"/>
            </w:pPr>
            <w:r>
              <w:t xml:space="preserve"> </w:t>
            </w:r>
          </w:p>
        </w:tc>
        <w:tc>
          <w:tcPr>
            <w:tcW w:w="2608" w:type="dxa"/>
            <w:tcBorders>
              <w:top w:val="nil"/>
              <w:left w:val="nil"/>
              <w:bottom w:val="nil"/>
              <w:right w:val="nil"/>
            </w:tcBorders>
          </w:tcPr>
          <w:p w14:paraId="0BE91DBC" w14:textId="77777777" w:rsidR="00174C4D" w:rsidRDefault="00174C4D" w:rsidP="00C22C03">
            <w:pPr>
              <w:spacing w:after="160" w:line="259" w:lineRule="auto"/>
              <w:ind w:left="0" w:firstLine="0"/>
              <w:jc w:val="left"/>
            </w:pPr>
          </w:p>
        </w:tc>
        <w:tc>
          <w:tcPr>
            <w:tcW w:w="2834" w:type="dxa"/>
            <w:tcBorders>
              <w:top w:val="nil"/>
              <w:left w:val="nil"/>
              <w:bottom w:val="nil"/>
              <w:right w:val="nil"/>
            </w:tcBorders>
          </w:tcPr>
          <w:p w14:paraId="0BE91DBD"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DBE" w14:textId="77777777" w:rsidR="00174C4D" w:rsidRDefault="008F760C">
            <w:pPr>
              <w:spacing w:after="0" w:line="259" w:lineRule="auto"/>
              <w:ind w:left="0" w:firstLine="0"/>
              <w:jc w:val="left"/>
            </w:pPr>
            <w:r>
              <w:t>-</w:t>
            </w:r>
          </w:p>
        </w:tc>
      </w:tr>
      <w:tr w:rsidR="00174C4D" w14:paraId="0BE91DC4" w14:textId="77777777">
        <w:trPr>
          <w:trHeight w:val="455"/>
        </w:trPr>
        <w:tc>
          <w:tcPr>
            <w:tcW w:w="794" w:type="dxa"/>
            <w:tcBorders>
              <w:top w:val="nil"/>
              <w:left w:val="nil"/>
              <w:bottom w:val="nil"/>
              <w:right w:val="nil"/>
            </w:tcBorders>
            <w:vAlign w:val="bottom"/>
          </w:tcPr>
          <w:p w14:paraId="0BE91DC0" w14:textId="77777777" w:rsidR="00174C4D" w:rsidRDefault="008F760C" w:rsidP="00C22C03">
            <w:pPr>
              <w:spacing w:after="0" w:line="259" w:lineRule="auto"/>
              <w:ind w:left="0" w:firstLine="0"/>
            </w:pPr>
            <w:r>
              <w:rPr>
                <w:b/>
              </w:rPr>
              <w:t xml:space="preserve">MO  </w:t>
            </w:r>
            <w:r>
              <w:t xml:space="preserve"> </w:t>
            </w:r>
          </w:p>
        </w:tc>
        <w:tc>
          <w:tcPr>
            <w:tcW w:w="2608" w:type="dxa"/>
            <w:tcBorders>
              <w:top w:val="nil"/>
              <w:left w:val="nil"/>
              <w:bottom w:val="nil"/>
              <w:right w:val="nil"/>
            </w:tcBorders>
            <w:vAlign w:val="bottom"/>
          </w:tcPr>
          <w:p w14:paraId="0BE91DC1" w14:textId="77777777" w:rsidR="00174C4D" w:rsidRDefault="008F760C" w:rsidP="00C22C03">
            <w:pPr>
              <w:spacing w:after="0" w:line="259" w:lineRule="auto"/>
              <w:ind w:left="0" w:firstLine="0"/>
              <w:jc w:val="left"/>
            </w:pPr>
            <w:r>
              <w:t xml:space="preserve">Orthic </w:t>
            </w:r>
          </w:p>
        </w:tc>
        <w:tc>
          <w:tcPr>
            <w:tcW w:w="2834" w:type="dxa"/>
            <w:tcBorders>
              <w:top w:val="nil"/>
              <w:left w:val="nil"/>
              <w:bottom w:val="nil"/>
              <w:right w:val="nil"/>
            </w:tcBorders>
            <w:vAlign w:val="bottom"/>
          </w:tcPr>
          <w:p w14:paraId="0BE91DC2"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vAlign w:val="bottom"/>
          </w:tcPr>
          <w:p w14:paraId="0BE91DC3" w14:textId="77777777" w:rsidR="00174C4D" w:rsidRDefault="008F760C">
            <w:pPr>
              <w:spacing w:after="0" w:line="259" w:lineRule="auto"/>
              <w:ind w:left="0" w:firstLine="0"/>
              <w:jc w:val="left"/>
            </w:pPr>
            <w:r>
              <w:t>-</w:t>
            </w:r>
          </w:p>
        </w:tc>
      </w:tr>
      <w:tr w:rsidR="00174C4D" w14:paraId="0BE91DC9" w14:textId="77777777">
        <w:trPr>
          <w:trHeight w:val="300"/>
        </w:trPr>
        <w:tc>
          <w:tcPr>
            <w:tcW w:w="794" w:type="dxa"/>
            <w:tcBorders>
              <w:top w:val="nil"/>
              <w:left w:val="nil"/>
              <w:bottom w:val="nil"/>
              <w:right w:val="nil"/>
            </w:tcBorders>
          </w:tcPr>
          <w:p w14:paraId="0BE91DC5" w14:textId="77777777" w:rsidR="00174C4D" w:rsidRDefault="008F760C" w:rsidP="00517734">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DC6" w14:textId="77777777" w:rsidR="00174C4D" w:rsidRDefault="00174C4D" w:rsidP="00517734">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DC7" w14:textId="77777777" w:rsidR="00174C4D" w:rsidRDefault="008F760C" w:rsidP="00517734">
            <w:pPr>
              <w:tabs>
                <w:tab w:val="center" w:pos="567"/>
                <w:tab w:val="center" w:pos="4288"/>
              </w:tabs>
              <w:spacing w:after="0" w:line="259" w:lineRule="auto"/>
              <w:ind w:left="0" w:firstLine="0"/>
              <w:jc w:val="left"/>
            </w:pPr>
            <w:r>
              <w:t xml:space="preserve">Podzolic </w:t>
            </w:r>
          </w:p>
        </w:tc>
        <w:tc>
          <w:tcPr>
            <w:tcW w:w="2268" w:type="dxa"/>
            <w:tcBorders>
              <w:top w:val="nil"/>
              <w:left w:val="nil"/>
              <w:bottom w:val="nil"/>
              <w:right w:val="nil"/>
            </w:tcBorders>
          </w:tcPr>
          <w:p w14:paraId="0BE91DC8" w14:textId="77777777" w:rsidR="00174C4D" w:rsidRDefault="008F760C" w:rsidP="00517734">
            <w:pPr>
              <w:tabs>
                <w:tab w:val="center" w:pos="567"/>
                <w:tab w:val="center" w:pos="4288"/>
              </w:tabs>
              <w:spacing w:after="0" w:line="259" w:lineRule="auto"/>
              <w:ind w:left="0" w:firstLine="0"/>
              <w:jc w:val="left"/>
            </w:pPr>
            <w:proofErr w:type="spellStart"/>
            <w:r>
              <w:t>Rangipo</w:t>
            </w:r>
            <w:proofErr w:type="spellEnd"/>
          </w:p>
        </w:tc>
      </w:tr>
      <w:tr w:rsidR="00174C4D" w14:paraId="0BE91DCE" w14:textId="77777777">
        <w:trPr>
          <w:trHeight w:val="300"/>
        </w:trPr>
        <w:tc>
          <w:tcPr>
            <w:tcW w:w="794" w:type="dxa"/>
            <w:tcBorders>
              <w:top w:val="nil"/>
              <w:left w:val="nil"/>
              <w:bottom w:val="nil"/>
              <w:right w:val="nil"/>
            </w:tcBorders>
          </w:tcPr>
          <w:p w14:paraId="0BE91DCA" w14:textId="77777777" w:rsidR="00174C4D" w:rsidRDefault="008F760C" w:rsidP="00517734">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DCB" w14:textId="77777777" w:rsidR="00174C4D" w:rsidRDefault="00174C4D" w:rsidP="00517734">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DCC" w14:textId="77777777" w:rsidR="00174C4D" w:rsidRDefault="008F760C" w:rsidP="00517734">
            <w:pPr>
              <w:tabs>
                <w:tab w:val="center" w:pos="567"/>
                <w:tab w:val="center" w:pos="4288"/>
              </w:tabs>
              <w:spacing w:after="0" w:line="259" w:lineRule="auto"/>
              <w:ind w:left="0" w:firstLine="0"/>
              <w:jc w:val="left"/>
            </w:pPr>
            <w:proofErr w:type="spellStart"/>
            <w:r>
              <w:t>Allophanic</w:t>
            </w:r>
            <w:proofErr w:type="spellEnd"/>
            <w:r>
              <w:t xml:space="preserve"> </w:t>
            </w:r>
          </w:p>
        </w:tc>
        <w:tc>
          <w:tcPr>
            <w:tcW w:w="2268" w:type="dxa"/>
            <w:tcBorders>
              <w:top w:val="nil"/>
              <w:left w:val="nil"/>
              <w:bottom w:val="nil"/>
              <w:right w:val="nil"/>
            </w:tcBorders>
          </w:tcPr>
          <w:p w14:paraId="0BE91DCD" w14:textId="77777777" w:rsidR="00174C4D" w:rsidRDefault="008F760C" w:rsidP="00517734">
            <w:pPr>
              <w:tabs>
                <w:tab w:val="center" w:pos="567"/>
                <w:tab w:val="center" w:pos="4288"/>
              </w:tabs>
              <w:spacing w:after="0" w:line="259" w:lineRule="auto"/>
              <w:ind w:left="0" w:firstLine="0"/>
              <w:jc w:val="left"/>
            </w:pPr>
            <w:proofErr w:type="spellStart"/>
            <w:r>
              <w:t>Lowgarth</w:t>
            </w:r>
            <w:proofErr w:type="spellEnd"/>
          </w:p>
        </w:tc>
      </w:tr>
      <w:tr w:rsidR="00174C4D" w14:paraId="0BE91DD3" w14:textId="77777777">
        <w:trPr>
          <w:trHeight w:val="300"/>
        </w:trPr>
        <w:tc>
          <w:tcPr>
            <w:tcW w:w="794" w:type="dxa"/>
            <w:tcBorders>
              <w:top w:val="nil"/>
              <w:left w:val="nil"/>
              <w:bottom w:val="nil"/>
              <w:right w:val="nil"/>
            </w:tcBorders>
          </w:tcPr>
          <w:p w14:paraId="0BE91DCF" w14:textId="77777777" w:rsidR="00174C4D" w:rsidRDefault="008F760C" w:rsidP="00517734">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DD0" w14:textId="77777777" w:rsidR="00174C4D" w:rsidRDefault="00174C4D" w:rsidP="00517734">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DD1" w14:textId="77777777" w:rsidR="00174C4D" w:rsidRDefault="008F760C" w:rsidP="00517734">
            <w:pPr>
              <w:tabs>
                <w:tab w:val="center" w:pos="567"/>
                <w:tab w:val="center" w:pos="4288"/>
              </w:tabs>
              <w:spacing w:after="0" w:line="259" w:lineRule="auto"/>
              <w:ind w:left="0" w:firstLine="0"/>
              <w:jc w:val="left"/>
            </w:pPr>
            <w:r>
              <w:t>Buried-</w:t>
            </w:r>
            <w:proofErr w:type="spellStart"/>
            <w:r>
              <w:t>allophanic</w:t>
            </w:r>
            <w:proofErr w:type="spellEnd"/>
            <w:r>
              <w:t xml:space="preserve"> </w:t>
            </w:r>
          </w:p>
        </w:tc>
        <w:tc>
          <w:tcPr>
            <w:tcW w:w="2268" w:type="dxa"/>
            <w:tcBorders>
              <w:top w:val="nil"/>
              <w:left w:val="nil"/>
              <w:bottom w:val="nil"/>
              <w:right w:val="nil"/>
            </w:tcBorders>
          </w:tcPr>
          <w:p w14:paraId="0BE91DD2" w14:textId="77777777" w:rsidR="00174C4D" w:rsidRDefault="008F760C" w:rsidP="00517734">
            <w:pPr>
              <w:tabs>
                <w:tab w:val="center" w:pos="567"/>
                <w:tab w:val="center" w:pos="4288"/>
              </w:tabs>
              <w:spacing w:after="0" w:line="259" w:lineRule="auto"/>
              <w:ind w:left="0" w:firstLine="0"/>
              <w:jc w:val="left"/>
            </w:pPr>
            <w:proofErr w:type="spellStart"/>
            <w:r>
              <w:t>Paengaroa</w:t>
            </w:r>
            <w:proofErr w:type="spellEnd"/>
          </w:p>
        </w:tc>
      </w:tr>
      <w:tr w:rsidR="00174C4D" w14:paraId="0BE91DD8" w14:textId="77777777">
        <w:trPr>
          <w:trHeight w:val="300"/>
        </w:trPr>
        <w:tc>
          <w:tcPr>
            <w:tcW w:w="794" w:type="dxa"/>
            <w:tcBorders>
              <w:top w:val="nil"/>
              <w:left w:val="nil"/>
              <w:bottom w:val="nil"/>
              <w:right w:val="nil"/>
            </w:tcBorders>
          </w:tcPr>
          <w:p w14:paraId="0BE91DD4" w14:textId="77777777" w:rsidR="00174C4D" w:rsidRDefault="008F760C" w:rsidP="00517734">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DD5" w14:textId="77777777" w:rsidR="00174C4D" w:rsidRDefault="00174C4D" w:rsidP="00517734">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DD6" w14:textId="77777777" w:rsidR="00174C4D" w:rsidRDefault="008F760C" w:rsidP="00517734">
            <w:pPr>
              <w:tabs>
                <w:tab w:val="center" w:pos="567"/>
                <w:tab w:val="center" w:pos="4288"/>
              </w:tabs>
              <w:spacing w:after="0" w:line="259" w:lineRule="auto"/>
              <w:ind w:left="0" w:firstLine="0"/>
              <w:jc w:val="left"/>
            </w:pPr>
            <w:r>
              <w:t xml:space="preserve">Immature </w:t>
            </w:r>
          </w:p>
        </w:tc>
        <w:tc>
          <w:tcPr>
            <w:tcW w:w="2268" w:type="dxa"/>
            <w:tcBorders>
              <w:top w:val="nil"/>
              <w:left w:val="nil"/>
              <w:bottom w:val="nil"/>
              <w:right w:val="nil"/>
            </w:tcBorders>
          </w:tcPr>
          <w:p w14:paraId="0BE91DD7" w14:textId="77777777" w:rsidR="00174C4D" w:rsidRDefault="008F760C" w:rsidP="00517734">
            <w:pPr>
              <w:tabs>
                <w:tab w:val="center" w:pos="567"/>
                <w:tab w:val="center" w:pos="4288"/>
              </w:tabs>
              <w:spacing w:after="0" w:line="259" w:lineRule="auto"/>
              <w:ind w:left="0" w:firstLine="0"/>
              <w:jc w:val="left"/>
            </w:pPr>
            <w:r>
              <w:t>Taupo</w:t>
            </w:r>
          </w:p>
        </w:tc>
      </w:tr>
      <w:tr w:rsidR="00174C4D" w14:paraId="0BE91DDD" w14:textId="77777777">
        <w:trPr>
          <w:trHeight w:val="508"/>
        </w:trPr>
        <w:tc>
          <w:tcPr>
            <w:tcW w:w="794" w:type="dxa"/>
            <w:tcBorders>
              <w:top w:val="nil"/>
              <w:left w:val="nil"/>
              <w:bottom w:val="single" w:sz="8" w:space="0" w:color="181717"/>
              <w:right w:val="nil"/>
            </w:tcBorders>
          </w:tcPr>
          <w:p w14:paraId="0BE91DD9" w14:textId="77777777" w:rsidR="00174C4D" w:rsidRDefault="008F760C">
            <w:pPr>
              <w:spacing w:after="0" w:line="259" w:lineRule="auto"/>
              <w:ind w:left="0" w:firstLine="0"/>
              <w:jc w:val="left"/>
            </w:pPr>
            <w:r>
              <w:t xml:space="preserve"> </w:t>
            </w:r>
          </w:p>
        </w:tc>
        <w:tc>
          <w:tcPr>
            <w:tcW w:w="2608" w:type="dxa"/>
            <w:tcBorders>
              <w:top w:val="nil"/>
              <w:left w:val="nil"/>
              <w:bottom w:val="single" w:sz="8" w:space="0" w:color="181717"/>
              <w:right w:val="nil"/>
            </w:tcBorders>
          </w:tcPr>
          <w:p w14:paraId="0BE91DDA" w14:textId="77777777" w:rsidR="00174C4D" w:rsidRDefault="00174C4D">
            <w:pPr>
              <w:spacing w:after="160" w:line="259" w:lineRule="auto"/>
              <w:ind w:left="0" w:firstLine="0"/>
              <w:jc w:val="left"/>
            </w:pPr>
          </w:p>
        </w:tc>
        <w:tc>
          <w:tcPr>
            <w:tcW w:w="2834" w:type="dxa"/>
            <w:tcBorders>
              <w:top w:val="nil"/>
              <w:left w:val="nil"/>
              <w:bottom w:val="single" w:sz="8" w:space="0" w:color="181717"/>
              <w:right w:val="nil"/>
            </w:tcBorders>
          </w:tcPr>
          <w:p w14:paraId="0BE91DDB" w14:textId="77777777" w:rsidR="00174C4D" w:rsidRDefault="008F760C">
            <w:pPr>
              <w:spacing w:after="0" w:line="259" w:lineRule="auto"/>
              <w:ind w:left="0" w:firstLine="0"/>
              <w:jc w:val="left"/>
            </w:pPr>
            <w:r>
              <w:t xml:space="preserve">Typic </w:t>
            </w:r>
          </w:p>
        </w:tc>
        <w:tc>
          <w:tcPr>
            <w:tcW w:w="2268" w:type="dxa"/>
            <w:tcBorders>
              <w:top w:val="nil"/>
              <w:left w:val="nil"/>
              <w:bottom w:val="single" w:sz="8" w:space="0" w:color="181717"/>
              <w:right w:val="nil"/>
            </w:tcBorders>
          </w:tcPr>
          <w:p w14:paraId="0BE91DDC" w14:textId="77777777" w:rsidR="00174C4D" w:rsidRDefault="008F760C">
            <w:pPr>
              <w:spacing w:after="0" w:line="259" w:lineRule="auto"/>
              <w:ind w:left="0" w:firstLine="0"/>
              <w:jc w:val="left"/>
            </w:pPr>
            <w:proofErr w:type="spellStart"/>
            <w:r>
              <w:t>Turangi</w:t>
            </w:r>
            <w:proofErr w:type="spellEnd"/>
          </w:p>
        </w:tc>
      </w:tr>
    </w:tbl>
    <w:p w14:paraId="0BE91DDE" w14:textId="77777777" w:rsidR="00174C4D" w:rsidRDefault="00174C4D">
      <w:pPr>
        <w:spacing w:after="256" w:line="259" w:lineRule="auto"/>
        <w:ind w:left="450" w:hanging="10"/>
        <w:jc w:val="left"/>
      </w:pPr>
    </w:p>
    <w:p w14:paraId="0BE91DDF" w14:textId="77777777" w:rsidR="00174C4D" w:rsidRDefault="008F760C">
      <w:pPr>
        <w:pStyle w:val="Heading3"/>
        <w:ind w:left="-2" w:right="58"/>
      </w:pPr>
      <w:r>
        <w:lastRenderedPageBreak/>
        <w:t>KE</w:t>
      </w:r>
      <w:r w:rsidR="00C22C03">
        <w:t>Y</w:t>
      </w:r>
      <w:r>
        <w:t xml:space="preserve"> </w:t>
      </w:r>
      <w:r w:rsidR="00C22C03">
        <w:t>T</w:t>
      </w:r>
      <w:r>
        <w:t>O G</w:t>
      </w:r>
      <w:r w:rsidR="00C22C03">
        <w:t>R</w:t>
      </w:r>
      <w:r>
        <w:t>OUPS O</w:t>
      </w:r>
      <w:r w:rsidR="00C22C03">
        <w:t>F</w:t>
      </w:r>
      <w:r>
        <w:t xml:space="preserve"> PUMICE SOILS</w:t>
      </w:r>
    </w:p>
    <w:p w14:paraId="0BE91DE0" w14:textId="77777777" w:rsidR="00C22C03" w:rsidRDefault="008F760C">
      <w:pPr>
        <w:spacing w:after="0" w:line="303" w:lineRule="auto"/>
        <w:ind w:left="552" w:right="4692" w:hanging="565"/>
        <w:rPr>
          <w:i/>
        </w:rPr>
      </w:pPr>
      <w:r>
        <w:rPr>
          <w:b/>
        </w:rPr>
        <w:t>MP</w:t>
      </w:r>
      <w:r>
        <w:t xml:space="preserve"> </w:t>
      </w:r>
      <w:r w:rsidR="00C22C03">
        <w:tab/>
      </w:r>
      <w:r>
        <w:t xml:space="preserve">Pumice Soils that have </w:t>
      </w:r>
      <w:r>
        <w:rPr>
          <w:i/>
        </w:rPr>
        <w:t xml:space="preserve">both </w:t>
      </w:r>
    </w:p>
    <w:p w14:paraId="0BE91DE1" w14:textId="77777777" w:rsidR="00174C4D" w:rsidRDefault="008F760C" w:rsidP="00C22C03">
      <w:pPr>
        <w:spacing w:after="0" w:line="303" w:lineRule="auto"/>
        <w:ind w:left="1134" w:right="4692" w:hanging="582"/>
      </w:pPr>
      <w:r>
        <w:t>1.</w:t>
      </w:r>
      <w:r>
        <w:tab/>
        <w:t xml:space="preserve">a </w:t>
      </w:r>
      <w:proofErr w:type="spellStart"/>
      <w:r w:rsidRPr="002331A9">
        <w:rPr>
          <w:color w:val="2B579A"/>
          <w:u w:val="single"/>
          <w:shd w:val="clear" w:color="auto" w:fill="E6E6E6"/>
          <w:rPrChange w:id="2077" w:author="Thomas Caspari" w:date="2017-10-12T16:49:00Z">
            <w:rPr>
              <w:color w:val="2B579A"/>
              <w:shd w:val="clear" w:color="auto" w:fill="E6E6E6"/>
            </w:rPr>
          </w:rPrChange>
        </w:rPr>
        <w:t>gley</w:t>
      </w:r>
      <w:proofErr w:type="spellEnd"/>
      <w:r w:rsidRPr="002331A9">
        <w:rPr>
          <w:color w:val="2B579A"/>
          <w:u w:val="single"/>
          <w:shd w:val="clear" w:color="auto" w:fill="E6E6E6"/>
          <w:rPrChange w:id="2078" w:author="Thomas Caspari" w:date="2017-10-12T16:49:00Z">
            <w:rPr>
              <w:color w:val="2B579A"/>
              <w:shd w:val="clear" w:color="auto" w:fill="E6E6E6"/>
            </w:rPr>
          </w:rPrChange>
        </w:rPr>
        <w:t xml:space="preserve"> profile form</w:t>
      </w:r>
      <w:r>
        <w:t xml:space="preserve">, </w:t>
      </w:r>
      <w:r>
        <w:rPr>
          <w:i/>
        </w:rPr>
        <w:t>and</w:t>
      </w:r>
    </w:p>
    <w:p w14:paraId="0BE91DE2" w14:textId="77777777" w:rsidR="00174C4D" w:rsidRDefault="008F760C" w:rsidP="00C22C03">
      <w:pPr>
        <w:tabs>
          <w:tab w:val="center" w:pos="709"/>
          <w:tab w:val="center" w:pos="2267"/>
        </w:tabs>
        <w:spacing w:after="9"/>
        <w:ind w:left="1134" w:hanging="567"/>
        <w:jc w:val="left"/>
      </w:pPr>
      <w:r>
        <w:t xml:space="preserve">2.  </w:t>
      </w:r>
      <w:r w:rsidR="00C22C03">
        <w:tab/>
      </w:r>
      <w:r w:rsidRPr="002331A9">
        <w:rPr>
          <w:color w:val="2B579A"/>
          <w:u w:val="single"/>
          <w:shd w:val="clear" w:color="auto" w:fill="E6E6E6"/>
          <w:rPrChange w:id="2079" w:author="Thomas Caspari" w:date="2017-10-12T16:49:00Z">
            <w:rPr>
              <w:color w:val="2B579A"/>
              <w:shd w:val="clear" w:color="auto" w:fill="E6E6E6"/>
            </w:rPr>
          </w:rPrChange>
        </w:rPr>
        <w:t>perch-</w:t>
      </w:r>
      <w:proofErr w:type="spellStart"/>
      <w:r w:rsidRPr="002331A9">
        <w:rPr>
          <w:color w:val="2B579A"/>
          <w:u w:val="single"/>
          <w:shd w:val="clear" w:color="auto" w:fill="E6E6E6"/>
          <w:rPrChange w:id="2080" w:author="Thomas Caspari" w:date="2017-10-12T16:49:00Z">
            <w:rPr>
              <w:color w:val="2B579A"/>
              <w:shd w:val="clear" w:color="auto" w:fill="E6E6E6"/>
            </w:rPr>
          </w:rPrChange>
        </w:rPr>
        <w:t>gley</w:t>
      </w:r>
      <w:proofErr w:type="spellEnd"/>
      <w:r w:rsidRPr="002331A9">
        <w:rPr>
          <w:color w:val="2B579A"/>
          <w:u w:val="single"/>
          <w:shd w:val="clear" w:color="auto" w:fill="E6E6E6"/>
          <w:rPrChange w:id="2081" w:author="Thomas Caspari" w:date="2017-10-12T16:49:00Z">
            <w:rPr>
              <w:color w:val="2B579A"/>
              <w:shd w:val="clear" w:color="auto" w:fill="E6E6E6"/>
            </w:rPr>
          </w:rPrChange>
        </w:rPr>
        <w:t xml:space="preserve"> features</w:t>
      </w:r>
      <w:r>
        <w:t>.</w:t>
      </w:r>
    </w:p>
    <w:p w14:paraId="0BE91DE3" w14:textId="77777777" w:rsidR="00174C4D" w:rsidRDefault="008F760C">
      <w:pPr>
        <w:spacing w:after="286" w:line="265" w:lineRule="auto"/>
        <w:ind w:left="10" w:right="57" w:hanging="10"/>
        <w:jc w:val="right"/>
      </w:pPr>
      <w:r>
        <w:rPr>
          <w:b/>
        </w:rPr>
        <w:t>PE</w:t>
      </w:r>
      <w:r w:rsidR="00C22C03">
        <w:rPr>
          <w:b/>
        </w:rPr>
        <w:t>RCH-</w:t>
      </w:r>
      <w:r>
        <w:rPr>
          <w:b/>
        </w:rPr>
        <w:t>GLE</w:t>
      </w:r>
      <w:r w:rsidR="00C22C03">
        <w:rPr>
          <w:b/>
        </w:rPr>
        <w:t>Y</w:t>
      </w:r>
      <w:r>
        <w:rPr>
          <w:b/>
        </w:rPr>
        <w:t xml:space="preserve"> PUMICE SOILS</w:t>
      </w:r>
    </w:p>
    <w:p w14:paraId="0BE91DE4" w14:textId="226A9259" w:rsidR="00174C4D" w:rsidRDefault="008F760C">
      <w:pPr>
        <w:spacing w:after="0"/>
        <w:ind w:left="554" w:right="58" w:hanging="567"/>
      </w:pPr>
      <w:r w:rsidRPr="6048E53D">
        <w:rPr>
          <w:b/>
          <w:bCs/>
        </w:rPr>
        <w:t>MI</w:t>
      </w:r>
      <w:r>
        <w:t xml:space="preserve"> </w:t>
      </w:r>
      <w:r>
        <w:tab/>
        <w:t>Other Pumic</w:t>
      </w:r>
      <w:ins w:id="2082" w:author="Balin Robertson" w:date="2024-10-16T02:30:00Z">
        <w:r w:rsidR="51D3C5D5">
          <w:t>e</w:t>
        </w:r>
      </w:ins>
      <w:r>
        <w:t xml:space="preserve"> Soils that have a </w:t>
      </w:r>
      <w:r w:rsidRPr="6048E53D">
        <w:rPr>
          <w:color w:val="2B579A"/>
          <w:u w:val="single"/>
          <w:shd w:val="clear" w:color="auto" w:fill="E6E6E6"/>
          <w:rPrChange w:id="2083" w:author="Thomas Caspari" w:date="2017-10-12T16:39:00Z">
            <w:rPr>
              <w:color w:val="2B579A"/>
              <w:shd w:val="clear" w:color="auto" w:fill="E6E6E6"/>
            </w:rPr>
          </w:rPrChange>
        </w:rPr>
        <w:t>slowly permeable layer</w:t>
      </w:r>
      <w:r>
        <w:t xml:space="preserve">, or a </w:t>
      </w:r>
      <w:del w:id="2084" w:author="Andre Eger" w:date="2024-07-23T22:52:00Z">
        <w:r w:rsidDel="008F760C">
          <w:delText xml:space="preserve">compacted </w:delText>
        </w:r>
      </w:del>
      <w:r>
        <w:t>welded layer that has brittle failure and no roots, within 90 cm of the mineral soil surface.</w:t>
      </w:r>
    </w:p>
    <w:p w14:paraId="0BE91DE5" w14:textId="77777777" w:rsidR="00174C4D" w:rsidRDefault="008F760C">
      <w:pPr>
        <w:spacing w:after="286" w:line="265" w:lineRule="auto"/>
        <w:ind w:left="10" w:right="57" w:hanging="10"/>
        <w:jc w:val="right"/>
      </w:pPr>
      <w:r>
        <w:rPr>
          <w:b/>
        </w:rPr>
        <w:t>IMPE</w:t>
      </w:r>
      <w:r w:rsidR="00C22C03">
        <w:rPr>
          <w:b/>
        </w:rPr>
        <w:t>D</w:t>
      </w:r>
      <w:r>
        <w:rPr>
          <w:b/>
        </w:rPr>
        <w:t>E</w:t>
      </w:r>
      <w:r w:rsidR="00C22C03">
        <w:rPr>
          <w:b/>
        </w:rPr>
        <w:t>D</w:t>
      </w:r>
      <w:r>
        <w:rPr>
          <w:b/>
        </w:rPr>
        <w:t xml:space="preserve"> PUMICE SOILS</w:t>
      </w:r>
    </w:p>
    <w:p w14:paraId="0BE91DE6" w14:textId="77777777" w:rsidR="00174C4D" w:rsidRDefault="008F760C" w:rsidP="00C22C03">
      <w:pPr>
        <w:spacing w:after="9"/>
        <w:ind w:left="567" w:right="58" w:hanging="580"/>
      </w:pPr>
      <w:r>
        <w:rPr>
          <w:b/>
        </w:rPr>
        <w:t>MO</w:t>
      </w:r>
      <w:r>
        <w:t xml:space="preserve"> </w:t>
      </w:r>
      <w:r w:rsidR="00C22C03">
        <w:tab/>
      </w:r>
      <w:r>
        <w:t>Other Pumice Soils.</w:t>
      </w:r>
    </w:p>
    <w:p w14:paraId="0BE91DE7" w14:textId="77777777" w:rsidR="00174C4D" w:rsidRDefault="008F760C">
      <w:pPr>
        <w:spacing w:after="286" w:line="265" w:lineRule="auto"/>
        <w:ind w:left="10" w:right="57" w:hanging="10"/>
        <w:jc w:val="right"/>
      </w:pPr>
      <w:r>
        <w:rPr>
          <w:b/>
        </w:rPr>
        <w:t>O</w:t>
      </w:r>
      <w:r w:rsidR="00C22C03">
        <w:rPr>
          <w:b/>
        </w:rPr>
        <w:t>RTH</w:t>
      </w:r>
      <w:r>
        <w:rPr>
          <w:b/>
        </w:rPr>
        <w:t>IC PUMICE SOILS</w:t>
      </w:r>
    </w:p>
    <w:p w14:paraId="0BE91DE8" w14:textId="77777777" w:rsidR="00174C4D" w:rsidRDefault="008F760C">
      <w:pPr>
        <w:spacing w:after="239"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5B" wp14:editId="0BE9225C">
                <wp:extent cx="5400040" cy="6350"/>
                <wp:effectExtent l="0" t="0" r="0" b="0"/>
                <wp:docPr id="116581" name="Group 116581"/>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10921" name="Shape 10921"/>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9591435" id="Group 116581"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">
                <v:shape id="Shape 10921"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" path="m,l5400040,e" filled="f" strokecolor="#181717" strokeweight=".5pt">
                  <v:stroke miterlimit="1" joinstyle="miter"/>
                  <v:path arrowok="t" textboxrect="0,0,5400040,0"/>
                </v:shape>
                <w10:anchorlock/>
              </v:group>
            </w:pict>
          </mc:Fallback>
        </mc:AlternateContent>
      </w:r>
    </w:p>
    <w:p w14:paraId="0BE91DE9" w14:textId="77777777" w:rsidR="00174C4D" w:rsidRDefault="00517734">
      <w:pPr>
        <w:pStyle w:val="Heading3"/>
        <w:spacing w:after="443"/>
        <w:ind w:left="-2" w:right="58"/>
      </w:pPr>
      <w:r>
        <w:t>KEY TO SUBGROUPS OF</w:t>
      </w:r>
      <w:r w:rsidR="008F760C">
        <w:t xml:space="preserve"> PUMICE SOILS</w:t>
      </w:r>
    </w:p>
    <w:p w14:paraId="0BE91DEA" w14:textId="77777777" w:rsidR="00174C4D" w:rsidRDefault="008F760C" w:rsidP="00517734">
      <w:pPr>
        <w:spacing w:after="139"/>
        <w:ind w:left="567" w:right="58" w:hanging="580"/>
      </w:pPr>
      <w:r>
        <w:rPr>
          <w:b/>
        </w:rPr>
        <w:t xml:space="preserve">MP </w:t>
      </w:r>
      <w:r w:rsidR="00517734">
        <w:rPr>
          <w:b/>
        </w:rPr>
        <w:tab/>
      </w:r>
      <w:r>
        <w:t>PERCH-GLEY PUMICE SOILS</w:t>
      </w:r>
    </w:p>
    <w:p w14:paraId="0BE91DEB" w14:textId="77777777" w:rsidR="00174C4D" w:rsidRDefault="008F760C">
      <w:pPr>
        <w:spacing w:after="225"/>
        <w:ind w:left="554" w:right="58" w:hanging="567"/>
      </w:pPr>
      <w:r>
        <w:t xml:space="preserve"> </w:t>
      </w:r>
      <w:r w:rsidR="00517734">
        <w:tab/>
      </w:r>
      <w:r>
        <w:t>Perch-</w:t>
      </w:r>
      <w:proofErr w:type="spellStart"/>
      <w:r>
        <w:t>gley</w:t>
      </w:r>
      <w:proofErr w:type="spellEnd"/>
      <w:r>
        <w:t xml:space="preserve"> Pumice Soils occur in periodically saturated sites (unless artificially drained) in which wetness is indicated by grey colours along with brownish or reddish mottles. The wetness is caused by perching of water on a slowly permeable subsurface layer, although a groundwater-table may also be present.</w:t>
      </w:r>
    </w:p>
    <w:p w14:paraId="0BE91DEC" w14:textId="3A2EF4B8" w:rsidR="00174C4D" w:rsidRDefault="008F760C" w:rsidP="00517734">
      <w:pPr>
        <w:spacing w:after="0"/>
        <w:ind w:left="1418" w:right="58" w:hanging="852"/>
      </w:pPr>
      <w:r w:rsidRPr="7CC0A3A4">
        <w:rPr>
          <w:b/>
          <w:bCs/>
        </w:rPr>
        <w:t>MPU</w:t>
      </w:r>
      <w:r>
        <w:t xml:space="preserve"> </w:t>
      </w:r>
      <w:r>
        <w:tab/>
        <w:t>Perch-</w:t>
      </w:r>
      <w:proofErr w:type="spellStart"/>
      <w:r>
        <w:t>gley</w:t>
      </w:r>
      <w:proofErr w:type="spellEnd"/>
      <w:r>
        <w:t xml:space="preserve"> Pumice Soils </w:t>
      </w:r>
      <w:del w:id="2085" w:author="Kirstin Deuss" w:date="2024-11-12T03:07:00Z">
        <w:r w:rsidDel="008F760C">
          <w:delText xml:space="preserve">with </w:delText>
        </w:r>
      </w:del>
      <w:ins w:id="2086" w:author="Kirstin Deuss" w:date="2024-11-12T03:07:00Z">
        <w:r w:rsidR="7A63D247">
          <w:t xml:space="preserve">containing </w:t>
        </w:r>
      </w:ins>
      <w:r>
        <w:t xml:space="preserve">a </w:t>
      </w:r>
      <w:proofErr w:type="spellStart"/>
      <w:r>
        <w:t>duri</w:t>
      </w:r>
      <w:ins w:id="2087" w:author="Andre Eger" w:date="2024-08-19T05:45:00Z">
        <w:r w:rsidR="395C3752">
          <w:t>pan</w:t>
        </w:r>
      </w:ins>
      <w:proofErr w:type="spellEnd"/>
      <w:del w:id="2088" w:author="Andre Eger" w:date="2024-08-19T05:45:00Z">
        <w:r w:rsidDel="008F760C">
          <w:delText>c horizon</w:delText>
        </w:r>
      </w:del>
      <w:r>
        <w:t xml:space="preserve"> within 90 cm of the mineral soil surface.</w:t>
      </w:r>
    </w:p>
    <w:p w14:paraId="0BE91DED" w14:textId="77777777" w:rsidR="00174C4D" w:rsidRDefault="00517734">
      <w:pPr>
        <w:spacing w:after="202" w:line="265" w:lineRule="auto"/>
        <w:ind w:left="10" w:right="57" w:hanging="10"/>
        <w:jc w:val="right"/>
      </w:pPr>
      <w:r>
        <w:rPr>
          <w:b/>
        </w:rPr>
        <w:t>D</w:t>
      </w:r>
      <w:r w:rsidR="008F760C">
        <w:rPr>
          <w:b/>
        </w:rPr>
        <w:t>uric Perch-</w:t>
      </w:r>
      <w:proofErr w:type="spellStart"/>
      <w:r w:rsidR="008F760C">
        <w:rPr>
          <w:b/>
        </w:rPr>
        <w:t>gley</w:t>
      </w:r>
      <w:proofErr w:type="spellEnd"/>
      <w:r w:rsidR="008F760C">
        <w:rPr>
          <w:b/>
        </w:rPr>
        <w:t xml:space="preserve"> Pumice Soils</w:t>
      </w:r>
    </w:p>
    <w:p w14:paraId="0BE91DEE" w14:textId="77777777" w:rsidR="00174C4D" w:rsidRDefault="008F760C" w:rsidP="00517734">
      <w:pPr>
        <w:tabs>
          <w:tab w:val="center" w:pos="863"/>
          <w:tab w:val="center" w:pos="2186"/>
        </w:tabs>
        <w:spacing w:after="9"/>
        <w:ind w:left="1418" w:hanging="851"/>
        <w:jc w:val="left"/>
      </w:pPr>
      <w:r>
        <w:rPr>
          <w:rFonts w:ascii="Calibri" w:eastAsia="Calibri" w:hAnsi="Calibri" w:cs="Calibri"/>
          <w:color w:val="000000"/>
          <w:sz w:val="22"/>
        </w:rPr>
        <w:tab/>
      </w:r>
      <w:r>
        <w:rPr>
          <w:b/>
        </w:rPr>
        <w:t>MP</w:t>
      </w:r>
      <w:r w:rsidR="00517734">
        <w:rPr>
          <w:b/>
        </w:rPr>
        <w:t>T</w:t>
      </w:r>
      <w:r>
        <w:t xml:space="preserve"> </w:t>
      </w:r>
      <w:r w:rsidR="00517734">
        <w:tab/>
      </w:r>
      <w:r>
        <w:t>Other soils.</w:t>
      </w:r>
    </w:p>
    <w:p w14:paraId="0BE91DEF" w14:textId="77777777" w:rsidR="00174C4D" w:rsidRDefault="00517734">
      <w:pPr>
        <w:spacing w:after="584" w:line="265" w:lineRule="auto"/>
        <w:ind w:left="10" w:right="57" w:hanging="10"/>
        <w:jc w:val="right"/>
      </w:pPr>
      <w:r>
        <w:rPr>
          <w:b/>
        </w:rPr>
        <w:t>T</w:t>
      </w:r>
      <w:r w:rsidR="008F760C">
        <w:rPr>
          <w:b/>
        </w:rPr>
        <w:t>ypic Perch-</w:t>
      </w:r>
      <w:proofErr w:type="spellStart"/>
      <w:r w:rsidR="008F760C">
        <w:rPr>
          <w:b/>
        </w:rPr>
        <w:t>gley</w:t>
      </w:r>
      <w:proofErr w:type="spellEnd"/>
      <w:r w:rsidR="008F760C">
        <w:rPr>
          <w:b/>
        </w:rPr>
        <w:t xml:space="preserve"> Pumice Soils</w:t>
      </w:r>
    </w:p>
    <w:p w14:paraId="0BE91DF0" w14:textId="77777777" w:rsidR="00174C4D" w:rsidRDefault="008F760C" w:rsidP="00517734">
      <w:pPr>
        <w:spacing w:after="138"/>
        <w:ind w:left="567" w:right="58" w:hanging="580"/>
      </w:pPr>
      <w:r>
        <w:rPr>
          <w:b/>
        </w:rPr>
        <w:t>MI</w:t>
      </w:r>
      <w:r>
        <w:t xml:space="preserve"> </w:t>
      </w:r>
      <w:r w:rsidR="00517734">
        <w:tab/>
      </w:r>
      <w:r>
        <w:t>IMPEDED PUMICE SOILS</w:t>
      </w:r>
    </w:p>
    <w:p w14:paraId="0BE91DF1" w14:textId="7C4DAE8E" w:rsidR="00174C4D" w:rsidRDefault="008F760C">
      <w:pPr>
        <w:spacing w:after="224"/>
        <w:ind w:left="554" w:right="58" w:hanging="567"/>
      </w:pPr>
      <w:r>
        <w:t xml:space="preserve"> </w:t>
      </w:r>
      <w:r>
        <w:tab/>
        <w:t xml:space="preserve">Impeded Pumice Soils have a horizon that severely restricts the movement of water and usually the penetration of roots. The restrictive horizon is commonly a layer of welded </w:t>
      </w:r>
      <w:del w:id="2089" w:author="Andre Eger" w:date="2024-07-23T22:52:00Z">
        <w:r w:rsidDel="008F760C">
          <w:delText>pumice</w:delText>
        </w:r>
      </w:del>
      <w:ins w:id="2090" w:author="Andre Eger" w:date="2024-07-23T22:52:00Z">
        <w:r w:rsidR="01397E0B">
          <w:t>ignimbrite</w:t>
        </w:r>
      </w:ins>
      <w:r>
        <w:t>.</w:t>
      </w:r>
    </w:p>
    <w:p w14:paraId="0BE91DF2" w14:textId="77777777" w:rsidR="00174C4D" w:rsidRDefault="008F760C" w:rsidP="00517734">
      <w:pPr>
        <w:spacing w:after="60"/>
        <w:ind w:left="1418" w:right="58" w:hanging="852"/>
      </w:pPr>
      <w:r>
        <w:rPr>
          <w:b/>
        </w:rPr>
        <w:t>MIMW</w:t>
      </w:r>
      <w:r w:rsidR="00517734">
        <w:rPr>
          <w:b/>
        </w:rPr>
        <w:tab/>
      </w:r>
      <w:r w:rsidR="00517734">
        <w:rPr>
          <w:b/>
        </w:rPr>
        <w:tab/>
      </w:r>
      <w:r>
        <w:t xml:space="preserve"> Impeded Pumice Soils that have </w:t>
      </w:r>
      <w:r>
        <w:rPr>
          <w:i/>
        </w:rPr>
        <w:t>both</w:t>
      </w:r>
    </w:p>
    <w:p w14:paraId="0BE91DF3" w14:textId="4D1A328D" w:rsidR="00174C4D" w:rsidRDefault="008F760C" w:rsidP="00164344">
      <w:pPr>
        <w:numPr>
          <w:ilvl w:val="0"/>
          <w:numId w:val="103"/>
        </w:numPr>
        <w:spacing w:after="1366"/>
        <w:ind w:right="58" w:hanging="566"/>
      </w:pPr>
      <w:r>
        <w:t xml:space="preserve">a </w:t>
      </w:r>
      <w:del w:id="2091" w:author="Andre Eger" w:date="2024-07-23T22:42:00Z">
        <w:r w:rsidDel="008F760C">
          <w:delText xml:space="preserve">compact </w:delText>
        </w:r>
      </w:del>
      <w:r>
        <w:t xml:space="preserve">welded layer of </w:t>
      </w:r>
      <w:del w:id="2092" w:author="Andre Eger" w:date="2024-07-23T22:42:00Z">
        <w:r w:rsidDel="008F760C">
          <w:delText>flow tephra (</w:delText>
        </w:r>
      </w:del>
      <w:r>
        <w:t>ignimbrite</w:t>
      </w:r>
      <w:del w:id="2093" w:author="Andre Eger" w:date="2024-07-23T22:42:00Z">
        <w:r w:rsidDel="008F760C">
          <w:delText>)</w:delText>
        </w:r>
      </w:del>
      <w:r>
        <w:t xml:space="preserve"> that has brittle failure and</w:t>
      </w:r>
      <w:ins w:id="2094" w:author="Andre Eger" w:date="2024-10-17T15:51:00Z" w16du:dateUtc="2024-10-17T02:51:00Z">
        <w:r w:rsidR="00C16BFC">
          <w:t xml:space="preserve"> acts as a root barrier</w:t>
        </w:r>
      </w:ins>
      <w:del w:id="2095" w:author="Andre Eger" w:date="2024-10-17T15:51:00Z" w16du:dateUtc="2024-10-17T02:51:00Z">
        <w:r w:rsidDel="00C16BFC">
          <w:delText xml:space="preserve"> no roots</w:delText>
        </w:r>
      </w:del>
      <w:r>
        <w:t xml:space="preserve"> with an upper boundary within 90 cm of the mineral soil surface, </w:t>
      </w:r>
      <w:r w:rsidRPr="6048E53D">
        <w:rPr>
          <w:i/>
          <w:iCs/>
        </w:rPr>
        <w:t>and</w:t>
      </w:r>
    </w:p>
    <w:p w14:paraId="0BE91DF4" w14:textId="77777777" w:rsidR="00174C4D" w:rsidRDefault="008F760C" w:rsidP="00164344">
      <w:pPr>
        <w:numPr>
          <w:ilvl w:val="0"/>
          <w:numId w:val="103"/>
        </w:numPr>
        <w:spacing w:after="42"/>
        <w:ind w:right="58" w:hanging="566"/>
      </w:pPr>
      <w:r>
        <w:lastRenderedPageBreak/>
        <w:t xml:space="preserve">a </w:t>
      </w:r>
      <w:r w:rsidRPr="002331A9">
        <w:rPr>
          <w:color w:val="2B579A"/>
          <w:u w:val="single"/>
          <w:shd w:val="clear" w:color="auto" w:fill="E6E6E6"/>
          <w:rPrChange w:id="2096" w:author="Thomas Caspari" w:date="2017-10-12T16:50:00Z">
            <w:rPr>
              <w:color w:val="2B579A"/>
              <w:shd w:val="clear" w:color="auto" w:fill="E6E6E6"/>
            </w:rPr>
          </w:rPrChange>
        </w:rPr>
        <w:t>mottled profile form</w:t>
      </w:r>
      <w:r>
        <w:t xml:space="preserve">. </w:t>
      </w:r>
    </w:p>
    <w:p w14:paraId="0BE91DF5" w14:textId="77777777" w:rsidR="00174C4D" w:rsidRDefault="008F760C">
      <w:pPr>
        <w:spacing w:after="206" w:line="265" w:lineRule="auto"/>
        <w:ind w:left="10" w:right="57" w:hanging="10"/>
        <w:jc w:val="right"/>
      </w:pPr>
      <w:r>
        <w:rPr>
          <w:b/>
        </w:rPr>
        <w:t>Mottled-welded Impeded Pumice Soils</w:t>
      </w:r>
    </w:p>
    <w:p w14:paraId="0BE91DF6" w14:textId="13A567C7" w:rsidR="00174C4D" w:rsidRDefault="008F760C" w:rsidP="00517734">
      <w:pPr>
        <w:spacing w:after="45"/>
        <w:ind w:left="1418" w:right="58" w:hanging="851"/>
      </w:pPr>
      <w:r w:rsidRPr="6048E53D">
        <w:rPr>
          <w:b/>
          <w:bCs/>
        </w:rPr>
        <w:t>MIW</w:t>
      </w:r>
      <w:r>
        <w:t xml:space="preserve"> </w:t>
      </w:r>
      <w:r>
        <w:tab/>
        <w:t xml:space="preserve">Other soils that have a </w:t>
      </w:r>
      <w:del w:id="2097" w:author="Andre Eger" w:date="2024-07-23T22:42:00Z">
        <w:r w:rsidDel="008F760C">
          <w:delText xml:space="preserve">compact </w:delText>
        </w:r>
      </w:del>
      <w:r>
        <w:t xml:space="preserve">welded layer of </w:t>
      </w:r>
      <w:del w:id="2098" w:author="Andre Eger" w:date="2024-07-23T22:40:00Z">
        <w:r w:rsidDel="008F760C">
          <w:delText>flow tephra (</w:delText>
        </w:r>
      </w:del>
      <w:r>
        <w:t>ignimbrite</w:t>
      </w:r>
      <w:del w:id="2099" w:author="Andre Eger" w:date="2024-07-23T22:40:00Z">
        <w:r w:rsidDel="008F760C">
          <w:delText>)</w:delText>
        </w:r>
      </w:del>
      <w:r>
        <w:t xml:space="preserve"> that has brittle failure and </w:t>
      </w:r>
      <w:ins w:id="2100" w:author="Andre Eger" w:date="2024-10-17T15:51:00Z" w16du:dateUtc="2024-10-17T02:51:00Z">
        <w:r w:rsidR="00C16BFC">
          <w:t>acts as a</w:t>
        </w:r>
      </w:ins>
      <w:ins w:id="2101" w:author="Andre Eger" w:date="2024-10-17T15:52:00Z" w16du:dateUtc="2024-10-17T02:52:00Z">
        <w:r w:rsidR="00C16BFC">
          <w:t xml:space="preserve"> root barrier</w:t>
        </w:r>
      </w:ins>
      <w:del w:id="2102" w:author="Andre Eger" w:date="2024-10-17T15:52:00Z" w16du:dateUtc="2024-10-17T02:52:00Z">
        <w:r w:rsidDel="00C16BFC">
          <w:delText>no roots</w:delText>
        </w:r>
      </w:del>
      <w:r>
        <w:t xml:space="preserve"> with an upper boundary within 90 cm of the mineral soil surface.</w:t>
      </w:r>
    </w:p>
    <w:p w14:paraId="0BE91DF7" w14:textId="77777777" w:rsidR="00174C4D" w:rsidRDefault="008F760C">
      <w:pPr>
        <w:spacing w:after="205" w:line="265" w:lineRule="auto"/>
        <w:ind w:left="10" w:right="57" w:hanging="10"/>
        <w:jc w:val="right"/>
      </w:pPr>
      <w:r>
        <w:rPr>
          <w:b/>
        </w:rPr>
        <w:t>Welded Impeded Pumice Soils</w:t>
      </w:r>
    </w:p>
    <w:p w14:paraId="0BE91DF8" w14:textId="77777777" w:rsidR="00174C4D" w:rsidRDefault="008F760C" w:rsidP="00517734">
      <w:pPr>
        <w:tabs>
          <w:tab w:val="center" w:pos="877"/>
          <w:tab w:val="center" w:pos="3840"/>
        </w:tabs>
        <w:spacing w:after="42"/>
        <w:ind w:left="1418" w:hanging="851"/>
        <w:jc w:val="left"/>
      </w:pPr>
      <w:r>
        <w:rPr>
          <w:rFonts w:ascii="Calibri" w:eastAsia="Calibri" w:hAnsi="Calibri" w:cs="Calibri"/>
          <w:color w:val="000000"/>
          <w:sz w:val="22"/>
        </w:rPr>
        <w:tab/>
      </w:r>
      <w:r>
        <w:rPr>
          <w:b/>
        </w:rPr>
        <w:t>MIM</w:t>
      </w:r>
      <w:r>
        <w:t xml:space="preserve"> </w:t>
      </w:r>
      <w:r>
        <w:tab/>
        <w:t xml:space="preserve">Others soils with a </w:t>
      </w:r>
      <w:r w:rsidRPr="002331A9">
        <w:rPr>
          <w:color w:val="2B579A"/>
          <w:u w:val="single"/>
          <w:shd w:val="clear" w:color="auto" w:fill="E6E6E6"/>
          <w:rPrChange w:id="2103" w:author="Thomas Caspari" w:date="2017-10-12T16:50:00Z">
            <w:rPr>
              <w:color w:val="2B579A"/>
              <w:shd w:val="clear" w:color="auto" w:fill="E6E6E6"/>
            </w:rPr>
          </w:rPrChange>
        </w:rPr>
        <w:t>mottled profile form</w:t>
      </w:r>
      <w:r>
        <w:t>.</w:t>
      </w:r>
    </w:p>
    <w:p w14:paraId="0BE91DF9" w14:textId="77777777" w:rsidR="00174C4D" w:rsidRDefault="008F760C">
      <w:pPr>
        <w:spacing w:after="204" w:line="265" w:lineRule="auto"/>
        <w:ind w:left="10" w:right="57" w:hanging="10"/>
        <w:jc w:val="right"/>
      </w:pPr>
      <w:r>
        <w:rPr>
          <w:b/>
        </w:rPr>
        <w:t>Mottled Impeded Pumice Soils</w:t>
      </w:r>
    </w:p>
    <w:p w14:paraId="0BE91DFA" w14:textId="77777777" w:rsidR="00174C4D" w:rsidRDefault="008F760C" w:rsidP="00517734">
      <w:pPr>
        <w:tabs>
          <w:tab w:val="center" w:pos="833"/>
          <w:tab w:val="center" w:pos="2186"/>
        </w:tabs>
        <w:spacing w:after="9"/>
        <w:ind w:left="1418" w:hanging="851"/>
        <w:jc w:val="left"/>
      </w:pPr>
      <w:r>
        <w:rPr>
          <w:rFonts w:ascii="Calibri" w:eastAsia="Calibri" w:hAnsi="Calibri" w:cs="Calibri"/>
          <w:color w:val="000000"/>
          <w:sz w:val="22"/>
        </w:rPr>
        <w:tab/>
      </w:r>
      <w:r w:rsidR="00517734">
        <w:rPr>
          <w:b/>
        </w:rPr>
        <w:t>MIT</w:t>
      </w:r>
      <w:r>
        <w:t xml:space="preserve"> </w:t>
      </w:r>
      <w:r>
        <w:tab/>
        <w:t>Other soils.</w:t>
      </w:r>
    </w:p>
    <w:p w14:paraId="0BE91DFB" w14:textId="77777777" w:rsidR="00174C4D" w:rsidRDefault="00517734">
      <w:pPr>
        <w:spacing w:after="583" w:line="265" w:lineRule="auto"/>
        <w:ind w:left="10" w:right="57" w:hanging="10"/>
        <w:jc w:val="right"/>
      </w:pPr>
      <w:r>
        <w:rPr>
          <w:b/>
        </w:rPr>
        <w:t>T</w:t>
      </w:r>
      <w:r w:rsidR="008F760C">
        <w:rPr>
          <w:b/>
        </w:rPr>
        <w:t>ypic Impeded Pumice Soils</w:t>
      </w:r>
    </w:p>
    <w:p w14:paraId="0BE91DFC" w14:textId="77777777" w:rsidR="00174C4D" w:rsidRDefault="008F760C" w:rsidP="00517734">
      <w:pPr>
        <w:spacing w:after="139"/>
        <w:ind w:left="567" w:right="58" w:hanging="580"/>
      </w:pPr>
      <w:proofErr w:type="gramStart"/>
      <w:r>
        <w:rPr>
          <w:b/>
        </w:rPr>
        <w:t xml:space="preserve">MO </w:t>
      </w:r>
      <w:r>
        <w:t xml:space="preserve"> </w:t>
      </w:r>
      <w:r w:rsidR="00517734">
        <w:tab/>
      </w:r>
      <w:proofErr w:type="gramEnd"/>
      <w:r>
        <w:t>ORTHIC PUMICE SOILS</w:t>
      </w:r>
    </w:p>
    <w:p w14:paraId="0BE91DFD" w14:textId="77777777" w:rsidR="00174C4D" w:rsidRDefault="008F760C">
      <w:pPr>
        <w:spacing w:after="225"/>
        <w:ind w:left="554" w:right="58" w:hanging="567"/>
      </w:pPr>
      <w:r>
        <w:t xml:space="preserve"> </w:t>
      </w:r>
      <w:r w:rsidR="00517734">
        <w:tab/>
      </w:r>
      <w:r>
        <w:t>Orthic Pumice Soils are well drained to imperfectly drained, are deep rooting and do not severely restrict water movement.</w:t>
      </w:r>
    </w:p>
    <w:p w14:paraId="0BE91DFE" w14:textId="77777777" w:rsidR="00174C4D" w:rsidRDefault="008F760C" w:rsidP="00517734">
      <w:pPr>
        <w:spacing w:after="42"/>
        <w:ind w:left="1418" w:right="58" w:hanging="852"/>
      </w:pPr>
      <w:r>
        <w:rPr>
          <w:b/>
        </w:rPr>
        <w:t>MOM</w:t>
      </w:r>
      <w:r>
        <w:t xml:space="preserve"> </w:t>
      </w:r>
      <w:r w:rsidR="00517734">
        <w:tab/>
      </w:r>
      <w:r>
        <w:t xml:space="preserve">Orthic Pumice Soils that have a </w:t>
      </w:r>
      <w:r w:rsidRPr="002331A9">
        <w:rPr>
          <w:color w:val="2B579A"/>
          <w:u w:val="single"/>
          <w:shd w:val="clear" w:color="auto" w:fill="E6E6E6"/>
          <w:rPrChange w:id="2104" w:author="Thomas Caspari" w:date="2017-10-12T16:50:00Z">
            <w:rPr>
              <w:color w:val="2B579A"/>
              <w:shd w:val="clear" w:color="auto" w:fill="E6E6E6"/>
            </w:rPr>
          </w:rPrChange>
        </w:rPr>
        <w:t>mottled profile form</w:t>
      </w:r>
      <w:r>
        <w:t>.</w:t>
      </w:r>
    </w:p>
    <w:p w14:paraId="0BE91DFF" w14:textId="77777777" w:rsidR="00174C4D" w:rsidRDefault="008F760C">
      <w:pPr>
        <w:spacing w:after="206" w:line="265" w:lineRule="auto"/>
        <w:ind w:left="10" w:right="57" w:hanging="10"/>
        <w:jc w:val="right"/>
      </w:pPr>
      <w:r>
        <w:rPr>
          <w:b/>
        </w:rPr>
        <w:t>Mottled Orthic Pumice Soils</w:t>
      </w:r>
    </w:p>
    <w:p w14:paraId="0BE91E00" w14:textId="77777777" w:rsidR="00174C4D" w:rsidRDefault="008F760C" w:rsidP="00517734">
      <w:pPr>
        <w:spacing w:after="45"/>
        <w:ind w:left="1418" w:right="58" w:hanging="852"/>
      </w:pPr>
      <w:r>
        <w:rPr>
          <w:b/>
        </w:rPr>
        <w:t>MOZ</w:t>
      </w:r>
      <w:r>
        <w:t xml:space="preserve"> </w:t>
      </w:r>
      <w:r w:rsidR="00517734">
        <w:tab/>
      </w:r>
      <w:r>
        <w:t xml:space="preserve">Other soils that have a B horizon, or </w:t>
      </w:r>
      <w:proofErr w:type="spellStart"/>
      <w:r>
        <w:t>subhorizon</w:t>
      </w:r>
      <w:proofErr w:type="spellEnd"/>
      <w:r>
        <w:t xml:space="preserve"> of the B, that is thicker than 20 cm and has hue 7.5YR or more.</w:t>
      </w:r>
    </w:p>
    <w:p w14:paraId="0BE91E01" w14:textId="77777777" w:rsidR="00174C4D" w:rsidRDefault="008F760C">
      <w:pPr>
        <w:spacing w:after="206" w:line="265" w:lineRule="auto"/>
        <w:ind w:left="10" w:right="57" w:hanging="10"/>
        <w:jc w:val="right"/>
      </w:pPr>
      <w:r>
        <w:rPr>
          <w:b/>
        </w:rPr>
        <w:t>Podzolic Orthic Pumice Soils</w:t>
      </w:r>
    </w:p>
    <w:p w14:paraId="0BE91E02" w14:textId="77777777" w:rsidR="00517734" w:rsidRDefault="008F760C" w:rsidP="00517734">
      <w:pPr>
        <w:spacing w:after="0" w:line="252" w:lineRule="auto"/>
        <w:ind w:left="1418" w:right="57" w:hanging="851"/>
      </w:pPr>
      <w:r>
        <w:rPr>
          <w:b/>
        </w:rPr>
        <w:t>MOL</w:t>
      </w:r>
      <w:r>
        <w:t xml:space="preserve"> </w:t>
      </w:r>
      <w:r w:rsidR="00517734">
        <w:tab/>
      </w:r>
      <w:r>
        <w:t xml:space="preserve">Other soils that have a layer within the thickness of </w:t>
      </w:r>
      <w:r w:rsidRPr="002331A9">
        <w:rPr>
          <w:color w:val="2B579A"/>
          <w:u w:val="single"/>
          <w:shd w:val="clear" w:color="auto" w:fill="E6E6E6"/>
          <w:rPrChange w:id="2105" w:author="Thomas Caspari" w:date="2017-10-12T16:50:00Z">
            <w:rPr>
              <w:color w:val="2B579A"/>
              <w:shd w:val="clear" w:color="auto" w:fill="E6E6E6"/>
            </w:rPr>
          </w:rPrChange>
        </w:rPr>
        <w:t>vitric soil material</w:t>
      </w:r>
      <w:r>
        <w:t xml:space="preserve">, that meets the requirements of an </w:t>
      </w:r>
      <w:proofErr w:type="spellStart"/>
      <w:r w:rsidRPr="002331A9">
        <w:rPr>
          <w:color w:val="2B579A"/>
          <w:u w:val="single"/>
          <w:shd w:val="clear" w:color="auto" w:fill="E6E6E6"/>
          <w:rPrChange w:id="2106" w:author="Thomas Caspari" w:date="2017-10-12T16:50:00Z">
            <w:rPr>
              <w:color w:val="2B579A"/>
              <w:shd w:val="clear" w:color="auto" w:fill="E6E6E6"/>
            </w:rPr>
          </w:rPrChange>
        </w:rPr>
        <w:t>allophanic</w:t>
      </w:r>
      <w:proofErr w:type="spellEnd"/>
      <w:r w:rsidRPr="002331A9">
        <w:rPr>
          <w:color w:val="2B579A"/>
          <w:u w:val="single"/>
          <w:shd w:val="clear" w:color="auto" w:fill="E6E6E6"/>
          <w:rPrChange w:id="2107" w:author="Thomas Caspari" w:date="2017-10-12T16:50:00Z">
            <w:rPr>
              <w:color w:val="2B579A"/>
              <w:shd w:val="clear" w:color="auto" w:fill="E6E6E6"/>
            </w:rPr>
          </w:rPrChange>
        </w:rPr>
        <w:t xml:space="preserve"> soil material</w:t>
      </w:r>
      <w:r>
        <w:t xml:space="preserve"> (except for bulk density). </w:t>
      </w:r>
    </w:p>
    <w:p w14:paraId="0BE91E03" w14:textId="77777777" w:rsidR="00174C4D" w:rsidRDefault="00517734" w:rsidP="00517734">
      <w:pPr>
        <w:ind w:left="1418" w:right="58" w:hanging="852"/>
        <w:jc w:val="right"/>
      </w:pPr>
      <w:proofErr w:type="spellStart"/>
      <w:r>
        <w:rPr>
          <w:b/>
        </w:rPr>
        <w:t>A</w:t>
      </w:r>
      <w:r w:rsidR="008F760C">
        <w:rPr>
          <w:b/>
        </w:rPr>
        <w:t>llophanic</w:t>
      </w:r>
      <w:proofErr w:type="spellEnd"/>
      <w:r w:rsidR="008F760C">
        <w:rPr>
          <w:b/>
        </w:rPr>
        <w:t xml:space="preserve"> Orthic Pumice Soils</w:t>
      </w:r>
    </w:p>
    <w:p w14:paraId="0BE91E04" w14:textId="4915A2B7" w:rsidR="00174C4D" w:rsidRDefault="008F760C" w:rsidP="43DAAA20">
      <w:pPr>
        <w:spacing w:after="45"/>
        <w:ind w:left="1418" w:right="58" w:hanging="851"/>
      </w:pPr>
      <w:r w:rsidRPr="66AE9BF6">
        <w:rPr>
          <w:b/>
          <w:bCs/>
        </w:rPr>
        <w:t>MOBL</w:t>
      </w:r>
      <w:r>
        <w:t xml:space="preserve"> Other soils with a layer of </w:t>
      </w:r>
      <w:r w:rsidRPr="66AE9BF6">
        <w:rPr>
          <w:color w:val="2B579A"/>
          <w:u w:val="single"/>
          <w:shd w:val="clear" w:color="auto" w:fill="E6E6E6"/>
          <w:rPrChange w:id="2108" w:author="Thomas Caspari" w:date="2017-10-12T16:51:00Z">
            <w:rPr>
              <w:color w:val="2B579A"/>
              <w:shd w:val="clear" w:color="auto" w:fill="E6E6E6"/>
            </w:rPr>
          </w:rPrChange>
        </w:rPr>
        <w:t>vitric soil material</w:t>
      </w:r>
      <w:r>
        <w:t xml:space="preserve"> </w:t>
      </w:r>
      <w:ins w:id="2109" w:author="Kirstin Deuss" w:date="2024-11-12T03:12:00Z">
        <w:r w:rsidR="36031A1D">
          <w:t xml:space="preserve">within the B or BC horizon and </w:t>
        </w:r>
      </w:ins>
      <w:r>
        <w:t xml:space="preserve">with a base at less than 60 cm from the mineral soil surface </w:t>
      </w:r>
      <w:del w:id="2110" w:author="Kirstin Deuss" w:date="2024-11-12T03:12:00Z">
        <w:r w:rsidDel="008F760C">
          <w:delText>and within the B</w:delText>
        </w:r>
      </w:del>
      <w:ins w:id="2111" w:author="Andre Eger" w:date="2023-08-21T22:46:00Z">
        <w:del w:id="2112" w:author="Andre Eger [2]" w:date="2024-11-13T14:34:00Z" w16du:dateUtc="2024-11-13T01:34:00Z">
          <w:r w:rsidR="171BA00F" w:rsidDel="00251943">
            <w:delText xml:space="preserve"> or BC</w:delText>
          </w:r>
        </w:del>
      </w:ins>
      <w:del w:id="2113" w:author="Kirstin Deuss" w:date="2024-11-12T03:12:00Z">
        <w:r w:rsidDel="008F760C">
          <w:delText xml:space="preserve"> horizon</w:delText>
        </w:r>
      </w:del>
      <w:r>
        <w:t>, that overlies a layer which fails to</w:t>
      </w:r>
      <w:r w:rsidRPr="43DAAA20">
        <w:rPr>
          <w:shd w:val="clear" w:color="auto" w:fill="E6E6E6"/>
        </w:rPr>
        <w:t xml:space="preserve"> meet the requirements of a </w:t>
      </w:r>
      <w:r w:rsidRPr="43DAAA20">
        <w:rPr>
          <w:color w:val="2B579A"/>
          <w:u w:val="single"/>
          <w:rPrChange w:id="2114" w:author="Thomas Caspari" w:date="2017-10-12T16:51:00Z">
            <w:rPr>
              <w:color w:val="2B579A"/>
            </w:rPr>
          </w:rPrChange>
        </w:rPr>
        <w:t>vitric soil material</w:t>
      </w:r>
      <w:r w:rsidRPr="43DAAA20">
        <w:rPr>
          <w:shd w:val="clear" w:color="auto" w:fill="E6E6E6"/>
        </w:rPr>
        <w:t xml:space="preserve"> but meets the requirements of </w:t>
      </w:r>
      <w:proofErr w:type="spellStart"/>
      <w:r w:rsidRPr="66AE9BF6">
        <w:rPr>
          <w:color w:val="2B579A"/>
          <w:u w:val="single"/>
          <w:shd w:val="clear" w:color="auto" w:fill="E6E6E6"/>
          <w:rPrChange w:id="2115" w:author="Thomas Caspari" w:date="2017-10-12T16:51:00Z">
            <w:rPr>
              <w:color w:val="2B579A"/>
              <w:shd w:val="clear" w:color="auto" w:fill="E6E6E6"/>
            </w:rPr>
          </w:rPrChange>
        </w:rPr>
        <w:t>allophanic</w:t>
      </w:r>
      <w:proofErr w:type="spellEnd"/>
      <w:r w:rsidRPr="43DAAA20">
        <w:rPr>
          <w:color w:val="2B579A"/>
          <w:u w:val="single"/>
          <w:rPrChange w:id="2116" w:author="Thomas Caspari" w:date="2017-10-12T16:51:00Z">
            <w:rPr>
              <w:color w:val="2B579A"/>
            </w:rPr>
          </w:rPrChange>
        </w:rPr>
        <w:t xml:space="preserve"> soil material</w:t>
      </w:r>
      <w:r>
        <w:t xml:space="preserve"> (except bulk density).</w:t>
      </w:r>
    </w:p>
    <w:p w14:paraId="0BE91E05" w14:textId="77777777" w:rsidR="00174C4D" w:rsidRDefault="008F760C">
      <w:pPr>
        <w:spacing w:after="206" w:line="265" w:lineRule="auto"/>
        <w:ind w:left="10" w:right="57" w:hanging="10"/>
        <w:jc w:val="right"/>
      </w:pPr>
      <w:r>
        <w:rPr>
          <w:b/>
        </w:rPr>
        <w:t>Buried-</w:t>
      </w:r>
      <w:proofErr w:type="spellStart"/>
      <w:r>
        <w:rPr>
          <w:b/>
        </w:rPr>
        <w:t>allophanic</w:t>
      </w:r>
      <w:proofErr w:type="spellEnd"/>
      <w:r>
        <w:rPr>
          <w:b/>
        </w:rPr>
        <w:t xml:space="preserve"> Orthic Pumice Soils</w:t>
      </w:r>
    </w:p>
    <w:p w14:paraId="0BE91E06" w14:textId="46BDC849" w:rsidR="00174C4D" w:rsidRDefault="5B3C88DD" w:rsidP="00517734">
      <w:pPr>
        <w:spacing w:after="0"/>
        <w:ind w:left="1418" w:right="58" w:hanging="851"/>
      </w:pPr>
      <w:r w:rsidRPr="2DFBA46F">
        <w:rPr>
          <w:b/>
          <w:bCs/>
        </w:rPr>
        <w:t>MOI</w:t>
      </w:r>
      <w:r>
        <w:t xml:space="preserve"> </w:t>
      </w:r>
      <w:r w:rsidR="008F760C">
        <w:tab/>
      </w:r>
      <w:r>
        <w:t xml:space="preserve">Other soils with a </w:t>
      </w:r>
      <w:proofErr w:type="spellStart"/>
      <w:r>
        <w:t>Bw</w:t>
      </w:r>
      <w:proofErr w:type="spellEnd"/>
      <w:r>
        <w:t xml:space="preserve"> that is 30 cm or less thick and has hue 10YR or yellower and chroma 4 or </w:t>
      </w:r>
      <w:del w:id="2117" w:author="Andre Eger" w:date="2023-08-15T02:25:00Z">
        <w:r w:rsidR="008F760C" w:rsidDel="5B3C88DD">
          <w:delText>more</w:delText>
        </w:r>
      </w:del>
      <w:ins w:id="2118" w:author="Andre Eger" w:date="2023-08-15T02:25:00Z">
        <w:r w:rsidR="6A23ACAC">
          <w:t>less</w:t>
        </w:r>
      </w:ins>
      <w:r>
        <w:t>.</w:t>
      </w:r>
    </w:p>
    <w:p w14:paraId="0BE91E07" w14:textId="77777777" w:rsidR="00174C4D" w:rsidRDefault="008F760C">
      <w:pPr>
        <w:spacing w:after="202" w:line="265" w:lineRule="auto"/>
        <w:ind w:left="10" w:right="57" w:hanging="10"/>
        <w:jc w:val="right"/>
      </w:pPr>
      <w:r>
        <w:rPr>
          <w:b/>
        </w:rPr>
        <w:t>Immature Orthic Pumice Soils</w:t>
      </w:r>
    </w:p>
    <w:p w14:paraId="0BE91E08" w14:textId="77777777" w:rsidR="00517734" w:rsidRDefault="008F760C" w:rsidP="00517734">
      <w:pPr>
        <w:spacing w:after="0" w:line="264" w:lineRule="auto"/>
        <w:ind w:left="1418" w:right="57" w:hanging="851"/>
      </w:pPr>
      <w:r>
        <w:rPr>
          <w:b/>
        </w:rPr>
        <w:t>MO</w:t>
      </w:r>
      <w:r w:rsidR="00517734">
        <w:rPr>
          <w:b/>
        </w:rPr>
        <w:t>T</w:t>
      </w:r>
      <w:r w:rsidR="00517734">
        <w:t xml:space="preserve"> </w:t>
      </w:r>
      <w:r w:rsidR="00517734">
        <w:tab/>
      </w:r>
      <w:r>
        <w:t xml:space="preserve">Other soils. </w:t>
      </w:r>
    </w:p>
    <w:p w14:paraId="0BE91E09" w14:textId="77777777" w:rsidR="00174C4D" w:rsidRDefault="00517734" w:rsidP="00517734">
      <w:pPr>
        <w:spacing w:after="1532" w:line="265" w:lineRule="auto"/>
        <w:ind w:left="1418" w:right="58" w:hanging="851"/>
        <w:jc w:val="right"/>
      </w:pPr>
      <w:r>
        <w:rPr>
          <w:b/>
        </w:rPr>
        <w:t>T</w:t>
      </w:r>
      <w:r w:rsidR="008F760C">
        <w:rPr>
          <w:b/>
        </w:rPr>
        <w:t>ypic Orthic Pumice Soils</w:t>
      </w:r>
    </w:p>
    <w:p w14:paraId="0BE91E0A" w14:textId="77777777" w:rsidR="00174C4D" w:rsidRDefault="00174C4D">
      <w:pPr>
        <w:sectPr w:rsidR="00174C4D">
          <w:headerReference w:type="even" r:id="rId106"/>
          <w:headerReference w:type="default" r:id="rId107"/>
          <w:footerReference w:type="even" r:id="rId108"/>
          <w:footerReference w:type="default" r:id="rId109"/>
          <w:headerReference w:type="first" r:id="rId110"/>
          <w:footerReference w:type="first" r:id="rId111"/>
          <w:pgSz w:w="12746" w:h="17678"/>
          <w:pgMar w:top="1960" w:right="2120" w:bottom="647" w:left="2121" w:header="0" w:footer="720" w:gutter="0"/>
          <w:cols w:space="720"/>
        </w:sectPr>
      </w:pPr>
    </w:p>
    <w:p w14:paraId="0BE91E0B" w14:textId="257AA75D" w:rsidR="00174C4D" w:rsidRDefault="008F760C">
      <w:pPr>
        <w:pStyle w:val="Heading1"/>
        <w:spacing w:line="259" w:lineRule="auto"/>
        <w:ind w:left="0" w:firstLine="0"/>
      </w:pPr>
      <w:bookmarkStart w:id="2119" w:name="_Toc182384783"/>
      <w:r>
        <w:lastRenderedPageBreak/>
        <w:t>R</w:t>
      </w:r>
      <w:r w:rsidR="0022101E">
        <w:t>aw Soils</w:t>
      </w:r>
      <w:bookmarkEnd w:id="2119"/>
    </w:p>
    <w:p w14:paraId="0BE91E0C"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5D" wp14:editId="0BE9225E">
                <wp:extent cx="5400040" cy="12700"/>
                <wp:effectExtent l="0" t="0" r="0" b="0"/>
                <wp:docPr id="116091" name="Group 116091"/>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1031" name="Shape 11031"/>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A31C305" id="Group 116091"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sfagpUgIAALEFAAAOAAAAAAAAAAAAAAAAAC4CAABkcnMvZTJvRG9jLnhtbFBLAQItABQABgAI&#10;AAAAIQDhXyj32wAAAAMBAAAPAAAAAAAAAAAAAAAAAKwEAABkcnMvZG93bnJldi54bWxQSwUGAAAA&#10;AAQABADzAAAAtAUAAAAA&#10;">
                <v:shape id="Shape 11031"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" path="m,l5400040,e" filled="f" strokecolor="#181717" strokeweight="1pt">
                  <v:stroke miterlimit="83231f" joinstyle="miter"/>
                  <v:path arrowok="t" textboxrect="0,0,5400040,0"/>
                </v:shape>
                <w10:anchorlock/>
              </v:group>
            </w:pict>
          </mc:Fallback>
        </mc:AlternateContent>
      </w:r>
    </w:p>
    <w:p w14:paraId="0BE91E0D" w14:textId="77777777" w:rsidR="00174C4D" w:rsidRDefault="008B58D2">
      <w:pPr>
        <w:pStyle w:val="Heading3"/>
        <w:ind w:left="-2" w:right="58"/>
      </w:pPr>
      <w:r>
        <w:t>CONCEPT OF THE ORDER</w:t>
      </w:r>
    </w:p>
    <w:p w14:paraId="0BE91E0E" w14:textId="77777777" w:rsidR="00174C4D" w:rsidRDefault="008F760C">
      <w:pPr>
        <w:spacing w:after="552"/>
        <w:ind w:left="-4" w:right="58"/>
      </w:pPr>
      <w:r>
        <w:t>Raw Soils lack distinct topsoil development or are fluid at a shallow depth. They occur in environments where the development of topsoils is prevented by rockiness, by active erosion, or deposition. They include beach sands, alpine rock areas and active screes, lagoons and tidal estuaries.</w:t>
      </w:r>
    </w:p>
    <w:p w14:paraId="0BE91E0F" w14:textId="77777777" w:rsidR="00174C4D" w:rsidRDefault="008B58D2">
      <w:pPr>
        <w:pStyle w:val="Heading3"/>
        <w:ind w:left="-2" w:right="58"/>
      </w:pPr>
      <w:r>
        <w:t>CORRELATION</w:t>
      </w:r>
    </w:p>
    <w:p w14:paraId="0BE91E10" w14:textId="77777777" w:rsidR="00174C4D" w:rsidRDefault="008F760C">
      <w:pPr>
        <w:spacing w:after="552"/>
        <w:ind w:left="-4" w:right="58"/>
      </w:pPr>
      <w:r>
        <w:t xml:space="preserve">Raw Soils correspond in part with very weakly developed recent soils of the NZ Genetic Soil Classification, and in part with materials that were often not considered to be soil. They are either </w:t>
      </w:r>
      <w:proofErr w:type="spellStart"/>
      <w:r>
        <w:t>Entisols</w:t>
      </w:r>
      <w:proofErr w:type="spellEnd"/>
      <w:r>
        <w:t xml:space="preserve"> or are unclassified in Soil Taxonomy.</w:t>
      </w:r>
    </w:p>
    <w:p w14:paraId="0BE91E11" w14:textId="77777777" w:rsidR="00174C4D" w:rsidRDefault="008F760C">
      <w:pPr>
        <w:pStyle w:val="Heading3"/>
        <w:ind w:left="-2"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9504" behindDoc="0" locked="0" layoutInCell="1" allowOverlap="1" wp14:anchorId="0BE9225F" wp14:editId="24B2F507">
                <wp:simplePos x="0" y="0"/>
                <wp:positionH relativeFrom="page">
                  <wp:posOffset>1346835</wp:posOffset>
                </wp:positionH>
                <wp:positionV relativeFrom="page">
                  <wp:posOffset>998364</wp:posOffset>
                </wp:positionV>
                <wp:extent cx="5400040" cy="12700"/>
                <wp:effectExtent l="0" t="0" r="0" b="0"/>
                <wp:wrapTopAndBottom/>
                <wp:docPr id="116089" name="Group 116089"/>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1030" name="Shape 11030"/>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A5C97D7" id="Group 116089" o:spid="_x0000_s1026" style="position:absolute;margin-left:106.05pt;margin-top:78.6pt;width:425.2pt;height:1pt;z-index:251669504;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S0DSgFECAACxBQAADgAAAAAAAAAAAAAAAAAuAgAAZHJzL2Uyb0RvYy54bWxQSwECLQAU&#10;AAYACAAAACEAbNbR9OAAAAAMAQAADwAAAAAAAAAAAAAAAACrBAAAZHJzL2Rvd25yZXYueG1sUEsF&#10;BgAAAAAEAAQA8wAAALgFAAAAAA==&#10;">
                <v:shape id="Shape 11030"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" path="m,l5400040,e" filled="f" strokecolor="#181717" strokeweight="1pt">
                  <v:stroke miterlimit="83231f" joinstyle="miter"/>
                  <v:path arrowok="t" textboxrect="0,0,5400040,0"/>
                </v:shape>
                <w10:wrap type="topAndBottom" anchorx="page" anchory="page"/>
              </v:group>
            </w:pict>
          </mc:Fallback>
        </mc:AlternateContent>
      </w:r>
      <w:r w:rsidR="008B58D2">
        <w:t>OCCURRENCE</w:t>
      </w:r>
    </w:p>
    <w:p w14:paraId="0BE91E12" w14:textId="77777777" w:rsidR="00174C4D" w:rsidRDefault="008F760C">
      <w:pPr>
        <w:spacing w:after="552"/>
        <w:ind w:left="-4" w:right="58"/>
      </w:pPr>
      <w:r>
        <w:t>Raw Soils occur scattered throughout New Zealand, particularly in association with high mountains, braided rivers, beaches and tidal mudflats.</w:t>
      </w:r>
    </w:p>
    <w:p w14:paraId="0BE91E13" w14:textId="77777777" w:rsidR="00174C4D" w:rsidRDefault="008B58D2">
      <w:pPr>
        <w:pStyle w:val="Heading3"/>
        <w:ind w:left="-2" w:right="58"/>
      </w:pPr>
      <w:r>
        <w:t>ACCESSORY PROPERTIES OF THE ORDER</w:t>
      </w:r>
    </w:p>
    <w:p w14:paraId="0BE91E14" w14:textId="77777777" w:rsidR="00174C4D" w:rsidRDefault="008F760C" w:rsidP="00164344">
      <w:pPr>
        <w:numPr>
          <w:ilvl w:val="0"/>
          <w:numId w:val="104"/>
        </w:numPr>
        <w:ind w:right="58" w:hanging="567"/>
      </w:pPr>
      <w:r>
        <w:rPr>
          <w:i/>
        </w:rPr>
        <w:t>No B horizons</w:t>
      </w:r>
      <w:r>
        <w:t xml:space="preserve">. </w:t>
      </w:r>
      <w:proofErr w:type="spellStart"/>
      <w:r>
        <w:t>Pedogenetic</w:t>
      </w:r>
      <w:proofErr w:type="spellEnd"/>
      <w:r>
        <w:t xml:space="preserve"> horizons are lacking apart from a rudimentary topsoil.</w:t>
      </w:r>
    </w:p>
    <w:p w14:paraId="0BE91E15" w14:textId="19F271CA" w:rsidR="00174C4D" w:rsidRDefault="68E5CADD" w:rsidP="00164344">
      <w:pPr>
        <w:numPr>
          <w:ilvl w:val="0"/>
          <w:numId w:val="104"/>
        </w:numPr>
        <w:ind w:right="58" w:hanging="567"/>
      </w:pPr>
      <w:r w:rsidRPr="02377D52">
        <w:rPr>
          <w:i/>
          <w:iCs/>
        </w:rPr>
        <w:t>Fresh or weakly weathered</w:t>
      </w:r>
      <w:r>
        <w:t xml:space="preserve">. Coarse fragments and sand particles are generally without coatings, although </w:t>
      </w:r>
      <w:del w:id="2120" w:author="Andre Eger" w:date="2024-07-22T00:03:00Z">
        <w:r w:rsidR="008F760C" w:rsidDel="68E5CADD">
          <w:delText xml:space="preserve">clasts </w:delText>
        </w:r>
      </w:del>
      <w:ins w:id="2121" w:author="Andre Eger" w:date="2024-07-22T00:03:00Z">
        <w:del w:id="2122" w:author="Kirstin Deuss" w:date="2024-11-12T03:16:00Z">
          <w:r w:rsidR="008F760C" w:rsidDel="4D8D3468">
            <w:delText xml:space="preserve">coarse </w:delText>
          </w:r>
        </w:del>
        <w:r w:rsidR="4D8D3468">
          <w:t xml:space="preserve">rock fragments </w:t>
        </w:r>
      </w:ins>
      <w:r>
        <w:t>in some screes may have weathering rinds.</w:t>
      </w:r>
    </w:p>
    <w:p w14:paraId="0BE91E16" w14:textId="77777777" w:rsidR="00174C4D" w:rsidRDefault="008F760C" w:rsidP="00164344">
      <w:pPr>
        <w:numPr>
          <w:ilvl w:val="0"/>
          <w:numId w:val="104"/>
        </w:numPr>
        <w:ind w:right="58" w:hanging="567"/>
      </w:pPr>
      <w:r>
        <w:rPr>
          <w:i/>
        </w:rPr>
        <w:t>Inherited mineralogy</w:t>
      </w:r>
      <w:r>
        <w:t>. The soil mineralogy is very similar to that of the parent material and a range of mineralogy classes is possible.</w:t>
      </w:r>
    </w:p>
    <w:p w14:paraId="0BE91E17" w14:textId="77777777" w:rsidR="00174C4D" w:rsidRDefault="008F760C" w:rsidP="00164344">
      <w:pPr>
        <w:numPr>
          <w:ilvl w:val="0"/>
          <w:numId w:val="104"/>
        </w:numPr>
        <w:spacing w:after="295" w:line="249" w:lineRule="auto"/>
        <w:ind w:right="58" w:hanging="567"/>
      </w:pPr>
      <w:r>
        <w:rPr>
          <w:i/>
        </w:rPr>
        <w:t>In soils with a fluid subsurface layer, a continuously high water-table is present</w:t>
      </w:r>
      <w:r>
        <w:t>. The deposition of fresh sediment may occur.</w:t>
      </w:r>
    </w:p>
    <w:p w14:paraId="0BE91E18" w14:textId="77777777" w:rsidR="00174C4D" w:rsidRDefault="008F760C" w:rsidP="00164344">
      <w:pPr>
        <w:numPr>
          <w:ilvl w:val="0"/>
          <w:numId w:val="104"/>
        </w:numPr>
        <w:spacing w:after="141" w:line="249" w:lineRule="auto"/>
        <w:ind w:right="58" w:hanging="567"/>
      </w:pPr>
      <w:r>
        <w:rPr>
          <w:i/>
        </w:rPr>
        <w:t>Non-fluid soils occur in environments with active erosion or deposition</w:t>
      </w:r>
      <w:r>
        <w:t>.</w:t>
      </w:r>
    </w:p>
    <w:p w14:paraId="0BE91E19" w14:textId="77777777" w:rsidR="008B58D2" w:rsidRDefault="008B58D2">
      <w:pPr>
        <w:spacing w:after="160" w:line="259" w:lineRule="auto"/>
        <w:ind w:left="0" w:firstLine="0"/>
        <w:jc w:val="left"/>
        <w:rPr>
          <w:i/>
        </w:rPr>
      </w:pPr>
      <w:r>
        <w:rPr>
          <w:i/>
        </w:rPr>
        <w:br w:type="page"/>
      </w:r>
    </w:p>
    <w:p w14:paraId="0BE91E1A" w14:textId="23133BAC" w:rsidR="00174C4D" w:rsidRDefault="68E5CADD" w:rsidP="00164344">
      <w:pPr>
        <w:numPr>
          <w:ilvl w:val="0"/>
          <w:numId w:val="104"/>
        </w:numPr>
        <w:ind w:right="58" w:hanging="567"/>
      </w:pPr>
      <w:r w:rsidRPr="02377D52">
        <w:rPr>
          <w:i/>
          <w:iCs/>
        </w:rPr>
        <w:lastRenderedPageBreak/>
        <w:t>Low fertility</w:t>
      </w:r>
      <w:r>
        <w:t>. Nitrogen</w:t>
      </w:r>
      <w:proofErr w:type="gramStart"/>
      <w:ins w:id="2123" w:author="Kirstin Deuss" w:date="2024-11-12T03:16:00Z">
        <w:r w:rsidR="4C7E79D1">
          <w:t>,</w:t>
        </w:r>
      </w:ins>
      <w:r>
        <w:t xml:space="preserve"> in particular, is</w:t>
      </w:r>
      <w:proofErr w:type="gramEnd"/>
      <w:r>
        <w:t xml:space="preserve"> deficient.</w:t>
      </w:r>
    </w:p>
    <w:p w14:paraId="0BE91E1B" w14:textId="77777777" w:rsidR="00174C4D" w:rsidRDefault="008F760C" w:rsidP="00164344">
      <w:pPr>
        <w:numPr>
          <w:ilvl w:val="0"/>
          <w:numId w:val="104"/>
        </w:numPr>
        <w:ind w:right="58" w:hanging="567"/>
      </w:pPr>
      <w:r>
        <w:rPr>
          <w:i/>
        </w:rPr>
        <w:t>Erosive</w:t>
      </w:r>
      <w:r>
        <w:t>. Most materials are unaggregated and likely to be highly erosive.</w:t>
      </w:r>
    </w:p>
    <w:p w14:paraId="0BE91E1C" w14:textId="77777777" w:rsidR="00174C4D" w:rsidRDefault="008F760C" w:rsidP="00164344">
      <w:pPr>
        <w:numPr>
          <w:ilvl w:val="0"/>
          <w:numId w:val="104"/>
        </w:numPr>
        <w:spacing w:after="564"/>
        <w:ind w:right="58" w:hanging="567"/>
      </w:pPr>
      <w:r>
        <w:rPr>
          <w:i/>
        </w:rPr>
        <w:t>Sparse vegetation</w:t>
      </w:r>
      <w:r>
        <w:t>. Vegetation is either absent, sparse or patchy, often consisting of ephemeral herbaceous plants, mosses or lichens. Mangroves occur mainly on Raw Soils.</w:t>
      </w:r>
    </w:p>
    <w:p w14:paraId="0BE91E1D" w14:textId="77777777" w:rsidR="00174C4D" w:rsidRDefault="008B58D2">
      <w:pPr>
        <w:pStyle w:val="Heading3"/>
        <w:spacing w:after="0"/>
        <w:ind w:left="-2" w:right="58"/>
      </w:pPr>
      <w:r>
        <w:t>SUMMARY OF RAW SOILS HIERARCHY</w:t>
      </w:r>
    </w:p>
    <w:tbl>
      <w:tblPr>
        <w:tblStyle w:val="TableGrid1"/>
        <w:tblW w:w="8504" w:type="dxa"/>
        <w:tblInd w:w="1" w:type="dxa"/>
        <w:tblCellMar>
          <w:right w:w="119" w:type="dxa"/>
        </w:tblCellMar>
        <w:tblLook w:val="04A0" w:firstRow="1" w:lastRow="0" w:firstColumn="1" w:lastColumn="0" w:noHBand="0" w:noVBand="1"/>
      </w:tblPr>
      <w:tblGrid>
        <w:gridCol w:w="793"/>
        <w:gridCol w:w="3175"/>
        <w:gridCol w:w="2267"/>
        <w:gridCol w:w="2269"/>
      </w:tblGrid>
      <w:tr w:rsidR="00174C4D" w14:paraId="0BE91E21" w14:textId="77777777" w:rsidTr="0A757720">
        <w:trPr>
          <w:trHeight w:val="550"/>
        </w:trPr>
        <w:tc>
          <w:tcPr>
            <w:tcW w:w="3968" w:type="dxa"/>
            <w:gridSpan w:val="2"/>
            <w:tcBorders>
              <w:top w:val="single" w:sz="8" w:space="0" w:color="181717"/>
              <w:left w:val="nil"/>
              <w:bottom w:val="single" w:sz="8" w:space="0" w:color="181717"/>
              <w:right w:val="nil"/>
            </w:tcBorders>
          </w:tcPr>
          <w:p w14:paraId="0BE91E1E" w14:textId="77777777" w:rsidR="00174C4D" w:rsidRDefault="008F760C">
            <w:pPr>
              <w:spacing w:after="0" w:line="259" w:lineRule="auto"/>
              <w:ind w:left="0" w:firstLine="0"/>
              <w:jc w:val="left"/>
            </w:pPr>
            <w:r>
              <w:t xml:space="preserve">Group </w:t>
            </w:r>
          </w:p>
        </w:tc>
        <w:tc>
          <w:tcPr>
            <w:tcW w:w="2267" w:type="dxa"/>
            <w:tcBorders>
              <w:top w:val="single" w:sz="8" w:space="0" w:color="181717"/>
              <w:left w:val="nil"/>
              <w:bottom w:val="single" w:sz="8" w:space="0" w:color="181717"/>
              <w:right w:val="nil"/>
            </w:tcBorders>
          </w:tcPr>
          <w:p w14:paraId="0BE91E1F" w14:textId="77777777" w:rsidR="00174C4D" w:rsidRDefault="008F760C">
            <w:pPr>
              <w:spacing w:after="0" w:line="259" w:lineRule="auto"/>
              <w:ind w:left="1" w:firstLine="0"/>
              <w:jc w:val="left"/>
            </w:pPr>
            <w:r>
              <w:t xml:space="preserve">Subgroup </w:t>
            </w:r>
          </w:p>
        </w:tc>
        <w:tc>
          <w:tcPr>
            <w:tcW w:w="2269" w:type="dxa"/>
            <w:tcBorders>
              <w:top w:val="single" w:sz="8" w:space="0" w:color="181717"/>
              <w:left w:val="nil"/>
              <w:bottom w:val="single" w:sz="8" w:space="0" w:color="181717"/>
              <w:right w:val="nil"/>
            </w:tcBorders>
          </w:tcPr>
          <w:p w14:paraId="0BE91E20" w14:textId="77777777" w:rsidR="00174C4D" w:rsidRDefault="008F760C">
            <w:pPr>
              <w:spacing w:after="0" w:line="259" w:lineRule="auto"/>
              <w:ind w:left="1" w:firstLine="0"/>
              <w:jc w:val="left"/>
            </w:pPr>
            <w:r>
              <w:t>Example of series</w:t>
            </w:r>
          </w:p>
        </w:tc>
      </w:tr>
      <w:tr w:rsidR="00174C4D" w14:paraId="0BE91E26" w14:textId="77777777" w:rsidTr="0A757720">
        <w:trPr>
          <w:trHeight w:val="520"/>
        </w:trPr>
        <w:tc>
          <w:tcPr>
            <w:tcW w:w="793" w:type="dxa"/>
            <w:tcBorders>
              <w:top w:val="single" w:sz="8" w:space="0" w:color="181717"/>
              <w:left w:val="nil"/>
              <w:bottom w:val="nil"/>
              <w:right w:val="nil"/>
            </w:tcBorders>
            <w:vAlign w:val="bottom"/>
          </w:tcPr>
          <w:p w14:paraId="0BE91E22" w14:textId="77777777" w:rsidR="00174C4D" w:rsidRDefault="008F760C">
            <w:pPr>
              <w:spacing w:after="0" w:line="259" w:lineRule="auto"/>
              <w:ind w:left="2" w:firstLine="0"/>
            </w:pPr>
            <w:r>
              <w:rPr>
                <w:b/>
              </w:rPr>
              <w:t xml:space="preserve">WG  </w:t>
            </w:r>
            <w:r>
              <w:t xml:space="preserve"> </w:t>
            </w:r>
          </w:p>
        </w:tc>
        <w:tc>
          <w:tcPr>
            <w:tcW w:w="3175" w:type="dxa"/>
            <w:tcBorders>
              <w:top w:val="single" w:sz="8" w:space="0" w:color="181717"/>
              <w:left w:val="nil"/>
              <w:bottom w:val="nil"/>
              <w:right w:val="nil"/>
            </w:tcBorders>
            <w:vAlign w:val="bottom"/>
          </w:tcPr>
          <w:p w14:paraId="0BE91E23" w14:textId="77777777" w:rsidR="00174C4D" w:rsidRDefault="008F760C">
            <w:pPr>
              <w:spacing w:after="0" w:line="259" w:lineRule="auto"/>
              <w:ind w:left="1" w:firstLine="0"/>
              <w:jc w:val="left"/>
            </w:pPr>
            <w:proofErr w:type="spellStart"/>
            <w:r>
              <w:t>Gley</w:t>
            </w:r>
            <w:proofErr w:type="spellEnd"/>
            <w:r>
              <w:t xml:space="preserve"> Raw Soils </w:t>
            </w:r>
          </w:p>
        </w:tc>
        <w:tc>
          <w:tcPr>
            <w:tcW w:w="2267" w:type="dxa"/>
            <w:tcBorders>
              <w:top w:val="single" w:sz="8" w:space="0" w:color="181717"/>
              <w:left w:val="nil"/>
              <w:bottom w:val="nil"/>
              <w:right w:val="nil"/>
            </w:tcBorders>
            <w:vAlign w:val="bottom"/>
          </w:tcPr>
          <w:p w14:paraId="0BE91E24" w14:textId="77777777" w:rsidR="00174C4D" w:rsidRDefault="008F760C">
            <w:pPr>
              <w:spacing w:after="0" w:line="259" w:lineRule="auto"/>
              <w:ind w:left="1" w:firstLine="0"/>
              <w:jc w:val="left"/>
            </w:pPr>
            <w:proofErr w:type="spellStart"/>
            <w:r>
              <w:t>Fluid­sulphidic</w:t>
            </w:r>
            <w:proofErr w:type="spellEnd"/>
            <w:r>
              <w:t xml:space="preserve"> </w:t>
            </w:r>
          </w:p>
        </w:tc>
        <w:tc>
          <w:tcPr>
            <w:tcW w:w="2269" w:type="dxa"/>
            <w:tcBorders>
              <w:top w:val="single" w:sz="8" w:space="0" w:color="181717"/>
              <w:left w:val="nil"/>
              <w:bottom w:val="nil"/>
              <w:right w:val="nil"/>
            </w:tcBorders>
            <w:vAlign w:val="bottom"/>
          </w:tcPr>
          <w:p w14:paraId="0BE91E25" w14:textId="77777777" w:rsidR="00174C4D" w:rsidRDefault="008F760C">
            <w:pPr>
              <w:spacing w:after="0" w:line="259" w:lineRule="auto"/>
              <w:ind w:left="1" w:firstLine="0"/>
              <w:jc w:val="left"/>
            </w:pPr>
            <w:r>
              <w:t xml:space="preserve">pt. </w:t>
            </w:r>
            <w:proofErr w:type="spellStart"/>
            <w:r>
              <w:t>Takahiwai</w:t>
            </w:r>
            <w:proofErr w:type="spellEnd"/>
          </w:p>
        </w:tc>
      </w:tr>
      <w:tr w:rsidR="00174C4D" w14:paraId="0BE91E2B" w14:textId="77777777" w:rsidTr="0A757720">
        <w:trPr>
          <w:trHeight w:val="301"/>
        </w:trPr>
        <w:tc>
          <w:tcPr>
            <w:tcW w:w="793" w:type="dxa"/>
            <w:tcBorders>
              <w:top w:val="nil"/>
              <w:left w:val="nil"/>
              <w:bottom w:val="nil"/>
              <w:right w:val="nil"/>
            </w:tcBorders>
          </w:tcPr>
          <w:p w14:paraId="0BE91E27" w14:textId="77777777" w:rsidR="00174C4D" w:rsidRDefault="008F760C" w:rsidP="008B58D2">
            <w:pPr>
              <w:tabs>
                <w:tab w:val="center" w:pos="567"/>
                <w:tab w:val="center" w:pos="4288"/>
              </w:tabs>
              <w:spacing w:after="0" w:line="259" w:lineRule="auto"/>
              <w:ind w:left="0" w:firstLine="0"/>
              <w:jc w:val="left"/>
            </w:pPr>
            <w:r>
              <w:t xml:space="preserve"> </w:t>
            </w:r>
          </w:p>
        </w:tc>
        <w:tc>
          <w:tcPr>
            <w:tcW w:w="3175" w:type="dxa"/>
            <w:tcBorders>
              <w:top w:val="nil"/>
              <w:left w:val="nil"/>
              <w:bottom w:val="nil"/>
              <w:right w:val="nil"/>
            </w:tcBorders>
          </w:tcPr>
          <w:p w14:paraId="0BE91E28" w14:textId="77777777" w:rsidR="00174C4D" w:rsidRDefault="00174C4D" w:rsidP="008B58D2">
            <w:pPr>
              <w:tabs>
                <w:tab w:val="center" w:pos="567"/>
                <w:tab w:val="center" w:pos="4288"/>
              </w:tabs>
              <w:spacing w:after="0" w:line="259" w:lineRule="auto"/>
              <w:ind w:left="0" w:firstLine="0"/>
              <w:jc w:val="left"/>
            </w:pPr>
          </w:p>
        </w:tc>
        <w:tc>
          <w:tcPr>
            <w:tcW w:w="2267" w:type="dxa"/>
            <w:tcBorders>
              <w:top w:val="nil"/>
              <w:left w:val="nil"/>
              <w:bottom w:val="nil"/>
              <w:right w:val="nil"/>
            </w:tcBorders>
          </w:tcPr>
          <w:p w14:paraId="0BE91E29" w14:textId="77777777" w:rsidR="00174C4D" w:rsidRDefault="008F760C" w:rsidP="008B58D2">
            <w:pPr>
              <w:tabs>
                <w:tab w:val="center" w:pos="567"/>
                <w:tab w:val="center" w:pos="4288"/>
              </w:tabs>
              <w:spacing w:after="0" w:line="259" w:lineRule="auto"/>
              <w:ind w:left="0" w:firstLine="0"/>
              <w:jc w:val="left"/>
            </w:pPr>
            <w:proofErr w:type="spellStart"/>
            <w:r>
              <w:t>Sulphidic</w:t>
            </w:r>
            <w:proofErr w:type="spellEnd"/>
            <w:r>
              <w:t xml:space="preserve"> </w:t>
            </w:r>
          </w:p>
        </w:tc>
        <w:tc>
          <w:tcPr>
            <w:tcW w:w="2269" w:type="dxa"/>
            <w:tcBorders>
              <w:top w:val="nil"/>
              <w:left w:val="nil"/>
              <w:bottom w:val="nil"/>
              <w:right w:val="nil"/>
            </w:tcBorders>
          </w:tcPr>
          <w:p w14:paraId="0BE91E2A" w14:textId="77777777" w:rsidR="00174C4D" w:rsidRDefault="008F760C" w:rsidP="008B58D2">
            <w:pPr>
              <w:tabs>
                <w:tab w:val="center" w:pos="567"/>
                <w:tab w:val="center" w:pos="4288"/>
              </w:tabs>
              <w:spacing w:after="0" w:line="259" w:lineRule="auto"/>
              <w:ind w:left="0" w:firstLine="0"/>
              <w:jc w:val="left"/>
            </w:pPr>
            <w:r>
              <w:t>­</w:t>
            </w:r>
          </w:p>
        </w:tc>
      </w:tr>
      <w:tr w:rsidR="00174C4D" w14:paraId="0BE91E30" w14:textId="77777777" w:rsidTr="0A757720">
        <w:trPr>
          <w:trHeight w:val="300"/>
        </w:trPr>
        <w:tc>
          <w:tcPr>
            <w:tcW w:w="793" w:type="dxa"/>
            <w:tcBorders>
              <w:top w:val="nil"/>
              <w:left w:val="nil"/>
              <w:bottom w:val="nil"/>
              <w:right w:val="nil"/>
            </w:tcBorders>
          </w:tcPr>
          <w:p w14:paraId="0BE91E2C" w14:textId="77777777" w:rsidR="00174C4D" w:rsidRDefault="008F760C" w:rsidP="008B58D2">
            <w:pPr>
              <w:tabs>
                <w:tab w:val="center" w:pos="567"/>
                <w:tab w:val="center" w:pos="4288"/>
              </w:tabs>
              <w:spacing w:after="0" w:line="259" w:lineRule="auto"/>
              <w:ind w:left="0" w:firstLine="0"/>
              <w:jc w:val="left"/>
            </w:pPr>
            <w:r>
              <w:t xml:space="preserve"> </w:t>
            </w:r>
          </w:p>
        </w:tc>
        <w:tc>
          <w:tcPr>
            <w:tcW w:w="3175" w:type="dxa"/>
            <w:tcBorders>
              <w:top w:val="nil"/>
              <w:left w:val="nil"/>
              <w:bottom w:val="nil"/>
              <w:right w:val="nil"/>
            </w:tcBorders>
          </w:tcPr>
          <w:p w14:paraId="0BE91E2D" w14:textId="77777777" w:rsidR="00174C4D" w:rsidRDefault="00174C4D" w:rsidP="008B58D2">
            <w:pPr>
              <w:tabs>
                <w:tab w:val="center" w:pos="567"/>
                <w:tab w:val="center" w:pos="4288"/>
              </w:tabs>
              <w:spacing w:after="0" w:line="259" w:lineRule="auto"/>
              <w:ind w:left="0" w:firstLine="0"/>
              <w:jc w:val="left"/>
            </w:pPr>
          </w:p>
        </w:tc>
        <w:tc>
          <w:tcPr>
            <w:tcW w:w="2267" w:type="dxa"/>
            <w:tcBorders>
              <w:top w:val="nil"/>
              <w:left w:val="nil"/>
              <w:bottom w:val="nil"/>
              <w:right w:val="nil"/>
            </w:tcBorders>
          </w:tcPr>
          <w:p w14:paraId="0BE91E2E" w14:textId="77777777" w:rsidR="00174C4D" w:rsidRDefault="008F760C" w:rsidP="008B58D2">
            <w:pPr>
              <w:tabs>
                <w:tab w:val="center" w:pos="567"/>
                <w:tab w:val="center" w:pos="4288"/>
              </w:tabs>
              <w:spacing w:after="0" w:line="259" w:lineRule="auto"/>
              <w:ind w:left="0" w:firstLine="0"/>
              <w:jc w:val="left"/>
            </w:pPr>
            <w:proofErr w:type="spellStart"/>
            <w:r>
              <w:t>Fluid­saline</w:t>
            </w:r>
            <w:proofErr w:type="spellEnd"/>
            <w:r>
              <w:t xml:space="preserve"> </w:t>
            </w:r>
          </w:p>
        </w:tc>
        <w:tc>
          <w:tcPr>
            <w:tcW w:w="2269" w:type="dxa"/>
            <w:tcBorders>
              <w:top w:val="nil"/>
              <w:left w:val="nil"/>
              <w:bottom w:val="nil"/>
              <w:right w:val="nil"/>
            </w:tcBorders>
          </w:tcPr>
          <w:p w14:paraId="0BE91E2F" w14:textId="77777777" w:rsidR="00174C4D" w:rsidRDefault="008F760C" w:rsidP="008B58D2">
            <w:pPr>
              <w:tabs>
                <w:tab w:val="center" w:pos="567"/>
                <w:tab w:val="center" w:pos="4288"/>
              </w:tabs>
              <w:spacing w:after="0" w:line="259" w:lineRule="auto"/>
              <w:ind w:left="0" w:firstLine="0"/>
              <w:jc w:val="left"/>
            </w:pPr>
            <w:r>
              <w:t>­</w:t>
            </w:r>
          </w:p>
        </w:tc>
      </w:tr>
      <w:tr w:rsidR="00174C4D" w14:paraId="0BE91E35" w14:textId="77777777" w:rsidTr="0A757720">
        <w:trPr>
          <w:trHeight w:val="300"/>
        </w:trPr>
        <w:tc>
          <w:tcPr>
            <w:tcW w:w="793" w:type="dxa"/>
            <w:tcBorders>
              <w:top w:val="nil"/>
              <w:left w:val="nil"/>
              <w:bottom w:val="nil"/>
              <w:right w:val="nil"/>
            </w:tcBorders>
          </w:tcPr>
          <w:p w14:paraId="0BE91E31" w14:textId="77777777" w:rsidR="00174C4D" w:rsidRDefault="008F760C" w:rsidP="008B58D2">
            <w:pPr>
              <w:tabs>
                <w:tab w:val="center" w:pos="567"/>
                <w:tab w:val="center" w:pos="4288"/>
              </w:tabs>
              <w:spacing w:after="0" w:line="259" w:lineRule="auto"/>
              <w:ind w:left="0" w:firstLine="0"/>
              <w:jc w:val="left"/>
            </w:pPr>
            <w:r>
              <w:t xml:space="preserve"> </w:t>
            </w:r>
          </w:p>
        </w:tc>
        <w:tc>
          <w:tcPr>
            <w:tcW w:w="3175" w:type="dxa"/>
            <w:tcBorders>
              <w:top w:val="nil"/>
              <w:left w:val="nil"/>
              <w:bottom w:val="nil"/>
              <w:right w:val="nil"/>
            </w:tcBorders>
          </w:tcPr>
          <w:p w14:paraId="0BE91E32" w14:textId="77777777" w:rsidR="00174C4D" w:rsidRDefault="00174C4D" w:rsidP="008B58D2">
            <w:pPr>
              <w:tabs>
                <w:tab w:val="center" w:pos="567"/>
                <w:tab w:val="center" w:pos="4288"/>
              </w:tabs>
              <w:spacing w:after="0" w:line="259" w:lineRule="auto"/>
              <w:ind w:left="0" w:firstLine="0"/>
              <w:jc w:val="left"/>
            </w:pPr>
          </w:p>
        </w:tc>
        <w:tc>
          <w:tcPr>
            <w:tcW w:w="2267" w:type="dxa"/>
            <w:tcBorders>
              <w:top w:val="nil"/>
              <w:left w:val="nil"/>
              <w:bottom w:val="nil"/>
              <w:right w:val="nil"/>
            </w:tcBorders>
          </w:tcPr>
          <w:p w14:paraId="0BE91E33" w14:textId="77777777" w:rsidR="00174C4D" w:rsidRDefault="008F760C" w:rsidP="008B58D2">
            <w:pPr>
              <w:tabs>
                <w:tab w:val="center" w:pos="567"/>
                <w:tab w:val="center" w:pos="4288"/>
              </w:tabs>
              <w:spacing w:after="0" w:line="259" w:lineRule="auto"/>
              <w:ind w:left="0" w:firstLine="0"/>
              <w:jc w:val="left"/>
            </w:pPr>
            <w:r>
              <w:t xml:space="preserve">Saline </w:t>
            </w:r>
          </w:p>
        </w:tc>
        <w:tc>
          <w:tcPr>
            <w:tcW w:w="2269" w:type="dxa"/>
            <w:tcBorders>
              <w:top w:val="nil"/>
              <w:left w:val="nil"/>
              <w:bottom w:val="nil"/>
              <w:right w:val="nil"/>
            </w:tcBorders>
          </w:tcPr>
          <w:p w14:paraId="0BE91E34" w14:textId="77777777" w:rsidR="00174C4D" w:rsidRDefault="008F760C" w:rsidP="008B58D2">
            <w:pPr>
              <w:tabs>
                <w:tab w:val="center" w:pos="567"/>
                <w:tab w:val="center" w:pos="4288"/>
              </w:tabs>
              <w:spacing w:after="0" w:line="259" w:lineRule="auto"/>
              <w:ind w:left="0" w:firstLine="0"/>
              <w:jc w:val="left"/>
            </w:pPr>
            <w:r>
              <w:t xml:space="preserve">pt. </w:t>
            </w:r>
            <w:proofErr w:type="spellStart"/>
            <w:r>
              <w:t>Takahiwai</w:t>
            </w:r>
            <w:proofErr w:type="spellEnd"/>
          </w:p>
        </w:tc>
      </w:tr>
      <w:tr w:rsidR="00174C4D" w14:paraId="0BE91E3A" w14:textId="77777777" w:rsidTr="0A757720">
        <w:trPr>
          <w:trHeight w:val="300"/>
        </w:trPr>
        <w:tc>
          <w:tcPr>
            <w:tcW w:w="793" w:type="dxa"/>
            <w:tcBorders>
              <w:top w:val="nil"/>
              <w:left w:val="nil"/>
              <w:bottom w:val="nil"/>
              <w:right w:val="nil"/>
            </w:tcBorders>
          </w:tcPr>
          <w:p w14:paraId="0BE91E36" w14:textId="77777777" w:rsidR="00174C4D" w:rsidRDefault="008F760C" w:rsidP="008B58D2">
            <w:pPr>
              <w:tabs>
                <w:tab w:val="center" w:pos="567"/>
                <w:tab w:val="center" w:pos="4288"/>
              </w:tabs>
              <w:spacing w:after="0" w:line="259" w:lineRule="auto"/>
              <w:ind w:left="0" w:firstLine="0"/>
              <w:jc w:val="left"/>
            </w:pPr>
            <w:r>
              <w:t xml:space="preserve"> </w:t>
            </w:r>
          </w:p>
        </w:tc>
        <w:tc>
          <w:tcPr>
            <w:tcW w:w="3175" w:type="dxa"/>
            <w:tcBorders>
              <w:top w:val="nil"/>
              <w:left w:val="nil"/>
              <w:bottom w:val="nil"/>
              <w:right w:val="nil"/>
            </w:tcBorders>
          </w:tcPr>
          <w:p w14:paraId="0BE91E37" w14:textId="77777777" w:rsidR="00174C4D" w:rsidRDefault="00174C4D" w:rsidP="008B58D2">
            <w:pPr>
              <w:tabs>
                <w:tab w:val="center" w:pos="567"/>
                <w:tab w:val="center" w:pos="4288"/>
              </w:tabs>
              <w:spacing w:after="0" w:line="259" w:lineRule="auto"/>
              <w:ind w:left="0" w:firstLine="0"/>
              <w:jc w:val="left"/>
            </w:pPr>
          </w:p>
        </w:tc>
        <w:tc>
          <w:tcPr>
            <w:tcW w:w="2267" w:type="dxa"/>
            <w:tcBorders>
              <w:top w:val="nil"/>
              <w:left w:val="nil"/>
              <w:bottom w:val="nil"/>
              <w:right w:val="nil"/>
            </w:tcBorders>
          </w:tcPr>
          <w:p w14:paraId="0BE91E38" w14:textId="77777777" w:rsidR="00174C4D" w:rsidRDefault="008F760C" w:rsidP="008B58D2">
            <w:pPr>
              <w:tabs>
                <w:tab w:val="center" w:pos="567"/>
                <w:tab w:val="center" w:pos="4288"/>
              </w:tabs>
              <w:spacing w:after="0" w:line="259" w:lineRule="auto"/>
              <w:ind w:left="0" w:firstLine="0"/>
              <w:jc w:val="left"/>
            </w:pPr>
            <w:r>
              <w:t xml:space="preserve">Fluid  </w:t>
            </w:r>
          </w:p>
        </w:tc>
        <w:tc>
          <w:tcPr>
            <w:tcW w:w="2269" w:type="dxa"/>
            <w:tcBorders>
              <w:top w:val="nil"/>
              <w:left w:val="nil"/>
              <w:bottom w:val="nil"/>
              <w:right w:val="nil"/>
            </w:tcBorders>
          </w:tcPr>
          <w:p w14:paraId="0BE91E39" w14:textId="77777777" w:rsidR="00174C4D" w:rsidRDefault="008F760C" w:rsidP="008B58D2">
            <w:pPr>
              <w:tabs>
                <w:tab w:val="center" w:pos="567"/>
                <w:tab w:val="center" w:pos="4288"/>
              </w:tabs>
              <w:spacing w:after="0" w:line="259" w:lineRule="auto"/>
              <w:ind w:left="0" w:firstLine="0"/>
              <w:jc w:val="left"/>
            </w:pPr>
            <w:r>
              <w:t xml:space="preserve">pt. </w:t>
            </w:r>
            <w:proofErr w:type="spellStart"/>
            <w:r>
              <w:t>Paratai</w:t>
            </w:r>
            <w:proofErr w:type="spellEnd"/>
          </w:p>
        </w:tc>
      </w:tr>
      <w:tr w:rsidR="00174C4D" w14:paraId="0BE91E3F" w14:textId="77777777" w:rsidTr="0A757720">
        <w:trPr>
          <w:trHeight w:val="300"/>
        </w:trPr>
        <w:tc>
          <w:tcPr>
            <w:tcW w:w="793" w:type="dxa"/>
            <w:tcBorders>
              <w:top w:val="nil"/>
              <w:left w:val="nil"/>
              <w:bottom w:val="nil"/>
              <w:right w:val="nil"/>
            </w:tcBorders>
          </w:tcPr>
          <w:p w14:paraId="0BE91E3B" w14:textId="77777777" w:rsidR="00174C4D" w:rsidRDefault="008F760C" w:rsidP="008B58D2">
            <w:pPr>
              <w:tabs>
                <w:tab w:val="center" w:pos="567"/>
                <w:tab w:val="center" w:pos="4288"/>
              </w:tabs>
              <w:spacing w:after="0" w:line="259" w:lineRule="auto"/>
              <w:ind w:left="0" w:firstLine="0"/>
              <w:jc w:val="left"/>
            </w:pPr>
            <w:r>
              <w:t xml:space="preserve"> </w:t>
            </w:r>
          </w:p>
        </w:tc>
        <w:tc>
          <w:tcPr>
            <w:tcW w:w="3175" w:type="dxa"/>
            <w:tcBorders>
              <w:top w:val="nil"/>
              <w:left w:val="nil"/>
              <w:bottom w:val="nil"/>
              <w:right w:val="nil"/>
            </w:tcBorders>
          </w:tcPr>
          <w:p w14:paraId="0BE91E3C" w14:textId="77777777" w:rsidR="00174C4D" w:rsidRDefault="00174C4D" w:rsidP="008B58D2">
            <w:pPr>
              <w:tabs>
                <w:tab w:val="center" w:pos="567"/>
                <w:tab w:val="center" w:pos="4288"/>
              </w:tabs>
              <w:spacing w:after="0" w:line="259" w:lineRule="auto"/>
              <w:ind w:left="0" w:firstLine="0"/>
              <w:jc w:val="left"/>
            </w:pPr>
          </w:p>
        </w:tc>
        <w:tc>
          <w:tcPr>
            <w:tcW w:w="2267" w:type="dxa"/>
            <w:tcBorders>
              <w:top w:val="nil"/>
              <w:left w:val="nil"/>
              <w:bottom w:val="nil"/>
              <w:right w:val="nil"/>
            </w:tcBorders>
          </w:tcPr>
          <w:p w14:paraId="0BE91E3D" w14:textId="77777777" w:rsidR="00174C4D" w:rsidRDefault="008F760C" w:rsidP="008B58D2">
            <w:pPr>
              <w:tabs>
                <w:tab w:val="center" w:pos="567"/>
                <w:tab w:val="center" w:pos="4288"/>
              </w:tabs>
              <w:spacing w:after="0" w:line="259" w:lineRule="auto"/>
              <w:ind w:left="0" w:firstLine="0"/>
              <w:jc w:val="left"/>
            </w:pPr>
            <w:r>
              <w:t xml:space="preserve">Sandy </w:t>
            </w:r>
          </w:p>
        </w:tc>
        <w:tc>
          <w:tcPr>
            <w:tcW w:w="2269" w:type="dxa"/>
            <w:tcBorders>
              <w:top w:val="nil"/>
              <w:left w:val="nil"/>
              <w:bottom w:val="nil"/>
              <w:right w:val="nil"/>
            </w:tcBorders>
          </w:tcPr>
          <w:p w14:paraId="0BE91E3E" w14:textId="77777777" w:rsidR="00174C4D" w:rsidRDefault="008F760C" w:rsidP="008B58D2">
            <w:pPr>
              <w:tabs>
                <w:tab w:val="center" w:pos="567"/>
                <w:tab w:val="center" w:pos="4288"/>
              </w:tabs>
              <w:spacing w:after="0" w:line="259" w:lineRule="auto"/>
              <w:ind w:left="0" w:firstLine="0"/>
              <w:jc w:val="left"/>
            </w:pPr>
            <w:r>
              <w:t>­</w:t>
            </w:r>
          </w:p>
        </w:tc>
      </w:tr>
      <w:tr w:rsidR="00174C4D" w14:paraId="0BE91E44" w14:textId="77777777" w:rsidTr="0A757720">
        <w:trPr>
          <w:trHeight w:val="445"/>
        </w:trPr>
        <w:tc>
          <w:tcPr>
            <w:tcW w:w="793" w:type="dxa"/>
            <w:tcBorders>
              <w:top w:val="nil"/>
              <w:left w:val="nil"/>
              <w:bottom w:val="nil"/>
              <w:right w:val="nil"/>
            </w:tcBorders>
          </w:tcPr>
          <w:p w14:paraId="0BE91E40" w14:textId="77777777" w:rsidR="00174C4D" w:rsidRDefault="008F760C">
            <w:pPr>
              <w:spacing w:after="0" w:line="259" w:lineRule="auto"/>
              <w:ind w:left="-1" w:firstLine="0"/>
              <w:jc w:val="left"/>
            </w:pPr>
            <w:r>
              <w:t xml:space="preserve"> </w:t>
            </w:r>
          </w:p>
        </w:tc>
        <w:tc>
          <w:tcPr>
            <w:tcW w:w="3175" w:type="dxa"/>
            <w:tcBorders>
              <w:top w:val="nil"/>
              <w:left w:val="nil"/>
              <w:bottom w:val="nil"/>
              <w:right w:val="nil"/>
            </w:tcBorders>
          </w:tcPr>
          <w:p w14:paraId="0BE91E41" w14:textId="77777777" w:rsidR="00174C4D" w:rsidRDefault="00174C4D">
            <w:pPr>
              <w:spacing w:after="160" w:line="259" w:lineRule="auto"/>
              <w:ind w:left="0" w:firstLine="0"/>
              <w:jc w:val="left"/>
            </w:pPr>
          </w:p>
        </w:tc>
        <w:tc>
          <w:tcPr>
            <w:tcW w:w="2267" w:type="dxa"/>
            <w:tcBorders>
              <w:top w:val="nil"/>
              <w:left w:val="nil"/>
              <w:bottom w:val="nil"/>
              <w:right w:val="nil"/>
            </w:tcBorders>
          </w:tcPr>
          <w:p w14:paraId="0BE91E42" w14:textId="77777777" w:rsidR="00174C4D" w:rsidRDefault="008F760C">
            <w:pPr>
              <w:spacing w:after="0" w:line="259" w:lineRule="auto"/>
              <w:ind w:left="0" w:firstLine="0"/>
              <w:jc w:val="left"/>
            </w:pPr>
            <w:r>
              <w:t xml:space="preserve">Typic </w:t>
            </w:r>
          </w:p>
        </w:tc>
        <w:tc>
          <w:tcPr>
            <w:tcW w:w="2269" w:type="dxa"/>
            <w:tcBorders>
              <w:top w:val="nil"/>
              <w:left w:val="nil"/>
              <w:bottom w:val="nil"/>
              <w:right w:val="nil"/>
            </w:tcBorders>
          </w:tcPr>
          <w:p w14:paraId="0BE91E43" w14:textId="77777777" w:rsidR="00174C4D" w:rsidRDefault="008F760C">
            <w:pPr>
              <w:spacing w:after="0" w:line="259" w:lineRule="auto"/>
              <w:ind w:left="0" w:firstLine="0"/>
              <w:jc w:val="left"/>
            </w:pPr>
            <w:r>
              <w:t>­</w:t>
            </w:r>
          </w:p>
        </w:tc>
      </w:tr>
      <w:tr w:rsidR="00174C4D" w14:paraId="0BE91E49" w14:textId="77777777" w:rsidTr="0A757720">
        <w:trPr>
          <w:trHeight w:val="600"/>
        </w:trPr>
        <w:tc>
          <w:tcPr>
            <w:tcW w:w="793" w:type="dxa"/>
            <w:tcBorders>
              <w:top w:val="nil"/>
              <w:left w:val="nil"/>
              <w:bottom w:val="nil"/>
              <w:right w:val="nil"/>
            </w:tcBorders>
            <w:vAlign w:val="center"/>
          </w:tcPr>
          <w:p w14:paraId="0BE91E45" w14:textId="77777777" w:rsidR="00174C4D" w:rsidRDefault="008F760C" w:rsidP="00A531FF">
            <w:pPr>
              <w:spacing w:after="0" w:line="259" w:lineRule="auto"/>
              <w:ind w:left="-1" w:firstLine="0"/>
            </w:pPr>
            <w:r>
              <w:rPr>
                <w:b/>
              </w:rPr>
              <w:t>W</w:t>
            </w:r>
            <w:r w:rsidR="00A531FF">
              <w:rPr>
                <w:b/>
              </w:rPr>
              <w:t>H</w:t>
            </w:r>
            <w:r>
              <w:rPr>
                <w:b/>
              </w:rPr>
              <w:t xml:space="preserve">  </w:t>
            </w:r>
            <w:r>
              <w:t xml:space="preserve"> </w:t>
            </w:r>
          </w:p>
        </w:tc>
        <w:tc>
          <w:tcPr>
            <w:tcW w:w="3175" w:type="dxa"/>
            <w:tcBorders>
              <w:top w:val="nil"/>
              <w:left w:val="nil"/>
              <w:bottom w:val="nil"/>
              <w:right w:val="nil"/>
            </w:tcBorders>
            <w:vAlign w:val="center"/>
          </w:tcPr>
          <w:p w14:paraId="0BE91E46" w14:textId="77777777" w:rsidR="00174C4D" w:rsidRDefault="008F760C">
            <w:pPr>
              <w:spacing w:after="0" w:line="259" w:lineRule="auto"/>
              <w:ind w:left="0" w:firstLine="0"/>
              <w:jc w:val="left"/>
            </w:pPr>
            <w:r>
              <w:t xml:space="preserve">Hydrothermal Raw Soils  </w:t>
            </w:r>
          </w:p>
        </w:tc>
        <w:tc>
          <w:tcPr>
            <w:tcW w:w="2267" w:type="dxa"/>
            <w:tcBorders>
              <w:top w:val="nil"/>
              <w:left w:val="nil"/>
              <w:bottom w:val="nil"/>
              <w:right w:val="nil"/>
            </w:tcBorders>
            <w:vAlign w:val="center"/>
          </w:tcPr>
          <w:p w14:paraId="0BE91E47" w14:textId="77777777" w:rsidR="00174C4D" w:rsidRDefault="008F760C">
            <w:pPr>
              <w:spacing w:after="0" w:line="259" w:lineRule="auto"/>
              <w:ind w:left="0" w:firstLine="0"/>
              <w:jc w:val="left"/>
            </w:pPr>
            <w:r>
              <w:t xml:space="preserve">Active </w:t>
            </w:r>
          </w:p>
        </w:tc>
        <w:tc>
          <w:tcPr>
            <w:tcW w:w="2269" w:type="dxa"/>
            <w:tcBorders>
              <w:top w:val="nil"/>
              <w:left w:val="nil"/>
              <w:bottom w:val="nil"/>
              <w:right w:val="nil"/>
            </w:tcBorders>
            <w:vAlign w:val="center"/>
          </w:tcPr>
          <w:p w14:paraId="0BE91E48" w14:textId="77777777" w:rsidR="00174C4D" w:rsidRDefault="008F760C">
            <w:pPr>
              <w:spacing w:after="0" w:line="259" w:lineRule="auto"/>
              <w:ind w:left="0" w:firstLine="0"/>
              <w:jc w:val="left"/>
            </w:pPr>
            <w:r>
              <w:t>­</w:t>
            </w:r>
          </w:p>
        </w:tc>
      </w:tr>
      <w:tr w:rsidR="000A3EF6" w14:paraId="191C3969" w14:textId="77777777" w:rsidTr="0A757720">
        <w:trPr>
          <w:trHeight w:val="600"/>
          <w:ins w:id="2124" w:author="Andre Eger" w:date="2023-08-15T23:40:00Z"/>
        </w:trPr>
        <w:tc>
          <w:tcPr>
            <w:tcW w:w="793" w:type="dxa"/>
            <w:tcBorders>
              <w:top w:val="nil"/>
              <w:left w:val="nil"/>
              <w:bottom w:val="nil"/>
              <w:right w:val="nil"/>
            </w:tcBorders>
            <w:vAlign w:val="center"/>
          </w:tcPr>
          <w:p w14:paraId="5A82EA39" w14:textId="672E8A4B" w:rsidR="2C1FD0E2" w:rsidRDefault="2C1FD0E2" w:rsidP="0A757720">
            <w:pPr>
              <w:spacing w:line="259" w:lineRule="auto"/>
              <w:jc w:val="left"/>
              <w:rPr>
                <w:b/>
                <w:bCs/>
              </w:rPr>
            </w:pPr>
            <w:ins w:id="2125" w:author="Andre Eger" w:date="2023-08-15T23:40:00Z">
              <w:r w:rsidRPr="0A757720">
                <w:rPr>
                  <w:b/>
                  <w:bCs/>
                </w:rPr>
                <w:t>WW</w:t>
              </w:r>
            </w:ins>
          </w:p>
        </w:tc>
        <w:tc>
          <w:tcPr>
            <w:tcW w:w="3175" w:type="dxa"/>
            <w:tcBorders>
              <w:top w:val="nil"/>
              <w:left w:val="nil"/>
              <w:bottom w:val="nil"/>
              <w:right w:val="nil"/>
            </w:tcBorders>
            <w:vAlign w:val="center"/>
          </w:tcPr>
          <w:p w14:paraId="239DB5F3" w14:textId="2C2FC13E" w:rsidR="2C1FD0E2" w:rsidRDefault="2C1FD0E2" w:rsidP="0A757720">
            <w:pPr>
              <w:spacing w:line="259" w:lineRule="auto"/>
              <w:jc w:val="left"/>
            </w:pPr>
            <w:ins w:id="2126" w:author="Andre Eger" w:date="2023-08-15T23:40:00Z">
              <w:r>
                <w:t>Hydric Raw Soils</w:t>
              </w:r>
            </w:ins>
          </w:p>
        </w:tc>
        <w:tc>
          <w:tcPr>
            <w:tcW w:w="2267" w:type="dxa"/>
            <w:tcBorders>
              <w:top w:val="nil"/>
              <w:left w:val="nil"/>
              <w:bottom w:val="nil"/>
              <w:right w:val="nil"/>
            </w:tcBorders>
            <w:vAlign w:val="center"/>
          </w:tcPr>
          <w:p w14:paraId="216B8369" w14:textId="3945D145" w:rsidR="0A757720" w:rsidRDefault="0A757720" w:rsidP="0A757720">
            <w:pPr>
              <w:spacing w:line="259" w:lineRule="auto"/>
              <w:jc w:val="left"/>
            </w:pPr>
          </w:p>
        </w:tc>
        <w:tc>
          <w:tcPr>
            <w:tcW w:w="2269" w:type="dxa"/>
            <w:tcBorders>
              <w:top w:val="nil"/>
              <w:left w:val="nil"/>
              <w:bottom w:val="nil"/>
              <w:right w:val="nil"/>
            </w:tcBorders>
            <w:vAlign w:val="center"/>
          </w:tcPr>
          <w:p w14:paraId="10CEA457" w14:textId="48F91126" w:rsidR="0A757720" w:rsidRDefault="0A757720" w:rsidP="0A757720">
            <w:pPr>
              <w:spacing w:line="259" w:lineRule="auto"/>
              <w:jc w:val="left"/>
            </w:pPr>
          </w:p>
        </w:tc>
      </w:tr>
      <w:tr w:rsidR="00174C4D" w14:paraId="0BE91E4E" w14:textId="77777777" w:rsidTr="0A757720">
        <w:trPr>
          <w:trHeight w:val="600"/>
        </w:trPr>
        <w:tc>
          <w:tcPr>
            <w:tcW w:w="793" w:type="dxa"/>
            <w:tcBorders>
              <w:top w:val="nil"/>
              <w:left w:val="nil"/>
              <w:bottom w:val="nil"/>
              <w:right w:val="nil"/>
            </w:tcBorders>
            <w:vAlign w:val="center"/>
          </w:tcPr>
          <w:p w14:paraId="0BE91E4A" w14:textId="77777777" w:rsidR="00174C4D" w:rsidRDefault="008F760C">
            <w:pPr>
              <w:spacing w:after="0" w:line="259" w:lineRule="auto"/>
              <w:ind w:left="-1" w:firstLine="0"/>
              <w:jc w:val="left"/>
            </w:pPr>
            <w:r>
              <w:rPr>
                <w:b/>
              </w:rPr>
              <w:t xml:space="preserve">WX  </w:t>
            </w:r>
            <w:r>
              <w:t xml:space="preserve"> </w:t>
            </w:r>
          </w:p>
        </w:tc>
        <w:tc>
          <w:tcPr>
            <w:tcW w:w="3175" w:type="dxa"/>
            <w:tcBorders>
              <w:top w:val="nil"/>
              <w:left w:val="nil"/>
              <w:bottom w:val="nil"/>
              <w:right w:val="nil"/>
            </w:tcBorders>
            <w:vAlign w:val="center"/>
          </w:tcPr>
          <w:p w14:paraId="0BE91E4B" w14:textId="77777777" w:rsidR="00174C4D" w:rsidRDefault="008F760C">
            <w:pPr>
              <w:spacing w:after="0" w:line="259" w:lineRule="auto"/>
              <w:ind w:left="0" w:firstLine="0"/>
              <w:jc w:val="left"/>
            </w:pPr>
            <w:r>
              <w:t xml:space="preserve">Rocky Raw Soils </w:t>
            </w:r>
          </w:p>
        </w:tc>
        <w:tc>
          <w:tcPr>
            <w:tcW w:w="2267" w:type="dxa"/>
            <w:tcBorders>
              <w:top w:val="nil"/>
              <w:left w:val="nil"/>
              <w:bottom w:val="nil"/>
              <w:right w:val="nil"/>
            </w:tcBorders>
            <w:vAlign w:val="center"/>
          </w:tcPr>
          <w:p w14:paraId="0BE91E4C" w14:textId="77777777" w:rsidR="00174C4D" w:rsidRDefault="008F760C">
            <w:pPr>
              <w:spacing w:after="0" w:line="259" w:lineRule="auto"/>
              <w:ind w:left="0" w:firstLine="0"/>
              <w:jc w:val="left"/>
            </w:pPr>
            <w:r>
              <w:t xml:space="preserve">­ </w:t>
            </w:r>
          </w:p>
        </w:tc>
        <w:tc>
          <w:tcPr>
            <w:tcW w:w="2269" w:type="dxa"/>
            <w:tcBorders>
              <w:top w:val="nil"/>
              <w:left w:val="nil"/>
              <w:bottom w:val="nil"/>
              <w:right w:val="nil"/>
            </w:tcBorders>
            <w:vAlign w:val="center"/>
          </w:tcPr>
          <w:p w14:paraId="0BE91E4D" w14:textId="77777777" w:rsidR="00174C4D" w:rsidRDefault="008F760C">
            <w:pPr>
              <w:spacing w:after="0" w:line="259" w:lineRule="auto"/>
              <w:ind w:left="0" w:firstLine="0"/>
              <w:jc w:val="left"/>
            </w:pPr>
            <w:r>
              <w:t>pt. Alpine</w:t>
            </w:r>
          </w:p>
        </w:tc>
      </w:tr>
      <w:tr w:rsidR="00174C4D" w14:paraId="0BE91E53" w14:textId="77777777" w:rsidTr="0A757720">
        <w:trPr>
          <w:trHeight w:val="600"/>
        </w:trPr>
        <w:tc>
          <w:tcPr>
            <w:tcW w:w="793" w:type="dxa"/>
            <w:tcBorders>
              <w:top w:val="nil"/>
              <w:left w:val="nil"/>
              <w:bottom w:val="nil"/>
              <w:right w:val="nil"/>
            </w:tcBorders>
            <w:vAlign w:val="center"/>
          </w:tcPr>
          <w:p w14:paraId="0BE91E4F" w14:textId="77777777" w:rsidR="00174C4D" w:rsidRDefault="008F760C" w:rsidP="00A531FF">
            <w:pPr>
              <w:spacing w:after="0" w:line="259" w:lineRule="auto"/>
              <w:ind w:left="-1" w:firstLine="0"/>
              <w:jc w:val="left"/>
            </w:pPr>
            <w:r>
              <w:rPr>
                <w:b/>
              </w:rPr>
              <w:t>W</w:t>
            </w:r>
            <w:r w:rsidR="00A531FF">
              <w:rPr>
                <w:b/>
              </w:rPr>
              <w:t>S</w:t>
            </w:r>
            <w:r>
              <w:rPr>
                <w:b/>
              </w:rPr>
              <w:t xml:space="preserve">  </w:t>
            </w:r>
          </w:p>
        </w:tc>
        <w:tc>
          <w:tcPr>
            <w:tcW w:w="3175" w:type="dxa"/>
            <w:tcBorders>
              <w:top w:val="nil"/>
              <w:left w:val="nil"/>
              <w:bottom w:val="nil"/>
              <w:right w:val="nil"/>
            </w:tcBorders>
            <w:vAlign w:val="center"/>
          </w:tcPr>
          <w:p w14:paraId="0BE91E50" w14:textId="77777777" w:rsidR="00174C4D" w:rsidRDefault="008F760C">
            <w:pPr>
              <w:spacing w:after="0" w:line="259" w:lineRule="auto"/>
              <w:ind w:left="0" w:firstLine="0"/>
              <w:jc w:val="left"/>
            </w:pPr>
            <w:r>
              <w:rPr>
                <w:b/>
              </w:rPr>
              <w:t xml:space="preserve"> </w:t>
            </w:r>
            <w:r>
              <w:t xml:space="preserve">Sandy Raw Soils </w:t>
            </w:r>
          </w:p>
        </w:tc>
        <w:tc>
          <w:tcPr>
            <w:tcW w:w="2267" w:type="dxa"/>
            <w:tcBorders>
              <w:top w:val="nil"/>
              <w:left w:val="nil"/>
              <w:bottom w:val="nil"/>
              <w:right w:val="nil"/>
            </w:tcBorders>
            <w:vAlign w:val="center"/>
          </w:tcPr>
          <w:p w14:paraId="0BE91E51" w14:textId="77777777" w:rsidR="00174C4D" w:rsidRDefault="008F760C">
            <w:pPr>
              <w:spacing w:after="0" w:line="259" w:lineRule="auto"/>
              <w:ind w:left="0" w:firstLine="0"/>
              <w:jc w:val="left"/>
            </w:pPr>
            <w:r>
              <w:t xml:space="preserve">­ </w:t>
            </w:r>
          </w:p>
        </w:tc>
        <w:tc>
          <w:tcPr>
            <w:tcW w:w="2269" w:type="dxa"/>
            <w:tcBorders>
              <w:top w:val="nil"/>
              <w:left w:val="nil"/>
              <w:bottom w:val="nil"/>
              <w:right w:val="nil"/>
            </w:tcBorders>
            <w:vAlign w:val="center"/>
          </w:tcPr>
          <w:p w14:paraId="0BE91E52" w14:textId="77777777" w:rsidR="00174C4D" w:rsidRDefault="008F760C">
            <w:pPr>
              <w:spacing w:after="0" w:line="259" w:lineRule="auto"/>
              <w:ind w:left="0" w:firstLine="0"/>
              <w:jc w:val="left"/>
            </w:pPr>
            <w:r>
              <w:t>pt. Riverton</w:t>
            </w:r>
          </w:p>
        </w:tc>
      </w:tr>
      <w:tr w:rsidR="00174C4D" w14:paraId="0BE91E58" w14:textId="77777777" w:rsidTr="0A757720">
        <w:trPr>
          <w:trHeight w:val="600"/>
        </w:trPr>
        <w:tc>
          <w:tcPr>
            <w:tcW w:w="793" w:type="dxa"/>
            <w:tcBorders>
              <w:top w:val="nil"/>
              <w:left w:val="nil"/>
              <w:bottom w:val="nil"/>
              <w:right w:val="nil"/>
            </w:tcBorders>
            <w:vAlign w:val="center"/>
          </w:tcPr>
          <w:p w14:paraId="0BE91E54" w14:textId="77777777" w:rsidR="00174C4D" w:rsidRDefault="008F760C" w:rsidP="00A531FF">
            <w:pPr>
              <w:spacing w:after="0" w:line="259" w:lineRule="auto"/>
              <w:ind w:left="-1" w:firstLine="0"/>
              <w:jc w:val="left"/>
            </w:pPr>
            <w:r>
              <w:rPr>
                <w:b/>
              </w:rPr>
              <w:t>W</w:t>
            </w:r>
            <w:r w:rsidR="00A531FF">
              <w:rPr>
                <w:b/>
              </w:rPr>
              <w:t>F</w:t>
            </w:r>
            <w:r>
              <w:rPr>
                <w:b/>
              </w:rPr>
              <w:t xml:space="preserve">  </w:t>
            </w:r>
            <w:r>
              <w:t xml:space="preserve"> </w:t>
            </w:r>
          </w:p>
        </w:tc>
        <w:tc>
          <w:tcPr>
            <w:tcW w:w="3175" w:type="dxa"/>
            <w:tcBorders>
              <w:top w:val="nil"/>
              <w:left w:val="nil"/>
              <w:bottom w:val="nil"/>
              <w:right w:val="nil"/>
            </w:tcBorders>
            <w:vAlign w:val="center"/>
          </w:tcPr>
          <w:p w14:paraId="0BE91E55" w14:textId="77777777" w:rsidR="00174C4D" w:rsidRDefault="008F760C">
            <w:pPr>
              <w:spacing w:after="0" w:line="259" w:lineRule="auto"/>
              <w:ind w:left="0" w:firstLine="0"/>
              <w:jc w:val="left"/>
            </w:pPr>
            <w:r>
              <w:t xml:space="preserve">Fluvial Raw Soils </w:t>
            </w:r>
          </w:p>
        </w:tc>
        <w:tc>
          <w:tcPr>
            <w:tcW w:w="2267" w:type="dxa"/>
            <w:tcBorders>
              <w:top w:val="nil"/>
              <w:left w:val="nil"/>
              <w:bottom w:val="nil"/>
              <w:right w:val="nil"/>
            </w:tcBorders>
            <w:vAlign w:val="center"/>
          </w:tcPr>
          <w:p w14:paraId="0BE91E56" w14:textId="77777777" w:rsidR="00174C4D" w:rsidRDefault="008F760C">
            <w:pPr>
              <w:spacing w:after="0" w:line="259" w:lineRule="auto"/>
              <w:ind w:left="0" w:firstLine="0"/>
              <w:jc w:val="left"/>
            </w:pPr>
            <w:r>
              <w:t xml:space="preserve">­ </w:t>
            </w:r>
          </w:p>
        </w:tc>
        <w:tc>
          <w:tcPr>
            <w:tcW w:w="2269" w:type="dxa"/>
            <w:tcBorders>
              <w:top w:val="nil"/>
              <w:left w:val="nil"/>
              <w:bottom w:val="nil"/>
              <w:right w:val="nil"/>
            </w:tcBorders>
            <w:vAlign w:val="center"/>
          </w:tcPr>
          <w:p w14:paraId="0BE91E57" w14:textId="77777777" w:rsidR="00174C4D" w:rsidRDefault="008F760C">
            <w:pPr>
              <w:spacing w:after="0" w:line="259" w:lineRule="auto"/>
              <w:ind w:left="0" w:firstLine="0"/>
              <w:jc w:val="left"/>
            </w:pPr>
            <w:r>
              <w:t>pt. Selwyn</w:t>
            </w:r>
          </w:p>
        </w:tc>
      </w:tr>
      <w:tr w:rsidR="00174C4D" w14:paraId="0BE91E5D" w14:textId="77777777" w:rsidTr="0A757720">
        <w:trPr>
          <w:trHeight w:val="600"/>
        </w:trPr>
        <w:tc>
          <w:tcPr>
            <w:tcW w:w="793" w:type="dxa"/>
            <w:tcBorders>
              <w:top w:val="nil"/>
              <w:left w:val="nil"/>
              <w:bottom w:val="nil"/>
              <w:right w:val="nil"/>
            </w:tcBorders>
            <w:vAlign w:val="center"/>
          </w:tcPr>
          <w:p w14:paraId="0BE91E59" w14:textId="77777777" w:rsidR="00174C4D" w:rsidRDefault="008F760C" w:rsidP="00A531FF">
            <w:pPr>
              <w:spacing w:after="0" w:line="259" w:lineRule="auto"/>
              <w:ind w:left="-1" w:firstLine="0"/>
              <w:jc w:val="left"/>
            </w:pPr>
            <w:r>
              <w:rPr>
                <w:b/>
              </w:rPr>
              <w:t>W</w:t>
            </w:r>
            <w:r w:rsidR="00A531FF">
              <w:rPr>
                <w:b/>
              </w:rPr>
              <w:t>T</w:t>
            </w:r>
            <w:r>
              <w:rPr>
                <w:b/>
              </w:rPr>
              <w:t xml:space="preserve">  </w:t>
            </w:r>
            <w:r>
              <w:t xml:space="preserve"> </w:t>
            </w:r>
          </w:p>
        </w:tc>
        <w:tc>
          <w:tcPr>
            <w:tcW w:w="3175" w:type="dxa"/>
            <w:tcBorders>
              <w:top w:val="nil"/>
              <w:left w:val="nil"/>
              <w:bottom w:val="nil"/>
              <w:right w:val="nil"/>
            </w:tcBorders>
            <w:vAlign w:val="center"/>
          </w:tcPr>
          <w:p w14:paraId="0BE91E5A" w14:textId="77777777" w:rsidR="00174C4D" w:rsidRDefault="008F760C">
            <w:pPr>
              <w:spacing w:after="0" w:line="259" w:lineRule="auto"/>
              <w:ind w:left="0" w:firstLine="0"/>
              <w:jc w:val="left"/>
            </w:pPr>
            <w:proofErr w:type="spellStart"/>
            <w:r>
              <w:t>Tephric</w:t>
            </w:r>
            <w:proofErr w:type="spellEnd"/>
            <w:r>
              <w:t xml:space="preserve"> Raw Soils </w:t>
            </w:r>
          </w:p>
        </w:tc>
        <w:tc>
          <w:tcPr>
            <w:tcW w:w="2267" w:type="dxa"/>
            <w:tcBorders>
              <w:top w:val="nil"/>
              <w:left w:val="nil"/>
              <w:bottom w:val="nil"/>
              <w:right w:val="nil"/>
            </w:tcBorders>
            <w:vAlign w:val="center"/>
          </w:tcPr>
          <w:p w14:paraId="0BE91E5B" w14:textId="77777777" w:rsidR="00174C4D" w:rsidRDefault="008F760C">
            <w:pPr>
              <w:spacing w:after="0" w:line="259" w:lineRule="auto"/>
              <w:ind w:left="0" w:firstLine="0"/>
              <w:jc w:val="left"/>
            </w:pPr>
            <w:r>
              <w:t xml:space="preserve">­ </w:t>
            </w:r>
          </w:p>
        </w:tc>
        <w:tc>
          <w:tcPr>
            <w:tcW w:w="2269" w:type="dxa"/>
            <w:tcBorders>
              <w:top w:val="nil"/>
              <w:left w:val="nil"/>
              <w:bottom w:val="nil"/>
              <w:right w:val="nil"/>
            </w:tcBorders>
            <w:vAlign w:val="center"/>
          </w:tcPr>
          <w:p w14:paraId="0BE91E5C" w14:textId="77777777" w:rsidR="00174C4D" w:rsidRDefault="008F760C">
            <w:pPr>
              <w:spacing w:after="0" w:line="259" w:lineRule="auto"/>
              <w:ind w:left="0" w:firstLine="0"/>
              <w:jc w:val="left"/>
            </w:pPr>
            <w:r>
              <w:t>pt. Ngauruhoe</w:t>
            </w:r>
          </w:p>
        </w:tc>
      </w:tr>
      <w:tr w:rsidR="00174C4D" w14:paraId="0BE91E62" w14:textId="77777777" w:rsidTr="0A757720">
        <w:trPr>
          <w:trHeight w:val="576"/>
        </w:trPr>
        <w:tc>
          <w:tcPr>
            <w:tcW w:w="793" w:type="dxa"/>
            <w:tcBorders>
              <w:top w:val="nil"/>
              <w:left w:val="nil"/>
              <w:bottom w:val="single" w:sz="8" w:space="0" w:color="181717"/>
              <w:right w:val="nil"/>
            </w:tcBorders>
            <w:vAlign w:val="center"/>
          </w:tcPr>
          <w:p w14:paraId="0BE91E5E" w14:textId="77777777" w:rsidR="00174C4D" w:rsidRDefault="008F760C" w:rsidP="00A531FF">
            <w:pPr>
              <w:spacing w:after="0" w:line="259" w:lineRule="auto"/>
              <w:ind w:left="-1" w:firstLine="0"/>
            </w:pPr>
            <w:r>
              <w:rPr>
                <w:b/>
              </w:rPr>
              <w:t>W</w:t>
            </w:r>
            <w:r w:rsidR="00A531FF">
              <w:rPr>
                <w:b/>
              </w:rPr>
              <w:t>O</w:t>
            </w:r>
            <w:r>
              <w:rPr>
                <w:b/>
              </w:rPr>
              <w:t xml:space="preserve">  </w:t>
            </w:r>
            <w:r>
              <w:t xml:space="preserve"> </w:t>
            </w:r>
          </w:p>
        </w:tc>
        <w:tc>
          <w:tcPr>
            <w:tcW w:w="3175" w:type="dxa"/>
            <w:tcBorders>
              <w:top w:val="nil"/>
              <w:left w:val="nil"/>
              <w:bottom w:val="single" w:sz="8" w:space="0" w:color="181717"/>
              <w:right w:val="nil"/>
            </w:tcBorders>
            <w:vAlign w:val="center"/>
          </w:tcPr>
          <w:p w14:paraId="0BE91E5F" w14:textId="77777777" w:rsidR="00174C4D" w:rsidRDefault="008F760C">
            <w:pPr>
              <w:spacing w:after="0" w:line="259" w:lineRule="auto"/>
              <w:ind w:left="0" w:firstLine="0"/>
              <w:jc w:val="left"/>
            </w:pPr>
            <w:r>
              <w:t xml:space="preserve">Orthic Raw Soils </w:t>
            </w:r>
          </w:p>
        </w:tc>
        <w:tc>
          <w:tcPr>
            <w:tcW w:w="2267" w:type="dxa"/>
            <w:tcBorders>
              <w:top w:val="nil"/>
              <w:left w:val="nil"/>
              <w:bottom w:val="single" w:sz="8" w:space="0" w:color="181717"/>
              <w:right w:val="nil"/>
            </w:tcBorders>
            <w:vAlign w:val="center"/>
          </w:tcPr>
          <w:p w14:paraId="0BE91E60" w14:textId="77777777" w:rsidR="00174C4D" w:rsidRDefault="008F760C">
            <w:pPr>
              <w:spacing w:after="0" w:line="259" w:lineRule="auto"/>
              <w:ind w:left="0" w:firstLine="0"/>
              <w:jc w:val="left"/>
            </w:pPr>
            <w:r>
              <w:t xml:space="preserve">­ </w:t>
            </w:r>
          </w:p>
        </w:tc>
        <w:tc>
          <w:tcPr>
            <w:tcW w:w="2269" w:type="dxa"/>
            <w:tcBorders>
              <w:top w:val="nil"/>
              <w:left w:val="nil"/>
              <w:bottom w:val="single" w:sz="8" w:space="0" w:color="181717"/>
              <w:right w:val="nil"/>
            </w:tcBorders>
            <w:vAlign w:val="center"/>
          </w:tcPr>
          <w:p w14:paraId="0BE91E61" w14:textId="77777777" w:rsidR="00174C4D" w:rsidRDefault="008F760C">
            <w:pPr>
              <w:spacing w:after="0" w:line="259" w:lineRule="auto"/>
              <w:ind w:left="0" w:firstLine="0"/>
              <w:jc w:val="left"/>
            </w:pPr>
            <w:r>
              <w:t>pt. Alpine</w:t>
            </w:r>
          </w:p>
        </w:tc>
      </w:tr>
    </w:tbl>
    <w:p w14:paraId="0BE91E63" w14:textId="77777777" w:rsidR="008B58D2" w:rsidRDefault="008B58D2" w:rsidP="00FF3C22"/>
    <w:p w14:paraId="0BE91E64" w14:textId="77777777" w:rsidR="00174C4D" w:rsidRDefault="008B58D2">
      <w:pPr>
        <w:pStyle w:val="Heading3"/>
        <w:spacing w:after="363"/>
        <w:ind w:left="-2" w:right="58"/>
      </w:pPr>
      <w:r>
        <w:t>KEY TO GROUP OF RAW SOILS</w:t>
      </w:r>
    </w:p>
    <w:p w14:paraId="12BC20FB" w14:textId="77777777" w:rsidR="00D920B6" w:rsidRDefault="00D920B6" w:rsidP="00D920B6">
      <w:pPr>
        <w:spacing w:after="0"/>
        <w:ind w:left="567" w:right="58" w:hanging="580"/>
        <w:rPr>
          <w:moveTo w:id="2127" w:author="Andre Eger [2]" w:date="2024-11-13T14:35:00Z" w16du:dateUtc="2024-11-13T01:35:00Z"/>
        </w:rPr>
      </w:pPr>
      <w:moveToRangeStart w:id="2128" w:author="Andre Eger [2]" w:date="2024-11-13T14:35:00Z" w:name="move182400934"/>
      <w:commentRangeStart w:id="2129"/>
      <w:commentRangeStart w:id="2130"/>
      <w:commentRangeStart w:id="2131"/>
      <w:commentRangeStart w:id="2132"/>
      <w:commentRangeStart w:id="2133"/>
      <w:commentRangeStart w:id="2134"/>
      <w:commentRangeStart w:id="2135"/>
      <w:moveTo w:id="2136" w:author="Andre Eger [2]" w:date="2024-11-13T14:35:00Z" w16du:dateUtc="2024-11-13T01:35:00Z">
        <w:r w:rsidRPr="0A757720">
          <w:rPr>
            <w:b/>
            <w:bCs/>
          </w:rPr>
          <w:t>WW</w:t>
        </w:r>
        <w:r>
          <w:tab/>
        </w:r>
        <w:r w:rsidRPr="0A757720">
          <w:rPr>
            <w:b/>
            <w:bCs/>
          </w:rPr>
          <w:t xml:space="preserve"> </w:t>
        </w:r>
        <w:r>
          <w:t xml:space="preserve">Other Raw Soils with surface water present for </w:t>
        </w:r>
        <w:proofErr w:type="gramStart"/>
        <w:r>
          <w:t>a majority of</w:t>
        </w:r>
        <w:proofErr w:type="gramEnd"/>
        <w:r>
          <w:t xml:space="preserve"> the time.</w:t>
        </w:r>
      </w:moveTo>
    </w:p>
    <w:p w14:paraId="4D55B44D" w14:textId="564A03FD" w:rsidR="00D920B6" w:rsidRDefault="00D920B6" w:rsidP="00D920B6">
      <w:pPr>
        <w:spacing w:after="172"/>
        <w:ind w:left="6327" w:right="58" w:hanging="567"/>
        <w:rPr>
          <w:ins w:id="2137" w:author="Andre Eger [2]" w:date="2024-11-13T14:35:00Z" w16du:dateUtc="2024-11-13T01:35:00Z"/>
          <w:b/>
        </w:rPr>
      </w:pPr>
      <w:moveTo w:id="2138" w:author="Andre Eger [2]" w:date="2024-11-13T14:35:00Z" w16du:dateUtc="2024-11-13T01:35:00Z">
        <w:r w:rsidRPr="0A757720">
          <w:rPr>
            <w:b/>
            <w:bCs/>
          </w:rPr>
          <w:t>HYDRIC RAW SOILS</w:t>
        </w:r>
        <w:commentRangeEnd w:id="2129"/>
        <w:r>
          <w:rPr>
            <w:rStyle w:val="CommentReference"/>
          </w:rPr>
          <w:commentReference w:id="2129"/>
        </w:r>
        <w:commentRangeEnd w:id="2130"/>
        <w:r>
          <w:rPr>
            <w:rStyle w:val="CommentReference"/>
          </w:rPr>
          <w:commentReference w:id="2130"/>
        </w:r>
        <w:commentRangeEnd w:id="2131"/>
        <w:r>
          <w:rPr>
            <w:rStyle w:val="CommentReference"/>
          </w:rPr>
          <w:commentReference w:id="2131"/>
        </w:r>
        <w:commentRangeEnd w:id="2132"/>
        <w:r>
          <w:rPr>
            <w:rStyle w:val="CommentReference"/>
          </w:rPr>
          <w:commentReference w:id="2132"/>
        </w:r>
        <w:commentRangeEnd w:id="2133"/>
        <w:r>
          <w:rPr>
            <w:rStyle w:val="CommentReference"/>
          </w:rPr>
          <w:commentReference w:id="2133"/>
        </w:r>
        <w:commentRangeEnd w:id="2134"/>
        <w:r>
          <w:rPr>
            <w:rStyle w:val="CommentReference"/>
          </w:rPr>
          <w:commentReference w:id="2134"/>
        </w:r>
        <w:commentRangeEnd w:id="2135"/>
        <w:r>
          <w:rPr>
            <w:rStyle w:val="CommentReference"/>
          </w:rPr>
          <w:commentReference w:id="2135"/>
        </w:r>
      </w:moveTo>
      <w:moveToRangeEnd w:id="2128"/>
    </w:p>
    <w:p w14:paraId="0BE91E65" w14:textId="7FFAA33F" w:rsidR="00174C4D" w:rsidRDefault="008F760C" w:rsidP="008B58D2">
      <w:pPr>
        <w:spacing w:after="172"/>
        <w:ind w:left="567" w:right="58" w:hanging="576"/>
      </w:pPr>
      <w:r>
        <w:rPr>
          <w:b/>
        </w:rPr>
        <w:t>WG</w:t>
      </w:r>
      <w:r>
        <w:t xml:space="preserve"> </w:t>
      </w:r>
      <w:r w:rsidR="008B58D2">
        <w:tab/>
      </w:r>
      <w:r>
        <w:t xml:space="preserve">Raw Soils that at 30 cm or less from the mineral soil surface have </w:t>
      </w:r>
      <w:r>
        <w:rPr>
          <w:i/>
        </w:rPr>
        <w:t>either</w:t>
      </w:r>
    </w:p>
    <w:p w14:paraId="0BE91E66" w14:textId="77777777" w:rsidR="00174C4D" w:rsidRDefault="008F760C" w:rsidP="00164344">
      <w:pPr>
        <w:numPr>
          <w:ilvl w:val="0"/>
          <w:numId w:val="105"/>
        </w:numPr>
        <w:spacing w:after="170"/>
        <w:ind w:right="58" w:hanging="568"/>
      </w:pPr>
      <w:r>
        <w:t xml:space="preserve">the upper boundary of a </w:t>
      </w:r>
      <w:proofErr w:type="spellStart"/>
      <w:r w:rsidRPr="00C86D79">
        <w:rPr>
          <w:color w:val="2B579A"/>
          <w:u w:val="single"/>
          <w:shd w:val="clear" w:color="auto" w:fill="E6E6E6"/>
          <w:rPrChange w:id="2140" w:author="Thomas Caspari" w:date="2017-10-12T16:52:00Z">
            <w:rPr>
              <w:color w:val="2B579A"/>
              <w:shd w:val="clear" w:color="auto" w:fill="E6E6E6"/>
            </w:rPr>
          </w:rPrChange>
        </w:rPr>
        <w:t>reductimorphic</w:t>
      </w:r>
      <w:proofErr w:type="spellEnd"/>
      <w:r w:rsidRPr="00C86D79">
        <w:rPr>
          <w:color w:val="2B579A"/>
          <w:u w:val="single"/>
          <w:shd w:val="clear" w:color="auto" w:fill="E6E6E6"/>
          <w:rPrChange w:id="2141" w:author="Thomas Caspari" w:date="2017-10-12T16:52:00Z">
            <w:rPr>
              <w:color w:val="2B579A"/>
              <w:shd w:val="clear" w:color="auto" w:fill="E6E6E6"/>
            </w:rPr>
          </w:rPrChange>
        </w:rPr>
        <w:t xml:space="preserve"> horizon</w:t>
      </w:r>
      <w:r>
        <w:t xml:space="preserve">, </w:t>
      </w:r>
      <w:r>
        <w:rPr>
          <w:i/>
        </w:rPr>
        <w:t>or</w:t>
      </w:r>
    </w:p>
    <w:p w14:paraId="0BE91E67" w14:textId="5501351B" w:rsidR="00174C4D" w:rsidRDefault="008F760C" w:rsidP="00164344">
      <w:pPr>
        <w:numPr>
          <w:ilvl w:val="0"/>
          <w:numId w:val="105"/>
        </w:numPr>
        <w:spacing w:after="169"/>
        <w:ind w:right="58" w:hanging="568"/>
      </w:pPr>
      <w:r>
        <w:t xml:space="preserve">sufficient active ferrous iron to give a positive reaction to </w:t>
      </w:r>
      <w:r w:rsidR="00A531FF">
        <w:rPr>
          <w:rFonts w:ascii="Symbol" w:eastAsia="Symbol" w:hAnsi="Symbol" w:cs="Symbol"/>
        </w:rPr>
        <w:t>a</w:t>
      </w:r>
      <w:r>
        <w:t>,</w:t>
      </w:r>
      <w:r w:rsidR="00A531FF">
        <w:rPr>
          <w:rFonts w:ascii="Symbol" w:eastAsia="Symbol" w:hAnsi="Symbol" w:cs="Symbol"/>
        </w:rPr>
        <w:t>a</w:t>
      </w:r>
      <w:r>
        <w:t>'</w:t>
      </w:r>
      <w:r w:rsidR="00C86D79">
        <w:t>-</w:t>
      </w:r>
      <w:r>
        <w:t xml:space="preserve">dipyridyl at some time in the year, </w:t>
      </w:r>
      <w:r>
        <w:rPr>
          <w:i/>
        </w:rPr>
        <w:t>or</w:t>
      </w:r>
    </w:p>
    <w:p w14:paraId="0BE91E68" w14:textId="77777777" w:rsidR="00174C4D" w:rsidRDefault="008F760C" w:rsidP="00164344">
      <w:pPr>
        <w:numPr>
          <w:ilvl w:val="0"/>
          <w:numId w:val="105"/>
        </w:numPr>
        <w:spacing w:after="100" w:line="249" w:lineRule="auto"/>
        <w:ind w:right="58" w:hanging="568"/>
      </w:pPr>
      <w:r>
        <w:t>are saturated for 30 or more consecutive days in most years.</w:t>
      </w:r>
    </w:p>
    <w:p w14:paraId="0BE91E69" w14:textId="77777777" w:rsidR="00174C4D" w:rsidRDefault="00A531FF" w:rsidP="00A531FF">
      <w:pPr>
        <w:spacing w:after="1329" w:line="265" w:lineRule="auto"/>
        <w:ind w:left="10" w:right="57" w:hanging="10"/>
        <w:jc w:val="right"/>
      </w:pPr>
      <w:r>
        <w:rPr>
          <w:b/>
        </w:rPr>
        <w:lastRenderedPageBreak/>
        <w:t>GLEY RAW SOILS</w:t>
      </w:r>
    </w:p>
    <w:p w14:paraId="0BE91E6A" w14:textId="77777777" w:rsidR="00174C4D" w:rsidRDefault="008F760C" w:rsidP="00A531FF">
      <w:pPr>
        <w:spacing w:after="101"/>
        <w:ind w:left="567" w:right="58" w:hanging="567"/>
      </w:pPr>
      <w:r>
        <w:rPr>
          <w:b/>
        </w:rPr>
        <w:t>W</w:t>
      </w:r>
      <w:r w:rsidR="00A531FF">
        <w:rPr>
          <w:b/>
        </w:rPr>
        <w:t>H</w:t>
      </w:r>
      <w:r>
        <w:t xml:space="preserve"> </w:t>
      </w:r>
      <w:r w:rsidR="00A531FF">
        <w:tab/>
      </w:r>
      <w:r>
        <w:t>Other Raw Soils that have mean annual soil temperature at 30 cm depth of at least 2.5°C more than the mean annual air temperature.</w:t>
      </w:r>
    </w:p>
    <w:p w14:paraId="0BE91E6B" w14:textId="77777777" w:rsidR="00174C4D" w:rsidRDefault="00A531FF">
      <w:pPr>
        <w:spacing w:after="286" w:line="265" w:lineRule="auto"/>
        <w:ind w:left="10" w:right="57" w:hanging="10"/>
        <w:jc w:val="right"/>
        <w:rPr>
          <w:ins w:id="2142" w:author="Andre Eger" w:date="2023-08-15T23:37:00Z"/>
        </w:rPr>
      </w:pPr>
      <w:r w:rsidRPr="0A757720">
        <w:rPr>
          <w:b/>
          <w:bCs/>
        </w:rPr>
        <w:t>HYDROTHERMAL RAW SOILS</w:t>
      </w:r>
    </w:p>
    <w:p w14:paraId="7CFC8034" w14:textId="02E76ED5" w:rsidR="64DB2173" w:rsidRDefault="64DB2173" w:rsidP="0A757720">
      <w:pPr>
        <w:spacing w:after="286" w:line="265" w:lineRule="auto"/>
        <w:ind w:left="10" w:right="57" w:hanging="10"/>
        <w:jc w:val="right"/>
        <w:rPr>
          <w:ins w:id="2143" w:author="Andre Eger" w:date="2023-08-15T23:37:00Z"/>
          <w:b/>
          <w:bCs/>
        </w:rPr>
      </w:pPr>
      <w:moveFromRangeStart w:id="2144" w:author="Andre Eger [2]" w:date="2024-11-13T14:35:00Z" w:name="move182400934"/>
      <w:commentRangeStart w:id="2145"/>
      <w:commentRangeStart w:id="2146"/>
      <w:commentRangeStart w:id="2147"/>
      <w:commentRangeStart w:id="2148"/>
      <w:commentRangeStart w:id="2149"/>
      <w:commentRangeStart w:id="2150"/>
      <w:commentRangeStart w:id="2151"/>
      <w:moveFrom w:id="2152" w:author="Andre Eger [2]" w:date="2024-11-13T14:35:00Z" w16du:dateUtc="2024-11-13T01:35:00Z">
        <w:ins w:id="2153" w:author="Andre Eger" w:date="2023-08-15T23:39:00Z">
          <w:del w:id="2154" w:author="Andre Eger [2]" w:date="2024-11-13T14:35:00Z" w16du:dateUtc="2024-11-13T01:35:00Z">
            <w:r w:rsidRPr="0A757720" w:rsidDel="00D920B6">
              <w:rPr>
                <w:b/>
                <w:bCs/>
              </w:rPr>
              <w:delText>HYDRIC</w:delText>
            </w:r>
          </w:del>
        </w:ins>
        <w:ins w:id="2155" w:author="Andre Eger" w:date="2023-08-15T23:37:00Z">
          <w:del w:id="2156" w:author="Andre Eger [2]" w:date="2024-11-13T14:35:00Z" w16du:dateUtc="2024-11-13T01:35:00Z">
            <w:r w:rsidR="310F3A58" w:rsidRPr="0A757720" w:rsidDel="00D920B6">
              <w:rPr>
                <w:b/>
                <w:bCs/>
              </w:rPr>
              <w:delText xml:space="preserve"> RAW SOILS</w:delText>
            </w:r>
          </w:del>
        </w:ins>
        <w:commentRangeEnd w:id="2145"/>
        <w:del w:id="2157" w:author="Andre Eger [2]" w:date="2024-11-13T14:35:00Z" w16du:dateUtc="2024-11-13T01:35:00Z">
          <w:r w:rsidR="2E4C78AA" w:rsidDel="00D920B6">
            <w:rPr>
              <w:rStyle w:val="CommentReference"/>
            </w:rPr>
            <w:commentReference w:id="2145"/>
          </w:r>
          <w:commentRangeEnd w:id="2146"/>
          <w:r w:rsidR="2E4C78AA" w:rsidDel="00D920B6">
            <w:rPr>
              <w:rStyle w:val="CommentReference"/>
            </w:rPr>
            <w:commentReference w:id="2146"/>
          </w:r>
          <w:commentRangeEnd w:id="2147"/>
          <w:r w:rsidR="2E4C78AA" w:rsidDel="00D920B6">
            <w:rPr>
              <w:rStyle w:val="CommentReference"/>
            </w:rPr>
            <w:commentReference w:id="2147"/>
          </w:r>
          <w:commentRangeEnd w:id="2148"/>
          <w:r w:rsidR="2E4C78AA" w:rsidDel="00D920B6">
            <w:rPr>
              <w:rStyle w:val="CommentReference"/>
            </w:rPr>
            <w:commentReference w:id="2148"/>
          </w:r>
          <w:commentRangeEnd w:id="2149"/>
          <w:r w:rsidR="2E4C78AA" w:rsidDel="00D920B6">
            <w:rPr>
              <w:rStyle w:val="CommentReference"/>
            </w:rPr>
            <w:commentReference w:id="2149"/>
          </w:r>
          <w:commentRangeEnd w:id="2150"/>
          <w:r w:rsidR="2E4C78AA" w:rsidDel="00D920B6">
            <w:rPr>
              <w:rStyle w:val="CommentReference"/>
            </w:rPr>
            <w:commentReference w:id="2150"/>
          </w:r>
          <w:commentRangeEnd w:id="2151"/>
          <w:r w:rsidR="00C16BFC" w:rsidDel="00D920B6">
            <w:rPr>
              <w:rStyle w:val="CommentReference"/>
            </w:rPr>
            <w:commentReference w:id="2151"/>
          </w:r>
        </w:del>
      </w:moveFrom>
      <w:moveFromRangeEnd w:id="2144"/>
    </w:p>
    <w:p w14:paraId="0CC4F641" w14:textId="2FEA2595" w:rsidR="0A757720" w:rsidRDefault="0A757720" w:rsidP="0A757720">
      <w:pPr>
        <w:spacing w:after="286" w:line="265" w:lineRule="auto"/>
        <w:ind w:left="10" w:right="57" w:hanging="10"/>
        <w:jc w:val="right"/>
        <w:rPr>
          <w:b/>
          <w:bCs/>
        </w:rPr>
      </w:pPr>
    </w:p>
    <w:p w14:paraId="0BE91E6C" w14:textId="77777777" w:rsidR="00174C4D" w:rsidRDefault="008F760C" w:rsidP="00A531FF">
      <w:pPr>
        <w:spacing w:after="0"/>
        <w:ind w:left="567" w:right="58" w:hanging="580"/>
      </w:pPr>
      <w:r>
        <w:rPr>
          <w:b/>
        </w:rPr>
        <w:t>WX</w:t>
      </w:r>
      <w:r w:rsidR="00A531FF">
        <w:rPr>
          <w:b/>
        </w:rPr>
        <w:tab/>
      </w:r>
      <w:r>
        <w:t xml:space="preserve">Other Raw Soils with a </w:t>
      </w:r>
      <w:r w:rsidRPr="00C86D79">
        <w:rPr>
          <w:color w:val="2B579A"/>
          <w:u w:val="single"/>
          <w:shd w:val="clear" w:color="auto" w:fill="E6E6E6"/>
          <w:rPrChange w:id="2159" w:author="Thomas Caspari" w:date="2017-10-12T16:53:00Z">
            <w:rPr>
              <w:color w:val="2B579A"/>
              <w:shd w:val="clear" w:color="auto" w:fill="E6E6E6"/>
            </w:rPr>
          </w:rPrChange>
        </w:rPr>
        <w:t>lithic</w:t>
      </w:r>
      <w:r>
        <w:t xml:space="preserve"> or </w:t>
      </w:r>
      <w:proofErr w:type="spellStart"/>
      <w:r w:rsidRPr="00C86D79">
        <w:rPr>
          <w:color w:val="2B579A"/>
          <w:u w:val="single"/>
          <w:shd w:val="clear" w:color="auto" w:fill="E6E6E6"/>
          <w:rPrChange w:id="2160" w:author="Thomas Caspari" w:date="2017-10-12T16:53:00Z">
            <w:rPr>
              <w:color w:val="2B579A"/>
              <w:shd w:val="clear" w:color="auto" w:fill="E6E6E6"/>
            </w:rPr>
          </w:rPrChange>
        </w:rPr>
        <w:t>paralithic</w:t>
      </w:r>
      <w:proofErr w:type="spellEnd"/>
      <w:r w:rsidRPr="00C86D79">
        <w:rPr>
          <w:color w:val="2B579A"/>
          <w:u w:val="single"/>
          <w:shd w:val="clear" w:color="auto" w:fill="E6E6E6"/>
          <w:rPrChange w:id="2161" w:author="Thomas Caspari" w:date="2017-10-12T16:53:00Z">
            <w:rPr>
              <w:color w:val="2B579A"/>
              <w:shd w:val="clear" w:color="auto" w:fill="E6E6E6"/>
            </w:rPr>
          </w:rPrChange>
        </w:rPr>
        <w:t xml:space="preserve"> contact</w:t>
      </w:r>
      <w:r>
        <w:t xml:space="preserve"> within 30 cm of the soil surface.</w:t>
      </w:r>
    </w:p>
    <w:p w14:paraId="0BE91E6D" w14:textId="77777777" w:rsidR="00174C4D" w:rsidRDefault="00A531FF">
      <w:pPr>
        <w:spacing w:after="286" w:line="265" w:lineRule="auto"/>
        <w:ind w:left="10" w:right="57" w:hanging="10"/>
        <w:jc w:val="right"/>
      </w:pPr>
      <w:r>
        <w:rPr>
          <w:b/>
        </w:rPr>
        <w:t>ROCKY RAW SOILS</w:t>
      </w:r>
    </w:p>
    <w:p w14:paraId="0BE91E6E" w14:textId="782F2C17" w:rsidR="00174C4D" w:rsidRDefault="008F760C" w:rsidP="00A531FF">
      <w:pPr>
        <w:spacing w:after="101"/>
        <w:ind w:left="567" w:right="58" w:hanging="580"/>
      </w:pPr>
      <w:r w:rsidRPr="7E6E3D87">
        <w:rPr>
          <w:b/>
          <w:bCs/>
        </w:rPr>
        <w:t>W</w:t>
      </w:r>
      <w:r w:rsidR="00A531FF" w:rsidRPr="7E6E3D87">
        <w:rPr>
          <w:b/>
          <w:bCs/>
        </w:rPr>
        <w:t>S</w:t>
      </w:r>
      <w:r>
        <w:tab/>
        <w:t xml:space="preserve">Other Raw Soils that have sand or loamy sand texture and that have less than 35% </w:t>
      </w:r>
      <w:ins w:id="2162" w:author="Andre Eger [2]" w:date="2024-11-13T16:20:00Z" w16du:dateUtc="2024-11-13T03:20:00Z">
        <w:r w:rsidR="00875117">
          <w:t>coarse rock fragments</w:t>
        </w:r>
        <w:r w:rsidR="00875117" w:rsidDel="00875117">
          <w:t xml:space="preserve"> </w:t>
        </w:r>
      </w:ins>
      <w:commentRangeStart w:id="2163"/>
      <w:del w:id="2164" w:author="Andre Eger [2]" w:date="2024-11-13T16:20:00Z" w16du:dateUtc="2024-11-13T03:20:00Z">
        <w:r w:rsidDel="00875117">
          <w:delText xml:space="preserve">gravel </w:delText>
        </w:r>
        <w:commentRangeEnd w:id="2163"/>
        <w:r w:rsidDel="00875117">
          <w:rPr>
            <w:rStyle w:val="CommentReference"/>
          </w:rPr>
          <w:commentReference w:id="2163"/>
        </w:r>
      </w:del>
      <w:r>
        <w:t>(by volume) in all horizons, from the soil surface to 60 cm depth or more.</w:t>
      </w:r>
    </w:p>
    <w:p w14:paraId="0BE91E6F" w14:textId="77777777" w:rsidR="00174C4D" w:rsidRDefault="00A531FF">
      <w:pPr>
        <w:spacing w:after="286" w:line="265" w:lineRule="auto"/>
        <w:ind w:left="10" w:right="57" w:hanging="10"/>
        <w:jc w:val="right"/>
      </w:pPr>
      <w:r>
        <w:rPr>
          <w:b/>
        </w:rPr>
        <w:t>SANDY RAW SOILS</w:t>
      </w:r>
    </w:p>
    <w:p w14:paraId="0BE91E70" w14:textId="77777777" w:rsidR="00174C4D" w:rsidRDefault="008F760C" w:rsidP="00A531FF">
      <w:pPr>
        <w:spacing w:after="0"/>
        <w:ind w:left="567" w:right="58" w:hanging="580"/>
      </w:pPr>
      <w:r>
        <w:rPr>
          <w:b/>
        </w:rPr>
        <w:t>W</w:t>
      </w:r>
      <w:r w:rsidR="00A531FF">
        <w:rPr>
          <w:b/>
        </w:rPr>
        <w:t>F</w:t>
      </w:r>
      <w:r>
        <w:t xml:space="preserve"> </w:t>
      </w:r>
      <w:r w:rsidR="00A531FF">
        <w:tab/>
      </w:r>
      <w:r>
        <w:t xml:space="preserve">Other Raw Soils that have </w:t>
      </w:r>
      <w:r w:rsidRPr="00C86D79">
        <w:rPr>
          <w:color w:val="2B579A"/>
          <w:u w:val="single"/>
          <w:shd w:val="clear" w:color="auto" w:fill="E6E6E6"/>
          <w:rPrChange w:id="2165" w:author="Thomas Caspari" w:date="2017-10-12T16:53:00Z">
            <w:rPr>
              <w:color w:val="2B579A"/>
              <w:shd w:val="clear" w:color="auto" w:fill="E6E6E6"/>
            </w:rPr>
          </w:rPrChange>
        </w:rPr>
        <w:t>fluvial features</w:t>
      </w:r>
      <w:r>
        <w:t xml:space="preserve"> and are not buried by more than 30 cm of </w:t>
      </w:r>
      <w:proofErr w:type="spellStart"/>
      <w:r>
        <w:t>non­fluvial</w:t>
      </w:r>
      <w:proofErr w:type="spellEnd"/>
      <w:r>
        <w:t xml:space="preserve"> soil material.</w:t>
      </w:r>
    </w:p>
    <w:p w14:paraId="0BE91E71" w14:textId="77777777" w:rsidR="00174C4D" w:rsidRDefault="00A531FF">
      <w:pPr>
        <w:spacing w:after="286" w:line="265" w:lineRule="auto"/>
        <w:ind w:left="10" w:right="57" w:hanging="10"/>
        <w:jc w:val="right"/>
      </w:pPr>
      <w:r>
        <w:rPr>
          <w:b/>
        </w:rPr>
        <w:t>FLUVIAL RAW SOILS</w:t>
      </w:r>
    </w:p>
    <w:p w14:paraId="0BE91E72" w14:textId="77777777" w:rsidR="00174C4D" w:rsidRDefault="008F760C" w:rsidP="00A531FF">
      <w:pPr>
        <w:spacing w:after="0"/>
        <w:ind w:left="567" w:right="58" w:hanging="580"/>
      </w:pPr>
      <w:r>
        <w:rPr>
          <w:b/>
        </w:rPr>
        <w:t>W</w:t>
      </w:r>
      <w:r w:rsidR="00A531FF">
        <w:rPr>
          <w:b/>
        </w:rPr>
        <w:t>T</w:t>
      </w:r>
      <w:r w:rsidR="00A531FF">
        <w:rPr>
          <w:b/>
        </w:rPr>
        <w:tab/>
      </w:r>
      <w:r>
        <w:t xml:space="preserve">Other Raw Soils in </w:t>
      </w:r>
      <w:proofErr w:type="spellStart"/>
      <w:r w:rsidRPr="00C86D79">
        <w:rPr>
          <w:color w:val="2B579A"/>
          <w:u w:val="single"/>
          <w:shd w:val="clear" w:color="auto" w:fill="E6E6E6"/>
          <w:rPrChange w:id="2166" w:author="Thomas Caspari" w:date="2017-10-12T16:53:00Z">
            <w:rPr>
              <w:color w:val="2B579A"/>
              <w:shd w:val="clear" w:color="auto" w:fill="E6E6E6"/>
            </w:rPr>
          </w:rPrChange>
        </w:rPr>
        <w:t>tephric</w:t>
      </w:r>
      <w:proofErr w:type="spellEnd"/>
      <w:r w:rsidRPr="00C86D79">
        <w:rPr>
          <w:color w:val="2B579A"/>
          <w:u w:val="single"/>
          <w:shd w:val="clear" w:color="auto" w:fill="E6E6E6"/>
          <w:rPrChange w:id="2167" w:author="Thomas Caspari" w:date="2017-10-12T16:53:00Z">
            <w:rPr>
              <w:color w:val="2B579A"/>
              <w:shd w:val="clear" w:color="auto" w:fill="E6E6E6"/>
            </w:rPr>
          </w:rPrChange>
        </w:rPr>
        <w:t xml:space="preserve"> soil material</w:t>
      </w:r>
      <w:r>
        <w:t xml:space="preserve"> from the soil surface to 30 cm depth or more.</w:t>
      </w:r>
    </w:p>
    <w:p w14:paraId="0BE91E73" w14:textId="77777777" w:rsidR="00174C4D" w:rsidRDefault="00A531FF">
      <w:pPr>
        <w:spacing w:after="286" w:line="265" w:lineRule="auto"/>
        <w:ind w:left="10" w:right="57" w:hanging="10"/>
        <w:jc w:val="right"/>
      </w:pPr>
      <w:r>
        <w:rPr>
          <w:b/>
        </w:rPr>
        <w:t>TEPHRIC RAW SOILS</w:t>
      </w:r>
    </w:p>
    <w:p w14:paraId="0BE91E74" w14:textId="77777777" w:rsidR="00A531FF" w:rsidRDefault="008F760C" w:rsidP="00A531FF">
      <w:pPr>
        <w:spacing w:after="4" w:line="265" w:lineRule="auto"/>
        <w:ind w:left="567" w:right="57" w:hanging="567"/>
        <w:jc w:val="left"/>
      </w:pPr>
      <w:r>
        <w:rPr>
          <w:b/>
        </w:rPr>
        <w:t>W</w:t>
      </w:r>
      <w:r w:rsidR="00A531FF">
        <w:rPr>
          <w:b/>
        </w:rPr>
        <w:t>O</w:t>
      </w:r>
      <w:r w:rsidR="00A531FF">
        <w:rPr>
          <w:b/>
        </w:rPr>
        <w:tab/>
      </w:r>
      <w:r w:rsidR="00A531FF">
        <w:t>Other Raw Soils.</w:t>
      </w:r>
    </w:p>
    <w:p w14:paraId="0BE91E75" w14:textId="77777777" w:rsidR="00174C4D" w:rsidRDefault="00A531FF" w:rsidP="00A531FF">
      <w:pPr>
        <w:spacing w:after="4" w:line="265" w:lineRule="auto"/>
        <w:ind w:left="567" w:right="57" w:hanging="567"/>
        <w:jc w:val="right"/>
      </w:pPr>
      <w:r>
        <w:rPr>
          <w:b/>
        </w:rPr>
        <w:t>ORTHIC RAW SOILS</w:t>
      </w:r>
    </w:p>
    <w:p w14:paraId="0BE91E76" w14:textId="77777777" w:rsidR="00174C4D" w:rsidRDefault="008F760C">
      <w:pPr>
        <w:spacing w:after="512" w:line="259" w:lineRule="auto"/>
        <w:ind w:left="1"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61" wp14:editId="0BE92262">
                <wp:extent cx="5400040" cy="6350"/>
                <wp:effectExtent l="0" t="0" r="0" b="0"/>
                <wp:docPr id="117553" name="Group 117553"/>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11264" name="Shape 11264"/>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F76D85D" id="Group 117553"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">
                <v:shape id="Shape 1126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" path="m,l5400040,e" filled="f" strokecolor="#181717" strokeweight=".5pt">
                  <v:stroke miterlimit="1" joinstyle="miter"/>
                  <v:path arrowok="t" textboxrect="0,0,5400040,0"/>
                </v:shape>
                <w10:anchorlock/>
              </v:group>
            </w:pict>
          </mc:Fallback>
        </mc:AlternateContent>
      </w:r>
    </w:p>
    <w:p w14:paraId="0BE91E77" w14:textId="77777777" w:rsidR="00174C4D" w:rsidRDefault="00A531FF">
      <w:pPr>
        <w:pStyle w:val="Heading3"/>
        <w:spacing w:after="363"/>
        <w:ind w:left="-2" w:right="58"/>
      </w:pPr>
      <w:r>
        <w:t>KEY TO SUBGROUPS OF RAW SOILS</w:t>
      </w:r>
    </w:p>
    <w:p w14:paraId="0BE91E78" w14:textId="77777777" w:rsidR="00174C4D" w:rsidRDefault="008F760C" w:rsidP="00A531FF">
      <w:pPr>
        <w:ind w:left="567" w:right="58" w:hanging="580"/>
      </w:pPr>
      <w:r>
        <w:rPr>
          <w:b/>
        </w:rPr>
        <w:t>WG</w:t>
      </w:r>
      <w:r>
        <w:t xml:space="preserve"> </w:t>
      </w:r>
      <w:r w:rsidR="00A531FF">
        <w:tab/>
      </w:r>
      <w:r>
        <w:t>GLEY RAW SOILS</w:t>
      </w:r>
    </w:p>
    <w:p w14:paraId="0BE91E79" w14:textId="5C51FA35" w:rsidR="00174C4D" w:rsidRDefault="008F760C" w:rsidP="00A531FF">
      <w:pPr>
        <w:ind w:left="610" w:right="58" w:hanging="43"/>
      </w:pPr>
      <w:proofErr w:type="spellStart"/>
      <w:r>
        <w:t>Gley</w:t>
      </w:r>
      <w:proofErr w:type="spellEnd"/>
      <w:r>
        <w:t xml:space="preserve"> Raw Soils occur in sites that are periodically or permanently flooded. Wetness is expressed in the soil by grey colours with brownish or reddish mottles, by water saturation or is indicated by a chemical test for the presence of reduced iron.</w:t>
      </w:r>
    </w:p>
    <w:p w14:paraId="0BE91E7A" w14:textId="77777777" w:rsidR="00174C4D" w:rsidRDefault="008F760C" w:rsidP="00A531FF">
      <w:pPr>
        <w:spacing w:after="140"/>
        <w:ind w:left="1418" w:right="58" w:hanging="860"/>
      </w:pPr>
      <w:r>
        <w:rPr>
          <w:b/>
        </w:rPr>
        <w:lastRenderedPageBreak/>
        <w:t>WG</w:t>
      </w:r>
      <w:r w:rsidR="00A531FF">
        <w:rPr>
          <w:b/>
        </w:rPr>
        <w:t>FU</w:t>
      </w:r>
      <w:r>
        <w:t xml:space="preserve"> </w:t>
      </w:r>
      <w:r w:rsidR="00A531FF">
        <w:tab/>
      </w:r>
      <w:r>
        <w:t xml:space="preserve">Soils that have </w:t>
      </w:r>
      <w:r>
        <w:rPr>
          <w:i/>
        </w:rPr>
        <w:t>both</w:t>
      </w:r>
    </w:p>
    <w:p w14:paraId="0BE91E7B" w14:textId="77777777" w:rsidR="00174C4D" w:rsidRDefault="008F760C" w:rsidP="00A531FF">
      <w:pPr>
        <w:numPr>
          <w:ilvl w:val="0"/>
          <w:numId w:val="106"/>
        </w:numPr>
        <w:spacing w:after="142"/>
        <w:ind w:right="58" w:hanging="566"/>
      </w:pPr>
      <w:r>
        <w:t xml:space="preserve">moderately fluid or very fluid fluidity class at a depth of 30 cm or less, </w:t>
      </w:r>
      <w:r>
        <w:rPr>
          <w:i/>
        </w:rPr>
        <w:t>and</w:t>
      </w:r>
    </w:p>
    <w:p w14:paraId="0BE91E7C" w14:textId="5F9C24AF" w:rsidR="00174C4D" w:rsidRDefault="008F760C" w:rsidP="00A531FF">
      <w:pPr>
        <w:numPr>
          <w:ilvl w:val="0"/>
          <w:numId w:val="106"/>
        </w:numPr>
        <w:spacing w:after="0"/>
        <w:ind w:right="58" w:hanging="566"/>
      </w:pPr>
      <w:r>
        <w:t>pH more than 4.0</w:t>
      </w:r>
      <w:ins w:id="2168" w:author="Kirstin Deuss" w:date="2024-11-12T03:22:00Z">
        <w:r w:rsidR="5A0046EF">
          <w:t>,</w:t>
        </w:r>
      </w:ins>
      <w:r>
        <w:t xml:space="preserve"> and pH in boiling hydrogen peroxide less than 3.0, </w:t>
      </w:r>
      <w:del w:id="2169" w:author="Kirstin Deuss" w:date="2024-11-12T03:22:00Z">
        <w:r w:rsidDel="008F760C">
          <w:delText>in some horizon at less than</w:delText>
        </w:r>
      </w:del>
      <w:ins w:id="2170" w:author="Kirstin Deuss" w:date="2024-11-12T03:22:00Z">
        <w:r w:rsidR="62B328E9">
          <w:t>within</w:t>
        </w:r>
      </w:ins>
      <w:r>
        <w:t xml:space="preserve"> 90 cm </w:t>
      </w:r>
      <w:del w:id="2171" w:author="Kirstin Deuss" w:date="2024-11-12T03:22:00Z">
        <w:r w:rsidDel="008F760C">
          <w:delText xml:space="preserve">from </w:delText>
        </w:r>
      </w:del>
      <w:proofErr w:type="spellStart"/>
      <w:ins w:id="2172" w:author="Kirstin Deuss" w:date="2024-11-12T03:22:00Z">
        <w:r w:rsidR="1B8BE633">
          <w:t>of</w:t>
        </w:r>
      </w:ins>
      <w:r>
        <w:t>the</w:t>
      </w:r>
      <w:proofErr w:type="spellEnd"/>
      <w:r>
        <w:t xml:space="preserve"> mineral soil surface.</w:t>
      </w:r>
    </w:p>
    <w:p w14:paraId="0BE91E7D" w14:textId="77777777" w:rsidR="00174C4D" w:rsidRDefault="00A531FF">
      <w:pPr>
        <w:spacing w:after="286" w:line="265" w:lineRule="auto"/>
        <w:ind w:left="10" w:right="57" w:hanging="10"/>
        <w:jc w:val="right"/>
      </w:pPr>
      <w:r>
        <w:rPr>
          <w:b/>
        </w:rPr>
        <w:t xml:space="preserve">Fluid-sulphidic </w:t>
      </w:r>
      <w:proofErr w:type="spellStart"/>
      <w:r>
        <w:rPr>
          <w:b/>
        </w:rPr>
        <w:t>Gley</w:t>
      </w:r>
      <w:proofErr w:type="spellEnd"/>
      <w:r>
        <w:rPr>
          <w:b/>
        </w:rPr>
        <w:t xml:space="preserve"> Raw Soils</w:t>
      </w:r>
    </w:p>
    <w:p w14:paraId="0BE91E7E" w14:textId="60775CAC" w:rsidR="00A531FF" w:rsidRDefault="008F760C" w:rsidP="00A531FF">
      <w:pPr>
        <w:spacing w:after="0" w:line="250" w:lineRule="auto"/>
        <w:ind w:left="1435" w:right="57" w:hanging="885"/>
        <w:jc w:val="left"/>
      </w:pPr>
      <w:r w:rsidRPr="7E6E3D87">
        <w:rPr>
          <w:b/>
          <w:bCs/>
        </w:rPr>
        <w:t>WG</w:t>
      </w:r>
      <w:r w:rsidR="00A531FF" w:rsidRPr="7E6E3D87">
        <w:rPr>
          <w:b/>
          <w:bCs/>
        </w:rPr>
        <w:t>U</w:t>
      </w:r>
      <w:r>
        <w:t xml:space="preserve"> </w:t>
      </w:r>
      <w:r>
        <w:tab/>
        <w:t xml:space="preserve">Other soils that have pH more than 4.0 and pH in boiling hydrogen peroxide less than 3.0, </w:t>
      </w:r>
      <w:del w:id="2173" w:author="Kirstin Deuss" w:date="2024-11-12T03:22:00Z">
        <w:r w:rsidDel="008F760C">
          <w:delText>in some horizon at less than</w:delText>
        </w:r>
      </w:del>
      <w:ins w:id="2174" w:author="Kirstin Deuss" w:date="2024-11-12T03:22:00Z">
        <w:r w:rsidR="61F8F1D2">
          <w:t>within</w:t>
        </w:r>
      </w:ins>
      <w:r>
        <w:t xml:space="preserve"> 90 cm </w:t>
      </w:r>
      <w:del w:id="2175" w:author="Kirstin Deuss" w:date="2024-11-12T03:22:00Z">
        <w:r w:rsidDel="008F760C">
          <w:delText xml:space="preserve">from </w:delText>
        </w:r>
      </w:del>
      <w:ins w:id="2176" w:author="Kirstin Deuss" w:date="2024-11-12T03:22:00Z">
        <w:r w:rsidR="7AEAE9D7">
          <w:t>of</w:t>
        </w:r>
      </w:ins>
      <w:ins w:id="2177" w:author="Kirstin Deuss" w:date="2024-11-12T03:23:00Z">
        <w:r w:rsidR="4109DF0A">
          <w:t xml:space="preserve"> </w:t>
        </w:r>
      </w:ins>
      <w:r>
        <w:t xml:space="preserve">the mineral soil surface. </w:t>
      </w:r>
    </w:p>
    <w:p w14:paraId="0BE91E7F" w14:textId="77777777" w:rsidR="00174C4D" w:rsidRDefault="00A531FF">
      <w:pPr>
        <w:spacing w:after="298" w:line="250" w:lineRule="auto"/>
        <w:ind w:left="561" w:right="56" w:hanging="10"/>
        <w:jc w:val="right"/>
      </w:pPr>
      <w:proofErr w:type="spellStart"/>
      <w:r>
        <w:rPr>
          <w:b/>
        </w:rPr>
        <w:t>S</w:t>
      </w:r>
      <w:r w:rsidR="008F760C">
        <w:rPr>
          <w:b/>
        </w:rPr>
        <w:t>ulphidic</w:t>
      </w:r>
      <w:proofErr w:type="spellEnd"/>
      <w:r w:rsidR="008F760C">
        <w:rPr>
          <w:b/>
        </w:rPr>
        <w:t xml:space="preserve"> </w:t>
      </w:r>
      <w:proofErr w:type="spellStart"/>
      <w:r w:rsidR="008F760C">
        <w:rPr>
          <w:b/>
        </w:rPr>
        <w:t>Gley</w:t>
      </w:r>
      <w:proofErr w:type="spellEnd"/>
      <w:r w:rsidR="008F760C">
        <w:rPr>
          <w:b/>
        </w:rPr>
        <w:t xml:space="preserve"> </w:t>
      </w:r>
      <w:r>
        <w:rPr>
          <w:b/>
        </w:rPr>
        <w:t>R</w:t>
      </w:r>
      <w:r w:rsidR="008F760C">
        <w:rPr>
          <w:b/>
        </w:rPr>
        <w:t xml:space="preserve">aw </w:t>
      </w:r>
      <w:r>
        <w:rPr>
          <w:b/>
        </w:rPr>
        <w:t>S</w:t>
      </w:r>
      <w:r w:rsidR="008F760C">
        <w:rPr>
          <w:b/>
        </w:rPr>
        <w:t>oils</w:t>
      </w:r>
    </w:p>
    <w:p w14:paraId="0BE91E80" w14:textId="15173D38" w:rsidR="00174C4D" w:rsidRDefault="008F760C" w:rsidP="00A531FF">
      <w:pPr>
        <w:spacing w:after="66"/>
        <w:ind w:left="1418" w:right="58" w:hanging="852"/>
      </w:pPr>
      <w:r w:rsidRPr="7E6E3D87">
        <w:rPr>
          <w:b/>
          <w:bCs/>
        </w:rPr>
        <w:t>WG</w:t>
      </w:r>
      <w:r w:rsidR="00A531FF" w:rsidRPr="7E6E3D87">
        <w:rPr>
          <w:b/>
          <w:bCs/>
        </w:rPr>
        <w:t>F</w:t>
      </w:r>
      <w:r w:rsidRPr="7E6E3D87">
        <w:rPr>
          <w:b/>
          <w:bCs/>
        </w:rPr>
        <w:t>Q</w:t>
      </w:r>
      <w:r>
        <w:t xml:space="preserve"> Other soils that</w:t>
      </w:r>
      <w:ins w:id="2178" w:author="Kirstin Deuss" w:date="2024-11-12T03:23:00Z">
        <w:r w:rsidR="2444A2BA">
          <w:t>,</w:t>
        </w:r>
      </w:ins>
      <w:r>
        <w:t xml:space="preserve"> within 30 cm of the mineral soil surface</w:t>
      </w:r>
      <w:ins w:id="2179" w:author="Kirstin Deuss" w:date="2024-11-12T03:23:00Z">
        <w:r w:rsidR="58C42E59">
          <w:t>,</w:t>
        </w:r>
      </w:ins>
      <w:r>
        <w:t xml:space="preserve"> have </w:t>
      </w:r>
      <w:r w:rsidRPr="7E6E3D87">
        <w:rPr>
          <w:i/>
          <w:iCs/>
        </w:rPr>
        <w:t>both</w:t>
      </w:r>
    </w:p>
    <w:p w14:paraId="0BE91E81" w14:textId="77777777" w:rsidR="00174C4D" w:rsidRPr="00A531FF" w:rsidRDefault="008F760C" w:rsidP="00A531FF">
      <w:pPr>
        <w:numPr>
          <w:ilvl w:val="0"/>
          <w:numId w:val="107"/>
        </w:numPr>
        <w:spacing w:after="59" w:line="252" w:lineRule="auto"/>
        <w:ind w:left="1985" w:right="57" w:hanging="567"/>
      </w:pPr>
      <w:r>
        <w:t xml:space="preserve">moderately fluid or very fluid fluidity class, </w:t>
      </w:r>
      <w:r>
        <w:rPr>
          <w:i/>
        </w:rPr>
        <w:t>and</w:t>
      </w:r>
    </w:p>
    <w:p w14:paraId="0BE91E82" w14:textId="40B5FE6A" w:rsidR="00A531FF" w:rsidRDefault="00A531FF" w:rsidP="00A531FF">
      <w:pPr>
        <w:numPr>
          <w:ilvl w:val="0"/>
          <w:numId w:val="107"/>
        </w:numPr>
        <w:spacing w:after="59" w:line="252" w:lineRule="auto"/>
        <w:ind w:left="1985" w:right="57" w:hanging="567"/>
      </w:pPr>
      <w:del w:id="2180" w:author="Lauren OBrien" w:date="2024-09-19T03:13:00Z">
        <w:r>
          <w:delText>electrical conductivity of 0.8 mS/cm</w:delText>
        </w:r>
      </w:del>
      <w:ins w:id="2181" w:author="Lauren OBrien" w:date="2024-09-19T03:13:00Z">
        <w:r w:rsidR="1DB2E089">
          <w:t>saline soil materials</w:t>
        </w:r>
      </w:ins>
      <w:r>
        <w:t>.</w:t>
      </w:r>
    </w:p>
    <w:p w14:paraId="0BE91E83" w14:textId="77777777" w:rsidR="00A531FF" w:rsidRPr="00A531FF" w:rsidRDefault="00A531FF" w:rsidP="00A531FF">
      <w:pPr>
        <w:spacing w:after="100" w:afterAutospacing="1" w:line="252" w:lineRule="auto"/>
        <w:ind w:left="1418" w:right="57" w:firstLine="0"/>
        <w:jc w:val="right"/>
        <w:rPr>
          <w:b/>
        </w:rPr>
      </w:pPr>
      <w:r w:rsidRPr="00A531FF">
        <w:rPr>
          <w:b/>
        </w:rPr>
        <w:t xml:space="preserve">Fluid-saline </w:t>
      </w:r>
      <w:proofErr w:type="spellStart"/>
      <w:r w:rsidRPr="00A531FF">
        <w:rPr>
          <w:b/>
        </w:rPr>
        <w:t>Gley</w:t>
      </w:r>
      <w:proofErr w:type="spellEnd"/>
      <w:r w:rsidRPr="00A531FF">
        <w:rPr>
          <w:b/>
        </w:rPr>
        <w:t xml:space="preserve"> Raw Soils</w:t>
      </w:r>
    </w:p>
    <w:tbl>
      <w:tblPr>
        <w:tblStyle w:val="TableGrid1"/>
        <w:tblpPr w:vertAnchor="text" w:tblpX="566" w:tblpY="152"/>
        <w:tblOverlap w:val="never"/>
        <w:tblW w:w="8004" w:type="dxa"/>
        <w:tblInd w:w="0" w:type="dxa"/>
        <w:tblCellMar>
          <w:top w:w="1" w:type="dxa"/>
        </w:tblCellMar>
        <w:tblLook w:val="04A0" w:firstRow="1" w:lastRow="0" w:firstColumn="1" w:lastColumn="0" w:noHBand="0" w:noVBand="1"/>
      </w:tblPr>
      <w:tblGrid>
        <w:gridCol w:w="964"/>
        <w:gridCol w:w="7040"/>
      </w:tblGrid>
      <w:tr w:rsidR="00A531FF" w14:paraId="0BE91E87" w14:textId="77777777" w:rsidTr="7E6E3D87">
        <w:trPr>
          <w:trHeight w:val="1121"/>
        </w:trPr>
        <w:tc>
          <w:tcPr>
            <w:tcW w:w="964" w:type="dxa"/>
            <w:tcBorders>
              <w:top w:val="nil"/>
              <w:left w:val="nil"/>
              <w:bottom w:val="nil"/>
              <w:right w:val="nil"/>
            </w:tcBorders>
          </w:tcPr>
          <w:p w14:paraId="0BE91E84" w14:textId="77777777" w:rsidR="00A531FF" w:rsidRDefault="00A531FF" w:rsidP="003833E2">
            <w:pPr>
              <w:spacing w:after="0" w:line="259" w:lineRule="auto"/>
              <w:ind w:left="0" w:firstLine="0"/>
              <w:jc w:val="left"/>
            </w:pPr>
            <w:r>
              <w:rPr>
                <w:b/>
              </w:rPr>
              <w:t>WGQ</w:t>
            </w:r>
            <w:r>
              <w:t xml:space="preserve"> </w:t>
            </w:r>
          </w:p>
        </w:tc>
        <w:tc>
          <w:tcPr>
            <w:tcW w:w="7040" w:type="dxa"/>
            <w:tcBorders>
              <w:top w:val="nil"/>
              <w:left w:val="nil"/>
              <w:bottom w:val="nil"/>
              <w:right w:val="nil"/>
            </w:tcBorders>
          </w:tcPr>
          <w:p w14:paraId="0BE91E85" w14:textId="21A767B8" w:rsidR="00A531FF" w:rsidRDefault="00A531FF" w:rsidP="00A531FF">
            <w:pPr>
              <w:spacing w:after="0" w:line="259" w:lineRule="auto"/>
              <w:ind w:left="0" w:right="65" w:firstLine="0"/>
              <w:jc w:val="left"/>
            </w:pPr>
            <w:r>
              <w:t xml:space="preserve">Other soils that within 30 cm of the mineral soil surface have </w:t>
            </w:r>
            <w:del w:id="2182" w:author="Lauren OBrien" w:date="2024-09-19T03:13:00Z">
              <w:r>
                <w:delText>electrical conductivity of 0.8 mS/cm or more</w:delText>
              </w:r>
            </w:del>
            <w:ins w:id="2183" w:author="Lauren OBrien" w:date="2024-09-19T03:13:00Z">
              <w:r w:rsidR="1B2840C3">
                <w:t>saline soil materials</w:t>
              </w:r>
            </w:ins>
            <w:r>
              <w:t xml:space="preserve">. </w:t>
            </w:r>
          </w:p>
          <w:p w14:paraId="0BE91E86" w14:textId="77777777" w:rsidR="00A531FF" w:rsidRDefault="00A531FF" w:rsidP="002E28E1">
            <w:pPr>
              <w:spacing w:after="240" w:line="259" w:lineRule="auto"/>
              <w:ind w:left="0" w:right="62" w:firstLine="0"/>
              <w:jc w:val="right"/>
            </w:pPr>
            <w:r>
              <w:rPr>
                <w:b/>
              </w:rPr>
              <w:t xml:space="preserve">Saline </w:t>
            </w:r>
            <w:proofErr w:type="spellStart"/>
            <w:r>
              <w:rPr>
                <w:b/>
              </w:rPr>
              <w:t>Gley</w:t>
            </w:r>
            <w:proofErr w:type="spellEnd"/>
            <w:r>
              <w:rPr>
                <w:b/>
              </w:rPr>
              <w:t xml:space="preserve"> Raw Soils</w:t>
            </w:r>
          </w:p>
        </w:tc>
      </w:tr>
      <w:tr w:rsidR="00A531FF" w14:paraId="0BE91E8B" w14:textId="77777777" w:rsidTr="7E6E3D87">
        <w:trPr>
          <w:trHeight w:val="999"/>
        </w:trPr>
        <w:tc>
          <w:tcPr>
            <w:tcW w:w="964" w:type="dxa"/>
            <w:tcBorders>
              <w:top w:val="nil"/>
              <w:left w:val="nil"/>
              <w:bottom w:val="nil"/>
              <w:right w:val="nil"/>
            </w:tcBorders>
          </w:tcPr>
          <w:p w14:paraId="0BE91E88" w14:textId="77777777" w:rsidR="00A531FF" w:rsidRDefault="00A531FF" w:rsidP="003833E2">
            <w:pPr>
              <w:spacing w:after="0" w:line="259" w:lineRule="auto"/>
              <w:ind w:left="0" w:firstLine="0"/>
              <w:jc w:val="left"/>
            </w:pPr>
            <w:r>
              <w:rPr>
                <w:b/>
              </w:rPr>
              <w:t>WGF</w:t>
            </w:r>
            <w:r>
              <w:t xml:space="preserve"> </w:t>
            </w:r>
          </w:p>
        </w:tc>
        <w:tc>
          <w:tcPr>
            <w:tcW w:w="7040" w:type="dxa"/>
            <w:tcBorders>
              <w:top w:val="nil"/>
              <w:left w:val="nil"/>
              <w:bottom w:val="nil"/>
              <w:right w:val="nil"/>
            </w:tcBorders>
            <w:vAlign w:val="center"/>
          </w:tcPr>
          <w:p w14:paraId="0BE91E89" w14:textId="77777777" w:rsidR="00A531FF" w:rsidRDefault="00A531FF" w:rsidP="00A531FF">
            <w:pPr>
              <w:spacing w:after="0" w:line="259" w:lineRule="auto"/>
              <w:ind w:left="0" w:right="65" w:firstLine="0"/>
              <w:jc w:val="left"/>
            </w:pPr>
            <w:r>
              <w:t xml:space="preserve">Other soils that within 30 cm of the mineral soil surface have moderately fluid or very fluid fluidity class. </w:t>
            </w:r>
          </w:p>
          <w:p w14:paraId="0BE91E8A" w14:textId="77777777" w:rsidR="00A531FF" w:rsidRDefault="00A531FF" w:rsidP="002E28E1">
            <w:pPr>
              <w:spacing w:after="240" w:line="259" w:lineRule="auto"/>
              <w:ind w:left="0" w:right="62" w:firstLine="0"/>
              <w:jc w:val="right"/>
            </w:pPr>
            <w:r>
              <w:rPr>
                <w:b/>
              </w:rPr>
              <w:t xml:space="preserve">Fluid </w:t>
            </w:r>
            <w:proofErr w:type="spellStart"/>
            <w:r>
              <w:rPr>
                <w:b/>
              </w:rPr>
              <w:t>Gley</w:t>
            </w:r>
            <w:proofErr w:type="spellEnd"/>
            <w:r>
              <w:rPr>
                <w:b/>
              </w:rPr>
              <w:t xml:space="preserve"> Raw Soils</w:t>
            </w:r>
          </w:p>
        </w:tc>
      </w:tr>
      <w:tr w:rsidR="00A531FF" w14:paraId="0BE91E8F" w14:textId="77777777" w:rsidTr="7E6E3D87">
        <w:trPr>
          <w:trHeight w:val="985"/>
        </w:trPr>
        <w:tc>
          <w:tcPr>
            <w:tcW w:w="964" w:type="dxa"/>
            <w:tcBorders>
              <w:top w:val="nil"/>
              <w:left w:val="nil"/>
              <w:bottom w:val="nil"/>
              <w:right w:val="nil"/>
            </w:tcBorders>
          </w:tcPr>
          <w:p w14:paraId="0BE91E8C" w14:textId="77777777" w:rsidR="00A531FF" w:rsidRDefault="00A531FF" w:rsidP="003833E2">
            <w:pPr>
              <w:spacing w:after="0" w:line="259" w:lineRule="auto"/>
              <w:ind w:left="0" w:firstLine="0"/>
              <w:jc w:val="left"/>
            </w:pPr>
            <w:r>
              <w:rPr>
                <w:b/>
              </w:rPr>
              <w:t>WGS</w:t>
            </w:r>
            <w:r>
              <w:t xml:space="preserve"> </w:t>
            </w:r>
          </w:p>
        </w:tc>
        <w:tc>
          <w:tcPr>
            <w:tcW w:w="7040" w:type="dxa"/>
            <w:tcBorders>
              <w:top w:val="nil"/>
              <w:left w:val="nil"/>
              <w:bottom w:val="nil"/>
              <w:right w:val="nil"/>
            </w:tcBorders>
            <w:vAlign w:val="center"/>
          </w:tcPr>
          <w:p w14:paraId="0BE91E8D" w14:textId="6FB045FE" w:rsidR="00A531FF" w:rsidRDefault="00A531FF" w:rsidP="00A531FF">
            <w:pPr>
              <w:spacing w:after="0" w:line="259" w:lineRule="auto"/>
              <w:ind w:left="0" w:right="65" w:firstLine="0"/>
            </w:pPr>
            <w:r>
              <w:t xml:space="preserve">Other soils that have sand or loamy sand </w:t>
            </w:r>
            <w:proofErr w:type="spellStart"/>
            <w:r>
              <w:t>texture</w:t>
            </w:r>
            <w:ins w:id="2184" w:author="Kirstin Deuss" w:date="2024-11-12T03:23:00Z">
              <w:r w:rsidR="7D7178D9">
                <w:t>,</w:t>
              </w:r>
            </w:ins>
            <w:del w:id="2185" w:author="Kirstin Deuss" w:date="2024-11-12T03:23:00Z">
              <w:r w:rsidDel="00A531FF">
                <w:delText xml:space="preserve"> </w:delText>
              </w:r>
            </w:del>
            <w:del w:id="2186" w:author="Thomas Caspari" w:date="2017-10-12T16:55:00Z">
              <w:r w:rsidDel="00A531FF">
                <w:delText xml:space="preserve"> </w:delText>
              </w:r>
            </w:del>
            <w:r>
              <w:t>and</w:t>
            </w:r>
            <w:proofErr w:type="spellEnd"/>
            <w:r>
              <w:t xml:space="preserve"> that have less than 35% </w:t>
            </w:r>
            <w:del w:id="2187" w:author="Andre Eger [2]" w:date="2024-11-13T14:38:00Z" w16du:dateUtc="2024-11-13T01:38:00Z">
              <w:r w:rsidDel="00D920B6">
                <w:delText xml:space="preserve">gravel </w:delText>
              </w:r>
            </w:del>
            <w:ins w:id="2188" w:author="Andre Eger [2]" w:date="2024-11-13T16:21:00Z" w16du:dateUtc="2024-11-13T03:21:00Z">
              <w:r w:rsidR="00875117">
                <w:t xml:space="preserve">coarse </w:t>
              </w:r>
            </w:ins>
            <w:ins w:id="2189" w:author="Andre Eger [2]" w:date="2024-11-13T14:38:00Z" w16du:dateUtc="2024-11-13T01:38:00Z">
              <w:r w:rsidR="00D920B6">
                <w:t xml:space="preserve">rock fragments </w:t>
              </w:r>
            </w:ins>
            <w:r>
              <w:t xml:space="preserve">(by volume) in all horizons, from the soil surface to 60 cm depth or more. </w:t>
            </w:r>
          </w:p>
          <w:p w14:paraId="0BE91E8E" w14:textId="77777777" w:rsidR="00A531FF" w:rsidRDefault="00A531FF" w:rsidP="002E28E1">
            <w:pPr>
              <w:spacing w:after="240" w:line="259" w:lineRule="auto"/>
              <w:ind w:left="0" w:right="62" w:firstLine="0"/>
              <w:jc w:val="right"/>
            </w:pPr>
            <w:r>
              <w:rPr>
                <w:b/>
              </w:rPr>
              <w:t xml:space="preserve">Sandy </w:t>
            </w:r>
            <w:proofErr w:type="spellStart"/>
            <w:r>
              <w:rPr>
                <w:b/>
              </w:rPr>
              <w:t>Gley</w:t>
            </w:r>
            <w:proofErr w:type="spellEnd"/>
            <w:r>
              <w:rPr>
                <w:b/>
              </w:rPr>
              <w:t xml:space="preserve"> Raw Soils</w:t>
            </w:r>
          </w:p>
        </w:tc>
      </w:tr>
      <w:tr w:rsidR="00A531FF" w14:paraId="0BE91E93" w14:textId="77777777" w:rsidTr="7E6E3D87">
        <w:trPr>
          <w:trHeight w:val="468"/>
        </w:trPr>
        <w:tc>
          <w:tcPr>
            <w:tcW w:w="964" w:type="dxa"/>
            <w:tcBorders>
              <w:top w:val="nil"/>
              <w:left w:val="nil"/>
              <w:bottom w:val="nil"/>
              <w:right w:val="nil"/>
            </w:tcBorders>
          </w:tcPr>
          <w:p w14:paraId="0BE91E90" w14:textId="77777777" w:rsidR="00A531FF" w:rsidRDefault="00A531FF" w:rsidP="003833E2">
            <w:pPr>
              <w:spacing w:after="0" w:line="259" w:lineRule="auto"/>
              <w:ind w:left="0" w:firstLine="0"/>
              <w:jc w:val="left"/>
            </w:pPr>
            <w:r>
              <w:rPr>
                <w:b/>
              </w:rPr>
              <w:t>WGT</w:t>
            </w:r>
            <w:r>
              <w:t xml:space="preserve"> </w:t>
            </w:r>
          </w:p>
        </w:tc>
        <w:tc>
          <w:tcPr>
            <w:tcW w:w="7040" w:type="dxa"/>
            <w:tcBorders>
              <w:top w:val="nil"/>
              <w:left w:val="nil"/>
              <w:bottom w:val="nil"/>
              <w:right w:val="nil"/>
            </w:tcBorders>
            <w:vAlign w:val="bottom"/>
          </w:tcPr>
          <w:p w14:paraId="0BE91E91" w14:textId="77777777" w:rsidR="00A531FF" w:rsidRDefault="00A531FF" w:rsidP="00A531FF">
            <w:pPr>
              <w:spacing w:after="0" w:line="259" w:lineRule="auto"/>
              <w:ind w:left="0" w:firstLine="0"/>
              <w:jc w:val="left"/>
            </w:pPr>
            <w:r>
              <w:t>Other soils.</w:t>
            </w:r>
          </w:p>
          <w:p w14:paraId="0BE91E92" w14:textId="77777777" w:rsidR="00A531FF" w:rsidRPr="00A531FF" w:rsidRDefault="00A531FF" w:rsidP="00A531FF">
            <w:pPr>
              <w:spacing w:after="0" w:line="259" w:lineRule="auto"/>
              <w:ind w:left="0" w:firstLine="0"/>
              <w:jc w:val="right"/>
              <w:rPr>
                <w:b/>
              </w:rPr>
            </w:pPr>
            <w:r w:rsidRPr="00A531FF">
              <w:rPr>
                <w:b/>
              </w:rPr>
              <w:t xml:space="preserve">Typic </w:t>
            </w:r>
            <w:proofErr w:type="spellStart"/>
            <w:r w:rsidRPr="00A531FF">
              <w:rPr>
                <w:b/>
              </w:rPr>
              <w:t>Gley</w:t>
            </w:r>
            <w:proofErr w:type="spellEnd"/>
            <w:r w:rsidRPr="00A531FF">
              <w:rPr>
                <w:b/>
              </w:rPr>
              <w:t xml:space="preserve"> Raw Soils</w:t>
            </w:r>
          </w:p>
        </w:tc>
      </w:tr>
    </w:tbl>
    <w:p w14:paraId="0BE91E94" w14:textId="77777777" w:rsidR="00174C4D" w:rsidRDefault="008F760C" w:rsidP="00A531FF">
      <w:pPr>
        <w:spacing w:after="0" w:line="2111" w:lineRule="auto"/>
        <w:ind w:left="1984" w:right="57" w:firstLine="0"/>
      </w:pPr>
      <w:r>
        <w:rPr>
          <w:b/>
        </w:rPr>
        <w:t xml:space="preserve"> t</w:t>
      </w:r>
    </w:p>
    <w:p w14:paraId="0BE91E95" w14:textId="77777777" w:rsidR="00174C4D" w:rsidRDefault="008F760C" w:rsidP="003833E2">
      <w:pPr>
        <w:spacing w:after="138"/>
        <w:ind w:left="567" w:right="58" w:hanging="580"/>
      </w:pPr>
      <w:r>
        <w:rPr>
          <w:b/>
        </w:rPr>
        <w:t>W</w:t>
      </w:r>
      <w:r w:rsidR="003833E2">
        <w:rPr>
          <w:b/>
        </w:rPr>
        <w:t>H</w:t>
      </w:r>
      <w:r w:rsidR="003833E2">
        <w:rPr>
          <w:b/>
        </w:rPr>
        <w:tab/>
      </w:r>
      <w:r>
        <w:t>HYDROTHERMAL RAW SOILS</w:t>
      </w:r>
    </w:p>
    <w:p w14:paraId="0BE91E96" w14:textId="13E7CF78" w:rsidR="00174C4D" w:rsidRDefault="008F760C">
      <w:pPr>
        <w:spacing w:after="151"/>
        <w:ind w:left="554" w:right="58" w:hanging="567"/>
        <w:rPr>
          <w:ins w:id="2190" w:author="Andre Eger" w:date="2024-10-17T15:54:00Z" w16du:dateUtc="2024-10-17T02:54:00Z"/>
        </w:rPr>
      </w:pPr>
      <w:r>
        <w:t xml:space="preserve"> </w:t>
      </w:r>
      <w:r>
        <w:tab/>
        <w:t xml:space="preserve">Hydrothermal Raw Soils occur in active hydrothermal areas affected by hot </w:t>
      </w:r>
      <w:ins w:id="2191" w:author="Andre Eger" w:date="2024-07-15T23:29:00Z">
        <w:r w:rsidR="1C82DA63">
          <w:t>liquids or steam</w:t>
        </w:r>
      </w:ins>
      <w:del w:id="2192" w:author="Andre Eger" w:date="2024-07-15T23:29:00Z">
        <w:r w:rsidDel="008F760C">
          <w:delText>water</w:delText>
        </w:r>
      </w:del>
      <w:r>
        <w:t>.</w:t>
      </w:r>
    </w:p>
    <w:p w14:paraId="209E317A" w14:textId="489B4B6A" w:rsidR="00C16BFC" w:rsidRDefault="00C16BFC">
      <w:pPr>
        <w:spacing w:after="151"/>
        <w:ind w:left="554" w:right="58" w:firstLine="0"/>
        <w:pPrChange w:id="2193" w:author="Andre Eger" w:date="2024-10-17T15:54:00Z" w16du:dateUtc="2024-10-17T02:54:00Z">
          <w:pPr>
            <w:spacing w:after="151"/>
            <w:ind w:left="554" w:right="58" w:hanging="567"/>
          </w:pPr>
        </w:pPrChange>
      </w:pPr>
      <w:ins w:id="2194" w:author="Andre Eger" w:date="2024-10-17T15:54:00Z">
        <w:r>
          <w:t>No subgroups have been defined</w:t>
        </w:r>
      </w:ins>
      <w:ins w:id="2195" w:author="Kirstin Deuss" w:date="2024-11-12T03:25:00Z">
        <w:r w:rsidR="05A24974">
          <w:t>.</w:t>
        </w:r>
      </w:ins>
    </w:p>
    <w:p w14:paraId="0BE91E97" w14:textId="3BC94A78" w:rsidR="00174C4D" w:rsidDel="00C16BFC" w:rsidRDefault="5B3C88DD" w:rsidP="003833E2">
      <w:pPr>
        <w:tabs>
          <w:tab w:val="center" w:pos="907"/>
          <w:tab w:val="center" w:pos="3390"/>
        </w:tabs>
        <w:spacing w:after="43"/>
        <w:ind w:left="1418" w:hanging="851"/>
        <w:jc w:val="left"/>
        <w:rPr>
          <w:del w:id="2196" w:author="Andre Eger" w:date="2024-10-17T15:54:00Z" w16du:dateUtc="2024-10-17T02:54:00Z"/>
        </w:rPr>
      </w:pPr>
      <w:del w:id="2197" w:author="Andre Eger" w:date="2024-10-17T15:54:00Z" w16du:dateUtc="2024-10-17T02:54:00Z">
        <w:r w:rsidRPr="2DFBA46F" w:rsidDel="00C16BFC">
          <w:rPr>
            <w:b/>
            <w:bCs/>
          </w:rPr>
          <w:delText>W</w:delText>
        </w:r>
        <w:r w:rsidR="008F760C" w:rsidRPr="2DFBA46F" w:rsidDel="00C16BFC">
          <w:rPr>
            <w:b/>
            <w:bCs/>
          </w:rPr>
          <w:delText>ha</w:delText>
        </w:r>
      </w:del>
      <w:ins w:id="2198" w:author="Andre Eger" w:date="2023-08-15T02:35:00Z">
        <w:del w:id="2199" w:author="Andre Eger" w:date="2024-10-17T15:54:00Z" w16du:dateUtc="2024-10-17T02:54:00Z">
          <w:r w:rsidR="13C781A2" w:rsidRPr="2DFBA46F" w:rsidDel="00C16BFC">
            <w:rPr>
              <w:b/>
              <w:bCs/>
            </w:rPr>
            <w:delText>HA</w:delText>
          </w:r>
        </w:del>
      </w:ins>
      <w:del w:id="2200" w:author="Andre Eger" w:date="2024-10-17T15:54:00Z" w16du:dateUtc="2024-10-17T02:54:00Z">
        <w:r w:rsidDel="00C16BFC">
          <w:delText xml:space="preserve"> </w:delText>
        </w:r>
        <w:r w:rsidR="008F760C" w:rsidDel="00C16BFC">
          <w:tab/>
        </w:r>
        <w:r w:rsidDel="00C16BFC">
          <w:delText>(only one subgroup recognised).</w:delText>
        </w:r>
      </w:del>
    </w:p>
    <w:p w14:paraId="0BE91E98" w14:textId="444A281D" w:rsidR="00174C4D" w:rsidRDefault="003833E2">
      <w:pPr>
        <w:spacing w:after="659" w:line="265" w:lineRule="auto"/>
        <w:ind w:left="10" w:right="57" w:hanging="10"/>
        <w:jc w:val="right"/>
        <w:rPr>
          <w:b/>
          <w:bCs/>
        </w:rPr>
      </w:pPr>
      <w:commentRangeStart w:id="2201"/>
      <w:commentRangeStart w:id="2202"/>
      <w:commentRangeStart w:id="2203"/>
      <w:del w:id="2204" w:author="Andre Eger" w:date="2024-10-17T15:54:00Z">
        <w:r w:rsidRPr="62410289" w:rsidDel="003833E2">
          <w:rPr>
            <w:b/>
            <w:bCs/>
          </w:rPr>
          <w:delText>Active Hydrothermal Raw Soils</w:delText>
        </w:r>
      </w:del>
      <w:commentRangeEnd w:id="2201"/>
      <w:r>
        <w:rPr>
          <w:rStyle w:val="CommentReference"/>
        </w:rPr>
        <w:commentReference w:id="2201"/>
      </w:r>
      <w:commentRangeEnd w:id="2202"/>
      <w:r>
        <w:rPr>
          <w:rStyle w:val="CommentReference"/>
        </w:rPr>
        <w:commentReference w:id="2202"/>
      </w:r>
      <w:commentRangeEnd w:id="2203"/>
      <w:r>
        <w:rPr>
          <w:rStyle w:val="CommentReference"/>
        </w:rPr>
        <w:commentReference w:id="2203"/>
      </w:r>
    </w:p>
    <w:p w14:paraId="0BE91E99" w14:textId="77777777" w:rsidR="00174C4D" w:rsidRDefault="008F760C" w:rsidP="003833E2">
      <w:pPr>
        <w:spacing w:after="139"/>
        <w:ind w:left="567" w:right="58" w:hanging="580"/>
      </w:pPr>
      <w:r>
        <w:rPr>
          <w:b/>
        </w:rPr>
        <w:lastRenderedPageBreak/>
        <w:t>WX</w:t>
      </w:r>
      <w:r w:rsidR="003833E2">
        <w:tab/>
      </w:r>
      <w:r>
        <w:t>ROCKY RAW SOILS</w:t>
      </w:r>
    </w:p>
    <w:p w14:paraId="37D08C80" w14:textId="42BBCB7A" w:rsidR="00D920B6" w:rsidRDefault="008F760C" w:rsidP="00D920B6">
      <w:pPr>
        <w:spacing w:after="100" w:afterAutospacing="1" w:line="300" w:lineRule="auto"/>
        <w:ind w:left="556" w:right="57" w:firstLine="11"/>
      </w:pPr>
      <w:r>
        <w:t>Rocky Raw Soils occur on rock outcrops subject to erosion. The soil volume available to roots is severely restricted. No subgroups have been defined.</w:t>
      </w:r>
    </w:p>
    <w:p w14:paraId="70823BE1" w14:textId="6D7DC351" w:rsidR="6224EBD6" w:rsidRDefault="6224EBD6" w:rsidP="0A757720">
      <w:pPr>
        <w:spacing w:after="139"/>
        <w:ind w:left="567" w:right="58" w:hanging="580"/>
        <w:rPr>
          <w:ins w:id="2205" w:author="Andre Eger" w:date="2023-08-15T23:41:00Z"/>
        </w:rPr>
      </w:pPr>
      <w:ins w:id="2206" w:author="Andre Eger" w:date="2023-08-15T23:41:00Z">
        <w:r w:rsidRPr="0A757720">
          <w:rPr>
            <w:b/>
            <w:bCs/>
          </w:rPr>
          <w:t>WW</w:t>
        </w:r>
        <w:r>
          <w:tab/>
        </w:r>
        <w:r w:rsidRPr="0A757720">
          <w:rPr>
            <w:color w:val="2B579A"/>
            <w:shd w:val="clear" w:color="auto" w:fill="E6E6E6"/>
            <w:rPrChange w:id="2207" w:author="Andre Eger" w:date="2023-08-15T23:41:00Z">
              <w:rPr>
                <w:b/>
                <w:bCs/>
                <w:color w:val="2B579A"/>
                <w:shd w:val="clear" w:color="auto" w:fill="E6E6E6"/>
              </w:rPr>
            </w:rPrChange>
          </w:rPr>
          <w:t>HYDRIC</w:t>
        </w:r>
        <w:r>
          <w:t xml:space="preserve"> RAW SOILS</w:t>
        </w:r>
      </w:ins>
    </w:p>
    <w:p w14:paraId="5FC2FEB3" w14:textId="0AD206FE" w:rsidR="6224EBD6" w:rsidRDefault="6224EBD6">
      <w:pPr>
        <w:spacing w:after="0" w:line="300" w:lineRule="auto"/>
        <w:ind w:left="556" w:right="57" w:firstLine="11"/>
      </w:pPr>
      <w:ins w:id="2208" w:author="Andre Eger" w:date="2023-08-15T23:41:00Z">
        <w:r>
          <w:t xml:space="preserve">Hydric Raw Soils </w:t>
        </w:r>
      </w:ins>
      <w:ins w:id="2209" w:author="Andre Eger" w:date="2023-08-15T23:43:00Z">
        <w:r w:rsidR="31F3FC0A">
          <w:t xml:space="preserve">have surface water </w:t>
        </w:r>
      </w:ins>
      <w:ins w:id="2210" w:author="Andre Eger" w:date="2023-08-15T23:44:00Z">
        <w:r w:rsidR="385A926E">
          <w:t xml:space="preserve">present for </w:t>
        </w:r>
        <w:proofErr w:type="gramStart"/>
        <w:r w:rsidR="385A926E">
          <w:t>a majority of</w:t>
        </w:r>
        <w:proofErr w:type="gramEnd"/>
        <w:r w:rsidR="385A926E">
          <w:t xml:space="preserve"> the time</w:t>
        </w:r>
      </w:ins>
      <w:ins w:id="2211" w:author="Andre Eger" w:date="2023-08-15T23:41:00Z">
        <w:r>
          <w:t>. The</w:t>
        </w:r>
      </w:ins>
      <w:ins w:id="2212" w:author="Andre Eger" w:date="2023-08-15T23:45:00Z">
        <w:r w:rsidR="7098E13B">
          <w:t>y are commonly part</w:t>
        </w:r>
        <w:del w:id="2213" w:author="Kirstin Deuss" w:date="2024-11-12T03:36:00Z">
          <w:r w:rsidDel="7098E13B">
            <w:delText>s</w:delText>
          </w:r>
        </w:del>
        <w:r w:rsidR="7098E13B">
          <w:t xml:space="preserve"> of </w:t>
        </w:r>
      </w:ins>
      <w:ins w:id="2214" w:author="Kirstin Deuss" w:date="2024-11-12T03:36:00Z">
        <w:r w:rsidR="604AD62F">
          <w:t xml:space="preserve">an </w:t>
        </w:r>
      </w:ins>
      <w:ins w:id="2215" w:author="Andre Eger" w:date="2023-08-15T23:45:00Z">
        <w:r w:rsidR="7098E13B">
          <w:t>active river</w:t>
        </w:r>
      </w:ins>
      <w:del w:id="2216" w:author="Balin Robertson" w:date="2024-10-16T02:52:00Z">
        <w:r w:rsidDel="7098E13B">
          <w:delText xml:space="preserve"> </w:delText>
        </w:r>
      </w:del>
      <w:ins w:id="2217" w:author="Andre Eger" w:date="2023-08-15T23:45:00Z">
        <w:r w:rsidR="7098E13B">
          <w:t>bed</w:t>
        </w:r>
        <w:del w:id="2218" w:author="Kirstin Deuss" w:date="2024-11-12T03:36:00Z">
          <w:r w:rsidDel="7098E13B">
            <w:delText>s</w:delText>
          </w:r>
        </w:del>
        <w:r w:rsidR="7098E13B">
          <w:t xml:space="preserve"> or other shore</w:t>
        </w:r>
      </w:ins>
      <w:ins w:id="2219" w:author="Andre Eger" w:date="2023-08-15T23:46:00Z">
        <w:r w:rsidR="7F9F41DC">
          <w:t xml:space="preserve"> </w:t>
        </w:r>
      </w:ins>
      <w:ins w:id="2220" w:author="Andre Eger" w:date="2023-08-15T23:45:00Z">
        <w:r w:rsidR="7098E13B">
          <w:t>environments</w:t>
        </w:r>
      </w:ins>
      <w:ins w:id="2221" w:author="Andre Eger" w:date="2023-08-15T23:46:00Z">
        <w:r w:rsidR="1AD933AC">
          <w:t xml:space="preserve"> (coastal, lakes)</w:t>
        </w:r>
        <w:r w:rsidR="7098E13B">
          <w:t>.</w:t>
        </w:r>
      </w:ins>
      <w:del w:id="2222" w:author="Andre Eger" w:date="2024-10-17T16:03:00Z">
        <w:r w:rsidDel="6224EBD6">
          <w:delText xml:space="preserve"> </w:delText>
        </w:r>
      </w:del>
      <w:ins w:id="2223" w:author="Andre Eger" w:date="2023-08-15T23:41:00Z">
        <w:r>
          <w:t>No subgroups have been defined.</w:t>
        </w:r>
      </w:ins>
    </w:p>
    <w:p w14:paraId="64093E72" w14:textId="77777777" w:rsidR="00D920B6" w:rsidRDefault="00D920B6" w:rsidP="00D920B6">
      <w:pPr>
        <w:spacing w:after="0" w:line="300" w:lineRule="auto"/>
        <w:ind w:left="556" w:right="57" w:firstLine="11"/>
        <w:rPr>
          <w:ins w:id="2224" w:author="Andre Eger" w:date="2023-08-15T23:41:00Z"/>
        </w:rPr>
      </w:pPr>
    </w:p>
    <w:p w14:paraId="0BE91E9B" w14:textId="77777777" w:rsidR="00174C4D" w:rsidRDefault="008F760C" w:rsidP="003833E2">
      <w:pPr>
        <w:spacing w:after="139"/>
        <w:ind w:left="567" w:right="58" w:hanging="576"/>
      </w:pPr>
      <w:r>
        <w:rPr>
          <w:b/>
        </w:rPr>
        <w:t>W</w:t>
      </w:r>
      <w:r w:rsidR="003833E2">
        <w:rPr>
          <w:b/>
        </w:rPr>
        <w:t>S</w:t>
      </w:r>
      <w:r>
        <w:t xml:space="preserve"> </w:t>
      </w:r>
      <w:r w:rsidR="003833E2">
        <w:tab/>
      </w:r>
      <w:r>
        <w:t>SANDY RAW SOILS</w:t>
      </w:r>
    </w:p>
    <w:p w14:paraId="0BE91E9C" w14:textId="77777777" w:rsidR="00174C4D" w:rsidRDefault="5B3C88DD" w:rsidP="003833E2">
      <w:pPr>
        <w:spacing w:after="239" w:line="301" w:lineRule="auto"/>
        <w:ind w:left="554" w:right="58" w:firstLine="0"/>
        <w:rPr>
          <w:ins w:id="2225" w:author="Andre Eger" w:date="2023-08-15T02:36:00Z"/>
        </w:rPr>
      </w:pPr>
      <w:r>
        <w:t>Sandy Raw Soils occur in areas of active sand erosion, transportation and deposition, most commonly as dune sands.</w:t>
      </w:r>
      <w:del w:id="2226" w:author="Andre Eger" w:date="2023-08-15T02:43:00Z">
        <w:r w:rsidR="008F760C" w:rsidDel="5B3C88DD">
          <w:delText xml:space="preserve"> No subgroups have been defined.</w:delText>
        </w:r>
      </w:del>
    </w:p>
    <w:p w14:paraId="38BE5297" w14:textId="7CB86B01" w:rsidR="1CD61489" w:rsidRDefault="1CD61489" w:rsidP="2DFBA46F">
      <w:pPr>
        <w:spacing w:after="0" w:line="250" w:lineRule="auto"/>
        <w:ind w:left="1435" w:right="57" w:hanging="885"/>
        <w:jc w:val="left"/>
        <w:rPr>
          <w:ins w:id="2227" w:author="Andre Eger" w:date="2023-08-15T02:37:00Z"/>
        </w:rPr>
      </w:pPr>
      <w:ins w:id="2228" w:author="Andre Eger" w:date="2023-08-15T02:37:00Z">
        <w:r w:rsidRPr="2DFBA46F">
          <w:rPr>
            <w:b/>
            <w:bCs/>
          </w:rPr>
          <w:t>WST</w:t>
        </w:r>
        <w:r>
          <w:t xml:space="preserve"> </w:t>
        </w:r>
        <w:r>
          <w:tab/>
        </w:r>
      </w:ins>
      <w:ins w:id="2229" w:author="Andre Eger" w:date="2023-08-15T02:40:00Z">
        <w:r w:rsidR="5555C9A5">
          <w:t>S</w:t>
        </w:r>
      </w:ins>
      <w:ins w:id="2230" w:author="Andre Eger" w:date="2023-08-15T02:37:00Z">
        <w:r>
          <w:t xml:space="preserve">oils </w:t>
        </w:r>
      </w:ins>
      <w:ins w:id="2231" w:author="Andre Eger" w:date="2023-08-15T02:40:00Z">
        <w:r w:rsidR="27DFE1BE">
          <w:t xml:space="preserve">in </w:t>
        </w:r>
        <w:proofErr w:type="spellStart"/>
        <w:r w:rsidR="27DFE1BE" w:rsidRPr="2DFBA46F">
          <w:rPr>
            <w:color w:val="2B579A"/>
            <w:u w:val="single"/>
            <w:shd w:val="clear" w:color="auto" w:fill="E6E6E6"/>
            <w:rPrChange w:id="2232" w:author="Andre Eger" w:date="2023-08-15T02:42:00Z">
              <w:rPr>
                <w:color w:val="2B579A"/>
                <w:shd w:val="clear" w:color="auto" w:fill="E6E6E6"/>
              </w:rPr>
            </w:rPrChange>
          </w:rPr>
          <w:t>tephric</w:t>
        </w:r>
        <w:proofErr w:type="spellEnd"/>
        <w:r w:rsidR="27DFE1BE" w:rsidRPr="2DFBA46F">
          <w:rPr>
            <w:color w:val="2B579A"/>
            <w:u w:val="single"/>
            <w:shd w:val="clear" w:color="auto" w:fill="E6E6E6"/>
            <w:rPrChange w:id="2233" w:author="Andre Eger" w:date="2023-08-15T02:42:00Z">
              <w:rPr>
                <w:color w:val="2B579A"/>
                <w:shd w:val="clear" w:color="auto" w:fill="E6E6E6"/>
              </w:rPr>
            </w:rPrChange>
          </w:rPr>
          <w:t xml:space="preserve"> soil material</w:t>
        </w:r>
        <w:r w:rsidR="27DFE1BE">
          <w:t xml:space="preserve"> from the soil surface to 30 cm depth or more.</w:t>
        </w:r>
      </w:ins>
    </w:p>
    <w:p w14:paraId="17719C13" w14:textId="445373CF" w:rsidR="27DFE1BE" w:rsidRDefault="27DFE1BE" w:rsidP="2DFBA46F">
      <w:pPr>
        <w:spacing w:after="298" w:line="250" w:lineRule="auto"/>
        <w:ind w:left="561" w:right="56" w:hanging="10"/>
        <w:jc w:val="right"/>
        <w:rPr>
          <w:ins w:id="2234" w:author="Andre Eger" w:date="2023-08-15T02:37:00Z"/>
        </w:rPr>
      </w:pPr>
      <w:proofErr w:type="spellStart"/>
      <w:ins w:id="2235" w:author="Andre Eger" w:date="2023-08-15T02:41:00Z">
        <w:r w:rsidRPr="2DFBA46F">
          <w:rPr>
            <w:b/>
            <w:bCs/>
          </w:rPr>
          <w:t>Tephric</w:t>
        </w:r>
        <w:proofErr w:type="spellEnd"/>
        <w:r w:rsidRPr="2DFBA46F">
          <w:rPr>
            <w:b/>
            <w:bCs/>
          </w:rPr>
          <w:t xml:space="preserve"> Sandy</w:t>
        </w:r>
      </w:ins>
      <w:ins w:id="2236" w:author="Andre Eger" w:date="2023-08-15T02:37:00Z">
        <w:r w:rsidR="1CD61489" w:rsidRPr="2DFBA46F">
          <w:rPr>
            <w:b/>
            <w:bCs/>
          </w:rPr>
          <w:t xml:space="preserve"> Raw Soils</w:t>
        </w:r>
      </w:ins>
    </w:p>
    <w:p w14:paraId="6B762455" w14:textId="4B9CD3F2" w:rsidR="1CD61489" w:rsidRDefault="1CD61489" w:rsidP="2DFBA46F">
      <w:pPr>
        <w:spacing w:after="66"/>
        <w:ind w:left="1418" w:right="58" w:hanging="852"/>
        <w:rPr>
          <w:ins w:id="2237" w:author="Andre Eger" w:date="2023-08-15T02:37:00Z"/>
        </w:rPr>
      </w:pPr>
      <w:ins w:id="2238" w:author="Andre Eger" w:date="2023-08-15T02:37:00Z">
        <w:r w:rsidRPr="2DFBA46F">
          <w:rPr>
            <w:b/>
            <w:bCs/>
          </w:rPr>
          <w:t>W</w:t>
        </w:r>
      </w:ins>
      <w:ins w:id="2239" w:author="Andre Eger" w:date="2023-08-15T02:38:00Z">
        <w:r w:rsidRPr="2DFBA46F">
          <w:rPr>
            <w:b/>
            <w:bCs/>
          </w:rPr>
          <w:t>S</w:t>
        </w:r>
      </w:ins>
      <w:ins w:id="2240" w:author="Andre Eger" w:date="2023-08-15T02:41:00Z">
        <w:r w:rsidR="7B68B98A" w:rsidRPr="2DFBA46F">
          <w:rPr>
            <w:b/>
            <w:bCs/>
          </w:rPr>
          <w:t>S</w:t>
        </w:r>
      </w:ins>
      <w:ins w:id="2241" w:author="Andre Eger" w:date="2023-08-15T02:37:00Z">
        <w:r>
          <w:t xml:space="preserve"> </w:t>
        </w:r>
      </w:ins>
      <w:ins w:id="2242" w:author="Andre Eger" w:date="2023-08-15T02:42:00Z">
        <w:r w:rsidR="2AC12987">
          <w:t xml:space="preserve">   </w:t>
        </w:r>
      </w:ins>
      <w:ins w:id="2243" w:author="Andre Eger" w:date="2023-08-15T02:37:00Z">
        <w:r>
          <w:t>Other soils</w:t>
        </w:r>
      </w:ins>
      <w:ins w:id="2244" w:author="Andre Eger" w:date="2023-08-15T02:42:00Z">
        <w:r w:rsidR="159335E6">
          <w:t>.</w:t>
        </w:r>
      </w:ins>
    </w:p>
    <w:p w14:paraId="7B1EFE23" w14:textId="0252C0E5" w:rsidR="5BBC6009" w:rsidRDefault="5BBC6009" w:rsidP="2DFBA46F">
      <w:pPr>
        <w:spacing w:afterAutospacing="1" w:line="252" w:lineRule="auto"/>
        <w:ind w:left="1418" w:right="57" w:firstLine="0"/>
        <w:jc w:val="right"/>
        <w:rPr>
          <w:ins w:id="2245" w:author="Andre Eger" w:date="2023-08-15T02:37:00Z"/>
          <w:b/>
          <w:bCs/>
        </w:rPr>
      </w:pPr>
      <w:ins w:id="2246" w:author="Andre Eger" w:date="2023-08-15T02:41:00Z">
        <w:r w:rsidRPr="2DFBA46F">
          <w:rPr>
            <w:b/>
            <w:bCs/>
          </w:rPr>
          <w:t>Typic</w:t>
        </w:r>
      </w:ins>
      <w:ins w:id="2247" w:author="Andre Eger" w:date="2023-08-15T02:37:00Z">
        <w:r w:rsidR="1CD61489" w:rsidRPr="2DFBA46F">
          <w:rPr>
            <w:b/>
            <w:bCs/>
          </w:rPr>
          <w:t xml:space="preserve"> </w:t>
        </w:r>
      </w:ins>
      <w:ins w:id="2248" w:author="Andre Eger" w:date="2023-08-15T02:41:00Z">
        <w:r w:rsidR="52DBBEBA" w:rsidRPr="2DFBA46F">
          <w:rPr>
            <w:b/>
            <w:bCs/>
          </w:rPr>
          <w:t xml:space="preserve">Sandy </w:t>
        </w:r>
      </w:ins>
      <w:ins w:id="2249" w:author="Andre Eger" w:date="2023-08-15T02:37:00Z">
        <w:r w:rsidR="1CD61489" w:rsidRPr="2DFBA46F">
          <w:rPr>
            <w:b/>
            <w:bCs/>
          </w:rPr>
          <w:t>Raw Soils</w:t>
        </w:r>
      </w:ins>
    </w:p>
    <w:p w14:paraId="75116090" w14:textId="74281C21" w:rsidR="2DFBA46F" w:rsidRDefault="2DFBA46F" w:rsidP="2DFBA46F">
      <w:pPr>
        <w:spacing w:after="239" w:line="301" w:lineRule="auto"/>
        <w:ind w:left="554" w:right="58" w:firstLine="0"/>
      </w:pPr>
    </w:p>
    <w:p w14:paraId="0BE91E9D" w14:textId="77777777" w:rsidR="00174C4D" w:rsidRDefault="008F760C" w:rsidP="003833E2">
      <w:pPr>
        <w:ind w:left="567" w:right="58" w:hanging="580"/>
      </w:pPr>
      <w:r>
        <w:rPr>
          <w:b/>
        </w:rPr>
        <w:t>W</w:t>
      </w:r>
      <w:r w:rsidR="003833E2">
        <w:rPr>
          <w:b/>
        </w:rPr>
        <w:t>F</w:t>
      </w:r>
      <w:r w:rsidR="003833E2">
        <w:rPr>
          <w:b/>
        </w:rPr>
        <w:tab/>
      </w:r>
      <w:r>
        <w:t>FLUVIAL RAW SOILS</w:t>
      </w:r>
    </w:p>
    <w:p w14:paraId="0BE91E9E" w14:textId="77777777" w:rsidR="00174C4D" w:rsidRDefault="008F760C">
      <w:pPr>
        <w:ind w:left="554" w:right="58" w:hanging="567"/>
      </w:pPr>
      <w:r>
        <w:t xml:space="preserve"> </w:t>
      </w:r>
      <w:r w:rsidR="003833E2">
        <w:tab/>
      </w:r>
      <w:r>
        <w:t>Fluvial Raw Soils occur in sediments deposited by flowing water. They occur on land surfaces on which there is a high risk of flooding.</w:t>
      </w:r>
    </w:p>
    <w:p w14:paraId="0BE91E9F" w14:textId="77777777" w:rsidR="00174C4D" w:rsidRDefault="008F760C">
      <w:pPr>
        <w:spacing w:after="675"/>
        <w:ind w:left="575" w:right="58"/>
      </w:pPr>
      <w:r>
        <w:t>No subgroups have been defined.</w:t>
      </w:r>
    </w:p>
    <w:p w14:paraId="0BE91EA0" w14:textId="77777777" w:rsidR="00174C4D" w:rsidRDefault="008F760C" w:rsidP="003833E2">
      <w:pPr>
        <w:spacing w:after="138"/>
        <w:ind w:left="567" w:right="58" w:hanging="580"/>
      </w:pPr>
      <w:r>
        <w:rPr>
          <w:b/>
        </w:rPr>
        <w:t>W</w:t>
      </w:r>
      <w:r w:rsidR="003833E2">
        <w:rPr>
          <w:b/>
        </w:rPr>
        <w:t>T</w:t>
      </w:r>
      <w:r w:rsidR="003833E2">
        <w:rPr>
          <w:b/>
        </w:rPr>
        <w:tab/>
      </w:r>
      <w:r>
        <w:t>TEPHRIC RAW SOILS</w:t>
      </w:r>
    </w:p>
    <w:p w14:paraId="0BE91EA1" w14:textId="77777777" w:rsidR="00174C4D" w:rsidRDefault="008F760C">
      <w:pPr>
        <w:spacing w:after="142"/>
        <w:ind w:left="554" w:right="58" w:hanging="567"/>
      </w:pPr>
      <w:r>
        <w:t xml:space="preserve"> </w:t>
      </w:r>
      <w:r w:rsidR="003833E2">
        <w:tab/>
      </w:r>
      <w:proofErr w:type="spellStart"/>
      <w:r>
        <w:t>Tephric</w:t>
      </w:r>
      <w:proofErr w:type="spellEnd"/>
      <w:r>
        <w:t xml:space="preserve"> Raw Soils occur in unconsolidated sediments of volcanic origin including ash, cinders, lapilli, pumice and other pyroclastic material.</w:t>
      </w:r>
    </w:p>
    <w:p w14:paraId="0BE91EA2" w14:textId="77777777" w:rsidR="00174C4D" w:rsidRDefault="008F760C">
      <w:pPr>
        <w:spacing w:after="675"/>
        <w:ind w:left="575" w:right="58"/>
      </w:pPr>
      <w:r>
        <w:t>No subgroups have been defined.</w:t>
      </w:r>
    </w:p>
    <w:p w14:paraId="0BE91EA3" w14:textId="77777777" w:rsidR="00174C4D" w:rsidRDefault="008F760C" w:rsidP="003833E2">
      <w:pPr>
        <w:spacing w:after="139"/>
        <w:ind w:left="567" w:right="58" w:hanging="580"/>
      </w:pPr>
      <w:r>
        <w:rPr>
          <w:b/>
        </w:rPr>
        <w:t>W</w:t>
      </w:r>
      <w:r w:rsidR="003833E2">
        <w:rPr>
          <w:b/>
        </w:rPr>
        <w:t>O</w:t>
      </w:r>
      <w:r w:rsidR="003833E2">
        <w:rPr>
          <w:b/>
        </w:rPr>
        <w:tab/>
      </w:r>
      <w:r>
        <w:t xml:space="preserve">ORTHIC RAW SOILS </w:t>
      </w:r>
    </w:p>
    <w:p w14:paraId="0BE91EA4" w14:textId="77777777" w:rsidR="00174C4D" w:rsidRDefault="008F760C">
      <w:pPr>
        <w:spacing w:after="142"/>
        <w:ind w:left="554" w:right="58" w:hanging="567"/>
      </w:pPr>
      <w:r>
        <w:lastRenderedPageBreak/>
        <w:t xml:space="preserve"> </w:t>
      </w:r>
      <w:r w:rsidR="003833E2">
        <w:tab/>
      </w:r>
      <w:r>
        <w:t>Orthic Raw Soils occur in land that is being eroded, on rock outcrops or land that has received sediment emplaced primarily by slope processes.</w:t>
      </w:r>
    </w:p>
    <w:p w14:paraId="0BE91EA5" w14:textId="77777777" w:rsidR="00174C4D" w:rsidRDefault="008F760C">
      <w:pPr>
        <w:ind w:left="575" w:right="58"/>
      </w:pPr>
      <w:r>
        <w:t>No subgroups have been defined.</w:t>
      </w:r>
    </w:p>
    <w:p w14:paraId="0BE91EA6" w14:textId="77777777" w:rsidR="00174C4D" w:rsidRDefault="00174C4D">
      <w:pPr>
        <w:sectPr w:rsidR="00174C4D">
          <w:headerReference w:type="even" r:id="rId112"/>
          <w:headerReference w:type="default" r:id="rId113"/>
          <w:footerReference w:type="even" r:id="rId114"/>
          <w:footerReference w:type="default" r:id="rId115"/>
          <w:headerReference w:type="first" r:id="rId116"/>
          <w:footerReference w:type="first" r:id="rId117"/>
          <w:pgSz w:w="12746" w:h="17678"/>
          <w:pgMar w:top="1952" w:right="2112" w:bottom="647" w:left="2120" w:header="0" w:footer="720" w:gutter="0"/>
          <w:cols w:space="720"/>
        </w:sectPr>
      </w:pPr>
    </w:p>
    <w:p w14:paraId="0BE91EA7" w14:textId="661D3649" w:rsidR="00174C4D" w:rsidRDefault="008F760C">
      <w:pPr>
        <w:pStyle w:val="Heading1"/>
        <w:ind w:left="-3"/>
      </w:pPr>
      <w:bookmarkStart w:id="2250" w:name="_Toc182384784"/>
      <w:r>
        <w:lastRenderedPageBreak/>
        <w:t>R</w:t>
      </w:r>
      <w:r w:rsidR="0022101E">
        <w:t>ecent Soils</w:t>
      </w:r>
      <w:bookmarkEnd w:id="2250"/>
    </w:p>
    <w:p w14:paraId="0BE91EA8"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63" wp14:editId="0BE92264">
                <wp:extent cx="5400040" cy="12700"/>
                <wp:effectExtent l="0" t="0" r="0" b="0"/>
                <wp:docPr id="118175" name="Group 11817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1420" name="Shape 11420"/>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37D2016" id="Group 118175"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OCojENRAgAAsQUAAA4AAAAAAAAAAAAAAAAALgIAAGRycy9lMm9Eb2MueG1sUEsBAi0AFAAGAAgA&#10;AAAhAOFfKPfbAAAAAwEAAA8AAAAAAAAAAAAAAAAAqwQAAGRycy9kb3ducmV2LnhtbFBLBQYAAAAA&#10;BAAEAPMAAACzBQAAAAA=&#10;">
                <v:shape id="Shape 11420"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" path="m,l5400040,e" filled="f" strokecolor="#181717" strokeweight="1pt">
                  <v:stroke miterlimit="83231f" joinstyle="miter"/>
                  <v:path arrowok="t" textboxrect="0,0,5400040,0"/>
                </v:shape>
                <w10:anchorlock/>
              </v:group>
            </w:pict>
          </mc:Fallback>
        </mc:AlternateContent>
      </w:r>
    </w:p>
    <w:p w14:paraId="0BE91EA9" w14:textId="77777777" w:rsidR="00174C4D" w:rsidRDefault="00350F07">
      <w:pPr>
        <w:pStyle w:val="Heading3"/>
        <w:ind w:left="-2" w:right="58"/>
      </w:pPr>
      <w:r>
        <w:t>CONCEPT</w:t>
      </w:r>
      <w:r w:rsidR="008F760C">
        <w:t xml:space="preserve"> </w:t>
      </w:r>
      <w:r>
        <w:t>OF THE ORDER</w:t>
      </w:r>
    </w:p>
    <w:p w14:paraId="0BE91EAA" w14:textId="4C8D4F37" w:rsidR="00174C4D" w:rsidRDefault="756AA1D2">
      <w:pPr>
        <w:spacing w:after="679"/>
        <w:ind w:left="-4" w:right="58"/>
      </w:pPr>
      <w:r>
        <w:t>Recent Soils show only incipient marks of soil-forming processes because of youthfulness, truncation of an older solum or, less commonly, because the soil material is resistant to alteration. Soil formation has been sufficient to develop a distinct topsoil</w:t>
      </w:r>
      <w:del w:id="2251" w:author="Kirstin Deuss" w:date="2024-11-12T03:39:00Z">
        <w:r w:rsidR="008F760C" w:rsidDel="756AA1D2">
          <w:delText>,</w:delText>
        </w:r>
      </w:del>
      <w:r>
        <w:t xml:space="preserve"> or</w:t>
      </w:r>
      <w:ins w:id="2252" w:author="Kirstin Deuss" w:date="2024-11-12T03:39:00Z">
        <w:r w:rsidR="2D9C595C">
          <w:t>,</w:t>
        </w:r>
      </w:ins>
      <w:r>
        <w:t xml:space="preserve"> as in the case of fine-textured wetland soils, to have </w:t>
      </w:r>
      <w:del w:id="2253" w:author="Andre Eger" w:date="2023-08-22T03:01:00Z">
        <w:r w:rsidR="008F760C" w:rsidDel="756AA1D2">
          <w:delText>ripened sufficiently that</w:delText>
        </w:r>
      </w:del>
      <w:r>
        <w:t xml:space="preserve"> </w:t>
      </w:r>
      <w:ins w:id="2254" w:author="Andre Eger" w:date="2023-08-22T03:01:00Z">
        <w:r w:rsidR="76E0B5C7">
          <w:t xml:space="preserve">moderately fluid or very </w:t>
        </w:r>
      </w:ins>
      <w:r>
        <w:t xml:space="preserve">fluid layers </w:t>
      </w:r>
      <w:del w:id="2255" w:author="Andre Eger" w:date="2023-08-22T03:01:00Z">
        <w:r w:rsidR="008F760C" w:rsidDel="756AA1D2">
          <w:delText xml:space="preserve">are </w:delText>
        </w:r>
      </w:del>
      <w:r>
        <w:t>not close to the surface</w:t>
      </w:r>
      <w:ins w:id="2256" w:author="Andre Eger" w:date="2023-11-06T21:26:00Z">
        <w:r w:rsidR="18BFC618">
          <w:t>, indicating th</w:t>
        </w:r>
      </w:ins>
      <w:ins w:id="2257" w:author="Andre Eger" w:date="2023-11-06T21:31:00Z">
        <w:r w:rsidR="2EE94B50">
          <w:t>e onset of pedogenesis</w:t>
        </w:r>
      </w:ins>
      <w:r>
        <w:t>. A continuous cover of vascular plants is normally well established. The concept of the order relates predominantly to weak soil development rather than to the length of time of soil formation.</w:t>
      </w:r>
    </w:p>
    <w:p w14:paraId="0BE91EAB" w14:textId="5CD88DFC" w:rsidR="00174C4D" w:rsidRDefault="00350F07">
      <w:pPr>
        <w:pStyle w:val="Heading3"/>
        <w:ind w:left="-2" w:right="58"/>
      </w:pPr>
      <w:r>
        <w:t>COR</w:t>
      </w:r>
      <w:ins w:id="2258" w:author="Balin Robertson" w:date="2024-10-16T02:28:00Z">
        <w:r w:rsidR="785F34A7">
          <w:t>R</w:t>
        </w:r>
      </w:ins>
      <w:r>
        <w:t>ELATION</w:t>
      </w:r>
    </w:p>
    <w:p w14:paraId="0BE91EAC" w14:textId="63282990" w:rsidR="00174C4D" w:rsidRDefault="008F760C">
      <w:pPr>
        <w:spacing w:after="679"/>
        <w:ind w:left="-4"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3600" behindDoc="0" locked="0" layoutInCell="1" allowOverlap="1" wp14:anchorId="0BE92265" wp14:editId="006EC9A4">
                <wp:simplePos x="0" y="0"/>
                <wp:positionH relativeFrom="page">
                  <wp:posOffset>1346835</wp:posOffset>
                </wp:positionH>
                <wp:positionV relativeFrom="page">
                  <wp:posOffset>998364</wp:posOffset>
                </wp:positionV>
                <wp:extent cx="5400040" cy="12700"/>
                <wp:effectExtent l="0" t="0" r="0" b="0"/>
                <wp:wrapTopAndBottom/>
                <wp:docPr id="118174" name="Group 11817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1419" name="Shape 11419"/>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0EF255C" id="Group 118174" o:spid="_x0000_s1026" style="position:absolute;margin-left:106.05pt;margin-top:78.6pt;width:425.2pt;height:1pt;z-index:251673600;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c/iBD1ECAACxBQAADgAAAAAAAAAAAAAAAAAuAgAAZHJzL2Uyb0RvYy54bWxQSwECLQAU&#10;AAYACAAAACEAbNbR9OAAAAAMAQAADwAAAAAAAAAAAAAAAACrBAAAZHJzL2Rvd25yZXYueG1sUEsF&#10;BgAAAAAEAAQA8wAAALgFAAAAAA==&#10;">
                <v:shape id="Shape 11419"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" path="m,l5400040,e" filled="f" strokecolor="#181717" strokeweight="1pt">
                  <v:stroke miterlimit="83231f" joinstyle="miter"/>
                  <v:path arrowok="t" textboxrect="0,0,5400040,0"/>
                </v:shape>
                <w10:wrap type="topAndBottom" anchorx="page" anchory="page"/>
              </v:group>
            </w:pict>
          </mc:Fallback>
        </mc:AlternateContent>
      </w:r>
      <w:r>
        <w:t xml:space="preserve">The order correlates with the recent soils, but not the </w:t>
      </w:r>
      <w:proofErr w:type="spellStart"/>
      <w:r>
        <w:t>gleyed</w:t>
      </w:r>
      <w:proofErr w:type="spellEnd"/>
      <w:r>
        <w:t>-recent soils, of the NZ Genetic Soil Classification</w:t>
      </w:r>
      <w:r w:rsidR="002B1AF9">
        <w:t>. It</w:t>
      </w:r>
      <w:r>
        <w:t xml:space="preserve"> </w:t>
      </w:r>
      <w:r w:rsidR="002B1AF9">
        <w:t>correlate</w:t>
      </w:r>
      <w:r>
        <w:t>s</w:t>
      </w:r>
      <w:r w:rsidR="002B1AF9">
        <w:t xml:space="preserve"> mainly with</w:t>
      </w:r>
      <w:r>
        <w:t xml:space="preserve"> </w:t>
      </w:r>
      <w:proofErr w:type="spellStart"/>
      <w:r>
        <w:t>Entisols</w:t>
      </w:r>
      <w:proofErr w:type="spellEnd"/>
      <w:r w:rsidR="002B1AF9">
        <w:t xml:space="preserve"> but overlaps with some </w:t>
      </w:r>
      <w:proofErr w:type="spellStart"/>
      <w:r>
        <w:t>Inceptisols</w:t>
      </w:r>
      <w:proofErr w:type="spellEnd"/>
      <w:r>
        <w:t xml:space="preserve"> and </w:t>
      </w:r>
      <w:proofErr w:type="spellStart"/>
      <w:r>
        <w:t>Andisols</w:t>
      </w:r>
      <w:proofErr w:type="spellEnd"/>
      <w:r>
        <w:t xml:space="preserve"> of Soil Taxonomy.</w:t>
      </w:r>
    </w:p>
    <w:p w14:paraId="0BE91EAD" w14:textId="77777777" w:rsidR="00174C4D" w:rsidRDefault="00350F07">
      <w:pPr>
        <w:pStyle w:val="Heading3"/>
        <w:ind w:left="-2" w:right="58"/>
      </w:pPr>
      <w:r>
        <w:t>OCCURRENCE</w:t>
      </w:r>
    </w:p>
    <w:p w14:paraId="0BE91EAE" w14:textId="26DCF54C" w:rsidR="00174C4D" w:rsidRDefault="756AA1D2" w:rsidP="7804E635">
      <w:pPr>
        <w:spacing w:after="679"/>
        <w:ind w:left="-4" w:right="58"/>
      </w:pPr>
      <w:r>
        <w:t xml:space="preserve">Recent </w:t>
      </w:r>
      <w:ins w:id="2259" w:author="Kirstin Deuss" w:date="2024-11-12T03:41:00Z">
        <w:r w:rsidR="7BF7B76B">
          <w:t>S</w:t>
        </w:r>
      </w:ins>
      <w:del w:id="2260" w:author="Kirstin Deuss" w:date="2024-11-12T03:41:00Z">
        <w:r w:rsidR="008F760C" w:rsidDel="756AA1D2">
          <w:delText>s</w:delText>
        </w:r>
      </w:del>
      <w:r>
        <w:t xml:space="preserve">oils occur throughout New Zealand in young landscapes, including alluvial floodplains, </w:t>
      </w:r>
      <w:del w:id="2261" w:author="Kirstin Deuss" w:date="2024-11-12T03:41:00Z">
        <w:r w:rsidR="008F760C" w:rsidDel="756AA1D2">
          <w:delText xml:space="preserve">unstable </w:delText>
        </w:r>
      </w:del>
      <w:r>
        <w:t>steep</w:t>
      </w:r>
      <w:ins w:id="2262" w:author="Kirstin Deuss" w:date="2024-11-12T03:41:00Z">
        <w:r w:rsidR="74744B18">
          <w:t>,</w:t>
        </w:r>
      </w:ins>
      <w:r>
        <w:t xml:space="preserve"> </w:t>
      </w:r>
      <w:ins w:id="2263" w:author="Kirstin Deuss" w:date="2024-11-12T03:41:00Z">
        <w:r w:rsidR="3317C359">
          <w:t xml:space="preserve">unstable </w:t>
        </w:r>
      </w:ins>
      <w:r>
        <w:t>slopes</w:t>
      </w:r>
      <w:ins w:id="2264" w:author="Kirstin Deuss" w:date="2024-11-12T03:41:00Z">
        <w:r w:rsidR="300C05BF">
          <w:t>,</w:t>
        </w:r>
      </w:ins>
      <w:r>
        <w:t xml:space="preserve"> and slopes </w:t>
      </w:r>
      <w:del w:id="2265" w:author="Andre Eger" w:date="2024-07-17T04:45:00Z">
        <w:r w:rsidR="008F760C" w:rsidDel="756AA1D2">
          <w:delText>mantl</w:delText>
        </w:r>
      </w:del>
      <w:ins w:id="2266" w:author="Andre Eger" w:date="2024-07-17T04:45:00Z">
        <w:del w:id="2267" w:author="Kirstin Deuss" w:date="2024-11-12T03:42:00Z">
          <w:r w:rsidR="008F760C" w:rsidDel="1C4DE7EC">
            <w:delText>cover</w:delText>
          </w:r>
        </w:del>
      </w:ins>
      <w:del w:id="2268" w:author="Kirstin Deuss" w:date="2024-11-12T03:42:00Z">
        <w:r w:rsidR="008F760C" w:rsidDel="756AA1D2">
          <w:delText xml:space="preserve">ed </w:delText>
        </w:r>
      </w:del>
      <w:ins w:id="2269" w:author="Kirstin Deuss" w:date="2024-11-12T03:42:00Z">
        <w:r w:rsidR="4253CF01">
          <w:t xml:space="preserve">mantled </w:t>
        </w:r>
      </w:ins>
      <w:r>
        <w:t>by young volcanic ash.</w:t>
      </w:r>
    </w:p>
    <w:p w14:paraId="0BE91EAF" w14:textId="77777777" w:rsidR="00174C4D" w:rsidRDefault="00350F07">
      <w:pPr>
        <w:pStyle w:val="Heading3"/>
        <w:spacing w:after="438"/>
        <w:ind w:left="-2" w:right="58"/>
      </w:pPr>
      <w:r>
        <w:t>ACCESSORY PROPERTIES OF THE ORDER</w:t>
      </w:r>
    </w:p>
    <w:p w14:paraId="0BE91EB0" w14:textId="77777777" w:rsidR="00174C4D" w:rsidRDefault="008F760C" w:rsidP="00164344">
      <w:pPr>
        <w:numPr>
          <w:ilvl w:val="0"/>
          <w:numId w:val="108"/>
        </w:numPr>
        <w:ind w:right="58" w:hanging="567"/>
      </w:pPr>
      <w:r>
        <w:rPr>
          <w:i/>
        </w:rPr>
        <w:t>Weak soil development</w:t>
      </w:r>
      <w:r>
        <w:t xml:space="preserve">. Soil development is mostly confined to topsoils, with B horizon colours and/or </w:t>
      </w:r>
      <w:proofErr w:type="spellStart"/>
      <w:r>
        <w:t>pedality</w:t>
      </w:r>
      <w:proofErr w:type="spellEnd"/>
      <w:r>
        <w:t xml:space="preserve"> occurring in some soils.</w:t>
      </w:r>
    </w:p>
    <w:p w14:paraId="0BE91EB1" w14:textId="77777777" w:rsidR="00174C4D" w:rsidRDefault="008F760C" w:rsidP="00164344">
      <w:pPr>
        <w:numPr>
          <w:ilvl w:val="0"/>
          <w:numId w:val="108"/>
        </w:numPr>
        <w:ind w:right="58" w:hanging="567"/>
      </w:pPr>
      <w:r>
        <w:rPr>
          <w:i/>
        </w:rPr>
        <w:t>Base saturations are generally high</w:t>
      </w:r>
      <w:r>
        <w:t>. Base saturations are usually high except in very humid areas.</w:t>
      </w:r>
    </w:p>
    <w:p w14:paraId="0BE91EB2" w14:textId="7B2D56B5" w:rsidR="00174C4D" w:rsidRDefault="00875117" w:rsidP="00164344">
      <w:pPr>
        <w:numPr>
          <w:ilvl w:val="0"/>
          <w:numId w:val="108"/>
        </w:numPr>
        <w:ind w:right="58" w:hanging="567"/>
      </w:pPr>
      <w:ins w:id="2270" w:author="Andre Eger [2]" w:date="2024-11-13T16:21:00Z" w16du:dateUtc="2024-11-13T03:21:00Z">
        <w:r>
          <w:t>Coarse rock fragments</w:t>
        </w:r>
        <w:r w:rsidDel="00875117">
          <w:rPr>
            <w:i/>
          </w:rPr>
          <w:t xml:space="preserve"> </w:t>
        </w:r>
      </w:ins>
      <w:del w:id="2271" w:author="Andre Eger [2]" w:date="2024-11-13T16:21:00Z" w16du:dateUtc="2024-11-13T03:21:00Z">
        <w:r w:rsidR="008F760C" w:rsidDel="00875117">
          <w:rPr>
            <w:i/>
          </w:rPr>
          <w:delText xml:space="preserve">Gravel </w:delText>
        </w:r>
      </w:del>
      <w:r w:rsidR="008F760C">
        <w:rPr>
          <w:i/>
        </w:rPr>
        <w:t xml:space="preserve">or rock </w:t>
      </w:r>
      <w:del w:id="2272" w:author="Andre Eger [2]" w:date="2024-11-13T16:21:00Z" w16du:dateUtc="2024-11-13T03:21:00Z">
        <w:r w:rsidR="008F760C" w:rsidDel="00875117">
          <w:rPr>
            <w:i/>
          </w:rPr>
          <w:delText xml:space="preserve">is </w:delText>
        </w:r>
      </w:del>
      <w:ins w:id="2273" w:author="Andre Eger [2]" w:date="2024-11-13T16:21:00Z" w16du:dateUtc="2024-11-13T03:21:00Z">
        <w:r>
          <w:rPr>
            <w:i/>
          </w:rPr>
          <w:t xml:space="preserve">are </w:t>
        </w:r>
      </w:ins>
      <w:r w:rsidR="008F760C">
        <w:rPr>
          <w:i/>
        </w:rPr>
        <w:t>not strongly altered</w:t>
      </w:r>
      <w:r w:rsidR="008F760C">
        <w:t xml:space="preserve">. The alteration status </w:t>
      </w:r>
      <w:del w:id="2274" w:author="Andre Eger [2]" w:date="2024-11-13T16:21:00Z" w16du:dateUtc="2024-11-13T03:21:00Z">
        <w:r w:rsidR="008F760C" w:rsidDel="00875117">
          <w:delText xml:space="preserve">of gravel or rock </w:delText>
        </w:r>
      </w:del>
      <w:r w:rsidR="008F760C">
        <w:t>usually ranges from fresh to moderately weathered.</w:t>
      </w:r>
    </w:p>
    <w:p w14:paraId="0BE91EB3" w14:textId="77777777" w:rsidR="00350F07" w:rsidRDefault="00350F07">
      <w:pPr>
        <w:spacing w:after="160" w:line="259" w:lineRule="auto"/>
        <w:ind w:left="0" w:firstLine="0"/>
        <w:jc w:val="left"/>
        <w:rPr>
          <w:i/>
        </w:rPr>
      </w:pPr>
      <w:r>
        <w:rPr>
          <w:i/>
        </w:rPr>
        <w:br w:type="page"/>
      </w:r>
    </w:p>
    <w:p w14:paraId="0BE91EB4" w14:textId="5C2E93D7" w:rsidR="00174C4D" w:rsidRDefault="756AA1D2" w:rsidP="00164344">
      <w:pPr>
        <w:numPr>
          <w:ilvl w:val="0"/>
          <w:numId w:val="108"/>
        </w:numPr>
        <w:ind w:right="58" w:hanging="567"/>
      </w:pPr>
      <w:proofErr w:type="spellStart"/>
      <w:r w:rsidRPr="7804E635">
        <w:rPr>
          <w:i/>
          <w:iCs/>
        </w:rPr>
        <w:lastRenderedPageBreak/>
        <w:t>Illitic</w:t>
      </w:r>
      <w:proofErr w:type="spellEnd"/>
      <w:r w:rsidRPr="7804E635">
        <w:rPr>
          <w:i/>
          <w:iCs/>
        </w:rPr>
        <w:t xml:space="preserve"> mineralogy</w:t>
      </w:r>
      <w:r>
        <w:t xml:space="preserve">. The soil mineralogy reflects the mineralogy of the parent material. Most Recent Soils have an </w:t>
      </w:r>
      <w:proofErr w:type="spellStart"/>
      <w:r>
        <w:t>Illitic</w:t>
      </w:r>
      <w:proofErr w:type="spellEnd"/>
      <w:r>
        <w:t xml:space="preserve"> mineralogy class</w:t>
      </w:r>
      <w:ins w:id="2275" w:author="Kirstin Deuss" w:date="2024-11-12T03:43:00Z">
        <w:r w:rsidR="19360893">
          <w:t>,</w:t>
        </w:r>
      </w:ins>
      <w:r>
        <w:t xml:space="preserve"> except for those formed in tephra which are usually Glassy.</w:t>
      </w:r>
    </w:p>
    <w:p w14:paraId="0BE91EB5" w14:textId="7C29A446" w:rsidR="00174C4D" w:rsidRDefault="756AA1D2" w:rsidP="00164344">
      <w:pPr>
        <w:numPr>
          <w:ilvl w:val="0"/>
          <w:numId w:val="108"/>
        </w:numPr>
        <w:ind w:right="58" w:hanging="567"/>
      </w:pPr>
      <w:r w:rsidRPr="7804E635">
        <w:rPr>
          <w:i/>
          <w:iCs/>
        </w:rPr>
        <w:t>Deep rooting</w:t>
      </w:r>
      <w:r>
        <w:t xml:space="preserve">. Although textures vary, potential rooting depths are mostly large. Subsurface horizons are usually </w:t>
      </w:r>
      <w:proofErr w:type="spellStart"/>
      <w:r>
        <w:t>apedal</w:t>
      </w:r>
      <w:proofErr w:type="spellEnd"/>
      <w:ins w:id="2276" w:author="Kirstin Deuss" w:date="2024-11-12T03:43:00Z">
        <w:r w:rsidR="5EA8D933">
          <w:t>,</w:t>
        </w:r>
      </w:ins>
      <w:r>
        <w:t xml:space="preserve"> or weakly pedal</w:t>
      </w:r>
      <w:ins w:id="2277" w:author="Kirstin Deuss" w:date="2024-11-12T03:43:00Z">
        <w:r w:rsidR="4EE7783C">
          <w:t>,</w:t>
        </w:r>
      </w:ins>
      <w:r>
        <w:t xml:space="preserve"> and penetration may be limited in some soils.</w:t>
      </w:r>
    </w:p>
    <w:p w14:paraId="0BE91EB6" w14:textId="77777777" w:rsidR="00174C4D" w:rsidRDefault="008F760C" w:rsidP="00164344">
      <w:pPr>
        <w:numPr>
          <w:ilvl w:val="0"/>
          <w:numId w:val="108"/>
        </w:numPr>
        <w:ind w:right="58" w:hanging="567"/>
      </w:pPr>
      <w:r>
        <w:rPr>
          <w:i/>
        </w:rPr>
        <w:t>Good drainage</w:t>
      </w:r>
      <w:r>
        <w:t>. Poorly drained or very poorly drained soils are not included.</w:t>
      </w:r>
    </w:p>
    <w:p w14:paraId="0BE91EB7" w14:textId="77777777" w:rsidR="00174C4D" w:rsidRDefault="008F760C" w:rsidP="00164344">
      <w:pPr>
        <w:numPr>
          <w:ilvl w:val="0"/>
          <w:numId w:val="108"/>
        </w:numPr>
        <w:ind w:right="58" w:hanging="567"/>
      </w:pPr>
      <w:r>
        <w:rPr>
          <w:i/>
        </w:rPr>
        <w:t>Low P retention</w:t>
      </w:r>
      <w:r>
        <w:t>. P retentions are likely to be either low or very low unless the soils occur in mafic materials.</w:t>
      </w:r>
    </w:p>
    <w:p w14:paraId="0BE91EB8" w14:textId="77777777" w:rsidR="00174C4D" w:rsidRDefault="008F760C" w:rsidP="00164344">
      <w:pPr>
        <w:numPr>
          <w:ilvl w:val="0"/>
          <w:numId w:val="108"/>
        </w:numPr>
        <w:ind w:right="58" w:hanging="567"/>
      </w:pPr>
      <w:r>
        <w:rPr>
          <w:i/>
        </w:rPr>
        <w:t>High fertility</w:t>
      </w:r>
      <w:r>
        <w:t>. Natural fertility is generally high.</w:t>
      </w:r>
    </w:p>
    <w:p w14:paraId="0BE91EB9" w14:textId="77777777" w:rsidR="00174C4D" w:rsidRDefault="008F760C" w:rsidP="00164344">
      <w:pPr>
        <w:numPr>
          <w:ilvl w:val="0"/>
          <w:numId w:val="108"/>
        </w:numPr>
        <w:spacing w:after="852"/>
        <w:ind w:right="58" w:hanging="567"/>
      </w:pPr>
      <w:r>
        <w:rPr>
          <w:i/>
        </w:rPr>
        <w:t>Subject to erosion or sedimentation</w:t>
      </w:r>
      <w:r>
        <w:t>. The soils are susceptible to erosion and/or sedimentation.</w:t>
      </w:r>
    </w:p>
    <w:p w14:paraId="0BE91EBA" w14:textId="77777777" w:rsidR="00174C4D" w:rsidRDefault="00350F07" w:rsidP="00350F07">
      <w:pPr>
        <w:pStyle w:val="Heading3"/>
        <w:spacing w:after="0" w:line="264" w:lineRule="auto"/>
        <w:ind w:left="0" w:right="57" w:hanging="11"/>
      </w:pPr>
      <w:r>
        <w:t>SUMMARY OF RECENT SOILS HIERARCHY</w:t>
      </w:r>
    </w:p>
    <w:p w14:paraId="0BE91EBB" w14:textId="77777777" w:rsidR="00174C4D" w:rsidRDefault="008F760C">
      <w:pPr>
        <w:spacing w:after="12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67" wp14:editId="0BE92268">
                <wp:extent cx="5400040" cy="12700"/>
                <wp:effectExtent l="0" t="0" r="0" b="0"/>
                <wp:docPr id="118376" name="Group 118376"/>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1567" name="Shape 11567"/>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8D7EEBC" id="Group 118376"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DR0/gMUgIAALEFAAAOAAAAAAAAAAAAAAAAAC4CAABkcnMvZTJvRG9jLnhtbFBLAQItABQABgAI&#10;AAAAIQDhXyj32wAAAAMBAAAPAAAAAAAAAAAAAAAAAKwEAABkcnMvZG93bnJldi54bWxQSwUGAAAA&#10;AAQABADzAAAAtAUAAAAA&#10;">
                <v:shape id="Shape 1156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" path="m,l5400040,e" filled="f" strokecolor="#181717" strokeweight="1pt">
                  <v:stroke miterlimit="1" joinstyle="miter"/>
                  <v:path arrowok="t" textboxrect="0,0,5400040,0"/>
                </v:shape>
                <w10:anchorlock/>
              </v:group>
            </w:pict>
          </mc:Fallback>
        </mc:AlternateContent>
      </w:r>
    </w:p>
    <w:tbl>
      <w:tblPr>
        <w:tblStyle w:val="TableGrid1"/>
        <w:tblW w:w="8504" w:type="dxa"/>
        <w:tblInd w:w="0" w:type="dxa"/>
        <w:tblLook w:val="04A0" w:firstRow="1" w:lastRow="0" w:firstColumn="1" w:lastColumn="0" w:noHBand="0" w:noVBand="1"/>
      </w:tblPr>
      <w:tblGrid>
        <w:gridCol w:w="794"/>
        <w:gridCol w:w="2608"/>
        <w:gridCol w:w="2834"/>
        <w:gridCol w:w="2268"/>
      </w:tblGrid>
      <w:tr w:rsidR="00174C4D" w14:paraId="0BE91EBF" w14:textId="77777777" w:rsidTr="00350F07">
        <w:trPr>
          <w:trHeight w:val="345"/>
        </w:trPr>
        <w:tc>
          <w:tcPr>
            <w:tcW w:w="3402" w:type="dxa"/>
            <w:gridSpan w:val="2"/>
            <w:tcBorders>
              <w:top w:val="nil"/>
              <w:left w:val="nil"/>
              <w:bottom w:val="single" w:sz="2" w:space="0" w:color="181717"/>
              <w:right w:val="nil"/>
            </w:tcBorders>
          </w:tcPr>
          <w:p w14:paraId="0BE91EBC" w14:textId="77777777" w:rsidR="00174C4D" w:rsidRDefault="008F760C">
            <w:pPr>
              <w:spacing w:after="0" w:line="259" w:lineRule="auto"/>
              <w:ind w:left="0" w:firstLine="0"/>
              <w:jc w:val="left"/>
            </w:pPr>
            <w:r>
              <w:t xml:space="preserve">Group </w:t>
            </w:r>
          </w:p>
        </w:tc>
        <w:tc>
          <w:tcPr>
            <w:tcW w:w="2834" w:type="dxa"/>
            <w:tcBorders>
              <w:top w:val="nil"/>
              <w:left w:val="nil"/>
              <w:bottom w:val="single" w:sz="2" w:space="0" w:color="181717"/>
              <w:right w:val="nil"/>
            </w:tcBorders>
          </w:tcPr>
          <w:p w14:paraId="0BE91EBD" w14:textId="77777777" w:rsidR="00174C4D" w:rsidRDefault="008F760C" w:rsidP="00350F07">
            <w:pPr>
              <w:spacing w:after="0" w:line="259" w:lineRule="auto"/>
              <w:ind w:left="0" w:firstLine="0"/>
              <w:jc w:val="left"/>
            </w:pPr>
            <w:r>
              <w:t xml:space="preserve">Subgroup </w:t>
            </w:r>
          </w:p>
        </w:tc>
        <w:tc>
          <w:tcPr>
            <w:tcW w:w="2268" w:type="dxa"/>
            <w:tcBorders>
              <w:top w:val="nil"/>
              <w:left w:val="nil"/>
              <w:bottom w:val="single" w:sz="2" w:space="0" w:color="181717"/>
              <w:right w:val="nil"/>
            </w:tcBorders>
          </w:tcPr>
          <w:p w14:paraId="0BE91EBE" w14:textId="77777777" w:rsidR="00174C4D" w:rsidRDefault="008F760C">
            <w:pPr>
              <w:spacing w:after="0" w:line="259" w:lineRule="auto"/>
              <w:ind w:left="0" w:firstLine="0"/>
              <w:jc w:val="left"/>
            </w:pPr>
            <w:r>
              <w:t>Example of series</w:t>
            </w:r>
          </w:p>
        </w:tc>
      </w:tr>
      <w:tr w:rsidR="00174C4D" w14:paraId="0BE91EC4" w14:textId="77777777" w:rsidTr="00350F07">
        <w:trPr>
          <w:trHeight w:val="552"/>
        </w:trPr>
        <w:tc>
          <w:tcPr>
            <w:tcW w:w="794" w:type="dxa"/>
            <w:tcBorders>
              <w:top w:val="single" w:sz="2" w:space="0" w:color="181717"/>
              <w:left w:val="nil"/>
              <w:bottom w:val="nil"/>
              <w:right w:val="nil"/>
            </w:tcBorders>
          </w:tcPr>
          <w:p w14:paraId="0BE91EC0" w14:textId="7096DF50" w:rsidR="00174C4D" w:rsidRDefault="008F760C" w:rsidP="00350F07">
            <w:pPr>
              <w:spacing w:before="120" w:after="0" w:line="259" w:lineRule="auto"/>
              <w:ind w:left="2" w:firstLine="0"/>
              <w:jc w:val="left"/>
            </w:pPr>
            <w:r>
              <w:rPr>
                <w:b/>
              </w:rPr>
              <w:t>R</w:t>
            </w:r>
            <w:ins w:id="2278" w:author="Andre Eger [2]" w:date="2024-11-13T14:42:00Z" w16du:dateUtc="2024-11-13T01:42:00Z">
              <w:r w:rsidR="00D920B6">
                <w:rPr>
                  <w:b/>
                </w:rPr>
                <w:t>H</w:t>
              </w:r>
            </w:ins>
            <w:del w:id="2279" w:author="Andre Eger [2]" w:date="2024-11-13T14:42:00Z" w16du:dateUtc="2024-11-13T01:42:00Z">
              <w:r w:rsidDel="00D920B6">
                <w:rPr>
                  <w:b/>
                </w:rPr>
                <w:delText>h</w:delText>
              </w:r>
            </w:del>
            <w:r>
              <w:rPr>
                <w:b/>
              </w:rPr>
              <w:t xml:space="preserve">  </w:t>
            </w:r>
            <w:r>
              <w:t xml:space="preserve"> </w:t>
            </w:r>
          </w:p>
        </w:tc>
        <w:tc>
          <w:tcPr>
            <w:tcW w:w="2608" w:type="dxa"/>
            <w:tcBorders>
              <w:top w:val="single" w:sz="2" w:space="0" w:color="181717"/>
              <w:left w:val="nil"/>
              <w:bottom w:val="nil"/>
              <w:right w:val="nil"/>
            </w:tcBorders>
          </w:tcPr>
          <w:p w14:paraId="0BE91EC1" w14:textId="77777777" w:rsidR="00174C4D" w:rsidRDefault="008F760C" w:rsidP="00350F07">
            <w:pPr>
              <w:spacing w:before="120" w:after="0" w:line="259" w:lineRule="auto"/>
              <w:ind w:left="0" w:firstLine="0"/>
              <w:jc w:val="left"/>
            </w:pPr>
            <w:r>
              <w:t xml:space="preserve">Hydrothermal </w:t>
            </w:r>
          </w:p>
        </w:tc>
        <w:tc>
          <w:tcPr>
            <w:tcW w:w="2834" w:type="dxa"/>
            <w:tcBorders>
              <w:top w:val="single" w:sz="2" w:space="0" w:color="181717"/>
              <w:left w:val="nil"/>
              <w:bottom w:val="nil"/>
              <w:right w:val="nil"/>
            </w:tcBorders>
          </w:tcPr>
          <w:p w14:paraId="0BE91EC2" w14:textId="6674EBD9" w:rsidR="00174C4D" w:rsidRDefault="008F760C" w:rsidP="00350F07">
            <w:pPr>
              <w:spacing w:before="120" w:after="0" w:line="259" w:lineRule="auto"/>
              <w:ind w:left="0" w:firstLine="0"/>
              <w:jc w:val="left"/>
            </w:pPr>
            <w:del w:id="2280" w:author="Andre Eger [2]" w:date="2024-11-13T14:43:00Z" w16du:dateUtc="2024-11-13T01:43:00Z">
              <w:r w:rsidDel="00D920B6">
                <w:delText xml:space="preserve">Inactive </w:delText>
              </w:r>
            </w:del>
            <w:ins w:id="2281" w:author="Andre Eger [2]" w:date="2024-11-13T14:43:00Z" w16du:dateUtc="2024-11-13T01:43:00Z">
              <w:r w:rsidR="00D920B6">
                <w:t xml:space="preserve">- </w:t>
              </w:r>
            </w:ins>
          </w:p>
        </w:tc>
        <w:tc>
          <w:tcPr>
            <w:tcW w:w="2268" w:type="dxa"/>
            <w:tcBorders>
              <w:top w:val="single" w:sz="2" w:space="0" w:color="181717"/>
              <w:left w:val="nil"/>
              <w:bottom w:val="nil"/>
              <w:right w:val="nil"/>
            </w:tcBorders>
          </w:tcPr>
          <w:p w14:paraId="0BE91EC3" w14:textId="77777777" w:rsidR="00174C4D" w:rsidRDefault="008F760C" w:rsidP="00350F07">
            <w:pPr>
              <w:spacing w:before="120" w:after="0" w:line="259" w:lineRule="auto"/>
              <w:ind w:left="0" w:firstLine="0"/>
              <w:jc w:val="left"/>
            </w:pPr>
            <w:r>
              <w:t>-</w:t>
            </w:r>
          </w:p>
        </w:tc>
      </w:tr>
      <w:tr w:rsidR="00174C4D" w14:paraId="0BE91EC9" w14:textId="77777777">
        <w:trPr>
          <w:trHeight w:val="456"/>
        </w:trPr>
        <w:tc>
          <w:tcPr>
            <w:tcW w:w="794" w:type="dxa"/>
            <w:tcBorders>
              <w:top w:val="nil"/>
              <w:left w:val="nil"/>
              <w:bottom w:val="nil"/>
              <w:right w:val="nil"/>
            </w:tcBorders>
            <w:vAlign w:val="bottom"/>
          </w:tcPr>
          <w:p w14:paraId="0BE91EC5" w14:textId="77777777" w:rsidR="00174C4D" w:rsidRDefault="008F760C">
            <w:pPr>
              <w:spacing w:after="0" w:line="259" w:lineRule="auto"/>
              <w:ind w:left="2" w:firstLine="0"/>
              <w:jc w:val="left"/>
            </w:pPr>
            <w:r>
              <w:rPr>
                <w:b/>
              </w:rPr>
              <w:t xml:space="preserve">RX  </w:t>
            </w:r>
            <w:r>
              <w:t xml:space="preserve"> </w:t>
            </w:r>
          </w:p>
        </w:tc>
        <w:tc>
          <w:tcPr>
            <w:tcW w:w="2608" w:type="dxa"/>
            <w:tcBorders>
              <w:top w:val="nil"/>
              <w:left w:val="nil"/>
              <w:bottom w:val="nil"/>
              <w:right w:val="nil"/>
            </w:tcBorders>
            <w:vAlign w:val="bottom"/>
          </w:tcPr>
          <w:p w14:paraId="0BE91EC6" w14:textId="77777777" w:rsidR="00174C4D" w:rsidRDefault="008F760C">
            <w:pPr>
              <w:spacing w:after="0" w:line="259" w:lineRule="auto"/>
              <w:ind w:left="0" w:firstLine="0"/>
              <w:jc w:val="left"/>
            </w:pPr>
            <w:r>
              <w:t xml:space="preserve">Rocky </w:t>
            </w:r>
          </w:p>
        </w:tc>
        <w:tc>
          <w:tcPr>
            <w:tcW w:w="2834" w:type="dxa"/>
            <w:tcBorders>
              <w:top w:val="nil"/>
              <w:left w:val="nil"/>
              <w:bottom w:val="nil"/>
              <w:right w:val="nil"/>
            </w:tcBorders>
            <w:vAlign w:val="bottom"/>
          </w:tcPr>
          <w:p w14:paraId="0BE91EC7" w14:textId="77777777" w:rsidR="00174C4D" w:rsidRDefault="008F760C">
            <w:pPr>
              <w:spacing w:after="0" w:line="259" w:lineRule="auto"/>
              <w:ind w:left="0" w:firstLine="0"/>
              <w:jc w:val="left"/>
            </w:pPr>
            <w:r>
              <w:t xml:space="preserve">Peaty-acidic </w:t>
            </w:r>
          </w:p>
        </w:tc>
        <w:tc>
          <w:tcPr>
            <w:tcW w:w="2268" w:type="dxa"/>
            <w:tcBorders>
              <w:top w:val="nil"/>
              <w:left w:val="nil"/>
              <w:bottom w:val="nil"/>
              <w:right w:val="nil"/>
            </w:tcBorders>
            <w:vAlign w:val="bottom"/>
          </w:tcPr>
          <w:p w14:paraId="0BE91EC8" w14:textId="77777777" w:rsidR="00174C4D" w:rsidRDefault="008F760C">
            <w:pPr>
              <w:spacing w:after="0" w:line="259" w:lineRule="auto"/>
              <w:ind w:left="0" w:firstLine="0"/>
              <w:jc w:val="left"/>
            </w:pPr>
            <w:r>
              <w:t xml:space="preserve">pt. </w:t>
            </w:r>
            <w:proofErr w:type="spellStart"/>
            <w:r>
              <w:t>Titiraurangi</w:t>
            </w:r>
            <w:proofErr w:type="spellEnd"/>
          </w:p>
        </w:tc>
      </w:tr>
      <w:tr w:rsidR="00174C4D" w14:paraId="0BE91ECE" w14:textId="77777777">
        <w:trPr>
          <w:trHeight w:val="300"/>
        </w:trPr>
        <w:tc>
          <w:tcPr>
            <w:tcW w:w="794" w:type="dxa"/>
            <w:tcBorders>
              <w:top w:val="nil"/>
              <w:left w:val="nil"/>
              <w:bottom w:val="nil"/>
              <w:right w:val="nil"/>
            </w:tcBorders>
          </w:tcPr>
          <w:p w14:paraId="0BE91ECA"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ECB"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ECC" w14:textId="77777777" w:rsidR="00174C4D" w:rsidRDefault="008F760C" w:rsidP="00350F07">
            <w:pPr>
              <w:tabs>
                <w:tab w:val="center" w:pos="567"/>
                <w:tab w:val="center" w:pos="4288"/>
              </w:tabs>
              <w:spacing w:after="0" w:line="259" w:lineRule="auto"/>
              <w:ind w:left="0" w:firstLine="0"/>
              <w:jc w:val="left"/>
            </w:pPr>
            <w:r>
              <w:t xml:space="preserve">Acidic </w:t>
            </w:r>
          </w:p>
        </w:tc>
        <w:tc>
          <w:tcPr>
            <w:tcW w:w="2268" w:type="dxa"/>
            <w:tcBorders>
              <w:top w:val="nil"/>
              <w:left w:val="nil"/>
              <w:bottom w:val="nil"/>
              <w:right w:val="nil"/>
            </w:tcBorders>
          </w:tcPr>
          <w:p w14:paraId="0BE91ECD" w14:textId="77777777" w:rsidR="00174C4D" w:rsidRDefault="008F760C" w:rsidP="00350F07">
            <w:pPr>
              <w:tabs>
                <w:tab w:val="center" w:pos="567"/>
                <w:tab w:val="center" w:pos="4288"/>
              </w:tabs>
              <w:spacing w:after="0" w:line="259" w:lineRule="auto"/>
              <w:ind w:left="0" w:firstLine="0"/>
              <w:jc w:val="left"/>
            </w:pPr>
            <w:r>
              <w:t>-</w:t>
            </w:r>
          </w:p>
        </w:tc>
      </w:tr>
      <w:tr w:rsidR="00174C4D" w14:paraId="0BE91ED3" w14:textId="77777777">
        <w:trPr>
          <w:trHeight w:val="445"/>
        </w:trPr>
        <w:tc>
          <w:tcPr>
            <w:tcW w:w="794" w:type="dxa"/>
            <w:tcBorders>
              <w:top w:val="nil"/>
              <w:left w:val="nil"/>
              <w:bottom w:val="nil"/>
              <w:right w:val="nil"/>
            </w:tcBorders>
          </w:tcPr>
          <w:p w14:paraId="0BE91ECF"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ED0"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ED1"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ED2" w14:textId="77777777" w:rsidR="00174C4D" w:rsidRDefault="008F760C">
            <w:pPr>
              <w:spacing w:after="0" w:line="259" w:lineRule="auto"/>
              <w:ind w:left="0" w:firstLine="0"/>
              <w:jc w:val="left"/>
            </w:pPr>
            <w:r>
              <w:t>pt. Cadzow</w:t>
            </w:r>
          </w:p>
        </w:tc>
      </w:tr>
      <w:tr w:rsidR="00174C4D" w14:paraId="0BE91ED8" w14:textId="77777777">
        <w:trPr>
          <w:trHeight w:val="455"/>
        </w:trPr>
        <w:tc>
          <w:tcPr>
            <w:tcW w:w="794" w:type="dxa"/>
            <w:tcBorders>
              <w:top w:val="nil"/>
              <w:left w:val="nil"/>
              <w:bottom w:val="nil"/>
              <w:right w:val="nil"/>
            </w:tcBorders>
            <w:vAlign w:val="bottom"/>
          </w:tcPr>
          <w:p w14:paraId="0BE91ED4" w14:textId="77777777" w:rsidR="00174C4D" w:rsidRDefault="008F760C">
            <w:pPr>
              <w:spacing w:after="0" w:line="259" w:lineRule="auto"/>
              <w:ind w:left="0" w:firstLine="0"/>
              <w:jc w:val="left"/>
            </w:pPr>
            <w:r>
              <w:rPr>
                <w:b/>
              </w:rPr>
              <w:t xml:space="preserve">RS  </w:t>
            </w:r>
          </w:p>
        </w:tc>
        <w:tc>
          <w:tcPr>
            <w:tcW w:w="2608" w:type="dxa"/>
            <w:tcBorders>
              <w:top w:val="nil"/>
              <w:left w:val="nil"/>
              <w:bottom w:val="nil"/>
              <w:right w:val="nil"/>
            </w:tcBorders>
            <w:vAlign w:val="bottom"/>
          </w:tcPr>
          <w:p w14:paraId="0BE91ED5" w14:textId="77777777" w:rsidR="00174C4D" w:rsidRDefault="008F760C">
            <w:pPr>
              <w:spacing w:after="0" w:line="259" w:lineRule="auto"/>
              <w:ind w:left="0" w:firstLine="0"/>
              <w:jc w:val="left"/>
            </w:pPr>
            <w:r>
              <w:rPr>
                <w:b/>
              </w:rPr>
              <w:t xml:space="preserve"> </w:t>
            </w:r>
            <w:r>
              <w:t xml:space="preserve">Sandy </w:t>
            </w:r>
          </w:p>
        </w:tc>
        <w:tc>
          <w:tcPr>
            <w:tcW w:w="2834" w:type="dxa"/>
            <w:tcBorders>
              <w:top w:val="nil"/>
              <w:left w:val="nil"/>
              <w:bottom w:val="nil"/>
              <w:right w:val="nil"/>
            </w:tcBorders>
            <w:vAlign w:val="bottom"/>
          </w:tcPr>
          <w:p w14:paraId="0BE91ED6"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vAlign w:val="bottom"/>
          </w:tcPr>
          <w:p w14:paraId="0BE91ED7" w14:textId="77777777" w:rsidR="00174C4D" w:rsidRDefault="008F760C">
            <w:pPr>
              <w:spacing w:after="0" w:line="259" w:lineRule="auto"/>
              <w:ind w:left="0" w:firstLine="0"/>
              <w:jc w:val="left"/>
            </w:pPr>
            <w:proofErr w:type="spellStart"/>
            <w:r>
              <w:t>Waiowhiro</w:t>
            </w:r>
            <w:proofErr w:type="spellEnd"/>
          </w:p>
        </w:tc>
      </w:tr>
      <w:tr w:rsidR="00174C4D" w14:paraId="0BE91EDD" w14:textId="77777777">
        <w:trPr>
          <w:trHeight w:val="300"/>
        </w:trPr>
        <w:tc>
          <w:tcPr>
            <w:tcW w:w="794" w:type="dxa"/>
            <w:tcBorders>
              <w:top w:val="nil"/>
              <w:left w:val="nil"/>
              <w:bottom w:val="nil"/>
              <w:right w:val="nil"/>
            </w:tcBorders>
          </w:tcPr>
          <w:p w14:paraId="0BE91ED9"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EDA"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EDB" w14:textId="77777777" w:rsidR="00174C4D" w:rsidRDefault="008F760C" w:rsidP="00350F07">
            <w:pPr>
              <w:tabs>
                <w:tab w:val="center" w:pos="567"/>
                <w:tab w:val="center" w:pos="4288"/>
              </w:tabs>
              <w:spacing w:after="0" w:line="259" w:lineRule="auto"/>
              <w:ind w:left="0" w:firstLine="0"/>
              <w:jc w:val="left"/>
            </w:pPr>
            <w:r>
              <w:t xml:space="preserve">Acidic </w:t>
            </w:r>
          </w:p>
        </w:tc>
        <w:tc>
          <w:tcPr>
            <w:tcW w:w="2268" w:type="dxa"/>
            <w:tcBorders>
              <w:top w:val="nil"/>
              <w:left w:val="nil"/>
              <w:bottom w:val="nil"/>
              <w:right w:val="nil"/>
            </w:tcBorders>
          </w:tcPr>
          <w:p w14:paraId="0BE91EDC" w14:textId="77777777" w:rsidR="00174C4D" w:rsidRDefault="008F760C" w:rsidP="00350F07">
            <w:pPr>
              <w:tabs>
                <w:tab w:val="center" w:pos="567"/>
                <w:tab w:val="center" w:pos="4288"/>
              </w:tabs>
              <w:spacing w:after="0" w:line="259" w:lineRule="auto"/>
              <w:ind w:left="0" w:firstLine="0"/>
              <w:jc w:val="left"/>
            </w:pPr>
            <w:r>
              <w:t>Poison Bay</w:t>
            </w:r>
          </w:p>
        </w:tc>
      </w:tr>
      <w:tr w:rsidR="00174C4D" w14:paraId="0BE91EE2" w14:textId="77777777">
        <w:trPr>
          <w:trHeight w:val="300"/>
        </w:trPr>
        <w:tc>
          <w:tcPr>
            <w:tcW w:w="794" w:type="dxa"/>
            <w:tcBorders>
              <w:top w:val="nil"/>
              <w:left w:val="nil"/>
              <w:bottom w:val="nil"/>
              <w:right w:val="nil"/>
            </w:tcBorders>
          </w:tcPr>
          <w:p w14:paraId="0BE91EDE"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EDF"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EE0" w14:textId="77777777" w:rsidR="00174C4D" w:rsidRDefault="008F760C" w:rsidP="00350F07">
            <w:pPr>
              <w:tabs>
                <w:tab w:val="center" w:pos="567"/>
                <w:tab w:val="center" w:pos="4288"/>
              </w:tabs>
              <w:spacing w:after="0" w:line="259" w:lineRule="auto"/>
              <w:ind w:left="0" w:firstLine="0"/>
              <w:jc w:val="left"/>
            </w:pPr>
            <w:proofErr w:type="spellStart"/>
            <w:r>
              <w:t>Tephric</w:t>
            </w:r>
            <w:proofErr w:type="spellEnd"/>
            <w:r>
              <w:t xml:space="preserve"> </w:t>
            </w:r>
          </w:p>
        </w:tc>
        <w:tc>
          <w:tcPr>
            <w:tcW w:w="2268" w:type="dxa"/>
            <w:tcBorders>
              <w:top w:val="nil"/>
              <w:left w:val="nil"/>
              <w:bottom w:val="nil"/>
              <w:right w:val="nil"/>
            </w:tcBorders>
          </w:tcPr>
          <w:p w14:paraId="0BE91EE1" w14:textId="77777777" w:rsidR="00174C4D" w:rsidRDefault="008F760C" w:rsidP="00350F07">
            <w:pPr>
              <w:tabs>
                <w:tab w:val="center" w:pos="567"/>
                <w:tab w:val="center" w:pos="4288"/>
              </w:tabs>
              <w:spacing w:after="0" w:line="259" w:lineRule="auto"/>
              <w:ind w:left="0" w:firstLine="0"/>
              <w:jc w:val="left"/>
            </w:pPr>
            <w:r>
              <w:t>Hangatahua</w:t>
            </w:r>
          </w:p>
        </w:tc>
      </w:tr>
      <w:tr w:rsidR="00174C4D" w14:paraId="0BE91EE7" w14:textId="77777777">
        <w:trPr>
          <w:trHeight w:val="445"/>
        </w:trPr>
        <w:tc>
          <w:tcPr>
            <w:tcW w:w="794" w:type="dxa"/>
            <w:tcBorders>
              <w:top w:val="nil"/>
              <w:left w:val="nil"/>
              <w:bottom w:val="nil"/>
              <w:right w:val="nil"/>
            </w:tcBorders>
          </w:tcPr>
          <w:p w14:paraId="0BE91EE3"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EE4"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EE5"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EE6" w14:textId="77777777" w:rsidR="00174C4D" w:rsidRDefault="008F760C">
            <w:pPr>
              <w:spacing w:after="0" w:line="259" w:lineRule="auto"/>
              <w:ind w:left="0" w:firstLine="0"/>
              <w:jc w:val="left"/>
            </w:pPr>
            <w:r>
              <w:t>pt. Selwyn</w:t>
            </w:r>
          </w:p>
        </w:tc>
      </w:tr>
      <w:tr w:rsidR="00174C4D" w14:paraId="0BE91EEC" w14:textId="77777777">
        <w:trPr>
          <w:trHeight w:val="455"/>
        </w:trPr>
        <w:tc>
          <w:tcPr>
            <w:tcW w:w="794" w:type="dxa"/>
            <w:tcBorders>
              <w:top w:val="nil"/>
              <w:left w:val="nil"/>
              <w:bottom w:val="nil"/>
              <w:right w:val="nil"/>
            </w:tcBorders>
            <w:vAlign w:val="bottom"/>
          </w:tcPr>
          <w:p w14:paraId="0BE91EE8" w14:textId="155CC7A0" w:rsidR="00174C4D" w:rsidRDefault="008F760C">
            <w:pPr>
              <w:spacing w:after="0" w:line="259" w:lineRule="auto"/>
              <w:ind w:left="0" w:firstLine="0"/>
              <w:jc w:val="left"/>
            </w:pPr>
            <w:r>
              <w:rPr>
                <w:b/>
              </w:rPr>
              <w:t>R</w:t>
            </w:r>
            <w:r w:rsidR="002B1AF9">
              <w:rPr>
                <w:b/>
              </w:rPr>
              <w:t>F</w:t>
            </w:r>
            <w:r>
              <w:rPr>
                <w:b/>
              </w:rPr>
              <w:t xml:space="preserve">  </w:t>
            </w:r>
            <w:r>
              <w:t xml:space="preserve"> </w:t>
            </w:r>
          </w:p>
        </w:tc>
        <w:tc>
          <w:tcPr>
            <w:tcW w:w="2608" w:type="dxa"/>
            <w:tcBorders>
              <w:top w:val="nil"/>
              <w:left w:val="nil"/>
              <w:bottom w:val="nil"/>
              <w:right w:val="nil"/>
            </w:tcBorders>
            <w:vAlign w:val="bottom"/>
          </w:tcPr>
          <w:p w14:paraId="0BE91EE9" w14:textId="77777777" w:rsidR="00174C4D" w:rsidRDefault="008F760C">
            <w:pPr>
              <w:spacing w:after="0" w:line="259" w:lineRule="auto"/>
              <w:ind w:left="0" w:firstLine="0"/>
              <w:jc w:val="left"/>
            </w:pPr>
            <w:r>
              <w:t xml:space="preserve">Fluvial </w:t>
            </w:r>
          </w:p>
        </w:tc>
        <w:tc>
          <w:tcPr>
            <w:tcW w:w="2834" w:type="dxa"/>
            <w:tcBorders>
              <w:top w:val="nil"/>
              <w:left w:val="nil"/>
              <w:bottom w:val="nil"/>
              <w:right w:val="nil"/>
            </w:tcBorders>
            <w:vAlign w:val="bottom"/>
          </w:tcPr>
          <w:p w14:paraId="0BE91EEA" w14:textId="77777777" w:rsidR="00174C4D" w:rsidRDefault="008F760C">
            <w:pPr>
              <w:spacing w:after="0" w:line="259" w:lineRule="auto"/>
              <w:ind w:left="0" w:firstLine="0"/>
              <w:jc w:val="left"/>
            </w:pPr>
            <w:r>
              <w:t xml:space="preserve">Mottled-acidic </w:t>
            </w:r>
          </w:p>
        </w:tc>
        <w:tc>
          <w:tcPr>
            <w:tcW w:w="2268" w:type="dxa"/>
            <w:tcBorders>
              <w:top w:val="nil"/>
              <w:left w:val="nil"/>
              <w:bottom w:val="nil"/>
              <w:right w:val="nil"/>
            </w:tcBorders>
            <w:vAlign w:val="bottom"/>
          </w:tcPr>
          <w:p w14:paraId="0BE91EEB" w14:textId="77777777" w:rsidR="00174C4D" w:rsidRDefault="008F760C">
            <w:pPr>
              <w:spacing w:after="0" w:line="259" w:lineRule="auto"/>
              <w:ind w:left="0" w:firstLine="0"/>
              <w:jc w:val="left"/>
            </w:pPr>
            <w:proofErr w:type="spellStart"/>
            <w:r>
              <w:t>Waiwhetu</w:t>
            </w:r>
            <w:proofErr w:type="spellEnd"/>
          </w:p>
        </w:tc>
      </w:tr>
      <w:tr w:rsidR="00174C4D" w14:paraId="0BE91EF1" w14:textId="77777777">
        <w:trPr>
          <w:trHeight w:val="300"/>
        </w:trPr>
        <w:tc>
          <w:tcPr>
            <w:tcW w:w="794" w:type="dxa"/>
            <w:tcBorders>
              <w:top w:val="nil"/>
              <w:left w:val="nil"/>
              <w:bottom w:val="nil"/>
              <w:right w:val="nil"/>
            </w:tcBorders>
          </w:tcPr>
          <w:p w14:paraId="0BE91EED"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EEE"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EEF" w14:textId="77777777" w:rsidR="00174C4D" w:rsidRDefault="008F760C" w:rsidP="00350F07">
            <w:pPr>
              <w:tabs>
                <w:tab w:val="center" w:pos="567"/>
                <w:tab w:val="center" w:pos="4288"/>
              </w:tabs>
              <w:spacing w:after="0" w:line="259" w:lineRule="auto"/>
              <w:ind w:left="0" w:firstLine="0"/>
              <w:jc w:val="left"/>
            </w:pPr>
            <w:proofErr w:type="gramStart"/>
            <w:r>
              <w:t>Mottled-saline</w:t>
            </w:r>
            <w:proofErr w:type="gramEnd"/>
            <w:r>
              <w:t xml:space="preserve"> </w:t>
            </w:r>
          </w:p>
        </w:tc>
        <w:tc>
          <w:tcPr>
            <w:tcW w:w="2268" w:type="dxa"/>
            <w:tcBorders>
              <w:top w:val="nil"/>
              <w:left w:val="nil"/>
              <w:bottom w:val="nil"/>
              <w:right w:val="nil"/>
            </w:tcBorders>
          </w:tcPr>
          <w:p w14:paraId="0BE91EF0" w14:textId="77777777" w:rsidR="00174C4D" w:rsidRDefault="008F760C" w:rsidP="00350F07">
            <w:pPr>
              <w:tabs>
                <w:tab w:val="center" w:pos="567"/>
                <w:tab w:val="center" w:pos="4288"/>
              </w:tabs>
              <w:spacing w:after="0" w:line="259" w:lineRule="auto"/>
              <w:ind w:left="0" w:firstLine="0"/>
              <w:jc w:val="left"/>
            </w:pPr>
            <w:r>
              <w:t xml:space="preserve">pt. </w:t>
            </w:r>
            <w:proofErr w:type="spellStart"/>
            <w:r>
              <w:t>Motukarara</w:t>
            </w:r>
            <w:proofErr w:type="spellEnd"/>
          </w:p>
        </w:tc>
      </w:tr>
      <w:tr w:rsidR="00174C4D" w14:paraId="0BE91EF6" w14:textId="77777777">
        <w:trPr>
          <w:trHeight w:val="300"/>
        </w:trPr>
        <w:tc>
          <w:tcPr>
            <w:tcW w:w="794" w:type="dxa"/>
            <w:tcBorders>
              <w:top w:val="nil"/>
              <w:left w:val="nil"/>
              <w:bottom w:val="nil"/>
              <w:right w:val="nil"/>
            </w:tcBorders>
          </w:tcPr>
          <w:p w14:paraId="0BE91EF2"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EF3"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EF4" w14:textId="77777777" w:rsidR="00174C4D" w:rsidRDefault="008F760C" w:rsidP="00350F07">
            <w:pPr>
              <w:tabs>
                <w:tab w:val="center" w:pos="567"/>
                <w:tab w:val="center" w:pos="4288"/>
              </w:tabs>
              <w:spacing w:after="0" w:line="259" w:lineRule="auto"/>
              <w:ind w:left="0" w:firstLine="0"/>
              <w:jc w:val="left"/>
            </w:pPr>
            <w:r>
              <w:t xml:space="preserve">Saline </w:t>
            </w:r>
          </w:p>
        </w:tc>
        <w:tc>
          <w:tcPr>
            <w:tcW w:w="2268" w:type="dxa"/>
            <w:tcBorders>
              <w:top w:val="nil"/>
              <w:left w:val="nil"/>
              <w:bottom w:val="nil"/>
              <w:right w:val="nil"/>
            </w:tcBorders>
          </w:tcPr>
          <w:p w14:paraId="0BE91EF5" w14:textId="77777777" w:rsidR="00174C4D" w:rsidRDefault="008F760C" w:rsidP="00350F07">
            <w:pPr>
              <w:tabs>
                <w:tab w:val="center" w:pos="567"/>
                <w:tab w:val="center" w:pos="4288"/>
              </w:tabs>
              <w:spacing w:after="0" w:line="259" w:lineRule="auto"/>
              <w:ind w:left="0" w:firstLine="0"/>
              <w:jc w:val="left"/>
            </w:pPr>
            <w:r>
              <w:t>-</w:t>
            </w:r>
          </w:p>
        </w:tc>
      </w:tr>
      <w:tr w:rsidR="00174C4D" w14:paraId="0BE91EFB" w14:textId="77777777">
        <w:trPr>
          <w:trHeight w:val="300"/>
        </w:trPr>
        <w:tc>
          <w:tcPr>
            <w:tcW w:w="794" w:type="dxa"/>
            <w:tcBorders>
              <w:top w:val="nil"/>
              <w:left w:val="nil"/>
              <w:bottom w:val="nil"/>
              <w:right w:val="nil"/>
            </w:tcBorders>
          </w:tcPr>
          <w:p w14:paraId="0BE91EF7"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EF8"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EF9" w14:textId="77777777" w:rsidR="00174C4D" w:rsidRDefault="008F760C" w:rsidP="00350F07">
            <w:pPr>
              <w:tabs>
                <w:tab w:val="center" w:pos="567"/>
                <w:tab w:val="center" w:pos="4288"/>
              </w:tabs>
              <w:spacing w:after="0" w:line="259" w:lineRule="auto"/>
              <w:ind w:left="0" w:firstLine="0"/>
              <w:jc w:val="left"/>
            </w:pPr>
            <w:r>
              <w:t xml:space="preserve">Mottled-weathered </w:t>
            </w:r>
          </w:p>
        </w:tc>
        <w:tc>
          <w:tcPr>
            <w:tcW w:w="2268" w:type="dxa"/>
            <w:tcBorders>
              <w:top w:val="nil"/>
              <w:left w:val="nil"/>
              <w:bottom w:val="nil"/>
              <w:right w:val="nil"/>
            </w:tcBorders>
          </w:tcPr>
          <w:p w14:paraId="0BE91EFA" w14:textId="77777777" w:rsidR="00174C4D" w:rsidRDefault="008F760C" w:rsidP="00350F07">
            <w:pPr>
              <w:tabs>
                <w:tab w:val="center" w:pos="567"/>
                <w:tab w:val="center" w:pos="4288"/>
              </w:tabs>
              <w:spacing w:after="0" w:line="259" w:lineRule="auto"/>
              <w:ind w:left="0" w:firstLine="0"/>
              <w:jc w:val="left"/>
            </w:pPr>
            <w:proofErr w:type="spellStart"/>
            <w:r>
              <w:t>Eweburn</w:t>
            </w:r>
            <w:proofErr w:type="spellEnd"/>
          </w:p>
        </w:tc>
      </w:tr>
      <w:tr w:rsidR="00174C4D" w14:paraId="0BE91F00" w14:textId="77777777">
        <w:trPr>
          <w:trHeight w:val="300"/>
        </w:trPr>
        <w:tc>
          <w:tcPr>
            <w:tcW w:w="794" w:type="dxa"/>
            <w:tcBorders>
              <w:top w:val="nil"/>
              <w:left w:val="nil"/>
              <w:bottom w:val="nil"/>
              <w:right w:val="nil"/>
            </w:tcBorders>
          </w:tcPr>
          <w:p w14:paraId="0BE91EFC"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EFD"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EFE" w14:textId="77777777" w:rsidR="00174C4D" w:rsidRDefault="008F760C" w:rsidP="00350F07">
            <w:pPr>
              <w:tabs>
                <w:tab w:val="center" w:pos="567"/>
                <w:tab w:val="center" w:pos="4288"/>
              </w:tabs>
              <w:spacing w:after="0" w:line="259" w:lineRule="auto"/>
              <w:ind w:left="0" w:firstLine="0"/>
              <w:jc w:val="left"/>
            </w:pPr>
            <w:r>
              <w:t xml:space="preserve">Mottled </w:t>
            </w:r>
          </w:p>
        </w:tc>
        <w:tc>
          <w:tcPr>
            <w:tcW w:w="2268" w:type="dxa"/>
            <w:tcBorders>
              <w:top w:val="nil"/>
              <w:left w:val="nil"/>
              <w:bottom w:val="nil"/>
              <w:right w:val="nil"/>
            </w:tcBorders>
          </w:tcPr>
          <w:p w14:paraId="0BE91EFF" w14:textId="77777777" w:rsidR="00174C4D" w:rsidRDefault="008F760C" w:rsidP="00350F07">
            <w:pPr>
              <w:tabs>
                <w:tab w:val="center" w:pos="567"/>
                <w:tab w:val="center" w:pos="4288"/>
              </w:tabs>
              <w:spacing w:after="0" w:line="259" w:lineRule="auto"/>
              <w:ind w:left="0" w:firstLine="0"/>
              <w:jc w:val="left"/>
            </w:pPr>
            <w:r>
              <w:t xml:space="preserve">Hari </w:t>
            </w:r>
            <w:proofErr w:type="spellStart"/>
            <w:r>
              <w:t>Hari</w:t>
            </w:r>
            <w:proofErr w:type="spellEnd"/>
          </w:p>
        </w:tc>
      </w:tr>
      <w:tr w:rsidR="00174C4D" w14:paraId="0BE91F05" w14:textId="77777777">
        <w:trPr>
          <w:trHeight w:val="300"/>
        </w:trPr>
        <w:tc>
          <w:tcPr>
            <w:tcW w:w="794" w:type="dxa"/>
            <w:tcBorders>
              <w:top w:val="nil"/>
              <w:left w:val="nil"/>
              <w:bottom w:val="nil"/>
              <w:right w:val="nil"/>
            </w:tcBorders>
          </w:tcPr>
          <w:p w14:paraId="0BE91F01"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F02"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03" w14:textId="77777777" w:rsidR="00174C4D" w:rsidRDefault="008F760C" w:rsidP="00350F07">
            <w:pPr>
              <w:tabs>
                <w:tab w:val="center" w:pos="567"/>
                <w:tab w:val="center" w:pos="4288"/>
              </w:tabs>
              <w:spacing w:after="0" w:line="259" w:lineRule="auto"/>
              <w:ind w:left="0" w:firstLine="0"/>
              <w:jc w:val="left"/>
            </w:pPr>
            <w:proofErr w:type="gramStart"/>
            <w:r>
              <w:t>Acidic-weathered</w:t>
            </w:r>
            <w:proofErr w:type="gramEnd"/>
            <w:r>
              <w:t xml:space="preserve"> </w:t>
            </w:r>
          </w:p>
        </w:tc>
        <w:tc>
          <w:tcPr>
            <w:tcW w:w="2268" w:type="dxa"/>
            <w:tcBorders>
              <w:top w:val="nil"/>
              <w:left w:val="nil"/>
              <w:bottom w:val="nil"/>
              <w:right w:val="nil"/>
            </w:tcBorders>
          </w:tcPr>
          <w:p w14:paraId="0BE91F04" w14:textId="77777777" w:rsidR="00174C4D" w:rsidRDefault="008F760C" w:rsidP="00350F07">
            <w:pPr>
              <w:tabs>
                <w:tab w:val="center" w:pos="567"/>
                <w:tab w:val="center" w:pos="4288"/>
              </w:tabs>
              <w:spacing w:after="0" w:line="259" w:lineRule="auto"/>
              <w:ind w:left="0" w:firstLine="0"/>
              <w:jc w:val="left"/>
            </w:pPr>
            <w:r>
              <w:t>pt. Manawatu</w:t>
            </w:r>
          </w:p>
        </w:tc>
      </w:tr>
      <w:tr w:rsidR="00174C4D" w14:paraId="0BE91F0A" w14:textId="77777777">
        <w:trPr>
          <w:trHeight w:val="300"/>
        </w:trPr>
        <w:tc>
          <w:tcPr>
            <w:tcW w:w="794" w:type="dxa"/>
            <w:tcBorders>
              <w:top w:val="nil"/>
              <w:left w:val="nil"/>
              <w:bottom w:val="nil"/>
              <w:right w:val="nil"/>
            </w:tcBorders>
          </w:tcPr>
          <w:p w14:paraId="0BE91F06"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F07"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08" w14:textId="77777777" w:rsidR="00174C4D" w:rsidRDefault="008F760C" w:rsidP="00350F07">
            <w:pPr>
              <w:tabs>
                <w:tab w:val="center" w:pos="567"/>
                <w:tab w:val="center" w:pos="4288"/>
              </w:tabs>
              <w:spacing w:after="0" w:line="259" w:lineRule="auto"/>
              <w:ind w:left="0" w:firstLine="0"/>
              <w:jc w:val="left"/>
            </w:pPr>
            <w:r>
              <w:t xml:space="preserve">Weathered </w:t>
            </w:r>
          </w:p>
        </w:tc>
        <w:tc>
          <w:tcPr>
            <w:tcW w:w="2268" w:type="dxa"/>
            <w:tcBorders>
              <w:top w:val="nil"/>
              <w:left w:val="nil"/>
              <w:bottom w:val="nil"/>
              <w:right w:val="nil"/>
            </w:tcBorders>
          </w:tcPr>
          <w:p w14:paraId="0BE91F09" w14:textId="77777777" w:rsidR="00174C4D" w:rsidRDefault="008F760C" w:rsidP="00350F07">
            <w:pPr>
              <w:tabs>
                <w:tab w:val="center" w:pos="567"/>
                <w:tab w:val="center" w:pos="4288"/>
              </w:tabs>
              <w:spacing w:after="0" w:line="259" w:lineRule="auto"/>
              <w:ind w:left="0" w:firstLine="0"/>
              <w:jc w:val="left"/>
            </w:pPr>
            <w:r>
              <w:t>Waimakariri</w:t>
            </w:r>
          </w:p>
        </w:tc>
      </w:tr>
      <w:tr w:rsidR="00174C4D" w14:paraId="0BE91F0F" w14:textId="77777777">
        <w:trPr>
          <w:trHeight w:val="300"/>
        </w:trPr>
        <w:tc>
          <w:tcPr>
            <w:tcW w:w="794" w:type="dxa"/>
            <w:tcBorders>
              <w:top w:val="nil"/>
              <w:left w:val="nil"/>
              <w:bottom w:val="nil"/>
              <w:right w:val="nil"/>
            </w:tcBorders>
          </w:tcPr>
          <w:p w14:paraId="0BE91F0B" w14:textId="77777777" w:rsidR="00174C4D" w:rsidRDefault="008F760C" w:rsidP="00350F07">
            <w:pPr>
              <w:tabs>
                <w:tab w:val="center" w:pos="567"/>
                <w:tab w:val="center" w:pos="4288"/>
              </w:tabs>
              <w:spacing w:after="0" w:line="259" w:lineRule="auto"/>
              <w:ind w:left="0" w:firstLine="0"/>
              <w:jc w:val="left"/>
            </w:pPr>
            <w:r>
              <w:t xml:space="preserve"> </w:t>
            </w:r>
          </w:p>
        </w:tc>
        <w:tc>
          <w:tcPr>
            <w:tcW w:w="2608" w:type="dxa"/>
            <w:tcBorders>
              <w:top w:val="nil"/>
              <w:left w:val="nil"/>
              <w:bottom w:val="nil"/>
              <w:right w:val="nil"/>
            </w:tcBorders>
          </w:tcPr>
          <w:p w14:paraId="0BE91F0C" w14:textId="77777777" w:rsidR="00174C4D" w:rsidRDefault="00174C4D"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0D" w14:textId="77777777" w:rsidR="00174C4D" w:rsidRDefault="008F760C" w:rsidP="00350F07">
            <w:pPr>
              <w:tabs>
                <w:tab w:val="center" w:pos="567"/>
                <w:tab w:val="center" w:pos="4288"/>
              </w:tabs>
              <w:spacing w:after="0" w:line="259" w:lineRule="auto"/>
              <w:ind w:left="0" w:firstLine="0"/>
              <w:jc w:val="left"/>
            </w:pPr>
            <w:r>
              <w:t xml:space="preserve">Acidic </w:t>
            </w:r>
          </w:p>
        </w:tc>
        <w:tc>
          <w:tcPr>
            <w:tcW w:w="2268" w:type="dxa"/>
            <w:tcBorders>
              <w:top w:val="nil"/>
              <w:left w:val="nil"/>
              <w:bottom w:val="nil"/>
              <w:right w:val="nil"/>
            </w:tcBorders>
          </w:tcPr>
          <w:p w14:paraId="0BE91F0E" w14:textId="77777777" w:rsidR="00174C4D" w:rsidRDefault="008F760C" w:rsidP="00350F07">
            <w:pPr>
              <w:tabs>
                <w:tab w:val="center" w:pos="567"/>
                <w:tab w:val="center" w:pos="4288"/>
              </w:tabs>
              <w:spacing w:after="0" w:line="259" w:lineRule="auto"/>
              <w:ind w:left="0" w:firstLine="0"/>
              <w:jc w:val="left"/>
            </w:pPr>
            <w:r>
              <w:t xml:space="preserve">pt. Seaforth </w:t>
            </w:r>
          </w:p>
        </w:tc>
      </w:tr>
      <w:tr w:rsidR="00174C4D" w14:paraId="0BE91F14" w14:textId="77777777">
        <w:trPr>
          <w:trHeight w:val="307"/>
        </w:trPr>
        <w:tc>
          <w:tcPr>
            <w:tcW w:w="794" w:type="dxa"/>
            <w:tcBorders>
              <w:top w:val="nil"/>
              <w:left w:val="nil"/>
              <w:bottom w:val="nil"/>
              <w:right w:val="nil"/>
            </w:tcBorders>
          </w:tcPr>
          <w:p w14:paraId="0BE91F10"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1F11"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1F12"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F13" w14:textId="77777777" w:rsidR="00174C4D" w:rsidRDefault="008F760C">
            <w:pPr>
              <w:spacing w:after="0" w:line="259" w:lineRule="auto"/>
              <w:ind w:left="0" w:firstLine="0"/>
              <w:jc w:val="left"/>
            </w:pPr>
            <w:r>
              <w:t>pt. Selwyn</w:t>
            </w:r>
          </w:p>
        </w:tc>
      </w:tr>
      <w:tr w:rsidR="00350F07" w14:paraId="0BE91F19" w14:textId="77777777">
        <w:trPr>
          <w:trHeight w:val="307"/>
        </w:trPr>
        <w:tc>
          <w:tcPr>
            <w:tcW w:w="794" w:type="dxa"/>
            <w:tcBorders>
              <w:top w:val="nil"/>
              <w:left w:val="nil"/>
              <w:bottom w:val="nil"/>
              <w:right w:val="nil"/>
            </w:tcBorders>
          </w:tcPr>
          <w:p w14:paraId="0BE91F15" w14:textId="77777777" w:rsidR="00350F07" w:rsidRPr="00350F07" w:rsidRDefault="00350F07" w:rsidP="00350F07">
            <w:pPr>
              <w:tabs>
                <w:tab w:val="center" w:pos="567"/>
                <w:tab w:val="center" w:pos="4288"/>
              </w:tabs>
              <w:spacing w:after="0" w:line="259" w:lineRule="auto"/>
              <w:ind w:left="0" w:firstLine="0"/>
              <w:jc w:val="left"/>
              <w:rPr>
                <w:b/>
              </w:rPr>
            </w:pPr>
            <w:r w:rsidRPr="00350F07">
              <w:rPr>
                <w:b/>
              </w:rPr>
              <w:lastRenderedPageBreak/>
              <w:t xml:space="preserve">RT   </w:t>
            </w:r>
          </w:p>
        </w:tc>
        <w:tc>
          <w:tcPr>
            <w:tcW w:w="2608" w:type="dxa"/>
            <w:tcBorders>
              <w:top w:val="nil"/>
              <w:left w:val="nil"/>
              <w:bottom w:val="nil"/>
              <w:right w:val="nil"/>
            </w:tcBorders>
          </w:tcPr>
          <w:p w14:paraId="0BE91F16" w14:textId="77777777" w:rsidR="00350F07" w:rsidRDefault="00350F07" w:rsidP="00350F07">
            <w:pPr>
              <w:tabs>
                <w:tab w:val="center" w:pos="567"/>
                <w:tab w:val="center" w:pos="4288"/>
              </w:tabs>
              <w:spacing w:after="0" w:line="259" w:lineRule="auto"/>
              <w:ind w:left="0" w:firstLine="0"/>
              <w:jc w:val="left"/>
            </w:pPr>
            <w:proofErr w:type="spellStart"/>
            <w:r>
              <w:t>Tephric</w:t>
            </w:r>
            <w:proofErr w:type="spellEnd"/>
          </w:p>
        </w:tc>
        <w:tc>
          <w:tcPr>
            <w:tcW w:w="2834" w:type="dxa"/>
            <w:tcBorders>
              <w:top w:val="nil"/>
              <w:left w:val="nil"/>
              <w:bottom w:val="nil"/>
              <w:right w:val="nil"/>
            </w:tcBorders>
          </w:tcPr>
          <w:p w14:paraId="0BE91F17" w14:textId="77777777" w:rsidR="00350F07" w:rsidRDefault="00350F07" w:rsidP="00350F07">
            <w:pPr>
              <w:tabs>
                <w:tab w:val="center" w:pos="567"/>
                <w:tab w:val="center" w:pos="4288"/>
              </w:tabs>
              <w:spacing w:after="0" w:line="259" w:lineRule="auto"/>
              <w:ind w:left="0" w:firstLine="0"/>
              <w:jc w:val="left"/>
            </w:pPr>
            <w:r>
              <w:t>Mottled</w:t>
            </w:r>
          </w:p>
        </w:tc>
        <w:tc>
          <w:tcPr>
            <w:tcW w:w="2268" w:type="dxa"/>
            <w:tcBorders>
              <w:top w:val="nil"/>
              <w:left w:val="nil"/>
              <w:bottom w:val="nil"/>
              <w:right w:val="nil"/>
            </w:tcBorders>
          </w:tcPr>
          <w:p w14:paraId="0BE91F18" w14:textId="77777777" w:rsidR="00350F07" w:rsidRDefault="00350F07" w:rsidP="00350F07">
            <w:pPr>
              <w:tabs>
                <w:tab w:val="center" w:pos="567"/>
                <w:tab w:val="center" w:pos="4288"/>
              </w:tabs>
              <w:spacing w:after="0" w:line="259" w:lineRule="auto"/>
              <w:ind w:left="0" w:firstLine="0"/>
              <w:jc w:val="left"/>
            </w:pPr>
            <w:r>
              <w:t>-</w:t>
            </w:r>
          </w:p>
        </w:tc>
      </w:tr>
      <w:tr w:rsidR="00350F07" w14:paraId="0BE91F1E" w14:textId="77777777">
        <w:trPr>
          <w:trHeight w:val="307"/>
        </w:trPr>
        <w:tc>
          <w:tcPr>
            <w:tcW w:w="794" w:type="dxa"/>
            <w:tcBorders>
              <w:top w:val="nil"/>
              <w:left w:val="nil"/>
              <w:bottom w:val="nil"/>
              <w:right w:val="nil"/>
            </w:tcBorders>
          </w:tcPr>
          <w:p w14:paraId="0BE91F1A" w14:textId="77777777" w:rsidR="00350F07" w:rsidRPr="00350F07" w:rsidRDefault="00350F07" w:rsidP="00350F07">
            <w:pPr>
              <w:tabs>
                <w:tab w:val="center" w:pos="567"/>
                <w:tab w:val="center" w:pos="4288"/>
              </w:tabs>
              <w:spacing w:after="0" w:line="259" w:lineRule="auto"/>
              <w:ind w:left="0" w:firstLine="0"/>
              <w:jc w:val="left"/>
            </w:pPr>
          </w:p>
        </w:tc>
        <w:tc>
          <w:tcPr>
            <w:tcW w:w="2608" w:type="dxa"/>
            <w:tcBorders>
              <w:top w:val="nil"/>
              <w:left w:val="nil"/>
              <w:bottom w:val="nil"/>
              <w:right w:val="nil"/>
            </w:tcBorders>
          </w:tcPr>
          <w:p w14:paraId="0BE91F1B" w14:textId="77777777" w:rsidR="00350F07" w:rsidRDefault="00350F07"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1C" w14:textId="77777777" w:rsidR="00350F07" w:rsidRDefault="00350F07" w:rsidP="00350F07">
            <w:pPr>
              <w:tabs>
                <w:tab w:val="center" w:pos="567"/>
                <w:tab w:val="center" w:pos="4288"/>
              </w:tabs>
              <w:spacing w:after="0" w:line="259" w:lineRule="auto"/>
              <w:ind w:left="0" w:firstLine="0"/>
              <w:jc w:val="left"/>
            </w:pPr>
            <w:proofErr w:type="gramStart"/>
            <w:r>
              <w:t>Buried-pumice</w:t>
            </w:r>
            <w:proofErr w:type="gramEnd"/>
          </w:p>
        </w:tc>
        <w:tc>
          <w:tcPr>
            <w:tcW w:w="2268" w:type="dxa"/>
            <w:tcBorders>
              <w:top w:val="nil"/>
              <w:left w:val="nil"/>
              <w:bottom w:val="nil"/>
              <w:right w:val="nil"/>
            </w:tcBorders>
          </w:tcPr>
          <w:p w14:paraId="0BE91F1D" w14:textId="77777777" w:rsidR="00350F07" w:rsidRDefault="00350F07" w:rsidP="00350F07">
            <w:pPr>
              <w:tabs>
                <w:tab w:val="center" w:pos="567"/>
                <w:tab w:val="center" w:pos="4288"/>
              </w:tabs>
              <w:spacing w:after="0" w:line="259" w:lineRule="auto"/>
              <w:ind w:left="0" w:firstLine="0"/>
              <w:jc w:val="left"/>
            </w:pPr>
            <w:r>
              <w:t>Matahina</w:t>
            </w:r>
          </w:p>
        </w:tc>
      </w:tr>
      <w:tr w:rsidR="00350F07" w14:paraId="0BE91F23" w14:textId="77777777">
        <w:trPr>
          <w:trHeight w:val="307"/>
        </w:trPr>
        <w:tc>
          <w:tcPr>
            <w:tcW w:w="794" w:type="dxa"/>
            <w:tcBorders>
              <w:top w:val="nil"/>
              <w:left w:val="nil"/>
              <w:bottom w:val="nil"/>
              <w:right w:val="nil"/>
            </w:tcBorders>
          </w:tcPr>
          <w:p w14:paraId="0BE91F1F" w14:textId="77777777" w:rsidR="00350F07" w:rsidRPr="00350F07" w:rsidRDefault="00350F07" w:rsidP="00350F07">
            <w:pPr>
              <w:tabs>
                <w:tab w:val="center" w:pos="567"/>
                <w:tab w:val="center" w:pos="4288"/>
              </w:tabs>
              <w:spacing w:after="0" w:line="259" w:lineRule="auto"/>
              <w:ind w:left="0" w:firstLine="0"/>
              <w:jc w:val="left"/>
            </w:pPr>
          </w:p>
        </w:tc>
        <w:tc>
          <w:tcPr>
            <w:tcW w:w="2608" w:type="dxa"/>
            <w:tcBorders>
              <w:top w:val="nil"/>
              <w:left w:val="nil"/>
              <w:bottom w:val="nil"/>
              <w:right w:val="nil"/>
            </w:tcBorders>
          </w:tcPr>
          <w:p w14:paraId="0BE91F20" w14:textId="77777777" w:rsidR="00350F07" w:rsidRDefault="00350F07"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21" w14:textId="77777777" w:rsidR="00350F07" w:rsidRDefault="00350F07" w:rsidP="00350F07">
            <w:pPr>
              <w:tabs>
                <w:tab w:val="center" w:pos="567"/>
                <w:tab w:val="center" w:pos="4288"/>
              </w:tabs>
              <w:spacing w:after="0" w:line="259" w:lineRule="auto"/>
              <w:ind w:left="0" w:firstLine="0"/>
              <w:jc w:val="left"/>
            </w:pPr>
            <w:r>
              <w:t>Buried-</w:t>
            </w:r>
            <w:proofErr w:type="spellStart"/>
            <w:r>
              <w:t>allophanic</w:t>
            </w:r>
            <w:proofErr w:type="spellEnd"/>
          </w:p>
        </w:tc>
        <w:tc>
          <w:tcPr>
            <w:tcW w:w="2268" w:type="dxa"/>
            <w:tcBorders>
              <w:top w:val="nil"/>
              <w:left w:val="nil"/>
              <w:bottom w:val="nil"/>
              <w:right w:val="nil"/>
            </w:tcBorders>
          </w:tcPr>
          <w:p w14:paraId="0BE91F22" w14:textId="77777777" w:rsidR="00350F07" w:rsidRDefault="00350F07" w:rsidP="00350F07">
            <w:pPr>
              <w:tabs>
                <w:tab w:val="center" w:pos="567"/>
                <w:tab w:val="center" w:pos="4288"/>
              </w:tabs>
              <w:spacing w:after="0" w:line="259" w:lineRule="auto"/>
              <w:ind w:left="0" w:firstLine="0"/>
              <w:jc w:val="left"/>
            </w:pPr>
            <w:r>
              <w:t>-</w:t>
            </w:r>
          </w:p>
        </w:tc>
      </w:tr>
      <w:tr w:rsidR="00350F07" w14:paraId="0BE91F28" w14:textId="77777777">
        <w:trPr>
          <w:trHeight w:val="307"/>
        </w:trPr>
        <w:tc>
          <w:tcPr>
            <w:tcW w:w="794" w:type="dxa"/>
            <w:tcBorders>
              <w:top w:val="nil"/>
              <w:left w:val="nil"/>
              <w:bottom w:val="nil"/>
              <w:right w:val="nil"/>
            </w:tcBorders>
          </w:tcPr>
          <w:p w14:paraId="0BE91F24" w14:textId="77777777" w:rsidR="00350F07" w:rsidRDefault="00350F07">
            <w:pPr>
              <w:spacing w:after="0" w:line="259" w:lineRule="auto"/>
              <w:ind w:left="0" w:firstLine="0"/>
              <w:jc w:val="left"/>
              <w:rPr>
                <w:b/>
              </w:rPr>
            </w:pPr>
          </w:p>
        </w:tc>
        <w:tc>
          <w:tcPr>
            <w:tcW w:w="2608" w:type="dxa"/>
            <w:tcBorders>
              <w:top w:val="nil"/>
              <w:left w:val="nil"/>
              <w:bottom w:val="nil"/>
              <w:right w:val="nil"/>
            </w:tcBorders>
          </w:tcPr>
          <w:p w14:paraId="0BE91F25" w14:textId="77777777" w:rsidR="00350F07" w:rsidRDefault="00350F07">
            <w:pPr>
              <w:spacing w:after="160" w:line="259" w:lineRule="auto"/>
              <w:ind w:left="0" w:firstLine="0"/>
              <w:jc w:val="left"/>
            </w:pPr>
          </w:p>
        </w:tc>
        <w:tc>
          <w:tcPr>
            <w:tcW w:w="2834" w:type="dxa"/>
            <w:tcBorders>
              <w:top w:val="nil"/>
              <w:left w:val="nil"/>
              <w:bottom w:val="nil"/>
              <w:right w:val="nil"/>
            </w:tcBorders>
          </w:tcPr>
          <w:p w14:paraId="0BE91F26" w14:textId="77777777" w:rsidR="00350F07" w:rsidRDefault="00350F07" w:rsidP="00350F07">
            <w:pPr>
              <w:spacing w:after="0" w:line="259" w:lineRule="auto"/>
              <w:ind w:left="0" w:firstLine="0"/>
              <w:jc w:val="left"/>
            </w:pPr>
            <w:r>
              <w:t xml:space="preserve">Typic </w:t>
            </w:r>
          </w:p>
        </w:tc>
        <w:tc>
          <w:tcPr>
            <w:tcW w:w="2268" w:type="dxa"/>
            <w:tcBorders>
              <w:top w:val="nil"/>
              <w:left w:val="nil"/>
              <w:bottom w:val="nil"/>
              <w:right w:val="nil"/>
            </w:tcBorders>
          </w:tcPr>
          <w:p w14:paraId="0BE91F27" w14:textId="77777777" w:rsidR="00350F07" w:rsidRDefault="00350F07">
            <w:pPr>
              <w:spacing w:after="0" w:line="259" w:lineRule="auto"/>
              <w:ind w:left="0" w:firstLine="0"/>
              <w:jc w:val="left"/>
            </w:pPr>
            <w:r>
              <w:t>Ngauruhoe</w:t>
            </w:r>
          </w:p>
        </w:tc>
      </w:tr>
      <w:tr w:rsidR="00350F07" w14:paraId="0BE91F2D" w14:textId="77777777">
        <w:trPr>
          <w:trHeight w:val="307"/>
        </w:trPr>
        <w:tc>
          <w:tcPr>
            <w:tcW w:w="794" w:type="dxa"/>
            <w:tcBorders>
              <w:top w:val="nil"/>
              <w:left w:val="nil"/>
              <w:bottom w:val="nil"/>
              <w:right w:val="nil"/>
            </w:tcBorders>
          </w:tcPr>
          <w:p w14:paraId="0BE91F29" w14:textId="77777777" w:rsidR="00350F07" w:rsidRPr="00350F07" w:rsidRDefault="00350F07" w:rsidP="00350F07">
            <w:pPr>
              <w:tabs>
                <w:tab w:val="center" w:pos="567"/>
                <w:tab w:val="center" w:pos="4288"/>
              </w:tabs>
              <w:spacing w:after="0" w:line="259" w:lineRule="auto"/>
              <w:ind w:left="0" w:firstLine="0"/>
              <w:jc w:val="left"/>
              <w:rPr>
                <w:b/>
              </w:rPr>
            </w:pPr>
            <w:r w:rsidRPr="00350F07">
              <w:rPr>
                <w:b/>
              </w:rPr>
              <w:t>RO</w:t>
            </w:r>
          </w:p>
        </w:tc>
        <w:tc>
          <w:tcPr>
            <w:tcW w:w="2608" w:type="dxa"/>
            <w:tcBorders>
              <w:top w:val="nil"/>
              <w:left w:val="nil"/>
              <w:bottom w:val="nil"/>
              <w:right w:val="nil"/>
            </w:tcBorders>
          </w:tcPr>
          <w:p w14:paraId="0BE91F2A" w14:textId="77777777" w:rsidR="00350F07" w:rsidRDefault="00350F07" w:rsidP="00350F07">
            <w:pPr>
              <w:tabs>
                <w:tab w:val="center" w:pos="567"/>
                <w:tab w:val="center" w:pos="4288"/>
              </w:tabs>
              <w:spacing w:after="0" w:line="259" w:lineRule="auto"/>
              <w:ind w:left="0" w:firstLine="0"/>
              <w:jc w:val="left"/>
            </w:pPr>
            <w:r>
              <w:t>Orthic</w:t>
            </w:r>
          </w:p>
        </w:tc>
        <w:tc>
          <w:tcPr>
            <w:tcW w:w="2834" w:type="dxa"/>
            <w:tcBorders>
              <w:top w:val="nil"/>
              <w:left w:val="nil"/>
              <w:bottom w:val="nil"/>
              <w:right w:val="nil"/>
            </w:tcBorders>
          </w:tcPr>
          <w:p w14:paraId="0BE91F2B" w14:textId="77777777" w:rsidR="00350F07" w:rsidRDefault="00350F07" w:rsidP="00350F07">
            <w:pPr>
              <w:tabs>
                <w:tab w:val="center" w:pos="567"/>
                <w:tab w:val="center" w:pos="4288"/>
              </w:tabs>
              <w:spacing w:after="0" w:line="259" w:lineRule="auto"/>
              <w:ind w:left="0" w:firstLine="0"/>
              <w:jc w:val="left"/>
            </w:pPr>
            <w:r>
              <w:t>Mottled-</w:t>
            </w:r>
            <w:proofErr w:type="spellStart"/>
            <w:r>
              <w:t>pallic</w:t>
            </w:r>
            <w:proofErr w:type="spellEnd"/>
          </w:p>
        </w:tc>
        <w:tc>
          <w:tcPr>
            <w:tcW w:w="2268" w:type="dxa"/>
            <w:tcBorders>
              <w:top w:val="nil"/>
              <w:left w:val="nil"/>
              <w:bottom w:val="nil"/>
              <w:right w:val="nil"/>
            </w:tcBorders>
          </w:tcPr>
          <w:p w14:paraId="0BE91F2C" w14:textId="77777777" w:rsidR="00350F07" w:rsidRDefault="00350F07" w:rsidP="00350F07">
            <w:pPr>
              <w:tabs>
                <w:tab w:val="center" w:pos="567"/>
                <w:tab w:val="center" w:pos="4288"/>
              </w:tabs>
              <w:spacing w:after="0" w:line="259" w:lineRule="auto"/>
              <w:ind w:left="0" w:firstLine="0"/>
              <w:jc w:val="left"/>
            </w:pPr>
            <w:r>
              <w:t>-</w:t>
            </w:r>
          </w:p>
        </w:tc>
      </w:tr>
      <w:tr w:rsidR="00350F07" w14:paraId="0BE91F32" w14:textId="77777777">
        <w:trPr>
          <w:trHeight w:val="307"/>
        </w:trPr>
        <w:tc>
          <w:tcPr>
            <w:tcW w:w="794" w:type="dxa"/>
            <w:tcBorders>
              <w:top w:val="nil"/>
              <w:left w:val="nil"/>
              <w:bottom w:val="nil"/>
              <w:right w:val="nil"/>
            </w:tcBorders>
          </w:tcPr>
          <w:p w14:paraId="0BE91F2E" w14:textId="77777777" w:rsidR="00350F07" w:rsidRPr="00350F07" w:rsidRDefault="00350F07" w:rsidP="00350F07">
            <w:pPr>
              <w:tabs>
                <w:tab w:val="center" w:pos="567"/>
                <w:tab w:val="center" w:pos="4288"/>
              </w:tabs>
              <w:spacing w:after="0" w:line="259" w:lineRule="auto"/>
              <w:ind w:left="0" w:firstLine="0"/>
              <w:jc w:val="left"/>
            </w:pPr>
          </w:p>
        </w:tc>
        <w:tc>
          <w:tcPr>
            <w:tcW w:w="2608" w:type="dxa"/>
            <w:tcBorders>
              <w:top w:val="nil"/>
              <w:left w:val="nil"/>
              <w:bottom w:val="nil"/>
              <w:right w:val="nil"/>
            </w:tcBorders>
          </w:tcPr>
          <w:p w14:paraId="0BE91F2F" w14:textId="77777777" w:rsidR="00350F07" w:rsidRDefault="00350F07"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30" w14:textId="77777777" w:rsidR="00350F07" w:rsidRDefault="00350F07" w:rsidP="00350F07">
            <w:pPr>
              <w:tabs>
                <w:tab w:val="center" w:pos="567"/>
                <w:tab w:val="center" w:pos="4288"/>
              </w:tabs>
              <w:spacing w:after="0" w:line="259" w:lineRule="auto"/>
              <w:ind w:left="0" w:firstLine="0"/>
              <w:jc w:val="left"/>
            </w:pPr>
            <w:r>
              <w:t>Mottled</w:t>
            </w:r>
          </w:p>
        </w:tc>
        <w:tc>
          <w:tcPr>
            <w:tcW w:w="2268" w:type="dxa"/>
            <w:tcBorders>
              <w:top w:val="nil"/>
              <w:left w:val="nil"/>
              <w:bottom w:val="nil"/>
              <w:right w:val="nil"/>
            </w:tcBorders>
          </w:tcPr>
          <w:p w14:paraId="0BE91F31" w14:textId="77777777" w:rsidR="00350F07" w:rsidRDefault="00350F07" w:rsidP="00350F07">
            <w:pPr>
              <w:tabs>
                <w:tab w:val="center" w:pos="567"/>
                <w:tab w:val="center" w:pos="4288"/>
              </w:tabs>
              <w:spacing w:after="0" w:line="259" w:lineRule="auto"/>
              <w:ind w:left="0" w:firstLine="0"/>
              <w:jc w:val="left"/>
            </w:pPr>
            <w:r>
              <w:t>-</w:t>
            </w:r>
          </w:p>
        </w:tc>
      </w:tr>
      <w:tr w:rsidR="00350F07" w14:paraId="0BE91F37" w14:textId="77777777">
        <w:trPr>
          <w:trHeight w:val="307"/>
        </w:trPr>
        <w:tc>
          <w:tcPr>
            <w:tcW w:w="794" w:type="dxa"/>
            <w:tcBorders>
              <w:top w:val="nil"/>
              <w:left w:val="nil"/>
              <w:bottom w:val="nil"/>
              <w:right w:val="nil"/>
            </w:tcBorders>
          </w:tcPr>
          <w:p w14:paraId="0BE91F33" w14:textId="77777777" w:rsidR="00350F07" w:rsidRPr="00350F07" w:rsidRDefault="00350F07" w:rsidP="00350F07">
            <w:pPr>
              <w:tabs>
                <w:tab w:val="center" w:pos="567"/>
                <w:tab w:val="center" w:pos="4288"/>
              </w:tabs>
              <w:spacing w:after="0" w:line="259" w:lineRule="auto"/>
              <w:ind w:left="0" w:firstLine="0"/>
              <w:jc w:val="left"/>
            </w:pPr>
          </w:p>
        </w:tc>
        <w:tc>
          <w:tcPr>
            <w:tcW w:w="2608" w:type="dxa"/>
            <w:tcBorders>
              <w:top w:val="nil"/>
              <w:left w:val="nil"/>
              <w:bottom w:val="nil"/>
              <w:right w:val="nil"/>
            </w:tcBorders>
          </w:tcPr>
          <w:p w14:paraId="0BE91F34" w14:textId="77777777" w:rsidR="00350F07" w:rsidRDefault="00350F07"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35" w14:textId="77777777" w:rsidR="00350F07" w:rsidRDefault="00350F07" w:rsidP="00350F07">
            <w:pPr>
              <w:tabs>
                <w:tab w:val="center" w:pos="567"/>
                <w:tab w:val="center" w:pos="4288"/>
              </w:tabs>
              <w:spacing w:after="0" w:line="259" w:lineRule="auto"/>
              <w:ind w:left="0" w:firstLine="0"/>
              <w:jc w:val="left"/>
            </w:pPr>
            <w:proofErr w:type="gramStart"/>
            <w:r>
              <w:t>Acidic-weathered</w:t>
            </w:r>
            <w:proofErr w:type="gramEnd"/>
          </w:p>
        </w:tc>
        <w:tc>
          <w:tcPr>
            <w:tcW w:w="2268" w:type="dxa"/>
            <w:tcBorders>
              <w:top w:val="nil"/>
              <w:left w:val="nil"/>
              <w:bottom w:val="nil"/>
              <w:right w:val="nil"/>
            </w:tcBorders>
          </w:tcPr>
          <w:p w14:paraId="0BE91F36" w14:textId="77777777" w:rsidR="00350F07" w:rsidRDefault="00350F07" w:rsidP="00350F07">
            <w:pPr>
              <w:tabs>
                <w:tab w:val="center" w:pos="567"/>
                <w:tab w:val="center" w:pos="4288"/>
              </w:tabs>
              <w:spacing w:after="0" w:line="259" w:lineRule="auto"/>
              <w:ind w:left="0" w:firstLine="0"/>
              <w:jc w:val="left"/>
            </w:pPr>
            <w:r>
              <w:t>-</w:t>
            </w:r>
          </w:p>
        </w:tc>
      </w:tr>
      <w:tr w:rsidR="00350F07" w14:paraId="0BE91F3C" w14:textId="77777777">
        <w:trPr>
          <w:trHeight w:val="307"/>
        </w:trPr>
        <w:tc>
          <w:tcPr>
            <w:tcW w:w="794" w:type="dxa"/>
            <w:tcBorders>
              <w:top w:val="nil"/>
              <w:left w:val="nil"/>
              <w:bottom w:val="nil"/>
              <w:right w:val="nil"/>
            </w:tcBorders>
          </w:tcPr>
          <w:p w14:paraId="0BE91F38" w14:textId="77777777" w:rsidR="00350F07" w:rsidRPr="00350F07" w:rsidRDefault="00350F07" w:rsidP="00350F07">
            <w:pPr>
              <w:tabs>
                <w:tab w:val="center" w:pos="567"/>
                <w:tab w:val="center" w:pos="4288"/>
              </w:tabs>
              <w:spacing w:after="0" w:line="259" w:lineRule="auto"/>
              <w:ind w:left="0" w:firstLine="0"/>
              <w:jc w:val="left"/>
            </w:pPr>
          </w:p>
        </w:tc>
        <w:tc>
          <w:tcPr>
            <w:tcW w:w="2608" w:type="dxa"/>
            <w:tcBorders>
              <w:top w:val="nil"/>
              <w:left w:val="nil"/>
              <w:bottom w:val="nil"/>
              <w:right w:val="nil"/>
            </w:tcBorders>
          </w:tcPr>
          <w:p w14:paraId="0BE91F39" w14:textId="77777777" w:rsidR="00350F07" w:rsidRDefault="00350F07"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3A" w14:textId="77777777" w:rsidR="00350F07" w:rsidRDefault="00350F07" w:rsidP="00350F07">
            <w:pPr>
              <w:tabs>
                <w:tab w:val="center" w:pos="567"/>
                <w:tab w:val="center" w:pos="4288"/>
              </w:tabs>
              <w:spacing w:after="0" w:line="259" w:lineRule="auto"/>
              <w:ind w:left="0" w:firstLine="0"/>
              <w:jc w:val="left"/>
            </w:pPr>
            <w:r>
              <w:t>Weathered</w:t>
            </w:r>
          </w:p>
        </w:tc>
        <w:tc>
          <w:tcPr>
            <w:tcW w:w="2268" w:type="dxa"/>
            <w:tcBorders>
              <w:top w:val="nil"/>
              <w:left w:val="nil"/>
              <w:bottom w:val="nil"/>
              <w:right w:val="nil"/>
            </w:tcBorders>
          </w:tcPr>
          <w:p w14:paraId="0BE91F3B" w14:textId="77777777" w:rsidR="00350F07" w:rsidRDefault="00350F07" w:rsidP="00350F07">
            <w:pPr>
              <w:tabs>
                <w:tab w:val="center" w:pos="567"/>
                <w:tab w:val="center" w:pos="4288"/>
              </w:tabs>
              <w:spacing w:after="0" w:line="259" w:lineRule="auto"/>
              <w:ind w:left="0" w:firstLine="0"/>
              <w:jc w:val="left"/>
            </w:pPr>
            <w:r>
              <w:t>-</w:t>
            </w:r>
          </w:p>
        </w:tc>
      </w:tr>
      <w:tr w:rsidR="00350F07" w14:paraId="0BE91F41" w14:textId="77777777">
        <w:trPr>
          <w:trHeight w:val="307"/>
        </w:trPr>
        <w:tc>
          <w:tcPr>
            <w:tcW w:w="794" w:type="dxa"/>
            <w:tcBorders>
              <w:top w:val="nil"/>
              <w:left w:val="nil"/>
              <w:bottom w:val="nil"/>
              <w:right w:val="nil"/>
            </w:tcBorders>
          </w:tcPr>
          <w:p w14:paraId="0BE91F3D" w14:textId="77777777" w:rsidR="00350F07" w:rsidRPr="00350F07" w:rsidRDefault="00350F07" w:rsidP="00350F07">
            <w:pPr>
              <w:tabs>
                <w:tab w:val="center" w:pos="567"/>
                <w:tab w:val="center" w:pos="4288"/>
              </w:tabs>
              <w:spacing w:after="0" w:line="259" w:lineRule="auto"/>
              <w:ind w:left="0" w:firstLine="0"/>
              <w:jc w:val="left"/>
            </w:pPr>
          </w:p>
        </w:tc>
        <w:tc>
          <w:tcPr>
            <w:tcW w:w="2608" w:type="dxa"/>
            <w:tcBorders>
              <w:top w:val="nil"/>
              <w:left w:val="nil"/>
              <w:bottom w:val="nil"/>
              <w:right w:val="nil"/>
            </w:tcBorders>
          </w:tcPr>
          <w:p w14:paraId="0BE91F3E" w14:textId="77777777" w:rsidR="00350F07" w:rsidRDefault="00350F07" w:rsidP="00350F07">
            <w:pPr>
              <w:tabs>
                <w:tab w:val="center" w:pos="567"/>
                <w:tab w:val="center" w:pos="4288"/>
              </w:tabs>
              <w:spacing w:after="0" w:line="259" w:lineRule="auto"/>
              <w:ind w:left="0" w:firstLine="0"/>
              <w:jc w:val="left"/>
            </w:pPr>
          </w:p>
        </w:tc>
        <w:tc>
          <w:tcPr>
            <w:tcW w:w="2834" w:type="dxa"/>
            <w:tcBorders>
              <w:top w:val="nil"/>
              <w:left w:val="nil"/>
              <w:bottom w:val="nil"/>
              <w:right w:val="nil"/>
            </w:tcBorders>
          </w:tcPr>
          <w:p w14:paraId="0BE91F3F" w14:textId="77777777" w:rsidR="00350F07" w:rsidRDefault="00350F07" w:rsidP="00350F07">
            <w:pPr>
              <w:tabs>
                <w:tab w:val="center" w:pos="567"/>
                <w:tab w:val="center" w:pos="4288"/>
              </w:tabs>
              <w:spacing w:after="0" w:line="259" w:lineRule="auto"/>
              <w:ind w:left="0" w:firstLine="0"/>
              <w:jc w:val="left"/>
            </w:pPr>
            <w:r>
              <w:t>Acidic</w:t>
            </w:r>
          </w:p>
        </w:tc>
        <w:tc>
          <w:tcPr>
            <w:tcW w:w="2268" w:type="dxa"/>
            <w:tcBorders>
              <w:top w:val="nil"/>
              <w:left w:val="nil"/>
              <w:bottom w:val="nil"/>
              <w:right w:val="nil"/>
            </w:tcBorders>
          </w:tcPr>
          <w:p w14:paraId="0BE91F40" w14:textId="77777777" w:rsidR="00350F07" w:rsidRDefault="00350F07" w:rsidP="00350F07">
            <w:pPr>
              <w:tabs>
                <w:tab w:val="center" w:pos="567"/>
                <w:tab w:val="center" w:pos="4288"/>
              </w:tabs>
              <w:spacing w:after="0" w:line="259" w:lineRule="auto"/>
              <w:ind w:left="0" w:firstLine="0"/>
              <w:jc w:val="left"/>
            </w:pPr>
            <w:r>
              <w:t>-</w:t>
            </w:r>
          </w:p>
        </w:tc>
      </w:tr>
      <w:tr w:rsidR="00350F07" w14:paraId="0BE91F46" w14:textId="77777777">
        <w:trPr>
          <w:trHeight w:val="307"/>
        </w:trPr>
        <w:tc>
          <w:tcPr>
            <w:tcW w:w="794" w:type="dxa"/>
            <w:tcBorders>
              <w:top w:val="nil"/>
              <w:left w:val="nil"/>
              <w:bottom w:val="nil"/>
              <w:right w:val="nil"/>
            </w:tcBorders>
          </w:tcPr>
          <w:p w14:paraId="0BE91F42" w14:textId="77777777" w:rsidR="00350F07" w:rsidRDefault="00350F07">
            <w:pPr>
              <w:spacing w:after="0" w:line="259" w:lineRule="auto"/>
              <w:ind w:left="0" w:firstLine="0"/>
              <w:jc w:val="left"/>
              <w:rPr>
                <w:b/>
              </w:rPr>
            </w:pPr>
          </w:p>
        </w:tc>
        <w:tc>
          <w:tcPr>
            <w:tcW w:w="2608" w:type="dxa"/>
            <w:tcBorders>
              <w:top w:val="nil"/>
              <w:left w:val="nil"/>
              <w:bottom w:val="nil"/>
              <w:right w:val="nil"/>
            </w:tcBorders>
          </w:tcPr>
          <w:p w14:paraId="0BE91F43" w14:textId="77777777" w:rsidR="00350F07" w:rsidRDefault="00350F07">
            <w:pPr>
              <w:spacing w:after="160" w:line="259" w:lineRule="auto"/>
              <w:ind w:left="0" w:firstLine="0"/>
              <w:jc w:val="left"/>
            </w:pPr>
          </w:p>
        </w:tc>
        <w:tc>
          <w:tcPr>
            <w:tcW w:w="2834" w:type="dxa"/>
            <w:tcBorders>
              <w:top w:val="nil"/>
              <w:left w:val="nil"/>
              <w:bottom w:val="nil"/>
              <w:right w:val="nil"/>
            </w:tcBorders>
          </w:tcPr>
          <w:p w14:paraId="0BE91F44" w14:textId="77777777" w:rsidR="00350F07" w:rsidRDefault="00350F07" w:rsidP="00350F07">
            <w:pPr>
              <w:spacing w:after="0" w:line="259" w:lineRule="auto"/>
              <w:ind w:left="0" w:firstLine="0"/>
              <w:jc w:val="left"/>
            </w:pPr>
            <w:r>
              <w:t>Typic</w:t>
            </w:r>
          </w:p>
        </w:tc>
        <w:tc>
          <w:tcPr>
            <w:tcW w:w="2268" w:type="dxa"/>
            <w:tcBorders>
              <w:top w:val="nil"/>
              <w:left w:val="nil"/>
              <w:bottom w:val="nil"/>
              <w:right w:val="nil"/>
            </w:tcBorders>
          </w:tcPr>
          <w:p w14:paraId="0BE91F45" w14:textId="77777777" w:rsidR="00350F07" w:rsidRDefault="00350F07">
            <w:pPr>
              <w:spacing w:after="0" w:line="259" w:lineRule="auto"/>
              <w:ind w:left="0" w:firstLine="0"/>
              <w:jc w:val="left"/>
            </w:pPr>
            <w:r>
              <w:t>Barhill</w:t>
            </w:r>
          </w:p>
        </w:tc>
      </w:tr>
    </w:tbl>
    <w:p w14:paraId="0BE91F47" w14:textId="77777777" w:rsidR="00174C4D" w:rsidRDefault="008F760C">
      <w:pPr>
        <w:spacing w:after="322"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69" wp14:editId="0BE9226A">
                <wp:extent cx="5400040" cy="12700"/>
                <wp:effectExtent l="0" t="0" r="0" b="0"/>
                <wp:docPr id="118845" name="Group 11884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1672" name="Shape 11672"/>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F76415B" id="Group 118845"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Ayt/opUgIAALEFAAAOAAAAAAAAAAAAAAAAAC4CAABkcnMvZTJvRG9jLnhtbFBLAQItABQABgAI&#10;AAAAIQDhXyj32wAAAAMBAAAPAAAAAAAAAAAAAAAAAKwEAABkcnMvZG93bnJldi54bWxQSwUGAAAA&#10;AAQABADzAAAAtAUAAAAA&#10;">
                <v:shape id="Shape 11672"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" path="m,l5400040,e" filled="f" strokecolor="#181717" strokeweight="1pt">
                  <v:stroke miterlimit="1" joinstyle="miter"/>
                  <v:path arrowok="t" textboxrect="0,0,5400040,0"/>
                </v:shape>
                <w10:anchorlock/>
              </v:group>
            </w:pict>
          </mc:Fallback>
        </mc:AlternateContent>
      </w:r>
    </w:p>
    <w:p w14:paraId="0BE91F48" w14:textId="77777777" w:rsidR="00174C4D" w:rsidRDefault="00350F07">
      <w:pPr>
        <w:pStyle w:val="Heading3"/>
        <w:spacing w:after="362"/>
        <w:ind w:left="-2" w:right="58"/>
      </w:pPr>
      <w:r>
        <w:t>KEY TO GROUPS OF RECENT SOILS</w:t>
      </w:r>
    </w:p>
    <w:p w14:paraId="0BE91F49" w14:textId="77777777" w:rsidR="00174C4D" w:rsidRDefault="008F760C" w:rsidP="00350F07">
      <w:pPr>
        <w:spacing w:after="140"/>
        <w:ind w:left="567" w:right="58" w:hanging="580"/>
      </w:pPr>
      <w:r>
        <w:rPr>
          <w:b/>
        </w:rPr>
        <w:t>R</w:t>
      </w:r>
      <w:r w:rsidR="00350F07">
        <w:rPr>
          <w:b/>
        </w:rPr>
        <w:t>H</w:t>
      </w:r>
      <w:r>
        <w:t xml:space="preserve"> </w:t>
      </w:r>
      <w:r w:rsidR="00350F07">
        <w:tab/>
      </w:r>
      <w:r>
        <w:t xml:space="preserve">Recent soils that have </w:t>
      </w:r>
      <w:r>
        <w:rPr>
          <w:i/>
        </w:rPr>
        <w:t>either</w:t>
      </w:r>
    </w:p>
    <w:p w14:paraId="0BE91F4A" w14:textId="77777777" w:rsidR="00174C4D" w:rsidRDefault="008F760C" w:rsidP="00164344">
      <w:pPr>
        <w:numPr>
          <w:ilvl w:val="0"/>
          <w:numId w:val="109"/>
        </w:numPr>
        <w:spacing w:after="142"/>
        <w:ind w:right="58" w:hanging="568"/>
      </w:pPr>
      <w:r>
        <w:t xml:space="preserve">mean annual soil temperature at 30 cm from the mineral soil surface of at least 2.5°C more than the mean annual air temperature, </w:t>
      </w:r>
      <w:r>
        <w:rPr>
          <w:i/>
        </w:rPr>
        <w:t>or</w:t>
      </w:r>
    </w:p>
    <w:p w14:paraId="0BE91F4B" w14:textId="77777777" w:rsidR="00174C4D" w:rsidRDefault="008F760C" w:rsidP="00164344">
      <w:pPr>
        <w:numPr>
          <w:ilvl w:val="0"/>
          <w:numId w:val="109"/>
        </w:numPr>
        <w:spacing w:after="45"/>
        <w:ind w:right="58" w:hanging="568"/>
      </w:pPr>
      <w:r>
        <w:t>pH of 4.8 or less in some part of a subsurface horizon at less than 60 cm from the mineral soil surface.</w:t>
      </w:r>
    </w:p>
    <w:p w14:paraId="0BE91F4C" w14:textId="77777777" w:rsidR="00174C4D" w:rsidRDefault="00350F07">
      <w:pPr>
        <w:spacing w:after="286" w:line="265" w:lineRule="auto"/>
        <w:ind w:left="10" w:right="57" w:hanging="10"/>
        <w:jc w:val="right"/>
      </w:pPr>
      <w:r>
        <w:rPr>
          <w:b/>
        </w:rPr>
        <w:t>HYDROTHERMAL</w:t>
      </w:r>
      <w:r w:rsidR="008F760C">
        <w:rPr>
          <w:b/>
        </w:rPr>
        <w:t xml:space="preserve"> RECENT SOILS</w:t>
      </w:r>
    </w:p>
    <w:p w14:paraId="0BE91F4D" w14:textId="07E2767D" w:rsidR="00174C4D" w:rsidRDefault="756AA1D2">
      <w:pPr>
        <w:spacing w:after="44"/>
        <w:ind w:left="554" w:right="58" w:hanging="567"/>
      </w:pPr>
      <w:r w:rsidRPr="7804E635">
        <w:rPr>
          <w:b/>
          <w:bCs/>
        </w:rPr>
        <w:t>RX</w:t>
      </w:r>
      <w:r>
        <w:t xml:space="preserve"> </w:t>
      </w:r>
      <w:r w:rsidR="00350F07">
        <w:tab/>
      </w:r>
      <w:r>
        <w:t xml:space="preserve">Other Recent Soils that have a </w:t>
      </w:r>
      <w:r w:rsidRPr="000621BF">
        <w:rPr>
          <w:color w:val="2B579A"/>
          <w:u w:val="single"/>
          <w:shd w:val="clear" w:color="auto" w:fill="E6E6E6"/>
          <w:rPrChange w:id="2282" w:author="Thomas Caspari" w:date="2017-10-12T16:56:00Z">
            <w:rPr>
              <w:color w:val="2B579A"/>
              <w:shd w:val="clear" w:color="auto" w:fill="E6E6E6"/>
            </w:rPr>
          </w:rPrChange>
        </w:rPr>
        <w:t>lithic</w:t>
      </w:r>
      <w:r>
        <w:t xml:space="preserve"> or </w:t>
      </w:r>
      <w:proofErr w:type="spellStart"/>
      <w:r w:rsidRPr="000621BF">
        <w:rPr>
          <w:color w:val="2B579A"/>
          <w:u w:val="single"/>
          <w:shd w:val="clear" w:color="auto" w:fill="E6E6E6"/>
          <w:rPrChange w:id="2283" w:author="Thomas Caspari" w:date="2017-10-12T16:56:00Z">
            <w:rPr>
              <w:color w:val="2B579A"/>
              <w:shd w:val="clear" w:color="auto" w:fill="E6E6E6"/>
            </w:rPr>
          </w:rPrChange>
        </w:rPr>
        <w:t>paralithic</w:t>
      </w:r>
      <w:proofErr w:type="spellEnd"/>
      <w:r w:rsidRPr="000621BF">
        <w:rPr>
          <w:color w:val="2B579A"/>
          <w:u w:val="single"/>
          <w:shd w:val="clear" w:color="auto" w:fill="E6E6E6"/>
          <w:rPrChange w:id="2284" w:author="Thomas Caspari" w:date="2017-10-12T16:56:00Z">
            <w:rPr>
              <w:color w:val="2B579A"/>
              <w:shd w:val="clear" w:color="auto" w:fill="E6E6E6"/>
            </w:rPr>
          </w:rPrChange>
        </w:rPr>
        <w:t xml:space="preserve"> contact</w:t>
      </w:r>
      <w:r>
        <w:t xml:space="preserve"> either directly beneath the A horizon or have a </w:t>
      </w:r>
      <w:r w:rsidRPr="000621BF">
        <w:rPr>
          <w:color w:val="2B579A"/>
          <w:u w:val="single"/>
          <w:shd w:val="clear" w:color="auto" w:fill="E6E6E6"/>
          <w:rPrChange w:id="2285" w:author="Thomas Caspari" w:date="2017-10-12T16:56:00Z">
            <w:rPr>
              <w:color w:val="2B579A"/>
              <w:shd w:val="clear" w:color="auto" w:fill="E6E6E6"/>
            </w:rPr>
          </w:rPrChange>
        </w:rPr>
        <w:t>weathered-B</w:t>
      </w:r>
      <w:ins w:id="2286" w:author="Kirstin Deuss" w:date="2024-11-12T03:44:00Z">
        <w:r w:rsidR="35966953" w:rsidRPr="000621BF">
          <w:rPr>
            <w:color w:val="2B579A"/>
            <w:u w:val="single"/>
            <w:shd w:val="clear" w:color="auto" w:fill="E6E6E6"/>
          </w:rPr>
          <w:t>,</w:t>
        </w:r>
      </w:ins>
      <w:r>
        <w:t xml:space="preserve"> or unconsolidated C </w:t>
      </w:r>
      <w:r w:rsidRPr="000621BF">
        <w:rPr>
          <w:color w:val="2B579A"/>
          <w:u w:val="single"/>
          <w:shd w:val="clear" w:color="auto" w:fill="E6E6E6"/>
          <w:rPrChange w:id="2287" w:author="Thomas Caspari" w:date="2017-10-12T16:56:00Z">
            <w:rPr>
              <w:color w:val="2B579A"/>
              <w:shd w:val="clear" w:color="auto" w:fill="E6E6E6"/>
            </w:rPr>
          </w:rPrChange>
        </w:rPr>
        <w:t>horizon</w:t>
      </w:r>
      <w:ins w:id="2288" w:author="Kirstin Deuss" w:date="2024-11-12T03:44:00Z">
        <w:r w:rsidR="5675A12A" w:rsidRPr="000621BF">
          <w:rPr>
            <w:color w:val="2B579A"/>
            <w:u w:val="single"/>
            <w:shd w:val="clear" w:color="auto" w:fill="E6E6E6"/>
          </w:rPr>
          <w:t>,</w:t>
        </w:r>
      </w:ins>
      <w:r>
        <w:t xml:space="preserve"> that is less than 10 cm thick.</w:t>
      </w:r>
    </w:p>
    <w:p w14:paraId="0BE91F4E" w14:textId="77777777" w:rsidR="00174C4D" w:rsidRDefault="008F760C">
      <w:pPr>
        <w:spacing w:after="286" w:line="265" w:lineRule="auto"/>
        <w:ind w:left="10" w:right="57" w:hanging="10"/>
        <w:jc w:val="right"/>
      </w:pPr>
      <w:r>
        <w:rPr>
          <w:b/>
        </w:rPr>
        <w:t>ROCK</w:t>
      </w:r>
      <w:r w:rsidR="00350F07">
        <w:rPr>
          <w:b/>
        </w:rPr>
        <w:t>Y</w:t>
      </w:r>
      <w:r>
        <w:rPr>
          <w:b/>
        </w:rPr>
        <w:t xml:space="preserve"> RECENT SOILS</w:t>
      </w:r>
    </w:p>
    <w:p w14:paraId="0BE91F4F" w14:textId="14B0CB6F" w:rsidR="00174C4D" w:rsidRDefault="756AA1D2">
      <w:pPr>
        <w:spacing w:after="44"/>
        <w:ind w:left="554" w:right="58" w:hanging="567"/>
      </w:pPr>
      <w:r w:rsidRPr="7804E635">
        <w:rPr>
          <w:b/>
          <w:bCs/>
        </w:rPr>
        <w:t>RS</w:t>
      </w:r>
      <w:r>
        <w:t xml:space="preserve"> </w:t>
      </w:r>
      <w:r w:rsidR="008F760C">
        <w:tab/>
      </w:r>
      <w:r>
        <w:t>Other Recent Soils that</w:t>
      </w:r>
      <w:del w:id="2289" w:author="Balin Robertson" w:date="2024-10-16T03:00:00Z">
        <w:r w:rsidR="008F760C" w:rsidDel="756AA1D2">
          <w:delText xml:space="preserve"> are</w:delText>
        </w:r>
      </w:del>
      <w:r>
        <w:t xml:space="preserve"> have sand or loamy sand texture and have less than 35% (by volume) </w:t>
      </w:r>
      <w:del w:id="2290" w:author="Andre Eger [2]" w:date="2024-11-13T14:39:00Z" w16du:dateUtc="2024-11-13T01:39:00Z">
        <w:r w:rsidDel="00D920B6">
          <w:delText>grave</w:delText>
        </w:r>
      </w:del>
      <w:ins w:id="2291" w:author="Andre Eger [2]" w:date="2024-11-13T16:22:00Z" w16du:dateUtc="2024-11-13T03:22:00Z">
        <w:r w:rsidR="00875117">
          <w:t xml:space="preserve">coarse </w:t>
        </w:r>
      </w:ins>
      <w:del w:id="2292" w:author="Andre Eger [2]" w:date="2024-11-13T14:39:00Z" w16du:dateUtc="2024-11-13T01:39:00Z">
        <w:r w:rsidDel="00D920B6">
          <w:delText>l</w:delText>
        </w:r>
      </w:del>
      <w:ins w:id="2293" w:author="Andre Eger [2]" w:date="2024-11-13T14:39:00Z" w16du:dateUtc="2024-11-13T01:39:00Z">
        <w:r w:rsidR="00D920B6">
          <w:t>rock frag</w:t>
        </w:r>
      </w:ins>
      <w:ins w:id="2294" w:author="Andre Eger [2]" w:date="2024-11-13T14:40:00Z" w16du:dateUtc="2024-11-13T01:40:00Z">
        <w:r w:rsidR="00D920B6">
          <w:t>ments</w:t>
        </w:r>
      </w:ins>
      <w:r>
        <w:t>, in all horizons between the base of the A horizon and 60 cm from the mineral soil surface. Lamellae of sandy loam (of insufficient thickness to meet the requirements of an argillic horizon) may be present.</w:t>
      </w:r>
    </w:p>
    <w:p w14:paraId="0BE91F50" w14:textId="77777777" w:rsidR="00174C4D" w:rsidRDefault="00350F07">
      <w:pPr>
        <w:spacing w:after="286" w:line="265" w:lineRule="auto"/>
        <w:ind w:left="10" w:right="57" w:hanging="10"/>
        <w:jc w:val="right"/>
      </w:pPr>
      <w:r>
        <w:rPr>
          <w:b/>
        </w:rPr>
        <w:t>SANDY</w:t>
      </w:r>
      <w:r w:rsidR="008F760C">
        <w:rPr>
          <w:b/>
        </w:rPr>
        <w:t xml:space="preserve"> RECENT SOILS</w:t>
      </w:r>
    </w:p>
    <w:p w14:paraId="0BE91F51" w14:textId="77777777" w:rsidR="00174C4D" w:rsidRDefault="008F760C">
      <w:pPr>
        <w:spacing w:after="0"/>
        <w:ind w:left="554" w:right="58" w:hanging="567"/>
      </w:pPr>
      <w:r>
        <w:rPr>
          <w:b/>
        </w:rPr>
        <w:t>R</w:t>
      </w:r>
      <w:r w:rsidR="00350F07">
        <w:rPr>
          <w:b/>
        </w:rPr>
        <w:t>F</w:t>
      </w:r>
      <w:r w:rsidR="00350F07">
        <w:rPr>
          <w:b/>
        </w:rPr>
        <w:tab/>
      </w:r>
      <w:r>
        <w:t xml:space="preserve">Other Recent Soils that have </w:t>
      </w:r>
      <w:r w:rsidRPr="000621BF">
        <w:rPr>
          <w:color w:val="2B579A"/>
          <w:u w:val="single"/>
          <w:shd w:val="clear" w:color="auto" w:fill="E6E6E6"/>
          <w:rPrChange w:id="2295" w:author="Thomas Caspari" w:date="2017-10-12T16:57:00Z">
            <w:rPr>
              <w:color w:val="2B579A"/>
              <w:shd w:val="clear" w:color="auto" w:fill="E6E6E6"/>
            </w:rPr>
          </w:rPrChange>
        </w:rPr>
        <w:t>fluvial features</w:t>
      </w:r>
      <w:r>
        <w:t xml:space="preserve"> and are not buried by more than 30 cm of non-fluvial soil material.</w:t>
      </w:r>
    </w:p>
    <w:p w14:paraId="0BE91F52" w14:textId="77777777" w:rsidR="00174C4D" w:rsidRDefault="00350F07">
      <w:pPr>
        <w:spacing w:after="286" w:line="265" w:lineRule="auto"/>
        <w:ind w:left="10" w:right="57" w:hanging="10"/>
        <w:jc w:val="right"/>
      </w:pPr>
      <w:r>
        <w:rPr>
          <w:b/>
        </w:rPr>
        <w:t>FLUVIAL</w:t>
      </w:r>
      <w:r w:rsidR="008F760C">
        <w:rPr>
          <w:b/>
        </w:rPr>
        <w:t xml:space="preserve"> RECENT SOILS</w:t>
      </w:r>
    </w:p>
    <w:p w14:paraId="0BE91F53" w14:textId="6405B173" w:rsidR="00174C4D" w:rsidRDefault="756AA1D2" w:rsidP="00350F07">
      <w:pPr>
        <w:spacing w:after="0"/>
        <w:ind w:left="567" w:right="58" w:hanging="567"/>
      </w:pPr>
      <w:r w:rsidRPr="7804E635">
        <w:rPr>
          <w:b/>
          <w:bCs/>
        </w:rPr>
        <w:t>RT</w:t>
      </w:r>
      <w:r>
        <w:t xml:space="preserve"> </w:t>
      </w:r>
      <w:r w:rsidR="00350F07">
        <w:tab/>
      </w:r>
      <w:r>
        <w:t xml:space="preserve">Other Recent Soils </w:t>
      </w:r>
      <w:del w:id="2296" w:author="Kirstin Deuss" w:date="2024-11-12T03:45:00Z">
        <w:r w:rsidDel="008F760C">
          <w:delText xml:space="preserve">in </w:delText>
        </w:r>
      </w:del>
      <w:ins w:id="2297" w:author="Kirstin Deuss" w:date="2024-11-12T03:45:00Z">
        <w:r w:rsidR="6D2AC17E">
          <w:t xml:space="preserve">containing </w:t>
        </w:r>
      </w:ins>
      <w:proofErr w:type="spellStart"/>
      <w:r w:rsidRPr="000621BF">
        <w:rPr>
          <w:color w:val="2B579A"/>
          <w:u w:val="single"/>
          <w:shd w:val="clear" w:color="auto" w:fill="E6E6E6"/>
          <w:rPrChange w:id="2298" w:author="Thomas Caspari" w:date="2017-10-12T16:57:00Z">
            <w:rPr>
              <w:color w:val="2B579A"/>
              <w:shd w:val="clear" w:color="auto" w:fill="E6E6E6"/>
            </w:rPr>
          </w:rPrChange>
        </w:rPr>
        <w:t>tephric</w:t>
      </w:r>
      <w:proofErr w:type="spellEnd"/>
      <w:r w:rsidRPr="000621BF">
        <w:rPr>
          <w:color w:val="2B579A"/>
          <w:u w:val="single"/>
          <w:shd w:val="clear" w:color="auto" w:fill="E6E6E6"/>
          <w:rPrChange w:id="2299" w:author="Thomas Caspari" w:date="2017-10-12T16:57:00Z">
            <w:rPr>
              <w:color w:val="2B579A"/>
              <w:shd w:val="clear" w:color="auto" w:fill="E6E6E6"/>
            </w:rPr>
          </w:rPrChange>
        </w:rPr>
        <w:t xml:space="preserve"> soil material</w:t>
      </w:r>
      <w:r>
        <w:t xml:space="preserve"> </w:t>
      </w:r>
      <w:r w:rsidR="008F760C" w:rsidDel="756AA1D2">
        <w:t xml:space="preserve">from </w:t>
      </w:r>
      <w:r>
        <w:t>the mineral soil surface to 30 cm depth or more.</w:t>
      </w:r>
    </w:p>
    <w:p w14:paraId="0BE91F54" w14:textId="3A8CF7AB" w:rsidR="00174C4D" w:rsidDel="00D920B6" w:rsidRDefault="00350F07">
      <w:pPr>
        <w:spacing w:after="286" w:line="265" w:lineRule="auto"/>
        <w:ind w:left="10" w:right="57" w:hanging="10"/>
        <w:jc w:val="right"/>
        <w:rPr>
          <w:del w:id="2300" w:author="Andre Eger [2]" w:date="2024-11-13T14:40:00Z" w16du:dateUtc="2024-11-13T01:40:00Z"/>
        </w:rPr>
      </w:pPr>
      <w:r>
        <w:rPr>
          <w:b/>
        </w:rPr>
        <w:t>TEPHRIC</w:t>
      </w:r>
      <w:r w:rsidR="008F760C">
        <w:rPr>
          <w:b/>
        </w:rPr>
        <w:t xml:space="preserve"> RECENT SOILS</w:t>
      </w:r>
    </w:p>
    <w:p w14:paraId="0BE91F55" w14:textId="2EF2B650" w:rsidR="0078789C" w:rsidRDefault="0078789C" w:rsidP="00D920B6">
      <w:pPr>
        <w:spacing w:after="160" w:line="259" w:lineRule="auto"/>
        <w:ind w:left="0" w:firstLine="0"/>
        <w:jc w:val="left"/>
        <w:rPr>
          <w:b/>
        </w:rPr>
      </w:pPr>
    </w:p>
    <w:p w14:paraId="0BE91F56" w14:textId="77777777" w:rsidR="00174C4D" w:rsidRDefault="008F760C" w:rsidP="00D920B6">
      <w:pPr>
        <w:spacing w:after="9"/>
        <w:ind w:right="58"/>
      </w:pPr>
      <w:r>
        <w:rPr>
          <w:b/>
        </w:rPr>
        <w:lastRenderedPageBreak/>
        <w:t>RO</w:t>
      </w:r>
      <w:r>
        <w:t xml:space="preserve"> </w:t>
      </w:r>
      <w:r w:rsidR="00350F07">
        <w:tab/>
      </w:r>
      <w:r>
        <w:t>Other Recent Soils</w:t>
      </w:r>
    </w:p>
    <w:p w14:paraId="0BE91F57" w14:textId="77777777" w:rsidR="00174C4D" w:rsidRDefault="0078789C">
      <w:pPr>
        <w:spacing w:after="286" w:line="265" w:lineRule="auto"/>
        <w:ind w:left="10" w:right="57" w:hanging="10"/>
        <w:jc w:val="right"/>
      </w:pPr>
      <w:r>
        <w:rPr>
          <w:b/>
        </w:rPr>
        <w:t>ORTHIC</w:t>
      </w:r>
      <w:r w:rsidR="008F760C">
        <w:rPr>
          <w:b/>
        </w:rPr>
        <w:t xml:space="preserve"> RECENT SOILS</w:t>
      </w:r>
    </w:p>
    <w:p w14:paraId="0BE91F58" w14:textId="77777777" w:rsidR="00174C4D" w:rsidRDefault="008F760C">
      <w:pPr>
        <w:spacing w:after="234"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6B" wp14:editId="0BE9226C">
                <wp:extent cx="5400040" cy="6350"/>
                <wp:effectExtent l="0" t="0" r="0" b="0"/>
                <wp:docPr id="118535" name="Group 118535"/>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11747" name="Shape 11747"/>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CBDB827" id="Group 118535"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">
                <v:shape id="Shape 1174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" path="m,l5400040,e" filled="f" strokecolor="#181717" strokeweight=".5pt">
                  <v:stroke miterlimit="1" joinstyle="miter"/>
                  <v:path arrowok="t" textboxrect="0,0,5400040,0"/>
                </v:shape>
                <w10:anchorlock/>
              </v:group>
            </w:pict>
          </mc:Fallback>
        </mc:AlternateContent>
      </w:r>
    </w:p>
    <w:p w14:paraId="0BE91F59" w14:textId="77777777" w:rsidR="00174C4D" w:rsidRDefault="0078789C">
      <w:pPr>
        <w:pStyle w:val="Heading3"/>
        <w:spacing w:after="444"/>
        <w:ind w:left="-2" w:right="58"/>
      </w:pPr>
      <w:r>
        <w:t>KEY TO SUBGROUPS OF RECENT SOILS</w:t>
      </w:r>
    </w:p>
    <w:p w14:paraId="0BE91F5A" w14:textId="77777777" w:rsidR="00174C4D" w:rsidRDefault="008F760C" w:rsidP="0078789C">
      <w:pPr>
        <w:ind w:left="567" w:right="58" w:hanging="580"/>
      </w:pPr>
      <w:r>
        <w:rPr>
          <w:b/>
        </w:rPr>
        <w:t>R</w:t>
      </w:r>
      <w:r w:rsidR="0078789C">
        <w:rPr>
          <w:b/>
        </w:rPr>
        <w:t>H</w:t>
      </w:r>
      <w:r>
        <w:t xml:space="preserve"> </w:t>
      </w:r>
      <w:r w:rsidR="0078789C">
        <w:tab/>
      </w:r>
      <w:r>
        <w:t>HYDROTHERMAL RECENT SOILS</w:t>
      </w:r>
    </w:p>
    <w:p w14:paraId="4155D7F2" w14:textId="18EE883F" w:rsidR="00F6187F" w:rsidRDefault="008F760C">
      <w:pPr>
        <w:ind w:left="554" w:right="58" w:hanging="567"/>
      </w:pPr>
      <w:r>
        <w:t xml:space="preserve"> </w:t>
      </w:r>
      <w:r>
        <w:tab/>
        <w:t xml:space="preserve">Hydrothermal Recent Soils occur adjacent to active hydrothermal areas or areas that were formerly active. The soils indicate </w:t>
      </w:r>
      <w:r w:rsidR="756AA1D2">
        <w:t>active</w:t>
      </w:r>
      <w:r>
        <w:t xml:space="preserve"> or former hydrothermal activity by either elevated soil temperatures or extreme acidity, respectively.</w:t>
      </w:r>
      <w:r w:rsidR="00D920B6">
        <w:t xml:space="preserve"> </w:t>
      </w:r>
      <w:ins w:id="2301" w:author="Andre Eger" w:date="2024-10-17T16:12:00Z" w16du:dateUtc="2024-10-17T03:12:00Z">
        <w:r w:rsidR="00F6187F">
          <w:t>No subgroups have been defined</w:t>
        </w:r>
      </w:ins>
    </w:p>
    <w:p w14:paraId="0BE91F5C" w14:textId="05AD4195" w:rsidR="00174C4D" w:rsidRDefault="008F760C">
      <w:pPr>
        <w:tabs>
          <w:tab w:val="center" w:pos="819"/>
          <w:tab w:val="center" w:pos="3333"/>
        </w:tabs>
        <w:spacing w:after="41"/>
        <w:ind w:left="0" w:firstLine="0"/>
        <w:jc w:val="left"/>
      </w:pPr>
      <w:r>
        <w:rPr>
          <w:rFonts w:ascii="Calibri" w:eastAsia="Calibri" w:hAnsi="Calibri" w:cs="Calibri"/>
          <w:color w:val="000000"/>
          <w:sz w:val="22"/>
        </w:rPr>
        <w:tab/>
      </w:r>
      <w:del w:id="2302" w:author="Andre Eger" w:date="2024-10-17T16:13:00Z" w16du:dateUtc="2024-10-17T03:13:00Z">
        <w:r w:rsidDel="00F6187F">
          <w:rPr>
            <w:b/>
          </w:rPr>
          <w:delText>R</w:delText>
        </w:r>
        <w:r w:rsidR="0078789C" w:rsidDel="00F6187F">
          <w:rPr>
            <w:b/>
          </w:rPr>
          <w:delText>H</w:delText>
        </w:r>
        <w:r w:rsidDel="00F6187F">
          <w:rPr>
            <w:b/>
          </w:rPr>
          <w:delText>I</w:delText>
        </w:r>
        <w:r w:rsidDel="00F6187F">
          <w:delText xml:space="preserve"> </w:delText>
        </w:r>
        <w:r w:rsidDel="00F6187F">
          <w:tab/>
          <w:delText>(only one subgroup recognised).</w:delText>
        </w:r>
      </w:del>
    </w:p>
    <w:p w14:paraId="0BE91F5D" w14:textId="1F6DC69E" w:rsidR="00174C4D" w:rsidRDefault="008F760C">
      <w:pPr>
        <w:spacing w:after="584" w:line="265" w:lineRule="auto"/>
        <w:ind w:left="10" w:right="57" w:hanging="10"/>
        <w:jc w:val="right"/>
        <w:rPr>
          <w:b/>
          <w:bCs/>
        </w:rPr>
      </w:pPr>
      <w:del w:id="2303" w:author="Andre Eger" w:date="2024-10-17T16:13:00Z" w16du:dateUtc="2024-10-17T03:13:00Z">
        <w:r w:rsidRPr="20AB4206" w:rsidDel="00F6187F">
          <w:rPr>
            <w:b/>
            <w:bCs/>
          </w:rPr>
          <w:delText xml:space="preserve">Inactive </w:delText>
        </w:r>
        <w:r w:rsidR="0078789C" w:rsidRPr="20AB4206" w:rsidDel="00F6187F">
          <w:rPr>
            <w:b/>
            <w:bCs/>
          </w:rPr>
          <w:delText>H</w:delText>
        </w:r>
        <w:r w:rsidRPr="20AB4206" w:rsidDel="00F6187F">
          <w:rPr>
            <w:b/>
            <w:bCs/>
          </w:rPr>
          <w:delText>ydrothermal Recent Soils</w:delText>
        </w:r>
      </w:del>
    </w:p>
    <w:p w14:paraId="0BE91F5E" w14:textId="465136CC" w:rsidR="00174C4D" w:rsidRDefault="008F760C" w:rsidP="0078789C">
      <w:pPr>
        <w:ind w:left="567" w:right="58" w:hanging="580"/>
      </w:pPr>
      <w:commentRangeStart w:id="2304"/>
      <w:commentRangeStart w:id="2305"/>
      <w:r w:rsidRPr="49A629BA">
        <w:rPr>
          <w:b/>
          <w:bCs/>
        </w:rPr>
        <w:t>RX</w:t>
      </w:r>
      <w:commentRangeEnd w:id="2304"/>
      <w:r>
        <w:rPr>
          <w:rStyle w:val="CommentReference"/>
        </w:rPr>
        <w:commentReference w:id="2304"/>
      </w:r>
      <w:commentRangeEnd w:id="2305"/>
      <w:r>
        <w:rPr>
          <w:rStyle w:val="CommentReference"/>
        </w:rPr>
        <w:commentReference w:id="2305"/>
      </w:r>
      <w:r>
        <w:t xml:space="preserve"> </w:t>
      </w:r>
      <w:r>
        <w:tab/>
        <w:t>ROCKY RECENT SOILS</w:t>
      </w:r>
    </w:p>
    <w:p w14:paraId="0BE91F5F" w14:textId="77777777" w:rsidR="00174C4D" w:rsidRDefault="008F760C">
      <w:pPr>
        <w:ind w:left="554" w:right="58" w:hanging="567"/>
      </w:pPr>
      <w:r>
        <w:t xml:space="preserve"> </w:t>
      </w:r>
      <w:r>
        <w:tab/>
        <w:t>Rocky Recent Soils have rock at shallow depths, severely restricting the soil volume available to roots.</w:t>
      </w:r>
    </w:p>
    <w:p w14:paraId="0BE91F60" w14:textId="34B0083A" w:rsidR="0078789C" w:rsidRDefault="008F760C" w:rsidP="0078789C">
      <w:pPr>
        <w:spacing w:after="0" w:line="252" w:lineRule="auto"/>
        <w:ind w:left="1418" w:right="57" w:hanging="851"/>
      </w:pPr>
      <w:r w:rsidRPr="6C321590">
        <w:rPr>
          <w:b/>
          <w:bCs/>
        </w:rPr>
        <w:t>RXO</w:t>
      </w:r>
      <w:r w:rsidR="0078789C" w:rsidRPr="6C321590">
        <w:rPr>
          <w:b/>
          <w:bCs/>
        </w:rPr>
        <w:t>A</w:t>
      </w:r>
      <w:r>
        <w:t xml:space="preserve"> </w:t>
      </w:r>
      <w:r w:rsidR="0078789C">
        <w:tab/>
      </w:r>
      <w:r>
        <w:t xml:space="preserve">Rocky Recent Soils that have a </w:t>
      </w:r>
      <w:r w:rsidRPr="000621BF">
        <w:rPr>
          <w:color w:val="2B579A"/>
          <w:u w:val="single"/>
          <w:shd w:val="clear" w:color="auto" w:fill="E6E6E6"/>
          <w:rPrChange w:id="2307" w:author="Thomas Caspari" w:date="2017-10-12T16:57:00Z">
            <w:rPr>
              <w:color w:val="2B579A"/>
              <w:shd w:val="clear" w:color="auto" w:fill="E6E6E6"/>
            </w:rPr>
          </w:rPrChange>
        </w:rPr>
        <w:t>peaty topsoil</w:t>
      </w:r>
      <w:r>
        <w:t xml:space="preserve"> and a pH less than 5.5 in some part below 20 cm from the mineral soil surface. </w:t>
      </w:r>
    </w:p>
    <w:p w14:paraId="0BE91F61" w14:textId="3D91FD91" w:rsidR="00174C4D" w:rsidRDefault="0078789C" w:rsidP="0078789C">
      <w:pPr>
        <w:ind w:left="1474" w:right="58" w:hanging="908"/>
        <w:jc w:val="right"/>
      </w:pPr>
      <w:r w:rsidRPr="038D37C1">
        <w:rPr>
          <w:b/>
          <w:bCs/>
        </w:rPr>
        <w:t>P</w:t>
      </w:r>
      <w:r w:rsidR="008F760C" w:rsidRPr="038D37C1">
        <w:rPr>
          <w:b/>
          <w:bCs/>
        </w:rPr>
        <w:t>eaty-acidic Rocky Recent Soils</w:t>
      </w:r>
    </w:p>
    <w:p w14:paraId="1EB2E27D" w14:textId="77777777" w:rsidR="00D920B6" w:rsidRDefault="00D920B6" w:rsidP="00D920B6">
      <w:pPr>
        <w:spacing w:after="0" w:line="252" w:lineRule="auto"/>
        <w:ind w:left="1418" w:right="57" w:hanging="851"/>
        <w:rPr>
          <w:ins w:id="2308" w:author="Andre Eger [2]" w:date="2024-11-13T14:46:00Z" w16du:dateUtc="2024-11-13T01:46:00Z"/>
        </w:rPr>
      </w:pPr>
      <w:ins w:id="2309" w:author="Andre Eger [2]" w:date="2024-11-13T14:46:00Z" w16du:dateUtc="2024-11-13T01:46:00Z">
        <w:r w:rsidRPr="009E2860">
          <w:rPr>
            <w:b/>
            <w:bCs/>
          </w:rPr>
          <w:t>RXMA</w:t>
        </w:r>
        <w:r>
          <w:t xml:space="preserve">   Other soils that have a mottled profile form and a pH less than 5.5 in some part below 20 cm from the mineral soil surface.</w:t>
        </w:r>
      </w:ins>
    </w:p>
    <w:p w14:paraId="4FA78524" w14:textId="77777777" w:rsidR="00D920B6" w:rsidRDefault="00D920B6" w:rsidP="00D920B6">
      <w:pPr>
        <w:spacing w:after="0" w:line="252" w:lineRule="auto"/>
        <w:ind w:left="1418" w:right="57" w:hanging="851"/>
        <w:jc w:val="right"/>
        <w:rPr>
          <w:b/>
          <w:bCs/>
        </w:rPr>
      </w:pPr>
      <w:ins w:id="2310" w:author="Andre Eger [2]" w:date="2024-11-13T14:46:00Z" w16du:dateUtc="2024-11-13T01:46:00Z">
        <w:r w:rsidRPr="5E59D02E">
          <w:rPr>
            <w:b/>
            <w:bCs/>
          </w:rPr>
          <w:t>Mottled-Acidic Rocky Recent Soils</w:t>
        </w:r>
      </w:ins>
    </w:p>
    <w:p w14:paraId="3B3A261B" w14:textId="77777777" w:rsidR="00D920B6" w:rsidRDefault="00D920B6" w:rsidP="00D920B6">
      <w:pPr>
        <w:spacing w:after="0" w:line="252" w:lineRule="auto"/>
        <w:ind w:left="1418" w:right="57" w:hanging="851"/>
        <w:jc w:val="right"/>
        <w:rPr>
          <w:ins w:id="2311" w:author="Andre Eger [2]" w:date="2024-11-13T14:46:00Z" w16du:dateUtc="2024-11-13T01:46:00Z"/>
          <w:b/>
          <w:bCs/>
        </w:rPr>
      </w:pPr>
    </w:p>
    <w:p w14:paraId="008D0059" w14:textId="552D6570" w:rsidR="0F66F825" w:rsidRDefault="0F66F825" w:rsidP="038D37C1">
      <w:pPr>
        <w:spacing w:after="0" w:line="252" w:lineRule="auto"/>
        <w:ind w:left="1418" w:right="57" w:hanging="851"/>
        <w:rPr>
          <w:ins w:id="2312" w:author="Lauren OBrien" w:date="2024-11-03T22:40:00Z" w16du:dateUtc="2024-11-03T22:40:18Z"/>
        </w:rPr>
      </w:pPr>
      <w:proofErr w:type="gramStart"/>
      <w:ins w:id="2313" w:author="Lauren OBrien" w:date="2024-11-03T22:38:00Z">
        <w:r w:rsidRPr="49A629BA">
          <w:rPr>
            <w:b/>
            <w:bCs/>
          </w:rPr>
          <w:t>RXM</w:t>
        </w:r>
      </w:ins>
      <w:ins w:id="2314" w:author="Lauren OBrien" w:date="2024-11-03T22:45:00Z">
        <w:r w:rsidR="4878F56D" w:rsidRPr="49A629BA">
          <w:rPr>
            <w:b/>
            <w:bCs/>
          </w:rPr>
          <w:t xml:space="preserve">  </w:t>
        </w:r>
      </w:ins>
      <w:ins w:id="2315" w:author="Lauren OBrien" w:date="2024-11-03T22:38:00Z">
        <w:r>
          <w:tab/>
        </w:r>
        <w:proofErr w:type="gramEnd"/>
        <w:r>
          <w:t>Other soils that have a mottled profile form.</w:t>
        </w:r>
      </w:ins>
    </w:p>
    <w:p w14:paraId="2055D656" w14:textId="7DD53133" w:rsidR="702C9B22" w:rsidRDefault="5846BC6E">
      <w:pPr>
        <w:spacing w:after="0" w:line="252" w:lineRule="auto"/>
        <w:ind w:left="1418" w:right="57" w:hanging="851"/>
        <w:jc w:val="right"/>
        <w:rPr>
          <w:b/>
          <w:bCs/>
        </w:rPr>
      </w:pPr>
      <w:ins w:id="2316" w:author="Lauren OBrien" w:date="2024-11-03T22:40:00Z">
        <w:r w:rsidRPr="5E59D02E">
          <w:rPr>
            <w:b/>
            <w:bCs/>
          </w:rPr>
          <w:t>Mottled Rocky Recent Soils</w:t>
        </w:r>
      </w:ins>
    </w:p>
    <w:p w14:paraId="5780F8D1" w14:textId="77777777" w:rsidR="00D920B6" w:rsidRDefault="00D920B6" w:rsidP="00D920B6">
      <w:pPr>
        <w:spacing w:after="0" w:line="252" w:lineRule="auto"/>
        <w:ind w:left="1418" w:right="57" w:hanging="851"/>
        <w:jc w:val="right"/>
        <w:rPr>
          <w:ins w:id="2317" w:author="Lauren OBrien" w:date="2024-11-03T22:39:00Z" w16du:dateUtc="2024-11-03T22:39:41Z"/>
        </w:rPr>
      </w:pPr>
    </w:p>
    <w:p w14:paraId="0BE91F62" w14:textId="5497180F" w:rsidR="0078789C" w:rsidRDefault="008F760C" w:rsidP="0078789C">
      <w:pPr>
        <w:spacing w:after="0" w:line="252" w:lineRule="auto"/>
        <w:ind w:left="1418" w:right="57" w:hanging="851"/>
      </w:pPr>
      <w:r w:rsidRPr="137AC264">
        <w:rPr>
          <w:b/>
          <w:bCs/>
        </w:rPr>
        <w:t>RX</w:t>
      </w:r>
      <w:del w:id="2318" w:author="Balin Robertson" w:date="2024-10-16T03:04:00Z">
        <w:r w:rsidRPr="137AC264">
          <w:rPr>
            <w:b/>
            <w:bCs/>
          </w:rPr>
          <w:delText>a</w:delText>
        </w:r>
      </w:del>
      <w:proofErr w:type="gramStart"/>
      <w:ins w:id="2319" w:author="Balin Robertson" w:date="2024-10-16T03:04:00Z">
        <w:r w:rsidR="046735BA" w:rsidRPr="137AC264">
          <w:rPr>
            <w:b/>
            <w:bCs/>
          </w:rPr>
          <w:t>A</w:t>
        </w:r>
      </w:ins>
      <w:proofErr w:type="gramEnd"/>
      <w:r>
        <w:t xml:space="preserve"> </w:t>
      </w:r>
      <w:r w:rsidR="0078789C">
        <w:tab/>
      </w:r>
      <w:r>
        <w:t xml:space="preserve">Other soils that have pH less than 5.5 in some part below 20 cm from the mineral soil surface. </w:t>
      </w:r>
    </w:p>
    <w:p w14:paraId="0BE91F63" w14:textId="77777777" w:rsidR="00174C4D" w:rsidRDefault="0078789C" w:rsidP="0078789C">
      <w:pPr>
        <w:ind w:left="1418" w:right="58" w:hanging="852"/>
        <w:jc w:val="right"/>
      </w:pPr>
      <w:r>
        <w:rPr>
          <w:b/>
        </w:rPr>
        <w:t>A</w:t>
      </w:r>
      <w:r w:rsidR="008F760C">
        <w:rPr>
          <w:b/>
        </w:rPr>
        <w:t>cidic Rocky Recent Soils</w:t>
      </w:r>
    </w:p>
    <w:p w14:paraId="0BE91F64" w14:textId="77777777" w:rsidR="00174C4D" w:rsidRDefault="008F760C" w:rsidP="0078789C">
      <w:pPr>
        <w:tabs>
          <w:tab w:val="center" w:pos="834"/>
          <w:tab w:val="center" w:pos="2130"/>
        </w:tabs>
        <w:spacing w:after="9"/>
        <w:ind w:left="1418" w:hanging="851"/>
        <w:jc w:val="left"/>
      </w:pPr>
      <w:r>
        <w:rPr>
          <w:rFonts w:ascii="Calibri" w:eastAsia="Calibri" w:hAnsi="Calibri" w:cs="Calibri"/>
          <w:color w:val="000000"/>
          <w:sz w:val="22"/>
        </w:rPr>
        <w:tab/>
      </w:r>
      <w:r>
        <w:rPr>
          <w:b/>
        </w:rPr>
        <w:t>RXT</w:t>
      </w:r>
      <w:r>
        <w:t xml:space="preserve"> </w:t>
      </w:r>
      <w:r w:rsidR="0078789C">
        <w:tab/>
      </w:r>
      <w:r>
        <w:t>Other soils.</w:t>
      </w:r>
    </w:p>
    <w:p w14:paraId="0BE91F65" w14:textId="77777777" w:rsidR="00174C4D" w:rsidRDefault="008F760C">
      <w:pPr>
        <w:spacing w:after="583" w:line="265" w:lineRule="auto"/>
        <w:ind w:left="10" w:right="57" w:hanging="10"/>
        <w:jc w:val="right"/>
      </w:pPr>
      <w:r>
        <w:rPr>
          <w:b/>
        </w:rPr>
        <w:t>Typic Rocky Recent Soils</w:t>
      </w:r>
    </w:p>
    <w:p w14:paraId="0BE91F66" w14:textId="77777777" w:rsidR="00174C4D" w:rsidRDefault="008F760C" w:rsidP="0078789C">
      <w:pPr>
        <w:ind w:left="567" w:right="58" w:hanging="580"/>
      </w:pPr>
      <w:proofErr w:type="gramStart"/>
      <w:r>
        <w:rPr>
          <w:b/>
        </w:rPr>
        <w:t xml:space="preserve">RS </w:t>
      </w:r>
      <w:r>
        <w:t xml:space="preserve"> </w:t>
      </w:r>
      <w:r w:rsidR="0078789C">
        <w:tab/>
      </w:r>
      <w:proofErr w:type="gramEnd"/>
      <w:r>
        <w:t>SANDY RECENT SOILS</w:t>
      </w:r>
    </w:p>
    <w:p w14:paraId="0BE91F67" w14:textId="2855A6BC" w:rsidR="00174C4D" w:rsidRDefault="008F760C">
      <w:pPr>
        <w:ind w:left="554" w:right="58" w:hanging="567"/>
      </w:pPr>
      <w:r>
        <w:lastRenderedPageBreak/>
        <w:t xml:space="preserve"> </w:t>
      </w:r>
      <w:r>
        <w:tab/>
        <w:t>Sandy Recent Soils occur in sand deposits which are dominantly aeolian, and sometimes alluvial</w:t>
      </w:r>
      <w:ins w:id="2320" w:author="Kirstin Deuss" w:date="2024-11-12T03:56:00Z">
        <w:r w:rsidR="0A4210AD">
          <w:t>,</w:t>
        </w:r>
      </w:ins>
      <w:r>
        <w:t xml:space="preserve"> in origin. Subsurface horizons are sandy.</w:t>
      </w:r>
    </w:p>
    <w:p w14:paraId="0BE91F68" w14:textId="77777777" w:rsidR="00174C4D" w:rsidRDefault="008F760C" w:rsidP="0078789C">
      <w:pPr>
        <w:tabs>
          <w:tab w:val="center" w:pos="869"/>
          <w:tab w:val="center" w:pos="4458"/>
        </w:tabs>
        <w:spacing w:after="41"/>
        <w:ind w:left="1418" w:hanging="851"/>
        <w:jc w:val="left"/>
      </w:pPr>
      <w:r>
        <w:rPr>
          <w:rFonts w:ascii="Calibri" w:eastAsia="Calibri" w:hAnsi="Calibri" w:cs="Calibri"/>
          <w:color w:val="000000"/>
          <w:sz w:val="22"/>
        </w:rPr>
        <w:tab/>
      </w:r>
      <w:r>
        <w:rPr>
          <w:b/>
        </w:rPr>
        <w:t>RSM</w:t>
      </w:r>
      <w:r>
        <w:t xml:space="preserve"> </w:t>
      </w:r>
      <w:r>
        <w:tab/>
        <w:t xml:space="preserve">Sandy Recent Soils that have a </w:t>
      </w:r>
      <w:r w:rsidRPr="000621BF">
        <w:rPr>
          <w:color w:val="2B579A"/>
          <w:u w:val="single"/>
          <w:shd w:val="clear" w:color="auto" w:fill="E6E6E6"/>
          <w:rPrChange w:id="2321" w:author="Thomas Caspari" w:date="2017-10-12T16:58:00Z">
            <w:rPr>
              <w:color w:val="2B579A"/>
              <w:shd w:val="clear" w:color="auto" w:fill="E6E6E6"/>
            </w:rPr>
          </w:rPrChange>
        </w:rPr>
        <w:t>mottled profile form</w:t>
      </w:r>
      <w:r>
        <w:t>.</w:t>
      </w:r>
    </w:p>
    <w:p w14:paraId="0BE91F6A" w14:textId="2534C968" w:rsidR="0078789C" w:rsidRDefault="008F760C" w:rsidP="00D920B6">
      <w:pPr>
        <w:spacing w:after="286" w:line="265" w:lineRule="auto"/>
        <w:ind w:left="10" w:right="57" w:hanging="10"/>
        <w:jc w:val="right"/>
        <w:rPr>
          <w:b/>
        </w:rPr>
      </w:pPr>
      <w:r>
        <w:rPr>
          <w:b/>
        </w:rPr>
        <w:t>Mottled Sandy Recent Soils</w:t>
      </w:r>
    </w:p>
    <w:p w14:paraId="0BE91F6B" w14:textId="77777777" w:rsidR="0078789C" w:rsidRDefault="008F760C" w:rsidP="0078789C">
      <w:pPr>
        <w:spacing w:after="0" w:line="250" w:lineRule="auto"/>
        <w:ind w:left="1418" w:right="57" w:hanging="868"/>
        <w:jc w:val="left"/>
      </w:pPr>
      <w:r>
        <w:rPr>
          <w:b/>
        </w:rPr>
        <w:t>RS</w:t>
      </w:r>
      <w:r w:rsidR="0078789C">
        <w:rPr>
          <w:b/>
        </w:rPr>
        <w:t>A</w:t>
      </w:r>
      <w:r w:rsidR="0078789C">
        <w:rPr>
          <w:b/>
        </w:rPr>
        <w:tab/>
      </w:r>
      <w:r>
        <w:t xml:space="preserve">Other soils that have pH less than 5.5 in some part between 20 and 60 cm from the mineral soil surface. </w:t>
      </w:r>
    </w:p>
    <w:p w14:paraId="0BE91F6C" w14:textId="77777777" w:rsidR="00174C4D" w:rsidRDefault="0078789C" w:rsidP="0078789C">
      <w:pPr>
        <w:spacing w:after="298" w:line="250" w:lineRule="auto"/>
        <w:ind w:left="1418" w:right="56" w:hanging="867"/>
        <w:jc w:val="right"/>
      </w:pPr>
      <w:r>
        <w:rPr>
          <w:b/>
        </w:rPr>
        <w:t>A</w:t>
      </w:r>
      <w:r w:rsidR="008F760C">
        <w:rPr>
          <w:b/>
        </w:rPr>
        <w:t>cidic Sandy Recent Soils</w:t>
      </w:r>
    </w:p>
    <w:p w14:paraId="0BE91F6D" w14:textId="47CD1C13" w:rsidR="00174C4D" w:rsidRDefault="008F760C">
      <w:pPr>
        <w:spacing w:after="44"/>
        <w:ind w:left="1417" w:right="58" w:hanging="851"/>
      </w:pPr>
      <w:r w:rsidRPr="58470897">
        <w:rPr>
          <w:b/>
          <w:bCs/>
        </w:rPr>
        <w:t>RSK</w:t>
      </w:r>
      <w:r w:rsidR="0078789C">
        <w:rPr>
          <w:b/>
        </w:rPr>
        <w:tab/>
      </w:r>
      <w:r>
        <w:t xml:space="preserve">Other soils </w:t>
      </w:r>
      <w:del w:id="2322" w:author="Kirstin Deuss" w:date="2024-11-12T03:57:00Z">
        <w:r w:rsidDel="008F760C">
          <w:delText xml:space="preserve">in </w:delText>
        </w:r>
      </w:del>
      <w:ins w:id="2323" w:author="Kirstin Deuss" w:date="2024-11-12T03:57:00Z">
        <w:r w:rsidR="0EC53572">
          <w:t xml:space="preserve">containing </w:t>
        </w:r>
      </w:ins>
      <w:proofErr w:type="spellStart"/>
      <w:r w:rsidRPr="000621BF">
        <w:rPr>
          <w:color w:val="2B579A"/>
          <w:u w:val="single"/>
          <w:shd w:val="clear" w:color="auto" w:fill="E6E6E6"/>
          <w:rPrChange w:id="2324" w:author="Thomas Caspari" w:date="2017-10-12T16:58:00Z">
            <w:rPr>
              <w:color w:val="2B579A"/>
              <w:shd w:val="clear" w:color="auto" w:fill="E6E6E6"/>
            </w:rPr>
          </w:rPrChange>
        </w:rPr>
        <w:t>tephric</w:t>
      </w:r>
      <w:proofErr w:type="spellEnd"/>
      <w:r w:rsidRPr="000621BF">
        <w:rPr>
          <w:color w:val="2B579A"/>
          <w:u w:val="single"/>
          <w:shd w:val="clear" w:color="auto" w:fill="E6E6E6"/>
          <w:rPrChange w:id="2325" w:author="Thomas Caspari" w:date="2017-10-12T16:58:00Z">
            <w:rPr>
              <w:color w:val="2B579A"/>
              <w:shd w:val="clear" w:color="auto" w:fill="E6E6E6"/>
            </w:rPr>
          </w:rPrChange>
        </w:rPr>
        <w:t xml:space="preserve"> soil material</w:t>
      </w:r>
      <w:r>
        <w:t xml:space="preserve"> from the mineral soil surface to 30 cm depth or more</w:t>
      </w:r>
    </w:p>
    <w:p w14:paraId="0BE91F6E" w14:textId="77777777" w:rsidR="00174C4D" w:rsidRDefault="008F760C">
      <w:pPr>
        <w:spacing w:after="562" w:line="265" w:lineRule="auto"/>
        <w:ind w:left="10" w:right="57" w:hanging="10"/>
        <w:jc w:val="right"/>
      </w:pPr>
      <w:proofErr w:type="spellStart"/>
      <w:r>
        <w:rPr>
          <w:b/>
        </w:rPr>
        <w:t>Tephric</w:t>
      </w:r>
      <w:proofErr w:type="spellEnd"/>
      <w:r>
        <w:rPr>
          <w:b/>
        </w:rPr>
        <w:t xml:space="preserve"> Sandy Recent Soils</w:t>
      </w:r>
    </w:p>
    <w:p w14:paraId="0BE91F6F" w14:textId="77777777" w:rsidR="00174C4D" w:rsidRDefault="008F760C" w:rsidP="0078789C">
      <w:pPr>
        <w:tabs>
          <w:tab w:val="center" w:pos="828"/>
          <w:tab w:val="center" w:pos="2073"/>
        </w:tabs>
        <w:spacing w:after="9"/>
        <w:ind w:left="1418" w:hanging="1418"/>
        <w:jc w:val="left"/>
      </w:pPr>
      <w:r>
        <w:rPr>
          <w:rFonts w:ascii="Calibri" w:eastAsia="Calibri" w:hAnsi="Calibri" w:cs="Calibri"/>
          <w:color w:val="000000"/>
          <w:sz w:val="22"/>
        </w:rPr>
        <w:tab/>
      </w:r>
      <w:r>
        <w:rPr>
          <w:b/>
        </w:rPr>
        <w:t>RST</w:t>
      </w:r>
      <w:r>
        <w:t xml:space="preserve"> </w:t>
      </w:r>
      <w:r>
        <w:tab/>
        <w:t>Other soils.</w:t>
      </w:r>
    </w:p>
    <w:p w14:paraId="0BE91F70" w14:textId="77777777" w:rsidR="00174C4D" w:rsidRDefault="008F760C">
      <w:pPr>
        <w:spacing w:after="584" w:line="265" w:lineRule="auto"/>
        <w:ind w:left="10" w:right="57" w:hanging="10"/>
        <w:jc w:val="right"/>
      </w:pPr>
      <w:r>
        <w:rPr>
          <w:b/>
        </w:rPr>
        <w:t>Typic Sandy Recent Soils</w:t>
      </w:r>
    </w:p>
    <w:p w14:paraId="0BE91F71" w14:textId="77777777" w:rsidR="00174C4D" w:rsidRDefault="008F760C" w:rsidP="0078789C">
      <w:pPr>
        <w:spacing w:after="211"/>
        <w:ind w:left="567" w:right="58" w:hanging="580"/>
      </w:pPr>
      <w:r>
        <w:rPr>
          <w:b/>
        </w:rPr>
        <w:t>R</w:t>
      </w:r>
      <w:r w:rsidR="0078789C">
        <w:rPr>
          <w:b/>
        </w:rPr>
        <w:t>F</w:t>
      </w:r>
      <w:r w:rsidR="0078789C">
        <w:rPr>
          <w:b/>
        </w:rPr>
        <w:tab/>
      </w:r>
      <w:r>
        <w:t>FLUVIAL RECENT SOILS</w:t>
      </w:r>
    </w:p>
    <w:p w14:paraId="0BE91F72" w14:textId="4EAFE92E" w:rsidR="00174C4D" w:rsidRDefault="008F760C" w:rsidP="0078789C">
      <w:pPr>
        <w:ind w:left="554" w:right="58" w:firstLine="0"/>
      </w:pPr>
      <w:r>
        <w:t>Fluvial Recent Soils occur in sediments deposited by flowing water. Many occur on land surfaces that are susceptible to flooding.</w:t>
      </w:r>
    </w:p>
    <w:p w14:paraId="0BE91F73" w14:textId="77777777" w:rsidR="00174C4D" w:rsidRDefault="008F760C" w:rsidP="0078789C">
      <w:pPr>
        <w:spacing w:after="63"/>
        <w:ind w:left="1418" w:right="58" w:hanging="852"/>
      </w:pPr>
      <w:r>
        <w:rPr>
          <w:b/>
        </w:rPr>
        <w:t>R</w:t>
      </w:r>
      <w:r w:rsidR="0078789C">
        <w:rPr>
          <w:b/>
        </w:rPr>
        <w:t>F</w:t>
      </w:r>
      <w:r>
        <w:rPr>
          <w:b/>
        </w:rPr>
        <w:t>M</w:t>
      </w:r>
      <w:r w:rsidR="0078789C">
        <w:rPr>
          <w:b/>
        </w:rPr>
        <w:t>A</w:t>
      </w:r>
      <w:r w:rsidR="0078789C">
        <w:rPr>
          <w:b/>
        </w:rPr>
        <w:tab/>
      </w:r>
      <w:r>
        <w:t xml:space="preserve">Fluvial Recent Soils that have </w:t>
      </w:r>
      <w:r>
        <w:rPr>
          <w:i/>
        </w:rPr>
        <w:t>both</w:t>
      </w:r>
    </w:p>
    <w:p w14:paraId="0BE91F74" w14:textId="77777777" w:rsidR="00174C4D" w:rsidRDefault="008F760C" w:rsidP="0078789C">
      <w:pPr>
        <w:numPr>
          <w:ilvl w:val="0"/>
          <w:numId w:val="110"/>
        </w:numPr>
        <w:spacing w:after="59"/>
        <w:ind w:right="58" w:hanging="566"/>
      </w:pPr>
      <w:r>
        <w:t xml:space="preserve">a </w:t>
      </w:r>
      <w:r w:rsidRPr="000621BF">
        <w:rPr>
          <w:color w:val="2B579A"/>
          <w:u w:val="single"/>
          <w:shd w:val="clear" w:color="auto" w:fill="E6E6E6"/>
          <w:rPrChange w:id="2326" w:author="Thomas Caspari" w:date="2017-10-12T16:58:00Z">
            <w:rPr>
              <w:color w:val="2B579A"/>
              <w:shd w:val="clear" w:color="auto" w:fill="E6E6E6"/>
            </w:rPr>
          </w:rPrChange>
        </w:rPr>
        <w:t>mottled profile form</w:t>
      </w:r>
      <w:r>
        <w:t xml:space="preserve">, </w:t>
      </w:r>
      <w:r>
        <w:rPr>
          <w:i/>
        </w:rPr>
        <w:t>and</w:t>
      </w:r>
    </w:p>
    <w:p w14:paraId="0BE91F75" w14:textId="77777777" w:rsidR="00174C4D" w:rsidRDefault="008F760C" w:rsidP="0078789C">
      <w:pPr>
        <w:numPr>
          <w:ilvl w:val="0"/>
          <w:numId w:val="110"/>
        </w:numPr>
        <w:spacing w:after="45"/>
        <w:ind w:right="58" w:hanging="566"/>
      </w:pPr>
      <w:r>
        <w:t>pH less than 5.5 in some part between the base of the A horizon and within 60 cm of the mineral soil surface.</w:t>
      </w:r>
    </w:p>
    <w:p w14:paraId="0BE91F76" w14:textId="77777777" w:rsidR="00174C4D" w:rsidRDefault="008F760C">
      <w:pPr>
        <w:spacing w:after="286" w:line="265" w:lineRule="auto"/>
        <w:ind w:left="10" w:right="57" w:hanging="10"/>
        <w:jc w:val="right"/>
      </w:pPr>
      <w:r>
        <w:rPr>
          <w:b/>
        </w:rPr>
        <w:t xml:space="preserve">Mottled-acidic </w:t>
      </w:r>
      <w:r w:rsidR="0078789C">
        <w:rPr>
          <w:b/>
        </w:rPr>
        <w:t>F</w:t>
      </w:r>
      <w:r>
        <w:rPr>
          <w:b/>
        </w:rPr>
        <w:t>luvial Recent Soils</w:t>
      </w:r>
    </w:p>
    <w:p w14:paraId="0BE91F77" w14:textId="77777777" w:rsidR="00174C4D" w:rsidRDefault="008F760C">
      <w:pPr>
        <w:spacing w:after="64"/>
        <w:ind w:left="575" w:right="58"/>
      </w:pPr>
      <w:r>
        <w:rPr>
          <w:b/>
        </w:rPr>
        <w:t>R</w:t>
      </w:r>
      <w:r w:rsidR="0078789C">
        <w:rPr>
          <w:b/>
        </w:rPr>
        <w:t>F</w:t>
      </w:r>
      <w:r>
        <w:rPr>
          <w:b/>
        </w:rPr>
        <w:t>MQ</w:t>
      </w:r>
      <w:r>
        <w:t xml:space="preserve"> Other soils that have </w:t>
      </w:r>
      <w:r>
        <w:rPr>
          <w:i/>
        </w:rPr>
        <w:t>both</w:t>
      </w:r>
    </w:p>
    <w:p w14:paraId="0BE91F78" w14:textId="77777777" w:rsidR="00174C4D" w:rsidRDefault="008F760C" w:rsidP="00164344">
      <w:pPr>
        <w:numPr>
          <w:ilvl w:val="0"/>
          <w:numId w:val="111"/>
        </w:numPr>
        <w:spacing w:after="59"/>
        <w:ind w:right="58" w:hanging="454"/>
      </w:pPr>
      <w:r>
        <w:t xml:space="preserve">a </w:t>
      </w:r>
      <w:r w:rsidRPr="000621BF">
        <w:rPr>
          <w:color w:val="2B579A"/>
          <w:u w:val="single"/>
          <w:shd w:val="clear" w:color="auto" w:fill="E6E6E6"/>
          <w:rPrChange w:id="2327" w:author="Thomas Caspari" w:date="2017-10-12T16:58:00Z">
            <w:rPr>
              <w:color w:val="2B579A"/>
              <w:shd w:val="clear" w:color="auto" w:fill="E6E6E6"/>
            </w:rPr>
          </w:rPrChange>
        </w:rPr>
        <w:t>mottled profile form</w:t>
      </w:r>
      <w:r>
        <w:t xml:space="preserve">, </w:t>
      </w:r>
      <w:r>
        <w:rPr>
          <w:i/>
        </w:rPr>
        <w:t>and</w:t>
      </w:r>
    </w:p>
    <w:p w14:paraId="0BE91F79" w14:textId="54B38860" w:rsidR="00174C4D" w:rsidRDefault="008F760C" w:rsidP="00164344">
      <w:pPr>
        <w:numPr>
          <w:ilvl w:val="0"/>
          <w:numId w:val="111"/>
        </w:numPr>
        <w:spacing w:after="45"/>
        <w:ind w:right="58" w:hanging="454"/>
      </w:pPr>
      <w:r>
        <w:t xml:space="preserve">have </w:t>
      </w:r>
      <w:del w:id="2328" w:author="Lauren OBrien" w:date="2024-09-19T03:14:00Z">
        <w:r w:rsidDel="008F760C">
          <w:delText>electrical conductivity of 0.8 mS/cm or more</w:delText>
        </w:r>
      </w:del>
      <w:ins w:id="2329" w:author="Lauren OBrien" w:date="2024-09-19T03:14:00Z">
        <w:r w:rsidR="269EA34C">
          <w:t>saline soil materials</w:t>
        </w:r>
      </w:ins>
      <w:r>
        <w:t xml:space="preserve"> within 60 cm of the mineral soil surface at some time of the year.</w:t>
      </w:r>
    </w:p>
    <w:p w14:paraId="0BE91F7A" w14:textId="77777777" w:rsidR="00174C4D" w:rsidRDefault="008F760C">
      <w:pPr>
        <w:spacing w:after="286" w:line="265" w:lineRule="auto"/>
        <w:ind w:left="10" w:right="57" w:hanging="10"/>
        <w:jc w:val="right"/>
      </w:pPr>
      <w:r>
        <w:rPr>
          <w:b/>
        </w:rPr>
        <w:t>Mottled-saline fluvial Recent Soils</w:t>
      </w:r>
    </w:p>
    <w:p w14:paraId="0BE91F7B" w14:textId="0C8214DF" w:rsidR="00174C4D" w:rsidRDefault="008F760C">
      <w:pPr>
        <w:spacing w:after="44"/>
        <w:ind w:left="1417" w:right="58" w:hanging="851"/>
      </w:pPr>
      <w:r w:rsidRPr="4FE75039">
        <w:rPr>
          <w:b/>
          <w:bCs/>
        </w:rPr>
        <w:t>R</w:t>
      </w:r>
      <w:r w:rsidR="0078789C" w:rsidRPr="4FE75039">
        <w:rPr>
          <w:b/>
          <w:bCs/>
        </w:rPr>
        <w:t>F</w:t>
      </w:r>
      <w:r w:rsidRPr="4FE75039">
        <w:rPr>
          <w:b/>
          <w:bCs/>
        </w:rPr>
        <w:t>Q</w:t>
      </w:r>
      <w:r w:rsidR="0078789C">
        <w:tab/>
      </w:r>
      <w:r>
        <w:t xml:space="preserve">Other soils that have </w:t>
      </w:r>
      <w:del w:id="2330" w:author="Balin Robertson" w:date="2024-10-16T03:15:00Z">
        <w:r>
          <w:delText>electrical conductivity of 0.8 mS/ cm or more</w:delText>
        </w:r>
      </w:del>
      <w:ins w:id="2331" w:author="Balin Robertson" w:date="2024-10-16T03:15:00Z">
        <w:r w:rsidR="1B4E0BEB">
          <w:t>saline soil materials</w:t>
        </w:r>
      </w:ins>
      <w:r>
        <w:t xml:space="preserve"> within 60 cm of the mineral soil surface at some time of the year.</w:t>
      </w:r>
    </w:p>
    <w:p w14:paraId="0BE91F7C" w14:textId="77777777" w:rsidR="00174C4D" w:rsidRDefault="008F760C">
      <w:pPr>
        <w:spacing w:after="286" w:line="265" w:lineRule="auto"/>
        <w:ind w:left="10" w:right="57" w:hanging="10"/>
        <w:jc w:val="right"/>
      </w:pPr>
      <w:r>
        <w:rPr>
          <w:b/>
        </w:rPr>
        <w:t xml:space="preserve">Saline </w:t>
      </w:r>
      <w:r w:rsidR="0078789C">
        <w:rPr>
          <w:b/>
        </w:rPr>
        <w:t>F</w:t>
      </w:r>
      <w:r>
        <w:rPr>
          <w:b/>
        </w:rPr>
        <w:t>luvial Recent Soils</w:t>
      </w:r>
    </w:p>
    <w:p w14:paraId="0BE91F7D" w14:textId="77777777" w:rsidR="00174C4D" w:rsidRDefault="008F760C" w:rsidP="0078789C">
      <w:pPr>
        <w:spacing w:after="64"/>
        <w:ind w:left="1418" w:right="58" w:hanging="860"/>
      </w:pPr>
      <w:r>
        <w:rPr>
          <w:b/>
        </w:rPr>
        <w:t>R</w:t>
      </w:r>
      <w:r w:rsidR="0078789C">
        <w:rPr>
          <w:b/>
        </w:rPr>
        <w:t>F</w:t>
      </w:r>
      <w:r>
        <w:rPr>
          <w:b/>
        </w:rPr>
        <w:t>MW</w:t>
      </w:r>
      <w:r>
        <w:t xml:space="preserve"> Other soils that have </w:t>
      </w:r>
      <w:r>
        <w:rPr>
          <w:i/>
        </w:rPr>
        <w:t>both</w:t>
      </w:r>
    </w:p>
    <w:p w14:paraId="0BE91F7E" w14:textId="77777777" w:rsidR="00174C4D" w:rsidRDefault="008F760C" w:rsidP="00164344">
      <w:pPr>
        <w:numPr>
          <w:ilvl w:val="0"/>
          <w:numId w:val="112"/>
        </w:numPr>
        <w:spacing w:after="59"/>
        <w:ind w:right="58" w:hanging="454"/>
      </w:pPr>
      <w:r>
        <w:lastRenderedPageBreak/>
        <w:t xml:space="preserve">a </w:t>
      </w:r>
      <w:r w:rsidRPr="000621BF">
        <w:rPr>
          <w:color w:val="2B579A"/>
          <w:u w:val="single"/>
          <w:shd w:val="clear" w:color="auto" w:fill="E6E6E6"/>
          <w:rPrChange w:id="2332" w:author="Thomas Caspari" w:date="2017-10-12T16:58:00Z">
            <w:rPr>
              <w:color w:val="2B579A"/>
              <w:shd w:val="clear" w:color="auto" w:fill="E6E6E6"/>
            </w:rPr>
          </w:rPrChange>
        </w:rPr>
        <w:t>mottled profile form</w:t>
      </w:r>
      <w:r>
        <w:t xml:space="preserve">, </w:t>
      </w:r>
      <w:r>
        <w:rPr>
          <w:i/>
        </w:rPr>
        <w:t>and</w:t>
      </w:r>
    </w:p>
    <w:p w14:paraId="0BE91F7F" w14:textId="77777777" w:rsidR="00174C4D" w:rsidRDefault="008F760C" w:rsidP="00164344">
      <w:pPr>
        <w:numPr>
          <w:ilvl w:val="0"/>
          <w:numId w:val="112"/>
        </w:numPr>
        <w:spacing w:after="45"/>
        <w:ind w:right="58" w:hanging="454"/>
      </w:pPr>
      <w:r>
        <w:t xml:space="preserve">a </w:t>
      </w:r>
      <w:r w:rsidRPr="000621BF">
        <w:rPr>
          <w:color w:val="2B579A"/>
          <w:u w:val="single"/>
          <w:shd w:val="clear" w:color="auto" w:fill="E6E6E6"/>
          <w:rPrChange w:id="2333" w:author="Thomas Caspari" w:date="2017-10-12T16:58:00Z">
            <w:rPr>
              <w:color w:val="2B579A"/>
              <w:shd w:val="clear" w:color="auto" w:fill="E6E6E6"/>
            </w:rPr>
          </w:rPrChange>
        </w:rPr>
        <w:t>weathered-B horizon</w:t>
      </w:r>
      <w:r>
        <w:t xml:space="preserve"> with its lower boundary at 30 cm or more from the mineral soil surface.</w:t>
      </w:r>
      <w:del w:id="2334" w:author="Balin Robertson" w:date="2024-10-16T03:16:00Z">
        <w:r>
          <w:delText>.</w:delText>
        </w:r>
      </w:del>
    </w:p>
    <w:p w14:paraId="0BE91F80" w14:textId="77777777" w:rsidR="00174C4D" w:rsidRDefault="008F760C">
      <w:pPr>
        <w:spacing w:after="286" w:line="265" w:lineRule="auto"/>
        <w:ind w:left="10" w:right="57" w:hanging="10"/>
        <w:jc w:val="right"/>
      </w:pPr>
      <w:r>
        <w:rPr>
          <w:b/>
        </w:rPr>
        <w:t xml:space="preserve">Mottled-weathered </w:t>
      </w:r>
      <w:r w:rsidR="0078789C">
        <w:rPr>
          <w:b/>
        </w:rPr>
        <w:t>F</w:t>
      </w:r>
      <w:r>
        <w:rPr>
          <w:b/>
        </w:rPr>
        <w:t>luvial Recent Soils</w:t>
      </w:r>
    </w:p>
    <w:p w14:paraId="0BE91F81" w14:textId="77777777" w:rsidR="00174C4D" w:rsidRDefault="008F760C" w:rsidP="0078789C">
      <w:pPr>
        <w:tabs>
          <w:tab w:val="center" w:pos="863"/>
          <w:tab w:val="center" w:pos="4056"/>
        </w:tabs>
        <w:spacing w:after="41"/>
        <w:ind w:left="1418" w:hanging="1418"/>
        <w:jc w:val="left"/>
      </w:pPr>
      <w:r>
        <w:rPr>
          <w:rFonts w:ascii="Calibri" w:eastAsia="Calibri" w:hAnsi="Calibri" w:cs="Calibri"/>
          <w:color w:val="000000"/>
          <w:sz w:val="22"/>
        </w:rPr>
        <w:tab/>
      </w:r>
      <w:r>
        <w:rPr>
          <w:b/>
        </w:rPr>
        <w:t>R</w:t>
      </w:r>
      <w:r w:rsidR="0078789C">
        <w:rPr>
          <w:b/>
        </w:rPr>
        <w:t>F</w:t>
      </w:r>
      <w:r>
        <w:rPr>
          <w:b/>
        </w:rPr>
        <w:t>M</w:t>
      </w:r>
      <w:r>
        <w:t xml:space="preserve"> </w:t>
      </w:r>
      <w:r>
        <w:tab/>
        <w:t xml:space="preserve">Other soils that have a </w:t>
      </w:r>
      <w:r w:rsidRPr="000621BF">
        <w:rPr>
          <w:color w:val="2B579A"/>
          <w:u w:val="single"/>
          <w:shd w:val="clear" w:color="auto" w:fill="E6E6E6"/>
          <w:rPrChange w:id="2335" w:author="Thomas Caspari" w:date="2017-10-12T16:58:00Z">
            <w:rPr>
              <w:color w:val="2B579A"/>
              <w:shd w:val="clear" w:color="auto" w:fill="E6E6E6"/>
            </w:rPr>
          </w:rPrChange>
        </w:rPr>
        <w:t>mottled profile form</w:t>
      </w:r>
      <w:r>
        <w:t>.</w:t>
      </w:r>
    </w:p>
    <w:p w14:paraId="0BE91F82" w14:textId="77777777" w:rsidR="00174C4D" w:rsidRDefault="008F760C">
      <w:pPr>
        <w:spacing w:after="286" w:line="265" w:lineRule="auto"/>
        <w:ind w:left="10" w:right="57" w:hanging="10"/>
        <w:jc w:val="right"/>
      </w:pPr>
      <w:r>
        <w:rPr>
          <w:b/>
        </w:rPr>
        <w:t xml:space="preserve">Mottled </w:t>
      </w:r>
      <w:r w:rsidR="0078789C">
        <w:rPr>
          <w:b/>
        </w:rPr>
        <w:t>F</w:t>
      </w:r>
      <w:r>
        <w:rPr>
          <w:b/>
        </w:rPr>
        <w:t>luvial Recent Soils</w:t>
      </w:r>
    </w:p>
    <w:tbl>
      <w:tblPr>
        <w:tblStyle w:val="TableGrid1"/>
        <w:tblW w:w="8004" w:type="dxa"/>
        <w:tblInd w:w="566" w:type="dxa"/>
        <w:tblLook w:val="04A0" w:firstRow="1" w:lastRow="0" w:firstColumn="1" w:lastColumn="0" w:noHBand="0" w:noVBand="1"/>
      </w:tblPr>
      <w:tblGrid>
        <w:gridCol w:w="964"/>
        <w:gridCol w:w="7040"/>
      </w:tblGrid>
      <w:tr w:rsidR="00174C4D" w14:paraId="0BE91F84" w14:textId="77777777" w:rsidTr="58470897">
        <w:trPr>
          <w:trHeight w:val="384"/>
        </w:trPr>
        <w:tc>
          <w:tcPr>
            <w:tcW w:w="8004" w:type="dxa"/>
            <w:gridSpan w:val="2"/>
            <w:tcBorders>
              <w:top w:val="nil"/>
              <w:left w:val="nil"/>
              <w:bottom w:val="nil"/>
              <w:right w:val="nil"/>
            </w:tcBorders>
          </w:tcPr>
          <w:p w14:paraId="0BE91F83" w14:textId="77777777" w:rsidR="00174C4D" w:rsidRDefault="008F760C" w:rsidP="0078789C">
            <w:pPr>
              <w:spacing w:after="0" w:line="259" w:lineRule="auto"/>
              <w:ind w:left="852" w:hanging="852"/>
              <w:jc w:val="left"/>
            </w:pPr>
            <w:r>
              <w:rPr>
                <w:b/>
              </w:rPr>
              <w:t>R</w:t>
            </w:r>
            <w:r w:rsidR="0078789C">
              <w:rPr>
                <w:b/>
              </w:rPr>
              <w:t>FA</w:t>
            </w:r>
            <w:r>
              <w:rPr>
                <w:b/>
              </w:rPr>
              <w:t>W</w:t>
            </w:r>
            <w:r>
              <w:t xml:space="preserve"> Other soils that have </w:t>
            </w:r>
            <w:r>
              <w:rPr>
                <w:i/>
              </w:rPr>
              <w:t>both</w:t>
            </w:r>
          </w:p>
        </w:tc>
      </w:tr>
      <w:tr w:rsidR="00174C4D" w14:paraId="0BE91F89" w14:textId="77777777" w:rsidTr="58470897">
        <w:trPr>
          <w:trHeight w:val="1786"/>
        </w:trPr>
        <w:tc>
          <w:tcPr>
            <w:tcW w:w="964" w:type="dxa"/>
            <w:tcBorders>
              <w:top w:val="nil"/>
              <w:left w:val="nil"/>
              <w:bottom w:val="nil"/>
              <w:right w:val="nil"/>
            </w:tcBorders>
          </w:tcPr>
          <w:p w14:paraId="0BE91F85" w14:textId="77777777" w:rsidR="00174C4D" w:rsidRDefault="00174C4D">
            <w:pPr>
              <w:spacing w:after="160" w:line="259" w:lineRule="auto"/>
              <w:ind w:left="0" w:firstLine="0"/>
              <w:jc w:val="left"/>
            </w:pPr>
          </w:p>
        </w:tc>
        <w:tc>
          <w:tcPr>
            <w:tcW w:w="7040" w:type="dxa"/>
            <w:tcBorders>
              <w:top w:val="nil"/>
              <w:left w:val="nil"/>
              <w:bottom w:val="nil"/>
              <w:right w:val="nil"/>
            </w:tcBorders>
          </w:tcPr>
          <w:p w14:paraId="0BE91F86" w14:textId="77777777" w:rsidR="00174C4D" w:rsidRDefault="008F760C" w:rsidP="00164344">
            <w:pPr>
              <w:numPr>
                <w:ilvl w:val="0"/>
                <w:numId w:val="130"/>
              </w:numPr>
              <w:spacing w:after="70" w:line="243" w:lineRule="auto"/>
              <w:ind w:right="33" w:hanging="454"/>
            </w:pPr>
            <w:r>
              <w:t xml:space="preserve">a </w:t>
            </w:r>
            <w:r w:rsidRPr="000621BF">
              <w:rPr>
                <w:color w:val="2B579A"/>
                <w:u w:val="single"/>
                <w:shd w:val="clear" w:color="auto" w:fill="E6E6E6"/>
                <w:rPrChange w:id="2336" w:author="Thomas Caspari" w:date="2017-10-12T16:59:00Z">
                  <w:rPr>
                    <w:color w:val="2B579A"/>
                    <w:shd w:val="clear" w:color="auto" w:fill="E6E6E6"/>
                  </w:rPr>
                </w:rPrChange>
              </w:rPr>
              <w:t>weathered-B horizon</w:t>
            </w:r>
            <w:r>
              <w:t xml:space="preserve"> with its lower boundary at 30 cm or more from the mineral soil surface, </w:t>
            </w:r>
            <w:r>
              <w:rPr>
                <w:i/>
              </w:rPr>
              <w:t>and</w:t>
            </w:r>
          </w:p>
          <w:p w14:paraId="0BE91F87" w14:textId="77777777" w:rsidR="0078789C" w:rsidRDefault="008F760C" w:rsidP="00164344">
            <w:pPr>
              <w:numPr>
                <w:ilvl w:val="0"/>
                <w:numId w:val="130"/>
              </w:numPr>
              <w:spacing w:after="0" w:line="259" w:lineRule="auto"/>
              <w:ind w:right="33" w:hanging="454"/>
            </w:pPr>
            <w:r>
              <w:t xml:space="preserve">pH less than 5.5 in some part of the subsurface horizons within 60 cm of the mineral soil surface. </w:t>
            </w:r>
          </w:p>
          <w:p w14:paraId="0BE91F88" w14:textId="77777777" w:rsidR="00174C4D" w:rsidRDefault="0078789C" w:rsidP="0078789C">
            <w:pPr>
              <w:spacing w:after="0" w:line="259" w:lineRule="auto"/>
              <w:ind w:left="0" w:right="33" w:firstLine="0"/>
              <w:jc w:val="right"/>
            </w:pPr>
            <w:r>
              <w:rPr>
                <w:b/>
              </w:rPr>
              <w:t>A</w:t>
            </w:r>
            <w:r w:rsidR="008F760C">
              <w:rPr>
                <w:b/>
              </w:rPr>
              <w:t xml:space="preserve">cidic-weathered </w:t>
            </w:r>
            <w:r>
              <w:rPr>
                <w:b/>
              </w:rPr>
              <w:t>F</w:t>
            </w:r>
            <w:r w:rsidR="008F760C">
              <w:rPr>
                <w:b/>
              </w:rPr>
              <w:t>luvial Recent Soils</w:t>
            </w:r>
          </w:p>
        </w:tc>
      </w:tr>
      <w:tr w:rsidR="00174C4D" w14:paraId="0BE91F8E" w14:textId="77777777" w:rsidTr="58470897">
        <w:trPr>
          <w:trHeight w:val="1264"/>
        </w:trPr>
        <w:tc>
          <w:tcPr>
            <w:tcW w:w="964" w:type="dxa"/>
            <w:tcBorders>
              <w:top w:val="nil"/>
              <w:left w:val="nil"/>
              <w:bottom w:val="nil"/>
              <w:right w:val="nil"/>
            </w:tcBorders>
          </w:tcPr>
          <w:p w14:paraId="0BE91F8A" w14:textId="033AA498" w:rsidR="00174C4D" w:rsidRDefault="008F760C">
            <w:pPr>
              <w:spacing w:after="0" w:line="259" w:lineRule="auto"/>
              <w:ind w:left="0" w:firstLine="0"/>
              <w:jc w:val="left"/>
            </w:pPr>
            <w:r w:rsidRPr="58470897">
              <w:rPr>
                <w:b/>
                <w:bCs/>
              </w:rPr>
              <w:t>R</w:t>
            </w:r>
            <w:del w:id="2337" w:author="Kirstin Deuss" w:date="2024-11-12T03:59:00Z">
              <w:r w:rsidRPr="58470897" w:rsidDel="008F760C">
                <w:rPr>
                  <w:b/>
                  <w:bCs/>
                </w:rPr>
                <w:delText>f</w:delText>
              </w:r>
            </w:del>
            <w:ins w:id="2338" w:author="Kirstin Deuss" w:date="2024-11-12T03:59:00Z">
              <w:r w:rsidR="19D0148D" w:rsidRPr="58470897">
                <w:rPr>
                  <w:b/>
                  <w:bCs/>
                </w:rPr>
                <w:t>F</w:t>
              </w:r>
            </w:ins>
            <w:r w:rsidRPr="58470897">
              <w:rPr>
                <w:b/>
                <w:bCs/>
              </w:rPr>
              <w:t>W</w:t>
            </w:r>
            <w:r>
              <w:t xml:space="preserve"> </w:t>
            </w:r>
          </w:p>
        </w:tc>
        <w:tc>
          <w:tcPr>
            <w:tcW w:w="7040" w:type="dxa"/>
            <w:tcBorders>
              <w:top w:val="nil"/>
              <w:left w:val="nil"/>
              <w:bottom w:val="nil"/>
              <w:right w:val="nil"/>
            </w:tcBorders>
            <w:vAlign w:val="center"/>
          </w:tcPr>
          <w:p w14:paraId="0BE91F8B" w14:textId="77777777" w:rsidR="00174C4D" w:rsidRDefault="008F760C">
            <w:pPr>
              <w:spacing w:after="57" w:line="239" w:lineRule="auto"/>
              <w:ind w:left="0" w:firstLine="0"/>
            </w:pPr>
            <w:r>
              <w:t xml:space="preserve">Other soils that have a </w:t>
            </w:r>
            <w:r w:rsidRPr="000621BF">
              <w:rPr>
                <w:color w:val="2B579A"/>
                <w:u w:val="single"/>
                <w:shd w:val="clear" w:color="auto" w:fill="E6E6E6"/>
                <w:rPrChange w:id="2339" w:author="Thomas Caspari" w:date="2017-10-12T16:59:00Z">
                  <w:rPr>
                    <w:color w:val="2B579A"/>
                    <w:shd w:val="clear" w:color="auto" w:fill="E6E6E6"/>
                  </w:rPr>
                </w:rPrChange>
              </w:rPr>
              <w:t>weathered-B horizon</w:t>
            </w:r>
            <w:r>
              <w:t xml:space="preserve"> with its lower boundary at 30 cm or more from the mineral soil surface.</w:t>
            </w:r>
          </w:p>
          <w:p w14:paraId="0BE91F8C" w14:textId="77777777" w:rsidR="0078789C" w:rsidRDefault="0078789C" w:rsidP="0078789C">
            <w:pPr>
              <w:spacing w:after="57" w:line="239" w:lineRule="auto"/>
              <w:ind w:left="0" w:firstLine="0"/>
              <w:jc w:val="right"/>
            </w:pPr>
            <w:r>
              <w:rPr>
                <w:b/>
              </w:rPr>
              <w:t>Weathered Fluvial Recent Soils</w:t>
            </w:r>
          </w:p>
          <w:p w14:paraId="0BE91F8D" w14:textId="77777777" w:rsidR="00174C4D" w:rsidRDefault="00174C4D" w:rsidP="0078789C">
            <w:pPr>
              <w:spacing w:after="0" w:line="259" w:lineRule="auto"/>
              <w:ind w:left="0" w:right="67" w:firstLine="0"/>
            </w:pPr>
          </w:p>
        </w:tc>
      </w:tr>
      <w:tr w:rsidR="00174C4D" w14:paraId="0BE91F93" w14:textId="77777777" w:rsidTr="58470897">
        <w:trPr>
          <w:trHeight w:val="1276"/>
        </w:trPr>
        <w:tc>
          <w:tcPr>
            <w:tcW w:w="964" w:type="dxa"/>
            <w:tcBorders>
              <w:top w:val="nil"/>
              <w:left w:val="nil"/>
              <w:bottom w:val="nil"/>
              <w:right w:val="nil"/>
            </w:tcBorders>
          </w:tcPr>
          <w:p w14:paraId="0BE91F8F" w14:textId="77777777" w:rsidR="00174C4D" w:rsidRDefault="008F760C" w:rsidP="0078789C">
            <w:pPr>
              <w:spacing w:after="0" w:line="259" w:lineRule="auto"/>
              <w:ind w:left="0" w:firstLine="0"/>
              <w:jc w:val="left"/>
            </w:pPr>
            <w:r>
              <w:rPr>
                <w:b/>
              </w:rPr>
              <w:t>R</w:t>
            </w:r>
            <w:r w:rsidR="0078789C">
              <w:rPr>
                <w:b/>
              </w:rPr>
              <w:t>FA</w:t>
            </w:r>
            <w:r>
              <w:t xml:space="preserve"> </w:t>
            </w:r>
          </w:p>
        </w:tc>
        <w:tc>
          <w:tcPr>
            <w:tcW w:w="7040" w:type="dxa"/>
            <w:tcBorders>
              <w:top w:val="nil"/>
              <w:left w:val="nil"/>
              <w:bottom w:val="nil"/>
              <w:right w:val="nil"/>
            </w:tcBorders>
            <w:vAlign w:val="center"/>
          </w:tcPr>
          <w:p w14:paraId="0BE91F90" w14:textId="77777777" w:rsidR="0078789C" w:rsidRDefault="008F760C">
            <w:pPr>
              <w:spacing w:after="0" w:line="259" w:lineRule="auto"/>
              <w:ind w:left="0" w:right="67" w:firstLine="0"/>
            </w:pPr>
            <w:r>
              <w:t xml:space="preserve">Other soils that have pH less than 5.5 in some part of subsurface horizons within 60 cm of the mineral soil surface. </w:t>
            </w:r>
          </w:p>
          <w:p w14:paraId="0BE91F91" w14:textId="77777777" w:rsidR="0078789C" w:rsidRDefault="00451000" w:rsidP="00451000">
            <w:pPr>
              <w:spacing w:after="0" w:line="259" w:lineRule="auto"/>
              <w:ind w:left="0" w:right="67" w:firstLine="0"/>
              <w:jc w:val="right"/>
            </w:pPr>
            <w:r>
              <w:rPr>
                <w:b/>
              </w:rPr>
              <w:t>A</w:t>
            </w:r>
            <w:r w:rsidR="0078789C">
              <w:rPr>
                <w:b/>
              </w:rPr>
              <w:t xml:space="preserve">cidic </w:t>
            </w:r>
            <w:r>
              <w:rPr>
                <w:b/>
              </w:rPr>
              <w:t>F</w:t>
            </w:r>
            <w:r w:rsidR="0078789C">
              <w:rPr>
                <w:b/>
              </w:rPr>
              <w:t>luvial Recent Soils</w:t>
            </w:r>
          </w:p>
          <w:p w14:paraId="0BE91F92" w14:textId="77777777" w:rsidR="00174C4D" w:rsidRDefault="00174C4D">
            <w:pPr>
              <w:spacing w:after="0" w:line="259" w:lineRule="auto"/>
              <w:ind w:left="0" w:right="67" w:firstLine="0"/>
            </w:pPr>
          </w:p>
        </w:tc>
      </w:tr>
      <w:tr w:rsidR="00174C4D" w14:paraId="0BE91F96" w14:textId="77777777" w:rsidTr="58470897">
        <w:trPr>
          <w:trHeight w:val="468"/>
        </w:trPr>
        <w:tc>
          <w:tcPr>
            <w:tcW w:w="964" w:type="dxa"/>
            <w:tcBorders>
              <w:top w:val="nil"/>
              <w:left w:val="nil"/>
              <w:bottom w:val="nil"/>
              <w:right w:val="nil"/>
            </w:tcBorders>
            <w:vAlign w:val="bottom"/>
          </w:tcPr>
          <w:p w14:paraId="0BE91F94" w14:textId="77777777" w:rsidR="00174C4D" w:rsidRDefault="008F760C" w:rsidP="00451000">
            <w:pPr>
              <w:spacing w:after="0" w:line="259" w:lineRule="auto"/>
              <w:ind w:left="0" w:firstLine="0"/>
              <w:jc w:val="left"/>
            </w:pPr>
            <w:r>
              <w:rPr>
                <w:b/>
              </w:rPr>
              <w:t>R</w:t>
            </w:r>
            <w:r w:rsidR="00451000">
              <w:rPr>
                <w:b/>
              </w:rPr>
              <w:t>F</w:t>
            </w:r>
            <w:r>
              <w:rPr>
                <w:b/>
              </w:rPr>
              <w:t>T</w:t>
            </w:r>
            <w:r>
              <w:t xml:space="preserve"> </w:t>
            </w:r>
          </w:p>
        </w:tc>
        <w:tc>
          <w:tcPr>
            <w:tcW w:w="7040" w:type="dxa"/>
            <w:tcBorders>
              <w:top w:val="nil"/>
              <w:left w:val="nil"/>
              <w:bottom w:val="nil"/>
              <w:right w:val="nil"/>
            </w:tcBorders>
            <w:vAlign w:val="bottom"/>
          </w:tcPr>
          <w:p w14:paraId="0BE91F95" w14:textId="77777777" w:rsidR="00174C4D" w:rsidRDefault="008F760C">
            <w:pPr>
              <w:spacing w:after="0" w:line="259" w:lineRule="auto"/>
              <w:ind w:left="0" w:firstLine="0"/>
              <w:jc w:val="left"/>
            </w:pPr>
            <w:r>
              <w:t>Other soils.</w:t>
            </w:r>
          </w:p>
        </w:tc>
      </w:tr>
    </w:tbl>
    <w:p w14:paraId="0BE91F97" w14:textId="77777777" w:rsidR="00174C4D" w:rsidRDefault="008F760C">
      <w:pPr>
        <w:spacing w:after="596" w:line="265" w:lineRule="auto"/>
        <w:ind w:left="10" w:right="57" w:hanging="10"/>
        <w:jc w:val="right"/>
      </w:pPr>
      <w:r>
        <w:rPr>
          <w:b/>
        </w:rPr>
        <w:t xml:space="preserve">Typic </w:t>
      </w:r>
      <w:r w:rsidR="00451000">
        <w:rPr>
          <w:b/>
        </w:rPr>
        <w:t>F</w:t>
      </w:r>
      <w:r>
        <w:rPr>
          <w:b/>
        </w:rPr>
        <w:t>luvial Recent Soils</w:t>
      </w:r>
    </w:p>
    <w:p w14:paraId="0BE91F98" w14:textId="77777777" w:rsidR="00174C4D" w:rsidRDefault="008F760C" w:rsidP="00451000">
      <w:pPr>
        <w:spacing w:after="138"/>
        <w:ind w:left="567" w:right="58" w:hanging="580"/>
      </w:pPr>
      <w:r>
        <w:rPr>
          <w:b/>
        </w:rPr>
        <w:t>RT</w:t>
      </w:r>
      <w:r>
        <w:t xml:space="preserve"> </w:t>
      </w:r>
      <w:r w:rsidR="00451000">
        <w:tab/>
      </w:r>
      <w:r>
        <w:t>TEPHRIC RECENT SOILS</w:t>
      </w:r>
    </w:p>
    <w:p w14:paraId="0BE91F99" w14:textId="7A91E9AE" w:rsidR="00174C4D" w:rsidRDefault="008F760C">
      <w:pPr>
        <w:spacing w:after="9"/>
        <w:ind w:left="554" w:right="58" w:hanging="567"/>
      </w:pPr>
      <w:r>
        <w:t xml:space="preserve"> </w:t>
      </w:r>
      <w:r>
        <w:tab/>
      </w:r>
      <w:proofErr w:type="spellStart"/>
      <w:r>
        <w:t>Tephric</w:t>
      </w:r>
      <w:proofErr w:type="spellEnd"/>
      <w:r>
        <w:t xml:space="preserve"> Recent Soils occur in unconsolidated sediments of volcanic origin</w:t>
      </w:r>
      <w:del w:id="2340" w:author="Andre Eger [2]" w:date="2024-11-13T14:48:00Z" w16du:dateUtc="2024-11-13T01:48:00Z">
        <w:r w:rsidDel="00D920B6">
          <w:delText xml:space="preserve"> including ash, cinders, lapilli, pumice, and other pyroclastics</w:delText>
        </w:r>
      </w:del>
      <w:r>
        <w:t>.</w:t>
      </w:r>
    </w:p>
    <w:p w14:paraId="0BE91F9A" w14:textId="77777777" w:rsidR="00451000" w:rsidRDefault="00451000">
      <w:pPr>
        <w:spacing w:after="9"/>
        <w:ind w:left="554" w:right="58" w:hanging="567"/>
      </w:pPr>
    </w:p>
    <w:tbl>
      <w:tblPr>
        <w:tblStyle w:val="TableGrid1"/>
        <w:tblW w:w="8009" w:type="dxa"/>
        <w:tblInd w:w="566" w:type="dxa"/>
        <w:tblCellMar>
          <w:top w:w="1" w:type="dxa"/>
        </w:tblCellMar>
        <w:tblLook w:val="04A0" w:firstRow="1" w:lastRow="0" w:firstColumn="1" w:lastColumn="0" w:noHBand="0" w:noVBand="1"/>
      </w:tblPr>
      <w:tblGrid>
        <w:gridCol w:w="964"/>
        <w:gridCol w:w="7045"/>
      </w:tblGrid>
      <w:tr w:rsidR="00174C4D" w14:paraId="0BE91F9E" w14:textId="77777777" w:rsidTr="7B24D57B">
        <w:trPr>
          <w:trHeight w:val="821"/>
        </w:trPr>
        <w:tc>
          <w:tcPr>
            <w:tcW w:w="964" w:type="dxa"/>
            <w:tcBorders>
              <w:top w:val="nil"/>
              <w:left w:val="nil"/>
              <w:bottom w:val="nil"/>
              <w:right w:val="nil"/>
            </w:tcBorders>
          </w:tcPr>
          <w:p w14:paraId="0BE91F9B" w14:textId="77777777" w:rsidR="00174C4D" w:rsidRDefault="008F760C">
            <w:pPr>
              <w:spacing w:after="0" w:line="259" w:lineRule="auto"/>
              <w:ind w:left="0" w:firstLine="0"/>
              <w:jc w:val="left"/>
            </w:pPr>
            <w:r>
              <w:rPr>
                <w:b/>
              </w:rPr>
              <w:t>RTM</w:t>
            </w:r>
            <w:r>
              <w:t xml:space="preserve"> </w:t>
            </w:r>
          </w:p>
        </w:tc>
        <w:tc>
          <w:tcPr>
            <w:tcW w:w="7045" w:type="dxa"/>
            <w:tcBorders>
              <w:top w:val="nil"/>
              <w:left w:val="nil"/>
              <w:bottom w:val="nil"/>
              <w:right w:val="nil"/>
            </w:tcBorders>
          </w:tcPr>
          <w:p w14:paraId="0BE91F9C" w14:textId="77777777" w:rsidR="00451000" w:rsidRDefault="008F760C">
            <w:pPr>
              <w:spacing w:after="0" w:line="259" w:lineRule="auto"/>
              <w:ind w:left="3529" w:hanging="3529"/>
              <w:jc w:val="left"/>
            </w:pPr>
            <w:proofErr w:type="spellStart"/>
            <w:r>
              <w:t>Tephric</w:t>
            </w:r>
            <w:proofErr w:type="spellEnd"/>
            <w:r>
              <w:t xml:space="preserve"> Recent Soils that have a </w:t>
            </w:r>
            <w:r w:rsidRPr="000621BF">
              <w:rPr>
                <w:color w:val="2B579A"/>
                <w:u w:val="single"/>
                <w:shd w:val="clear" w:color="auto" w:fill="E6E6E6"/>
                <w:rPrChange w:id="2341" w:author="Thomas Caspari" w:date="2017-10-12T16:59:00Z">
                  <w:rPr>
                    <w:color w:val="2B579A"/>
                    <w:shd w:val="clear" w:color="auto" w:fill="E6E6E6"/>
                  </w:rPr>
                </w:rPrChange>
              </w:rPr>
              <w:t>mottled profile form</w:t>
            </w:r>
            <w:r>
              <w:t xml:space="preserve">. </w:t>
            </w:r>
          </w:p>
          <w:p w14:paraId="0BE91F9D" w14:textId="77777777" w:rsidR="00174C4D" w:rsidRDefault="008F760C" w:rsidP="00451000">
            <w:pPr>
              <w:spacing w:after="0" w:line="259" w:lineRule="auto"/>
              <w:ind w:left="3529" w:hanging="3529"/>
              <w:jc w:val="right"/>
            </w:pPr>
            <w:r>
              <w:rPr>
                <w:b/>
              </w:rPr>
              <w:t xml:space="preserve">Mottled </w:t>
            </w:r>
            <w:proofErr w:type="spellStart"/>
            <w:r>
              <w:rPr>
                <w:b/>
              </w:rPr>
              <w:t>Tephric</w:t>
            </w:r>
            <w:proofErr w:type="spellEnd"/>
            <w:r>
              <w:rPr>
                <w:b/>
              </w:rPr>
              <w:t xml:space="preserve"> Recent Soils</w:t>
            </w:r>
          </w:p>
        </w:tc>
      </w:tr>
      <w:tr w:rsidR="00174C4D" w14:paraId="0BE91FA3" w14:textId="77777777" w:rsidTr="7B24D57B">
        <w:trPr>
          <w:trHeight w:val="1507"/>
        </w:trPr>
        <w:tc>
          <w:tcPr>
            <w:tcW w:w="964" w:type="dxa"/>
            <w:tcBorders>
              <w:top w:val="nil"/>
              <w:left w:val="nil"/>
              <w:bottom w:val="nil"/>
              <w:right w:val="nil"/>
            </w:tcBorders>
          </w:tcPr>
          <w:p w14:paraId="0BE91F9F" w14:textId="77777777" w:rsidR="00174C4D" w:rsidRDefault="008F760C" w:rsidP="00451000">
            <w:pPr>
              <w:spacing w:after="0" w:line="259" w:lineRule="auto"/>
              <w:ind w:left="0" w:firstLine="0"/>
              <w:jc w:val="left"/>
            </w:pPr>
            <w:r>
              <w:rPr>
                <w:b/>
              </w:rPr>
              <w:t>RTB</w:t>
            </w:r>
            <w:r w:rsidR="00451000">
              <w:rPr>
                <w:b/>
              </w:rPr>
              <w:t>P</w:t>
            </w:r>
            <w:r>
              <w:t xml:space="preserve"> </w:t>
            </w:r>
          </w:p>
        </w:tc>
        <w:tc>
          <w:tcPr>
            <w:tcW w:w="7045" w:type="dxa"/>
            <w:tcBorders>
              <w:top w:val="nil"/>
              <w:left w:val="nil"/>
              <w:bottom w:val="nil"/>
              <w:right w:val="nil"/>
            </w:tcBorders>
            <w:vAlign w:val="center"/>
          </w:tcPr>
          <w:p w14:paraId="0BE91FA0" w14:textId="360627FD" w:rsidR="00174C4D" w:rsidRDefault="008F760C">
            <w:pPr>
              <w:spacing w:after="0" w:line="239" w:lineRule="auto"/>
              <w:ind w:left="0" w:right="65" w:firstLine="0"/>
            </w:pPr>
            <w:r>
              <w:t xml:space="preserve">Other soils that have a buried soil, </w:t>
            </w:r>
            <w:ins w:id="2342" w:author="Andre Eger [2]" w:date="2024-11-13T14:50:00Z" w16du:dateUtc="2024-11-13T01:50:00Z">
              <w:r w:rsidR="007330CD">
                <w:t xml:space="preserve">where </w:t>
              </w:r>
              <w:proofErr w:type="spellStart"/>
              <w:r w:rsidR="007330CD">
                <w:t>the</w:t>
              </w:r>
            </w:ins>
            <w:del w:id="2343" w:author="Andre Eger [2]" w:date="2024-11-13T14:49:00Z" w16du:dateUtc="2024-11-13T01:49:00Z">
              <w:r w:rsidDel="00D920B6">
                <w:delText>with</w:delText>
              </w:r>
            </w:del>
            <w:del w:id="2344" w:author="Andre Eger [2]" w:date="2024-11-13T14:51:00Z" w16du:dateUtc="2024-11-13T01:51:00Z">
              <w:r w:rsidDel="007330CD">
                <w:delText xml:space="preserve"> its </w:delText>
              </w:r>
            </w:del>
            <w:r>
              <w:t>upper</w:t>
            </w:r>
            <w:proofErr w:type="spellEnd"/>
            <w:r>
              <w:t xml:space="preserve"> surface</w:t>
            </w:r>
            <w:ins w:id="2345" w:author="Andre Eger [2]" w:date="2024-11-13T14:50:00Z" w16du:dateUtc="2024-11-13T01:50:00Z">
              <w:r w:rsidR="007330CD">
                <w:t xml:space="preserve"> of the buried soil occurs</w:t>
              </w:r>
            </w:ins>
            <w:r>
              <w:t xml:space="preserve"> within 60 cm or less from the mineral soil surface </w:t>
            </w:r>
            <w:del w:id="2346" w:author="Andre Eger [2]" w:date="2024-11-13T14:51:00Z" w16du:dateUtc="2024-11-13T01:51:00Z">
              <w:r w:rsidDel="007330CD">
                <w:delText xml:space="preserve">that </w:delText>
              </w:r>
            </w:del>
            <w:ins w:id="2347" w:author="Andre Eger [2]" w:date="2024-11-13T14:51:00Z" w16du:dateUtc="2024-11-13T01:51:00Z">
              <w:r w:rsidR="007330CD">
                <w:t>and</w:t>
              </w:r>
              <w:r w:rsidR="007330CD" w:rsidDel="008F760C">
                <w:t xml:space="preserve"> </w:t>
              </w:r>
            </w:ins>
            <w:r w:rsidDel="008F760C">
              <w:t>has</w:t>
            </w:r>
            <w:r>
              <w:t xml:space="preserve"> a B </w:t>
            </w:r>
            <w:ins w:id="2348" w:author="Andre Eger" w:date="2023-08-21T23:13:00Z">
              <w:r w:rsidR="5637A828">
                <w:t xml:space="preserve">or BC </w:t>
              </w:r>
            </w:ins>
            <w:r>
              <w:t xml:space="preserve">horizon that meets the requirements of </w:t>
            </w:r>
            <w:r w:rsidRPr="66AE9BF6">
              <w:rPr>
                <w:color w:val="2B579A"/>
                <w:u w:val="single"/>
                <w:shd w:val="clear" w:color="auto" w:fill="E6E6E6"/>
                <w:rPrChange w:id="2349" w:author="Thomas Caspari" w:date="2017-10-12T16:59:00Z">
                  <w:rPr>
                    <w:color w:val="2B579A"/>
                    <w:shd w:val="clear" w:color="auto" w:fill="E6E6E6"/>
                  </w:rPr>
                </w:rPrChange>
              </w:rPr>
              <w:t>vitric soil material</w:t>
            </w:r>
            <w:r>
              <w:t>.</w:t>
            </w:r>
          </w:p>
          <w:p w14:paraId="0BE91FA1" w14:textId="77777777" w:rsidR="00451000" w:rsidRDefault="00451000" w:rsidP="00451000">
            <w:pPr>
              <w:spacing w:after="0" w:line="239" w:lineRule="auto"/>
              <w:ind w:left="0" w:right="65" w:firstLine="0"/>
              <w:jc w:val="right"/>
            </w:pPr>
            <w:r>
              <w:rPr>
                <w:b/>
              </w:rPr>
              <w:t xml:space="preserve">Buried-pumice </w:t>
            </w:r>
            <w:proofErr w:type="spellStart"/>
            <w:r>
              <w:rPr>
                <w:b/>
              </w:rPr>
              <w:t>Tephric</w:t>
            </w:r>
            <w:proofErr w:type="spellEnd"/>
            <w:r>
              <w:rPr>
                <w:b/>
              </w:rPr>
              <w:t xml:space="preserve"> Recent Soils</w:t>
            </w:r>
          </w:p>
          <w:p w14:paraId="0BE91FA2" w14:textId="77777777" w:rsidR="00174C4D" w:rsidRDefault="00174C4D">
            <w:pPr>
              <w:spacing w:after="0" w:line="259" w:lineRule="auto"/>
              <w:ind w:left="0" w:right="71" w:firstLine="0"/>
              <w:jc w:val="right"/>
            </w:pPr>
          </w:p>
        </w:tc>
      </w:tr>
      <w:tr w:rsidR="00174C4D" w14:paraId="0BE91FA9" w14:textId="77777777" w:rsidTr="7B24D57B">
        <w:trPr>
          <w:trHeight w:val="2106"/>
        </w:trPr>
        <w:tc>
          <w:tcPr>
            <w:tcW w:w="964" w:type="dxa"/>
            <w:tcBorders>
              <w:top w:val="nil"/>
              <w:left w:val="nil"/>
              <w:bottom w:val="nil"/>
              <w:right w:val="nil"/>
            </w:tcBorders>
          </w:tcPr>
          <w:p w14:paraId="0BE91FA4" w14:textId="77777777" w:rsidR="00174C4D" w:rsidRDefault="008F760C">
            <w:pPr>
              <w:spacing w:after="0" w:line="259" w:lineRule="auto"/>
              <w:ind w:left="0" w:firstLine="0"/>
              <w:jc w:val="left"/>
            </w:pPr>
            <w:r>
              <w:rPr>
                <w:b/>
              </w:rPr>
              <w:lastRenderedPageBreak/>
              <w:t>RTBL</w:t>
            </w:r>
            <w:r>
              <w:t xml:space="preserve"> </w:t>
            </w:r>
          </w:p>
        </w:tc>
        <w:tc>
          <w:tcPr>
            <w:tcW w:w="7045" w:type="dxa"/>
            <w:tcBorders>
              <w:top w:val="nil"/>
              <w:left w:val="nil"/>
              <w:bottom w:val="nil"/>
              <w:right w:val="nil"/>
            </w:tcBorders>
            <w:vAlign w:val="center"/>
          </w:tcPr>
          <w:p w14:paraId="0BE91FA5" w14:textId="4902AF56" w:rsidR="00174C4D" w:rsidRDefault="008F760C" w:rsidP="7B24D57B">
            <w:pPr>
              <w:spacing w:after="0" w:line="239" w:lineRule="auto"/>
              <w:ind w:left="0" w:right="70" w:firstLine="0"/>
            </w:pPr>
            <w:r>
              <w:t>Other soils that have a buried soil</w:t>
            </w:r>
            <w:ins w:id="2350" w:author="Andre Eger [2]" w:date="2024-11-13T14:52:00Z" w16du:dateUtc="2024-11-13T01:52:00Z">
              <w:r w:rsidR="007330CD">
                <w:t>, where th</w:t>
              </w:r>
            </w:ins>
            <w:ins w:id="2351" w:author="Andre Eger [2]" w:date="2024-11-13T14:53:00Z" w16du:dateUtc="2024-11-13T01:53:00Z">
              <w:r w:rsidR="007330CD">
                <w:t>e upper surface of the buried soil occurs</w:t>
              </w:r>
            </w:ins>
            <w:r>
              <w:t xml:space="preserve"> within 60 cm or less from the mineral soil surface </w:t>
            </w:r>
            <w:del w:id="2352" w:author="Andre Eger [2]" w:date="2024-11-13T14:53:00Z" w16du:dateUtc="2024-11-13T01:53:00Z">
              <w:r w:rsidDel="007330CD">
                <w:delText xml:space="preserve">to the upper surface of the buried soil, </w:delText>
              </w:r>
            </w:del>
            <w:r>
              <w:t>and ha</w:t>
            </w:r>
            <w:ins w:id="2353" w:author="Andre Eger [2]" w:date="2024-11-13T14:53:00Z" w16du:dateUtc="2024-11-13T01:53:00Z">
              <w:r w:rsidR="007330CD">
                <w:t>s</w:t>
              </w:r>
            </w:ins>
            <w:del w:id="2354" w:author="Andre Eger [2]" w:date="2024-11-13T14:53:00Z" w16du:dateUtc="2024-11-13T01:53:00Z">
              <w:r w:rsidDel="007330CD">
                <w:delText>ve</w:delText>
              </w:r>
            </w:del>
            <w:r>
              <w:t xml:space="preserve"> a B </w:t>
            </w:r>
            <w:ins w:id="2355" w:author="Andre Eger" w:date="2023-08-21T23:13:00Z">
              <w:r w:rsidR="0A798CFF">
                <w:t xml:space="preserve">or BC </w:t>
              </w:r>
            </w:ins>
            <w:r>
              <w:t xml:space="preserve">horizon that meets the requirements of </w:t>
            </w:r>
            <w:proofErr w:type="spellStart"/>
            <w:r w:rsidRPr="66AE9BF6">
              <w:rPr>
                <w:color w:val="2B579A"/>
                <w:u w:val="single"/>
                <w:shd w:val="clear" w:color="auto" w:fill="E6E6E6"/>
                <w:rPrChange w:id="2356" w:author="Thomas Caspari" w:date="2017-10-12T16:59:00Z">
                  <w:rPr>
                    <w:color w:val="2B579A"/>
                    <w:shd w:val="clear" w:color="auto" w:fill="E6E6E6"/>
                  </w:rPr>
                </w:rPrChange>
              </w:rPr>
              <w:t>allophanic</w:t>
            </w:r>
            <w:proofErr w:type="spellEnd"/>
            <w:r w:rsidRPr="66AE9BF6">
              <w:rPr>
                <w:color w:val="2B579A"/>
                <w:u w:val="single"/>
                <w:shd w:val="clear" w:color="auto" w:fill="E6E6E6"/>
                <w:rPrChange w:id="2357" w:author="Thomas Caspari" w:date="2017-10-12T16:59:00Z">
                  <w:rPr>
                    <w:color w:val="2B579A"/>
                    <w:shd w:val="clear" w:color="auto" w:fill="E6E6E6"/>
                  </w:rPr>
                </w:rPrChange>
              </w:rPr>
              <w:t xml:space="preserve"> soil material</w:t>
            </w:r>
            <w:r>
              <w:t>, but not necessarily the requirements for bulk density.</w:t>
            </w:r>
          </w:p>
          <w:p w14:paraId="0BE91FA6" w14:textId="77777777" w:rsidR="00451000" w:rsidRDefault="00451000" w:rsidP="00451000">
            <w:pPr>
              <w:spacing w:after="0" w:line="239" w:lineRule="auto"/>
              <w:ind w:left="0" w:right="70" w:firstLine="0"/>
              <w:jc w:val="right"/>
            </w:pPr>
            <w:r>
              <w:rPr>
                <w:b/>
              </w:rPr>
              <w:t>Buried-</w:t>
            </w:r>
            <w:proofErr w:type="spellStart"/>
            <w:r>
              <w:rPr>
                <w:b/>
              </w:rPr>
              <w:t>allophanic</w:t>
            </w:r>
            <w:proofErr w:type="spellEnd"/>
            <w:r>
              <w:rPr>
                <w:b/>
              </w:rPr>
              <w:t xml:space="preserve"> </w:t>
            </w:r>
            <w:proofErr w:type="spellStart"/>
            <w:r>
              <w:rPr>
                <w:b/>
              </w:rPr>
              <w:t>Tephric</w:t>
            </w:r>
            <w:proofErr w:type="spellEnd"/>
            <w:r>
              <w:rPr>
                <w:b/>
              </w:rPr>
              <w:t xml:space="preserve"> Recent Soils</w:t>
            </w:r>
          </w:p>
          <w:p w14:paraId="0BE91FA7" w14:textId="77777777" w:rsidR="00451000" w:rsidRDefault="00451000">
            <w:pPr>
              <w:spacing w:after="0" w:line="239" w:lineRule="auto"/>
              <w:ind w:left="0" w:right="70" w:firstLine="0"/>
            </w:pPr>
          </w:p>
          <w:p w14:paraId="0BE91FA8" w14:textId="77777777" w:rsidR="00174C4D" w:rsidRDefault="00174C4D" w:rsidP="00451000">
            <w:pPr>
              <w:spacing w:after="0" w:line="259" w:lineRule="auto"/>
              <w:ind w:left="0" w:right="71" w:firstLine="0"/>
              <w:jc w:val="center"/>
            </w:pPr>
          </w:p>
        </w:tc>
      </w:tr>
      <w:tr w:rsidR="00174C4D" w14:paraId="0BE91FAD" w14:textId="77777777" w:rsidTr="7B24D57B">
        <w:trPr>
          <w:trHeight w:val="468"/>
        </w:trPr>
        <w:tc>
          <w:tcPr>
            <w:tcW w:w="964" w:type="dxa"/>
            <w:tcBorders>
              <w:top w:val="nil"/>
              <w:left w:val="nil"/>
              <w:bottom w:val="nil"/>
              <w:right w:val="nil"/>
            </w:tcBorders>
          </w:tcPr>
          <w:p w14:paraId="0BE91FAA" w14:textId="77777777" w:rsidR="00174C4D" w:rsidRDefault="008F760C" w:rsidP="00451000">
            <w:pPr>
              <w:spacing w:after="0" w:line="259" w:lineRule="auto"/>
              <w:ind w:left="0" w:firstLine="0"/>
              <w:jc w:val="left"/>
            </w:pPr>
            <w:r>
              <w:rPr>
                <w:b/>
              </w:rPr>
              <w:t>RTT</w:t>
            </w:r>
            <w:r>
              <w:t xml:space="preserve"> </w:t>
            </w:r>
          </w:p>
        </w:tc>
        <w:tc>
          <w:tcPr>
            <w:tcW w:w="7045" w:type="dxa"/>
            <w:tcBorders>
              <w:top w:val="nil"/>
              <w:left w:val="nil"/>
              <w:bottom w:val="nil"/>
              <w:right w:val="nil"/>
            </w:tcBorders>
          </w:tcPr>
          <w:p w14:paraId="0BE91FAB" w14:textId="77777777" w:rsidR="00174C4D" w:rsidRDefault="008F760C" w:rsidP="00451000">
            <w:pPr>
              <w:spacing w:after="0" w:line="259" w:lineRule="auto"/>
              <w:ind w:left="0" w:firstLine="0"/>
              <w:jc w:val="left"/>
            </w:pPr>
            <w:r>
              <w:t>Other soils.</w:t>
            </w:r>
          </w:p>
          <w:p w14:paraId="0BE91FAC" w14:textId="77777777" w:rsidR="00451000" w:rsidRDefault="00451000" w:rsidP="00451000">
            <w:pPr>
              <w:spacing w:after="0" w:line="259" w:lineRule="auto"/>
              <w:ind w:left="0" w:firstLine="0"/>
              <w:jc w:val="right"/>
            </w:pPr>
            <w:r>
              <w:rPr>
                <w:b/>
              </w:rPr>
              <w:t xml:space="preserve">Typic </w:t>
            </w:r>
            <w:proofErr w:type="spellStart"/>
            <w:r>
              <w:rPr>
                <w:b/>
              </w:rPr>
              <w:t>Tephric</w:t>
            </w:r>
            <w:proofErr w:type="spellEnd"/>
            <w:r>
              <w:rPr>
                <w:b/>
              </w:rPr>
              <w:t xml:space="preserve"> Recent Soils</w:t>
            </w:r>
          </w:p>
        </w:tc>
      </w:tr>
    </w:tbl>
    <w:p w14:paraId="0BE91FAE" w14:textId="77777777" w:rsidR="00174C4D" w:rsidRDefault="00174C4D">
      <w:pPr>
        <w:spacing w:after="286" w:line="265" w:lineRule="auto"/>
        <w:ind w:left="10" w:right="57" w:hanging="10"/>
        <w:jc w:val="right"/>
      </w:pPr>
    </w:p>
    <w:p w14:paraId="0BE91FB0" w14:textId="77777777" w:rsidR="00174C4D" w:rsidRDefault="008F760C">
      <w:pPr>
        <w:spacing w:after="160" w:line="259" w:lineRule="auto"/>
        <w:ind w:left="0" w:firstLine="0"/>
        <w:jc w:val="left"/>
        <w:pPrChange w:id="2358" w:author="Andre Eger [2]" w:date="2024-11-13T14:54:00Z" w16du:dateUtc="2024-11-13T01:54:00Z">
          <w:pPr>
            <w:spacing w:after="138"/>
            <w:ind w:left="567" w:right="58" w:hanging="580"/>
          </w:pPr>
        </w:pPrChange>
      </w:pPr>
      <w:r>
        <w:rPr>
          <w:b/>
        </w:rPr>
        <w:t>RO</w:t>
      </w:r>
      <w:r w:rsidR="00E74E7C">
        <w:rPr>
          <w:b/>
        </w:rPr>
        <w:tab/>
      </w:r>
      <w:r>
        <w:t>ORTHIC RECENT SOILS</w:t>
      </w:r>
    </w:p>
    <w:p w14:paraId="0BE91FB1" w14:textId="510622F7" w:rsidR="00174C4D" w:rsidRDefault="008F760C">
      <w:pPr>
        <w:ind w:left="554" w:right="58" w:hanging="567"/>
      </w:pPr>
      <w:r>
        <w:t xml:space="preserve"> </w:t>
      </w:r>
      <w:r>
        <w:tab/>
        <w:t xml:space="preserve">Orthic Recent Soils occur on land that is being </w:t>
      </w:r>
      <w:proofErr w:type="gramStart"/>
      <w:r>
        <w:t>eroded</w:t>
      </w:r>
      <w:ins w:id="2359" w:author="Kirstin Deuss" w:date="2024-11-12T04:07:00Z">
        <w:r w:rsidR="2026E31B">
          <w:t>,</w:t>
        </w:r>
      </w:ins>
      <w:r>
        <w:t xml:space="preserve"> or</w:t>
      </w:r>
      <w:proofErr w:type="gramEnd"/>
      <w:r>
        <w:t xml:space="preserve"> has received sediment that has been deposited mainly as a result of slope processes.</w:t>
      </w:r>
    </w:p>
    <w:p w14:paraId="0BE91FB2" w14:textId="77777777" w:rsidR="00174C4D" w:rsidRDefault="008F760C" w:rsidP="00E74E7C">
      <w:pPr>
        <w:spacing w:after="64"/>
        <w:ind w:left="1418" w:right="58" w:hanging="852"/>
      </w:pPr>
      <w:r>
        <w:rPr>
          <w:b/>
        </w:rPr>
        <w:t>ROM</w:t>
      </w:r>
      <w:r w:rsidR="00E74E7C">
        <w:rPr>
          <w:b/>
        </w:rPr>
        <w:t>P</w:t>
      </w:r>
      <w:r w:rsidR="00E74E7C">
        <w:rPr>
          <w:b/>
        </w:rPr>
        <w:tab/>
      </w:r>
      <w:r>
        <w:t xml:space="preserve"> Other soils that have </w:t>
      </w:r>
      <w:r>
        <w:rPr>
          <w:i/>
        </w:rPr>
        <w:t>both</w:t>
      </w:r>
    </w:p>
    <w:p w14:paraId="0BE91FB3" w14:textId="77777777" w:rsidR="00174C4D" w:rsidRDefault="008F760C" w:rsidP="00164344">
      <w:pPr>
        <w:numPr>
          <w:ilvl w:val="0"/>
          <w:numId w:val="113"/>
        </w:numPr>
        <w:spacing w:after="59"/>
        <w:ind w:right="58" w:hanging="454"/>
      </w:pPr>
      <w:r>
        <w:t xml:space="preserve">a </w:t>
      </w:r>
      <w:r w:rsidRPr="000621BF">
        <w:rPr>
          <w:color w:val="2B579A"/>
          <w:u w:val="single"/>
          <w:shd w:val="clear" w:color="auto" w:fill="E6E6E6"/>
          <w:rPrChange w:id="2360" w:author="Thomas Caspari" w:date="2017-10-12T16:59:00Z">
            <w:rPr>
              <w:color w:val="2B579A"/>
              <w:shd w:val="clear" w:color="auto" w:fill="E6E6E6"/>
            </w:rPr>
          </w:rPrChange>
        </w:rPr>
        <w:t>mottled profile form</w:t>
      </w:r>
      <w:r>
        <w:t xml:space="preserve">, </w:t>
      </w:r>
      <w:r>
        <w:rPr>
          <w:i/>
        </w:rPr>
        <w:t>and</w:t>
      </w:r>
    </w:p>
    <w:p w14:paraId="0BE91FB4" w14:textId="77777777" w:rsidR="00174C4D" w:rsidRDefault="008F760C" w:rsidP="00164344">
      <w:pPr>
        <w:numPr>
          <w:ilvl w:val="0"/>
          <w:numId w:val="113"/>
        </w:numPr>
        <w:spacing w:after="42"/>
        <w:ind w:right="58" w:hanging="454"/>
      </w:pPr>
      <w:r>
        <w:t>meets part 2(b) of the requirements for Pallic Soils.</w:t>
      </w:r>
    </w:p>
    <w:p w14:paraId="0BE91FB5" w14:textId="77777777" w:rsidR="00174C4D" w:rsidRDefault="008F760C">
      <w:pPr>
        <w:spacing w:after="286" w:line="265" w:lineRule="auto"/>
        <w:ind w:left="10" w:right="57" w:hanging="10"/>
        <w:jc w:val="right"/>
      </w:pPr>
      <w:r>
        <w:rPr>
          <w:b/>
        </w:rPr>
        <w:t>Mottled-</w:t>
      </w:r>
      <w:proofErr w:type="spellStart"/>
      <w:r>
        <w:rPr>
          <w:b/>
        </w:rPr>
        <w:t>pallic</w:t>
      </w:r>
      <w:proofErr w:type="spellEnd"/>
      <w:r>
        <w:rPr>
          <w:b/>
        </w:rPr>
        <w:t xml:space="preserve"> Orthic Recent Soils</w:t>
      </w:r>
    </w:p>
    <w:p w14:paraId="0BE91FB6" w14:textId="77777777" w:rsidR="00174C4D" w:rsidRDefault="008F760C" w:rsidP="00E74E7C">
      <w:pPr>
        <w:tabs>
          <w:tab w:val="center" w:pos="899"/>
          <w:tab w:val="center" w:pos="4522"/>
        </w:tabs>
        <w:spacing w:after="41"/>
        <w:ind w:left="1418" w:hanging="851"/>
        <w:jc w:val="left"/>
      </w:pPr>
      <w:r>
        <w:rPr>
          <w:rFonts w:ascii="Calibri" w:eastAsia="Calibri" w:hAnsi="Calibri" w:cs="Calibri"/>
          <w:color w:val="000000"/>
          <w:sz w:val="22"/>
        </w:rPr>
        <w:tab/>
      </w:r>
      <w:r>
        <w:rPr>
          <w:b/>
        </w:rPr>
        <w:t>ROM</w:t>
      </w:r>
      <w:r w:rsidR="00E74E7C">
        <w:rPr>
          <w:b/>
        </w:rPr>
        <w:t xml:space="preserve"> </w:t>
      </w:r>
      <w:r w:rsidR="00E74E7C">
        <w:rPr>
          <w:b/>
        </w:rPr>
        <w:tab/>
      </w:r>
      <w:r>
        <w:t xml:space="preserve">Orthic Recent Soils that have a </w:t>
      </w:r>
      <w:r w:rsidRPr="000621BF">
        <w:rPr>
          <w:color w:val="2B579A"/>
          <w:u w:val="single"/>
          <w:shd w:val="clear" w:color="auto" w:fill="E6E6E6"/>
          <w:rPrChange w:id="2361" w:author="Thomas Caspari" w:date="2017-10-12T16:59:00Z">
            <w:rPr>
              <w:color w:val="2B579A"/>
              <w:shd w:val="clear" w:color="auto" w:fill="E6E6E6"/>
            </w:rPr>
          </w:rPrChange>
        </w:rPr>
        <w:t>mottled profile form</w:t>
      </w:r>
      <w:r>
        <w:t>.</w:t>
      </w:r>
    </w:p>
    <w:p w14:paraId="0BE91FB7" w14:textId="77777777" w:rsidR="00174C4D" w:rsidRDefault="008F760C">
      <w:pPr>
        <w:spacing w:after="286" w:line="265" w:lineRule="auto"/>
        <w:ind w:left="10" w:right="57" w:hanging="10"/>
        <w:jc w:val="right"/>
      </w:pPr>
      <w:r>
        <w:rPr>
          <w:b/>
        </w:rPr>
        <w:t>Mottled Orthic Recent Soils</w:t>
      </w:r>
    </w:p>
    <w:p w14:paraId="0BE91FB8" w14:textId="77777777" w:rsidR="00174C4D" w:rsidRDefault="008F760C" w:rsidP="00E74E7C">
      <w:pPr>
        <w:spacing w:after="59"/>
        <w:ind w:left="1418" w:right="58" w:hanging="852"/>
      </w:pPr>
      <w:r>
        <w:rPr>
          <w:b/>
        </w:rPr>
        <w:t>RO</w:t>
      </w:r>
      <w:r w:rsidR="00E74E7C">
        <w:rPr>
          <w:b/>
        </w:rPr>
        <w:t>A</w:t>
      </w:r>
      <w:r>
        <w:rPr>
          <w:b/>
        </w:rPr>
        <w:t>W</w:t>
      </w:r>
      <w:r>
        <w:t xml:space="preserve"> Other soils that have </w:t>
      </w:r>
      <w:r>
        <w:rPr>
          <w:i/>
        </w:rPr>
        <w:t>both</w:t>
      </w:r>
    </w:p>
    <w:p w14:paraId="0BE91FB9" w14:textId="77777777" w:rsidR="00174C4D" w:rsidRDefault="008F760C" w:rsidP="00164344">
      <w:pPr>
        <w:numPr>
          <w:ilvl w:val="0"/>
          <w:numId w:val="114"/>
        </w:numPr>
        <w:spacing w:after="62"/>
        <w:ind w:right="58" w:hanging="454"/>
      </w:pPr>
      <w:r>
        <w:t xml:space="preserve">a </w:t>
      </w:r>
      <w:r w:rsidRPr="000621BF">
        <w:rPr>
          <w:color w:val="2B579A"/>
          <w:u w:val="single"/>
          <w:shd w:val="clear" w:color="auto" w:fill="E6E6E6"/>
          <w:rPrChange w:id="2362" w:author="Thomas Caspari" w:date="2017-10-12T16:59:00Z">
            <w:rPr>
              <w:color w:val="2B579A"/>
              <w:shd w:val="clear" w:color="auto" w:fill="E6E6E6"/>
            </w:rPr>
          </w:rPrChange>
        </w:rPr>
        <w:t>weathered-B horizon</w:t>
      </w:r>
      <w:r>
        <w:t xml:space="preserve"> with its lower boundary at 30 cm or more from the mineral soil surface, </w:t>
      </w:r>
      <w:r>
        <w:rPr>
          <w:i/>
        </w:rPr>
        <w:t>and</w:t>
      </w:r>
    </w:p>
    <w:p w14:paraId="0BE91FBA" w14:textId="0FF5BF35" w:rsidR="00E74E7C" w:rsidRDefault="008F760C" w:rsidP="00E74E7C">
      <w:pPr>
        <w:numPr>
          <w:ilvl w:val="0"/>
          <w:numId w:val="114"/>
        </w:numPr>
        <w:spacing w:after="0" w:line="252" w:lineRule="auto"/>
        <w:ind w:right="57" w:hanging="454"/>
      </w:pPr>
      <w:r>
        <w:t xml:space="preserve">pH less than 5.5 in some part </w:t>
      </w:r>
      <w:del w:id="2363" w:author="Kirstin Deuss" w:date="2024-11-12T04:12:00Z">
        <w:r w:rsidDel="008F760C">
          <w:delText>of the subsurface horizons within 60 cm of the mineral soil surface</w:delText>
        </w:r>
      </w:del>
      <w:ins w:id="2364" w:author="Kirstin Deuss" w:date="2024-11-12T04:12:00Z">
        <w:r w:rsidR="742D0A06">
          <w:t xml:space="preserve"> between the base of the A horizon and within 60 cm of the mineral soil surface</w:t>
        </w:r>
      </w:ins>
      <w:r>
        <w:t xml:space="preserve">. </w:t>
      </w:r>
    </w:p>
    <w:p w14:paraId="0BE91FBB" w14:textId="77777777" w:rsidR="00174C4D" w:rsidRDefault="00E74E7C" w:rsidP="00E74E7C">
      <w:pPr>
        <w:ind w:left="1928" w:right="58" w:firstLine="0"/>
        <w:jc w:val="right"/>
      </w:pPr>
      <w:r>
        <w:rPr>
          <w:b/>
        </w:rPr>
        <w:t>A</w:t>
      </w:r>
      <w:r w:rsidR="008F760C">
        <w:rPr>
          <w:b/>
        </w:rPr>
        <w:t>cidic-weathered Orthic Recent Soils</w:t>
      </w:r>
    </w:p>
    <w:p w14:paraId="0BE91FBC" w14:textId="77777777" w:rsidR="00174C4D" w:rsidRDefault="008F760C">
      <w:pPr>
        <w:spacing w:after="44"/>
        <w:ind w:left="1417" w:right="58" w:hanging="851"/>
      </w:pPr>
      <w:r>
        <w:rPr>
          <w:b/>
        </w:rPr>
        <w:t>ROW</w:t>
      </w:r>
      <w:r>
        <w:t xml:space="preserve"> </w:t>
      </w:r>
      <w:r w:rsidR="00E74E7C">
        <w:tab/>
      </w:r>
      <w:r>
        <w:t xml:space="preserve">Other soils that have a </w:t>
      </w:r>
      <w:r w:rsidRPr="000621BF">
        <w:rPr>
          <w:color w:val="2B579A"/>
          <w:u w:val="single"/>
          <w:shd w:val="clear" w:color="auto" w:fill="E6E6E6"/>
          <w:rPrChange w:id="2365" w:author="Thomas Caspari" w:date="2017-10-12T16:59:00Z">
            <w:rPr>
              <w:color w:val="2B579A"/>
              <w:shd w:val="clear" w:color="auto" w:fill="E6E6E6"/>
            </w:rPr>
          </w:rPrChange>
        </w:rPr>
        <w:t>weathered-B horizon</w:t>
      </w:r>
      <w:r>
        <w:t xml:space="preserve"> with its lower boundary at 30 cm or more from the mineral soil surface.</w:t>
      </w:r>
    </w:p>
    <w:p w14:paraId="0BE91FBD" w14:textId="77777777" w:rsidR="00174C4D" w:rsidRDefault="008F760C">
      <w:pPr>
        <w:spacing w:after="286" w:line="265" w:lineRule="auto"/>
        <w:ind w:left="10" w:right="57" w:hanging="10"/>
        <w:jc w:val="right"/>
      </w:pPr>
      <w:r>
        <w:rPr>
          <w:b/>
        </w:rPr>
        <w:t>Weathered Orthic Recent Soils</w:t>
      </w:r>
    </w:p>
    <w:p w14:paraId="0BE91FBE" w14:textId="77777777" w:rsidR="00E74E7C" w:rsidRDefault="008F760C" w:rsidP="00E74E7C">
      <w:pPr>
        <w:spacing w:after="0" w:line="252" w:lineRule="auto"/>
        <w:ind w:left="1418" w:right="57" w:hanging="851"/>
      </w:pPr>
      <w:r>
        <w:rPr>
          <w:b/>
        </w:rPr>
        <w:t>RO</w:t>
      </w:r>
      <w:r w:rsidR="00E74E7C">
        <w:rPr>
          <w:b/>
        </w:rPr>
        <w:t>A</w:t>
      </w:r>
      <w:r w:rsidR="00E74E7C">
        <w:rPr>
          <w:b/>
        </w:rPr>
        <w:tab/>
      </w:r>
      <w:r>
        <w:t>Other soils that have pH less than 5.5 in some part between the base of the A horizon and within 60 cm of the mineral soil surface.</w:t>
      </w:r>
    </w:p>
    <w:p w14:paraId="0BE91FBF" w14:textId="77777777" w:rsidR="00174C4D" w:rsidRDefault="00E74E7C" w:rsidP="00E74E7C">
      <w:pPr>
        <w:ind w:left="1417" w:right="58" w:hanging="851"/>
        <w:jc w:val="right"/>
      </w:pPr>
      <w:r>
        <w:rPr>
          <w:b/>
        </w:rPr>
        <w:t>A</w:t>
      </w:r>
      <w:r w:rsidR="008F760C">
        <w:rPr>
          <w:b/>
        </w:rPr>
        <w:t>cidic Orthic Recent Soils</w:t>
      </w:r>
    </w:p>
    <w:p w14:paraId="0BE91FC0" w14:textId="77777777" w:rsidR="00174C4D" w:rsidRDefault="008F760C" w:rsidP="00E74E7C">
      <w:pPr>
        <w:tabs>
          <w:tab w:val="center" w:pos="856"/>
          <w:tab w:val="center" w:pos="2073"/>
        </w:tabs>
        <w:spacing w:after="9"/>
        <w:ind w:left="1418" w:hanging="851"/>
        <w:jc w:val="left"/>
      </w:pPr>
      <w:r>
        <w:rPr>
          <w:rFonts w:ascii="Calibri" w:eastAsia="Calibri" w:hAnsi="Calibri" w:cs="Calibri"/>
          <w:color w:val="000000"/>
          <w:sz w:val="22"/>
        </w:rPr>
        <w:tab/>
      </w:r>
      <w:r>
        <w:rPr>
          <w:b/>
        </w:rPr>
        <w:t>ROT</w:t>
      </w:r>
      <w:r>
        <w:t xml:space="preserve"> </w:t>
      </w:r>
      <w:r>
        <w:tab/>
        <w:t>Other soils.</w:t>
      </w:r>
    </w:p>
    <w:p w14:paraId="0BE91FC1" w14:textId="77777777" w:rsidR="00174C4D" w:rsidRDefault="008F760C">
      <w:pPr>
        <w:spacing w:after="286" w:line="265" w:lineRule="auto"/>
        <w:ind w:left="10" w:right="57" w:hanging="10"/>
        <w:jc w:val="right"/>
      </w:pPr>
      <w:r>
        <w:rPr>
          <w:b/>
        </w:rPr>
        <w:t>Typic Orthic Recent Soils</w:t>
      </w:r>
    </w:p>
    <w:p w14:paraId="0BE91FC2" w14:textId="77777777" w:rsidR="00174C4D" w:rsidRDefault="00174C4D">
      <w:pPr>
        <w:sectPr w:rsidR="00174C4D">
          <w:headerReference w:type="even" r:id="rId118"/>
          <w:headerReference w:type="default" r:id="rId119"/>
          <w:footerReference w:type="even" r:id="rId120"/>
          <w:footerReference w:type="default" r:id="rId121"/>
          <w:headerReference w:type="first" r:id="rId122"/>
          <w:footerReference w:type="first" r:id="rId123"/>
          <w:pgSz w:w="12746" w:h="17678"/>
          <w:pgMar w:top="1677" w:right="2105" w:bottom="1795" w:left="2121" w:header="0" w:footer="720" w:gutter="0"/>
          <w:cols w:space="720"/>
        </w:sectPr>
      </w:pPr>
    </w:p>
    <w:p w14:paraId="0BE91FC3" w14:textId="668D9DBD" w:rsidR="00174C4D" w:rsidRDefault="008F760C">
      <w:pPr>
        <w:pStyle w:val="Heading1"/>
        <w:ind w:left="-3"/>
      </w:pPr>
      <w:bookmarkStart w:id="2366" w:name="_Toc182384785"/>
      <w:r>
        <w:lastRenderedPageBreak/>
        <w:t>S</w:t>
      </w:r>
      <w:r w:rsidR="0022101E">
        <w:t>emiarid Soils</w:t>
      </w:r>
      <w:bookmarkEnd w:id="2366"/>
    </w:p>
    <w:p w14:paraId="0BE91FC4" w14:textId="77777777" w:rsidR="00174C4D" w:rsidRDefault="008F760C">
      <w:pPr>
        <w:spacing w:after="551"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6D" wp14:editId="0BE9226E">
                <wp:extent cx="5400040" cy="12700"/>
                <wp:effectExtent l="0" t="0" r="0" b="0"/>
                <wp:docPr id="119740" name="Group 119740"/>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024" name="Shape 12024"/>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8CA9DB5" id="Group 119740"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">
                <v:shape id="Shape 1202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" path="m,l5400040,e" filled="f" strokecolor="#181717" strokeweight="1pt">
                  <v:stroke miterlimit="83231f" joinstyle="miter"/>
                  <v:path arrowok="t" textboxrect="0,0,5400040,0"/>
                </v:shape>
                <w10:anchorlock/>
              </v:group>
            </w:pict>
          </mc:Fallback>
        </mc:AlternateContent>
      </w:r>
    </w:p>
    <w:p w14:paraId="0BE91FC5" w14:textId="77777777" w:rsidR="00174C4D" w:rsidRDefault="00F327D5">
      <w:pPr>
        <w:pStyle w:val="Heading3"/>
        <w:ind w:left="-2" w:right="58"/>
      </w:pPr>
      <w:r>
        <w:t>CONCEPT OF THE ORDER</w:t>
      </w:r>
    </w:p>
    <w:p w14:paraId="0BE91FC6" w14:textId="3779F590" w:rsidR="00174C4D" w:rsidRDefault="008F760C">
      <w:pPr>
        <w:spacing w:after="552"/>
        <w:ind w:left="-4" w:right="58"/>
      </w:pPr>
      <w:r>
        <w:t xml:space="preserve">Semiarid Soils are high base status soils in which a soil water deficit prevails over most of the growing season. Wetting fronts </w:t>
      </w:r>
      <w:ins w:id="2367" w:author="Andre Eger" w:date="2024-10-17T16:23:00Z">
        <w:r w:rsidR="005E5D00">
          <w:t xml:space="preserve">under natural </w:t>
        </w:r>
      </w:ins>
      <w:ins w:id="2368" w:author="Andre Eger" w:date="2024-11-01T10:53:00Z">
        <w:r w:rsidR="00182F5A">
          <w:t xml:space="preserve">climate </w:t>
        </w:r>
      </w:ins>
      <w:ins w:id="2369" w:author="Andre Eger" w:date="2024-10-17T16:23:00Z">
        <w:r w:rsidR="005E5D00">
          <w:t>conditions</w:t>
        </w:r>
      </w:ins>
      <w:ins w:id="2370" w:author="Kirstin Deuss" w:date="2024-11-12T04:14:00Z">
        <w:r w:rsidR="3C345D0B">
          <w:t xml:space="preserve"> (i.e.</w:t>
        </w:r>
      </w:ins>
      <w:r w:rsidR="007330CD">
        <w:t>,</w:t>
      </w:r>
      <w:ins w:id="2371" w:author="Kirstin Deuss" w:date="2024-11-12T04:14:00Z">
        <w:r w:rsidR="3C345D0B">
          <w:t xml:space="preserve"> </w:t>
        </w:r>
      </w:ins>
      <w:ins w:id="2372" w:author="Kirstin Deuss" w:date="2024-11-12T04:16:00Z">
        <w:r w:rsidR="5DB46433">
          <w:t xml:space="preserve">in the absence of </w:t>
        </w:r>
      </w:ins>
      <w:ins w:id="2373" w:author="Kirstin Deuss" w:date="2024-11-12T04:14:00Z">
        <w:r w:rsidR="3C345D0B">
          <w:t>irrigation)</w:t>
        </w:r>
      </w:ins>
      <w:ins w:id="2374" w:author="Andre Eger" w:date="2024-10-17T16:23:00Z">
        <w:r w:rsidR="005E5D00">
          <w:t xml:space="preserve"> </w:t>
        </w:r>
      </w:ins>
      <w:del w:id="2375" w:author="Andre Eger" w:date="2024-10-17T16:23:00Z">
        <w:r w:rsidDel="008F760C">
          <w:delText>in the natural state</w:delText>
        </w:r>
      </w:del>
      <w:r>
        <w:t xml:space="preserve"> fail to penetrate deeper than the base of the solum, with consequent accumulation of pedogenic </w:t>
      </w:r>
      <w:del w:id="2376" w:author="Andre Eger" w:date="2024-07-15T23:52:00Z">
        <w:r w:rsidDel="008F760C">
          <w:delText xml:space="preserve">lime </w:delText>
        </w:r>
      </w:del>
      <w:ins w:id="2377" w:author="Andre Eger" w:date="2024-07-15T23:52:00Z">
        <w:r w:rsidR="4B61362D">
          <w:t>ca</w:t>
        </w:r>
      </w:ins>
      <w:ins w:id="2378" w:author="Andre Eger" w:date="2024-07-15T23:53:00Z">
        <w:r w:rsidR="4B61362D">
          <w:t xml:space="preserve">rbonate </w:t>
        </w:r>
      </w:ins>
      <w:r>
        <w:t xml:space="preserve">and </w:t>
      </w:r>
      <w:ins w:id="2379" w:author="Andre Eger" w:date="2024-07-15T23:53:00Z">
        <w:r w:rsidR="18161FAD">
          <w:t xml:space="preserve">other </w:t>
        </w:r>
      </w:ins>
      <w:r>
        <w:t>soluble salts.</w:t>
      </w:r>
    </w:p>
    <w:p w14:paraId="0BE91FC7" w14:textId="77777777" w:rsidR="00174C4D" w:rsidRDefault="00F327D5">
      <w:pPr>
        <w:pStyle w:val="Heading3"/>
        <w:ind w:left="-2" w:right="58"/>
      </w:pPr>
      <w:r>
        <w:t>CORRELATION</w:t>
      </w:r>
    </w:p>
    <w:p w14:paraId="0BE91FC8" w14:textId="442520CE" w:rsidR="00174C4D" w:rsidRDefault="008F760C">
      <w:pPr>
        <w:spacing w:after="552"/>
        <w:ind w:left="-4" w:right="58"/>
      </w:pPr>
      <w:r>
        <w:t xml:space="preserve">The order comprises brown-grey earths, associated </w:t>
      </w:r>
      <w:proofErr w:type="spellStart"/>
      <w:r>
        <w:t>steepland</w:t>
      </w:r>
      <w:proofErr w:type="spellEnd"/>
      <w:r>
        <w:t xml:space="preserve"> soils and intergrades between brown-grey earths and yellow-grey earths and recent soils of the NZ Genetic Soil Classification. </w:t>
      </w:r>
      <w:commentRangeStart w:id="2380"/>
      <w:r w:rsidR="00F067BA">
        <w:t>In Soil Taxonomy, t</w:t>
      </w:r>
      <w:r>
        <w:t xml:space="preserve">he order corresponds with the </w:t>
      </w:r>
      <w:proofErr w:type="spellStart"/>
      <w:r>
        <w:t>Aridisols</w:t>
      </w:r>
      <w:proofErr w:type="spellEnd"/>
      <w:r w:rsidR="00F067BA">
        <w:t xml:space="preserve"> but also with suborders under a xeric moisture regime (Xerepts, Xerults, Xeralfs, </w:t>
      </w:r>
      <w:r w:rsidR="00F067BA" w:rsidRPr="00F067BA">
        <w:t>Xerorthents</w:t>
      </w:r>
      <w:r w:rsidR="00F067BA">
        <w:t>)</w:t>
      </w:r>
      <w:r>
        <w:t>.</w:t>
      </w:r>
      <w:commentRangeEnd w:id="2380"/>
      <w:r w:rsidR="00202ED9">
        <w:rPr>
          <w:rStyle w:val="CommentReference"/>
        </w:rPr>
        <w:commentReference w:id="2380"/>
      </w:r>
    </w:p>
    <w:p w14:paraId="0BE91FC9" w14:textId="77777777" w:rsidR="00174C4D" w:rsidRDefault="008F760C">
      <w:pPr>
        <w:pStyle w:val="Heading3"/>
        <w:ind w:left="-2" w:right="58"/>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4624" behindDoc="0" locked="0" layoutInCell="1" allowOverlap="1" wp14:anchorId="0BE9226F" wp14:editId="27A6D327">
                <wp:simplePos x="0" y="0"/>
                <wp:positionH relativeFrom="page">
                  <wp:posOffset>1346835</wp:posOffset>
                </wp:positionH>
                <wp:positionV relativeFrom="page">
                  <wp:posOffset>998364</wp:posOffset>
                </wp:positionV>
                <wp:extent cx="5400040" cy="12700"/>
                <wp:effectExtent l="0" t="0" r="0" b="0"/>
                <wp:wrapTopAndBottom/>
                <wp:docPr id="119739" name="Group 119739"/>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023" name="Shape 12023"/>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CCC31A7" id="Group 119739" o:spid="_x0000_s1026" style="position:absolute;margin-left:106.05pt;margin-top:78.6pt;width:425.2pt;height:1pt;z-index:251674624;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">
                <v:shape id="Shape 1202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" path="m,l5400040,e" filled="f" strokecolor="#181717" strokeweight="1pt">
                  <v:stroke miterlimit="83231f" joinstyle="miter"/>
                  <v:path arrowok="t" textboxrect="0,0,5400040,0"/>
                </v:shape>
                <w10:wrap type="topAndBottom" anchorx="page" anchory="page"/>
              </v:group>
            </w:pict>
          </mc:Fallback>
        </mc:AlternateContent>
      </w:r>
      <w:r w:rsidR="00F327D5">
        <w:t>OCCURRENCE</w:t>
      </w:r>
    </w:p>
    <w:p w14:paraId="0BE91FCA" w14:textId="77777777" w:rsidR="00174C4D" w:rsidRDefault="008F760C">
      <w:pPr>
        <w:spacing w:after="627"/>
        <w:ind w:left="-4" w:right="58"/>
      </w:pPr>
      <w:r>
        <w:t>Semiarid Soils occur in the inland basins of Otago and southern Canterbury, where precipitation is less than about 500 mm per year.</w:t>
      </w:r>
    </w:p>
    <w:p w14:paraId="0BE91FCB" w14:textId="77777777" w:rsidR="00174C4D" w:rsidRDefault="00F327D5">
      <w:pPr>
        <w:pStyle w:val="Heading3"/>
        <w:spacing w:after="438"/>
        <w:ind w:left="-2" w:right="58"/>
      </w:pPr>
      <w:r>
        <w:t>ACCESSORY FEATURES OF THE ORDER</w:t>
      </w:r>
    </w:p>
    <w:p w14:paraId="0BE91FCC" w14:textId="77777777" w:rsidR="00174C4D" w:rsidRDefault="008F760C" w:rsidP="00164344">
      <w:pPr>
        <w:numPr>
          <w:ilvl w:val="0"/>
          <w:numId w:val="115"/>
        </w:numPr>
        <w:ind w:right="58" w:hanging="567"/>
      </w:pPr>
      <w:r>
        <w:rPr>
          <w:i/>
        </w:rPr>
        <w:t>Low secondary oxides</w:t>
      </w:r>
      <w:r>
        <w:t>. Secondary iron and aluminium oxide levels are very low. P retention levels are also very low (usually less than 15%).</w:t>
      </w:r>
    </w:p>
    <w:p w14:paraId="0BE91FCD" w14:textId="77777777" w:rsidR="00174C4D" w:rsidRDefault="008F760C" w:rsidP="00164344">
      <w:pPr>
        <w:numPr>
          <w:ilvl w:val="0"/>
          <w:numId w:val="115"/>
        </w:numPr>
        <w:ind w:right="58" w:hanging="567"/>
      </w:pPr>
      <w:r>
        <w:rPr>
          <w:i/>
        </w:rPr>
        <w:t>High base status</w:t>
      </w:r>
      <w:r>
        <w:t>. Base saturation values in subsoils are high and rise to 100% at the base of the solum.</w:t>
      </w:r>
    </w:p>
    <w:p w14:paraId="0BE91FCE" w14:textId="77777777" w:rsidR="00174C4D" w:rsidRDefault="008F760C" w:rsidP="00164344">
      <w:pPr>
        <w:numPr>
          <w:ilvl w:val="0"/>
          <w:numId w:val="115"/>
        </w:numPr>
        <w:ind w:right="58" w:hanging="567"/>
      </w:pPr>
      <w:r>
        <w:rPr>
          <w:i/>
        </w:rPr>
        <w:t>Parent materials</w:t>
      </w:r>
      <w:r>
        <w:t xml:space="preserve">. The soils occur in materials from non-calcareous </w:t>
      </w:r>
      <w:proofErr w:type="spellStart"/>
      <w:r>
        <w:t>quartzo</w:t>
      </w:r>
      <w:proofErr w:type="spellEnd"/>
      <w:r>
        <w:t>-feldspathic schist and indurated sandstone (greywacke).</w:t>
      </w:r>
    </w:p>
    <w:p w14:paraId="0BE91FCF" w14:textId="77777777" w:rsidR="00174C4D" w:rsidRDefault="008F760C" w:rsidP="00164344">
      <w:pPr>
        <w:numPr>
          <w:ilvl w:val="0"/>
          <w:numId w:val="115"/>
        </w:numPr>
        <w:ind w:right="58" w:hanging="567"/>
      </w:pPr>
      <w:proofErr w:type="spellStart"/>
      <w:r>
        <w:rPr>
          <w:i/>
        </w:rPr>
        <w:t>Illitic</w:t>
      </w:r>
      <w:proofErr w:type="spellEnd"/>
      <w:r>
        <w:rPr>
          <w:i/>
        </w:rPr>
        <w:t xml:space="preserve"> clay mineralogy</w:t>
      </w:r>
      <w:r>
        <w:t xml:space="preserve">. Mica/illite clay minerals predominate with trace primary chlorite and kaolinite. Semiarid Soils almost always have an </w:t>
      </w:r>
      <w:proofErr w:type="spellStart"/>
      <w:r>
        <w:t>Illitic</w:t>
      </w:r>
      <w:proofErr w:type="spellEnd"/>
      <w:r>
        <w:t xml:space="preserve"> mineralogy class unless they have a clay content of less than 10% and fall into the Mixed class.</w:t>
      </w:r>
    </w:p>
    <w:p w14:paraId="0BE91FD1" w14:textId="651C741D" w:rsidR="00174C4D" w:rsidRDefault="008F760C" w:rsidP="00164344">
      <w:pPr>
        <w:numPr>
          <w:ilvl w:val="0"/>
          <w:numId w:val="115"/>
        </w:numPr>
        <w:ind w:right="58" w:hanging="567"/>
      </w:pPr>
      <w:r w:rsidRPr="6F59FB02">
        <w:rPr>
          <w:i/>
          <w:iCs/>
        </w:rPr>
        <w:t>Permeability</w:t>
      </w:r>
      <w:r>
        <w:t xml:space="preserve">. Saturated hydraulic conductivity is slow in soils with argillic or cutanic horizons, and in some other silty or fine sandy soils. Infiltration </w:t>
      </w:r>
      <w:r>
        <w:lastRenderedPageBreak/>
        <w:t>may be reduced by</w:t>
      </w:r>
      <w:r w:rsidR="007330CD">
        <w:t xml:space="preserve"> </w:t>
      </w:r>
      <w:ins w:id="2381" w:author="Andre Eger [2]" w:date="2024-11-13T14:58:00Z" w16du:dateUtc="2024-11-13T01:58:00Z">
        <w:r w:rsidR="007330CD">
          <w:t xml:space="preserve">machine </w:t>
        </w:r>
      </w:ins>
      <w:r>
        <w:t xml:space="preserve">traffic or </w:t>
      </w:r>
      <w:ins w:id="2382" w:author="Andre Eger [2]" w:date="2024-11-13T14:58:00Z" w16du:dateUtc="2024-11-13T01:58:00Z">
        <w:r w:rsidR="007330CD">
          <w:t xml:space="preserve">stock </w:t>
        </w:r>
      </w:ins>
      <w:r>
        <w:t>treading when soils are saturated by irrigation water.</w:t>
      </w:r>
    </w:p>
    <w:p w14:paraId="0BE91FD2" w14:textId="77777777" w:rsidR="00174C4D" w:rsidRDefault="008F760C" w:rsidP="00164344">
      <w:pPr>
        <w:numPr>
          <w:ilvl w:val="0"/>
          <w:numId w:val="115"/>
        </w:numPr>
        <w:ind w:right="58" w:hanging="567"/>
      </w:pPr>
      <w:r>
        <w:rPr>
          <w:i/>
        </w:rPr>
        <w:t>Drainage</w:t>
      </w:r>
      <w:r>
        <w:t>. No poorly or very poorly drained soils are included.</w:t>
      </w:r>
    </w:p>
    <w:p w14:paraId="0BE91FD3" w14:textId="77777777" w:rsidR="00174C4D" w:rsidRDefault="008F760C" w:rsidP="00164344">
      <w:pPr>
        <w:numPr>
          <w:ilvl w:val="0"/>
          <w:numId w:val="115"/>
        </w:numPr>
        <w:ind w:right="58" w:hanging="567"/>
      </w:pPr>
      <w:r>
        <w:rPr>
          <w:i/>
        </w:rPr>
        <w:t>Available water capacity</w:t>
      </w:r>
      <w:r>
        <w:t>. Available water capacity is limited in most subsoils.</w:t>
      </w:r>
    </w:p>
    <w:p w14:paraId="0BE91FD4" w14:textId="77777777" w:rsidR="00174C4D" w:rsidRDefault="008F760C" w:rsidP="00164344">
      <w:pPr>
        <w:numPr>
          <w:ilvl w:val="0"/>
          <w:numId w:val="115"/>
        </w:numPr>
        <w:ind w:right="58" w:hanging="567"/>
      </w:pPr>
      <w:r>
        <w:rPr>
          <w:i/>
        </w:rPr>
        <w:t>Low biological activity</w:t>
      </w:r>
      <w:r>
        <w:t xml:space="preserve">. In the natural state, biological activity is limited by </w:t>
      </w:r>
      <w:proofErr w:type="spellStart"/>
      <w:r>
        <w:t>droughtiness</w:t>
      </w:r>
      <w:proofErr w:type="spellEnd"/>
      <w:r>
        <w:t>.</w:t>
      </w:r>
    </w:p>
    <w:p w14:paraId="0BE91FD5" w14:textId="77777777" w:rsidR="00174C4D" w:rsidRDefault="008F760C" w:rsidP="00164344">
      <w:pPr>
        <w:numPr>
          <w:ilvl w:val="0"/>
          <w:numId w:val="115"/>
        </w:numPr>
        <w:ind w:right="58" w:hanging="567"/>
      </w:pPr>
      <w:r>
        <w:rPr>
          <w:i/>
        </w:rPr>
        <w:t>High slaking and dispersion potential</w:t>
      </w:r>
      <w:r>
        <w:t>. Soil materials are strongly dispersive and will readily slake.</w:t>
      </w:r>
    </w:p>
    <w:p w14:paraId="0BE91FD6" w14:textId="11722888" w:rsidR="00174C4D" w:rsidRDefault="008F760C" w:rsidP="00164344">
      <w:pPr>
        <w:numPr>
          <w:ilvl w:val="0"/>
          <w:numId w:val="115"/>
        </w:numPr>
        <w:ind w:right="58" w:hanging="567"/>
      </w:pPr>
      <w:r w:rsidRPr="0A5C1FB5">
        <w:rPr>
          <w:i/>
          <w:iCs/>
        </w:rPr>
        <w:t>Erosive</w:t>
      </w:r>
      <w:r>
        <w:t xml:space="preserve">. The soils are susceptible to wind and </w:t>
      </w:r>
      <w:del w:id="2383" w:author="Andre Eger" w:date="2024-10-17T16:25:00Z" w16du:dateUtc="2024-10-17T03:25:00Z">
        <w:r w:rsidDel="005E5D00">
          <w:delText xml:space="preserve">fluvial </w:delText>
        </w:r>
      </w:del>
      <w:ins w:id="2384" w:author="Andre Eger" w:date="2024-10-17T16:25:00Z" w16du:dateUtc="2024-10-17T03:25:00Z">
        <w:r w:rsidR="005E5D00">
          <w:t xml:space="preserve">water </w:t>
        </w:r>
      </w:ins>
      <w:r>
        <w:t>erosion.</w:t>
      </w:r>
    </w:p>
    <w:p w14:paraId="0BE91FD7" w14:textId="77777777" w:rsidR="00174C4D" w:rsidRDefault="008F760C" w:rsidP="00164344">
      <w:pPr>
        <w:numPr>
          <w:ilvl w:val="0"/>
          <w:numId w:val="115"/>
        </w:numPr>
        <w:ind w:right="58" w:hanging="567"/>
      </w:pPr>
      <w:r>
        <w:rPr>
          <w:i/>
        </w:rPr>
        <w:t>Weakly buffered</w:t>
      </w:r>
      <w:r>
        <w:t>. The soils are weakly buffered because of low CEC and anion adsorption capacity. They are consequently very sensitive to management, showing rapid changes in response to fertilisation, irrigation and cultivation.</w:t>
      </w:r>
    </w:p>
    <w:p w14:paraId="0BE91FD8" w14:textId="77777777" w:rsidR="00174C4D" w:rsidRDefault="008F760C" w:rsidP="00164344">
      <w:pPr>
        <w:numPr>
          <w:ilvl w:val="0"/>
          <w:numId w:val="115"/>
        </w:numPr>
        <w:ind w:right="58" w:hanging="567"/>
      </w:pPr>
      <w:r>
        <w:rPr>
          <w:i/>
        </w:rPr>
        <w:t>Soluble salts</w:t>
      </w:r>
      <w:r>
        <w:t>. Soluble salts are present in many soils and land management must consider the risk of salinisation.</w:t>
      </w:r>
    </w:p>
    <w:p w14:paraId="0BE91FD9" w14:textId="5E4F857B" w:rsidR="00174C4D" w:rsidRDefault="008F760C" w:rsidP="00164344">
      <w:pPr>
        <w:numPr>
          <w:ilvl w:val="0"/>
          <w:numId w:val="115"/>
        </w:numPr>
        <w:ind w:right="58" w:hanging="567"/>
      </w:pPr>
      <w:r w:rsidRPr="3E91219E">
        <w:rPr>
          <w:i/>
          <w:iCs/>
        </w:rPr>
        <w:t>High sodium</w:t>
      </w:r>
      <w:r>
        <w:t xml:space="preserve">. </w:t>
      </w:r>
      <w:ins w:id="2385" w:author="Kirstin Deuss" w:date="2024-11-12T04:29:00Z">
        <w:r w:rsidR="4721230D">
          <w:t xml:space="preserve">Sodium occupies a large proportion of the cation exchange complex, </w:t>
        </w:r>
      </w:ins>
      <w:del w:id="2386" w:author="Kirstin Deuss" w:date="2024-11-12T04:29:00Z">
        <w:r w:rsidDel="008F760C">
          <w:delText>P</w:delText>
        </w:r>
      </w:del>
      <w:ins w:id="2387" w:author="Kirstin Deuss" w:date="2024-11-12T04:29:00Z">
        <w:r w:rsidR="52A08758">
          <w:t>p</w:t>
        </w:r>
      </w:ins>
      <w:ins w:id="2388" w:author="Andre Eger" w:date="2024-10-17T16:27:00Z">
        <w:r w:rsidR="005E5D00">
          <w:t>articularly</w:t>
        </w:r>
      </w:ins>
      <w:ins w:id="2389" w:author="Andre Eger" w:date="2024-10-17T16:30:00Z">
        <w:r w:rsidR="005E5D00">
          <w:t xml:space="preserve"> in</w:t>
        </w:r>
      </w:ins>
      <w:ins w:id="2390" w:author="Andre Eger" w:date="2024-10-17T16:27:00Z">
        <w:r w:rsidR="005E5D00">
          <w:t xml:space="preserve"> </w:t>
        </w:r>
      </w:ins>
      <w:ins w:id="2391" w:author="Andre Eger" w:date="2024-10-17T16:28:00Z">
        <w:r w:rsidR="005E5D00">
          <w:t xml:space="preserve">Semiarid Soils </w:t>
        </w:r>
      </w:ins>
      <w:ins w:id="2392" w:author="Andre Eger" w:date="2024-10-17T16:27:00Z">
        <w:r w:rsidR="005E5D00">
          <w:t>with argillic horizons</w:t>
        </w:r>
      </w:ins>
      <w:ins w:id="2393" w:author="Andre Eger" w:date="2024-10-17T16:31:00Z">
        <w:r w:rsidR="00160E2A">
          <w:t>,</w:t>
        </w:r>
      </w:ins>
      <w:ins w:id="2394" w:author="Andre Eger" w:date="2024-10-17T16:28:00Z">
        <w:r w:rsidR="005E5D00">
          <w:t xml:space="preserve"> </w:t>
        </w:r>
      </w:ins>
      <w:del w:id="2395" w:author="Kirstin Deuss" w:date="2024-11-12T04:29:00Z">
        <w:r w:rsidDel="008F760C">
          <w:delText>sodium occupies a large proportion of the cation exchange complex</w:delText>
        </w:r>
      </w:del>
      <w:ins w:id="2396" w:author="Andre Eger" w:date="2024-10-17T16:32:00Z">
        <w:r w:rsidR="00160E2A">
          <w:t>.</w:t>
        </w:r>
      </w:ins>
      <w:del w:id="2397" w:author="Andre Eger" w:date="2024-10-17T16:27:00Z">
        <w:r w:rsidDel="008F760C">
          <w:delText>M</w:delText>
        </w:r>
      </w:del>
      <w:del w:id="2398" w:author="Andre Eger" w:date="2024-10-17T16:32:00Z">
        <w:r w:rsidDel="008F760C">
          <w:delText xml:space="preserve">any soils, </w:delText>
        </w:r>
      </w:del>
      <w:del w:id="2399" w:author="Andre Eger" w:date="2024-10-17T16:27:00Z">
        <w:r w:rsidDel="008F760C">
          <w:delText>particularly those with argillic horizons</w:delText>
        </w:r>
      </w:del>
      <w:del w:id="2400" w:author="Andre Eger" w:date="2024-10-17T16:32:00Z">
        <w:r w:rsidDel="008F760C">
          <w:delText xml:space="preserve"> have high percentage sodium saturation of the exchange complex</w:delText>
        </w:r>
      </w:del>
      <w:r>
        <w:t>.</w:t>
      </w:r>
    </w:p>
    <w:p w14:paraId="0BE91FDA" w14:textId="77777777" w:rsidR="00174C4D" w:rsidRDefault="008F760C" w:rsidP="00164344">
      <w:pPr>
        <w:numPr>
          <w:ilvl w:val="0"/>
          <w:numId w:val="115"/>
        </w:numPr>
        <w:spacing w:after="564"/>
        <w:ind w:right="58" w:hanging="567"/>
      </w:pPr>
      <w:r>
        <w:rPr>
          <w:i/>
        </w:rPr>
        <w:t>Climate</w:t>
      </w:r>
      <w:r>
        <w:t>. Precipitation ranges from about 350 to 500 mm per year, with zero water surplus and a spring soil moisture deficit.</w:t>
      </w:r>
    </w:p>
    <w:p w14:paraId="0BE91FDB" w14:textId="77777777" w:rsidR="00174C4D" w:rsidRDefault="00F327D5">
      <w:pPr>
        <w:pStyle w:val="Heading3"/>
        <w:spacing w:after="0"/>
        <w:ind w:left="-2" w:right="58"/>
      </w:pPr>
      <w:r>
        <w:t>SUMMARY OF SEMIARID SOILS HIERARCHY</w:t>
      </w:r>
    </w:p>
    <w:p w14:paraId="0BE91FDC" w14:textId="77777777" w:rsidR="00174C4D" w:rsidRDefault="008F760C">
      <w:pPr>
        <w:spacing w:after="107"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71" wp14:editId="0BE92272">
                <wp:extent cx="5400040" cy="12700"/>
                <wp:effectExtent l="0" t="0" r="0" b="0"/>
                <wp:docPr id="120088" name="Group 120088"/>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159" name="Shape 12159"/>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A854881" id="Group 120088"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BpS8HbUgIAALEFAAAOAAAAAAAAAAAAAAAAAC4CAABkcnMvZTJvRG9jLnhtbFBLAQItABQABgAI&#10;AAAAIQDhXyj32wAAAAMBAAAPAAAAAAAAAAAAAAAAAKwEAABkcnMvZG93bnJldi54bWxQSwUGAAAA&#10;AAQABADzAAAAtAUAAAAA&#10;">
                <v:shape id="Shape 12159"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" path="m,l5400040,e" filled="f" strokecolor="#181717" strokeweight="1pt">
                  <v:stroke miterlimit="1" joinstyle="miter"/>
                  <v:path arrowok="t" textboxrect="0,0,5400040,0"/>
                </v:shape>
                <w10:anchorlock/>
              </v:group>
            </w:pict>
          </mc:Fallback>
        </mc:AlternateContent>
      </w:r>
    </w:p>
    <w:tbl>
      <w:tblPr>
        <w:tblStyle w:val="TableGrid1"/>
        <w:tblW w:w="8504" w:type="dxa"/>
        <w:tblInd w:w="0" w:type="dxa"/>
        <w:tblLook w:val="04A0" w:firstRow="1" w:lastRow="0" w:firstColumn="1" w:lastColumn="0" w:noHBand="0" w:noVBand="1"/>
      </w:tblPr>
      <w:tblGrid>
        <w:gridCol w:w="3402"/>
        <w:gridCol w:w="2834"/>
        <w:gridCol w:w="2268"/>
      </w:tblGrid>
      <w:tr w:rsidR="00174C4D" w14:paraId="0BE91FE0" w14:textId="77777777" w:rsidTr="00F327D5">
        <w:trPr>
          <w:trHeight w:val="578"/>
        </w:trPr>
        <w:tc>
          <w:tcPr>
            <w:tcW w:w="3402" w:type="dxa"/>
            <w:tcBorders>
              <w:top w:val="nil"/>
              <w:left w:val="nil"/>
              <w:bottom w:val="single" w:sz="2" w:space="0" w:color="181717"/>
              <w:right w:val="nil"/>
            </w:tcBorders>
          </w:tcPr>
          <w:p w14:paraId="0BE91FDD" w14:textId="77777777" w:rsidR="00174C4D" w:rsidRDefault="008F760C">
            <w:pPr>
              <w:spacing w:after="0" w:line="259" w:lineRule="auto"/>
              <w:ind w:left="0" w:firstLine="0"/>
              <w:jc w:val="left"/>
            </w:pPr>
            <w:r>
              <w:t xml:space="preserve">Group </w:t>
            </w:r>
          </w:p>
        </w:tc>
        <w:tc>
          <w:tcPr>
            <w:tcW w:w="2834" w:type="dxa"/>
            <w:tcBorders>
              <w:top w:val="nil"/>
              <w:left w:val="nil"/>
              <w:bottom w:val="single" w:sz="2" w:space="0" w:color="181717"/>
              <w:right w:val="nil"/>
            </w:tcBorders>
          </w:tcPr>
          <w:p w14:paraId="0BE91FDE" w14:textId="77777777" w:rsidR="00174C4D" w:rsidRDefault="008F760C" w:rsidP="00F327D5">
            <w:pPr>
              <w:spacing w:after="0" w:line="259" w:lineRule="auto"/>
              <w:ind w:left="0" w:firstLine="0"/>
              <w:jc w:val="left"/>
            </w:pPr>
            <w:r>
              <w:t xml:space="preserve">Subgroup </w:t>
            </w:r>
          </w:p>
        </w:tc>
        <w:tc>
          <w:tcPr>
            <w:tcW w:w="2268" w:type="dxa"/>
            <w:tcBorders>
              <w:top w:val="nil"/>
              <w:left w:val="nil"/>
              <w:bottom w:val="single" w:sz="2" w:space="0" w:color="181717"/>
              <w:right w:val="nil"/>
            </w:tcBorders>
          </w:tcPr>
          <w:p w14:paraId="0BE91FDF" w14:textId="77777777" w:rsidR="00174C4D" w:rsidRDefault="008F760C">
            <w:pPr>
              <w:spacing w:after="0" w:line="259" w:lineRule="auto"/>
              <w:ind w:left="0" w:firstLine="0"/>
              <w:jc w:val="left"/>
            </w:pPr>
            <w:r>
              <w:t>Example of series</w:t>
            </w:r>
          </w:p>
        </w:tc>
      </w:tr>
      <w:tr w:rsidR="00174C4D" w14:paraId="0BE91FE4" w14:textId="77777777" w:rsidTr="00F327D5">
        <w:trPr>
          <w:trHeight w:val="440"/>
        </w:trPr>
        <w:tc>
          <w:tcPr>
            <w:tcW w:w="3402" w:type="dxa"/>
            <w:tcBorders>
              <w:top w:val="single" w:sz="2" w:space="0" w:color="181717"/>
              <w:left w:val="nil"/>
              <w:bottom w:val="nil"/>
              <w:right w:val="nil"/>
            </w:tcBorders>
          </w:tcPr>
          <w:p w14:paraId="0BE91FE1" w14:textId="77777777" w:rsidR="00174C4D" w:rsidRDefault="008F760C" w:rsidP="00F327D5">
            <w:pPr>
              <w:tabs>
                <w:tab w:val="center" w:pos="1548"/>
              </w:tabs>
              <w:spacing w:before="120" w:after="0" w:line="259" w:lineRule="auto"/>
              <w:ind w:left="0" w:firstLine="0"/>
              <w:jc w:val="left"/>
            </w:pPr>
            <w:r>
              <w:rPr>
                <w:b/>
              </w:rPr>
              <w:t xml:space="preserve">SA  </w:t>
            </w:r>
            <w:r>
              <w:t xml:space="preserve"> </w:t>
            </w:r>
            <w:r>
              <w:tab/>
              <w:t xml:space="preserve">Aged-argillic </w:t>
            </w:r>
          </w:p>
        </w:tc>
        <w:tc>
          <w:tcPr>
            <w:tcW w:w="2834" w:type="dxa"/>
            <w:tcBorders>
              <w:top w:val="single" w:sz="2" w:space="0" w:color="181717"/>
              <w:left w:val="nil"/>
              <w:bottom w:val="nil"/>
              <w:right w:val="nil"/>
            </w:tcBorders>
          </w:tcPr>
          <w:p w14:paraId="0BE91FE2" w14:textId="77777777" w:rsidR="00174C4D" w:rsidRDefault="008F760C" w:rsidP="00F327D5">
            <w:pPr>
              <w:spacing w:before="120" w:after="0" w:line="259" w:lineRule="auto"/>
              <w:ind w:left="0" w:firstLine="0"/>
              <w:jc w:val="left"/>
            </w:pPr>
            <w:r>
              <w:t xml:space="preserve">Mottled </w:t>
            </w:r>
          </w:p>
        </w:tc>
        <w:tc>
          <w:tcPr>
            <w:tcW w:w="2268" w:type="dxa"/>
            <w:tcBorders>
              <w:top w:val="single" w:sz="2" w:space="0" w:color="181717"/>
              <w:left w:val="nil"/>
              <w:bottom w:val="nil"/>
              <w:right w:val="nil"/>
            </w:tcBorders>
          </w:tcPr>
          <w:p w14:paraId="0BE91FE3" w14:textId="77777777" w:rsidR="00174C4D" w:rsidRDefault="008F760C" w:rsidP="00F327D5">
            <w:pPr>
              <w:spacing w:before="120" w:after="0" w:line="259" w:lineRule="auto"/>
              <w:ind w:left="0" w:firstLine="0"/>
              <w:jc w:val="left"/>
            </w:pPr>
            <w:r>
              <w:t>-</w:t>
            </w:r>
          </w:p>
        </w:tc>
      </w:tr>
      <w:tr w:rsidR="00174C4D" w14:paraId="0BE91FE8" w14:textId="77777777">
        <w:trPr>
          <w:trHeight w:val="338"/>
        </w:trPr>
        <w:tc>
          <w:tcPr>
            <w:tcW w:w="3402" w:type="dxa"/>
            <w:tcBorders>
              <w:top w:val="nil"/>
              <w:left w:val="nil"/>
              <w:bottom w:val="nil"/>
              <w:right w:val="nil"/>
            </w:tcBorders>
          </w:tcPr>
          <w:p w14:paraId="0BE91FE5" w14:textId="77777777" w:rsidR="00174C4D" w:rsidRDefault="008F760C">
            <w:pPr>
              <w:spacing w:after="0" w:line="259" w:lineRule="auto"/>
              <w:ind w:left="2" w:firstLine="0"/>
              <w:jc w:val="left"/>
            </w:pPr>
            <w:r>
              <w:t xml:space="preserve"> </w:t>
            </w:r>
            <w:r>
              <w:tab/>
              <w:t xml:space="preserve"> </w:t>
            </w:r>
          </w:p>
        </w:tc>
        <w:tc>
          <w:tcPr>
            <w:tcW w:w="2834" w:type="dxa"/>
            <w:tcBorders>
              <w:top w:val="nil"/>
              <w:left w:val="nil"/>
              <w:bottom w:val="nil"/>
              <w:right w:val="nil"/>
            </w:tcBorders>
          </w:tcPr>
          <w:p w14:paraId="0BE91FE6" w14:textId="77777777" w:rsidR="00174C4D" w:rsidRDefault="008F760C">
            <w:pPr>
              <w:spacing w:after="0" w:line="259" w:lineRule="auto"/>
              <w:ind w:left="0" w:firstLine="0"/>
              <w:jc w:val="left"/>
            </w:pPr>
            <w:r>
              <w:t xml:space="preserve">Weathered </w:t>
            </w:r>
          </w:p>
        </w:tc>
        <w:tc>
          <w:tcPr>
            <w:tcW w:w="2268" w:type="dxa"/>
            <w:tcBorders>
              <w:top w:val="nil"/>
              <w:left w:val="nil"/>
              <w:bottom w:val="nil"/>
              <w:right w:val="nil"/>
            </w:tcBorders>
          </w:tcPr>
          <w:p w14:paraId="0BE91FE7" w14:textId="77777777" w:rsidR="00174C4D" w:rsidRDefault="008F760C">
            <w:pPr>
              <w:spacing w:after="0" w:line="259" w:lineRule="auto"/>
              <w:ind w:left="0" w:firstLine="0"/>
              <w:jc w:val="left"/>
            </w:pPr>
            <w:r>
              <w:t>Clyde</w:t>
            </w:r>
          </w:p>
        </w:tc>
      </w:tr>
      <w:tr w:rsidR="00174C4D" w14:paraId="0BE91FEC" w14:textId="77777777">
        <w:trPr>
          <w:trHeight w:val="301"/>
        </w:trPr>
        <w:tc>
          <w:tcPr>
            <w:tcW w:w="3402" w:type="dxa"/>
            <w:tcBorders>
              <w:top w:val="nil"/>
              <w:left w:val="nil"/>
              <w:bottom w:val="nil"/>
              <w:right w:val="nil"/>
            </w:tcBorders>
          </w:tcPr>
          <w:p w14:paraId="0BE91FE9"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FEA" w14:textId="77777777" w:rsidR="00174C4D" w:rsidRDefault="008F760C">
            <w:pPr>
              <w:spacing w:after="0" w:line="259" w:lineRule="auto"/>
              <w:ind w:left="0" w:firstLine="0"/>
              <w:jc w:val="left"/>
            </w:pPr>
            <w:r>
              <w:t xml:space="preserve">Alkaline </w:t>
            </w:r>
          </w:p>
        </w:tc>
        <w:tc>
          <w:tcPr>
            <w:tcW w:w="2268" w:type="dxa"/>
            <w:tcBorders>
              <w:top w:val="nil"/>
              <w:left w:val="nil"/>
              <w:bottom w:val="nil"/>
              <w:right w:val="nil"/>
            </w:tcBorders>
          </w:tcPr>
          <w:p w14:paraId="0BE91FEB" w14:textId="77777777" w:rsidR="00174C4D" w:rsidRDefault="008F760C">
            <w:pPr>
              <w:spacing w:after="0" w:line="259" w:lineRule="auto"/>
              <w:ind w:left="0" w:firstLine="0"/>
              <w:jc w:val="left"/>
            </w:pPr>
            <w:r>
              <w:t>pt. Drybread</w:t>
            </w:r>
          </w:p>
        </w:tc>
      </w:tr>
      <w:tr w:rsidR="00174C4D" w14:paraId="0BE91FF0" w14:textId="77777777">
        <w:trPr>
          <w:trHeight w:val="300"/>
        </w:trPr>
        <w:tc>
          <w:tcPr>
            <w:tcW w:w="3402" w:type="dxa"/>
            <w:tcBorders>
              <w:top w:val="nil"/>
              <w:left w:val="nil"/>
              <w:bottom w:val="nil"/>
              <w:right w:val="nil"/>
            </w:tcBorders>
          </w:tcPr>
          <w:p w14:paraId="0BE91FED"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FEE" w14:textId="77777777" w:rsidR="00174C4D" w:rsidRDefault="008F760C">
            <w:pPr>
              <w:spacing w:after="0" w:line="259" w:lineRule="auto"/>
              <w:ind w:left="0" w:firstLine="0"/>
              <w:jc w:val="left"/>
            </w:pPr>
            <w:r>
              <w:t xml:space="preserve">Thick </w:t>
            </w:r>
          </w:p>
        </w:tc>
        <w:tc>
          <w:tcPr>
            <w:tcW w:w="2268" w:type="dxa"/>
            <w:tcBorders>
              <w:top w:val="nil"/>
              <w:left w:val="nil"/>
              <w:bottom w:val="nil"/>
              <w:right w:val="nil"/>
            </w:tcBorders>
          </w:tcPr>
          <w:p w14:paraId="0BE91FEF" w14:textId="77777777" w:rsidR="00174C4D" w:rsidRDefault="008F760C">
            <w:pPr>
              <w:spacing w:after="0" w:line="259" w:lineRule="auto"/>
              <w:ind w:left="0" w:firstLine="0"/>
              <w:jc w:val="left"/>
            </w:pPr>
            <w:r>
              <w:t>Clyde</w:t>
            </w:r>
          </w:p>
        </w:tc>
      </w:tr>
      <w:tr w:rsidR="00174C4D" w14:paraId="0BE91FF4" w14:textId="77777777">
        <w:trPr>
          <w:trHeight w:val="445"/>
        </w:trPr>
        <w:tc>
          <w:tcPr>
            <w:tcW w:w="3402" w:type="dxa"/>
            <w:tcBorders>
              <w:top w:val="nil"/>
              <w:left w:val="nil"/>
              <w:bottom w:val="nil"/>
              <w:right w:val="nil"/>
            </w:tcBorders>
          </w:tcPr>
          <w:p w14:paraId="0BE91FF1"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FF2"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FF3" w14:textId="77777777" w:rsidR="00174C4D" w:rsidRDefault="008F760C">
            <w:pPr>
              <w:spacing w:after="0" w:line="259" w:lineRule="auto"/>
              <w:ind w:left="0" w:firstLine="0"/>
              <w:jc w:val="left"/>
            </w:pPr>
            <w:proofErr w:type="spellStart"/>
            <w:r>
              <w:t>Lowburn</w:t>
            </w:r>
            <w:proofErr w:type="spellEnd"/>
          </w:p>
        </w:tc>
      </w:tr>
      <w:tr w:rsidR="00174C4D" w14:paraId="0BE91FF8" w14:textId="77777777">
        <w:trPr>
          <w:trHeight w:val="455"/>
        </w:trPr>
        <w:tc>
          <w:tcPr>
            <w:tcW w:w="3402" w:type="dxa"/>
            <w:tcBorders>
              <w:top w:val="nil"/>
              <w:left w:val="nil"/>
              <w:bottom w:val="nil"/>
              <w:right w:val="nil"/>
            </w:tcBorders>
            <w:vAlign w:val="bottom"/>
          </w:tcPr>
          <w:p w14:paraId="0BE91FF5" w14:textId="77777777" w:rsidR="00174C4D" w:rsidRDefault="008F760C">
            <w:pPr>
              <w:tabs>
                <w:tab w:val="center" w:pos="1383"/>
              </w:tabs>
              <w:spacing w:after="0" w:line="259" w:lineRule="auto"/>
              <w:ind w:left="0" w:firstLine="0"/>
              <w:jc w:val="left"/>
            </w:pPr>
            <w:r>
              <w:rPr>
                <w:b/>
              </w:rPr>
              <w:lastRenderedPageBreak/>
              <w:t xml:space="preserve">SZ  </w:t>
            </w:r>
            <w:r>
              <w:t xml:space="preserve"> </w:t>
            </w:r>
            <w:r>
              <w:tab/>
            </w:r>
            <w:proofErr w:type="spellStart"/>
            <w:r>
              <w:t>Solonetzic</w:t>
            </w:r>
            <w:proofErr w:type="spellEnd"/>
            <w:r>
              <w:t xml:space="preserve"> </w:t>
            </w:r>
          </w:p>
        </w:tc>
        <w:tc>
          <w:tcPr>
            <w:tcW w:w="2834" w:type="dxa"/>
            <w:tcBorders>
              <w:top w:val="nil"/>
              <w:left w:val="nil"/>
              <w:bottom w:val="nil"/>
              <w:right w:val="nil"/>
            </w:tcBorders>
            <w:vAlign w:val="bottom"/>
          </w:tcPr>
          <w:p w14:paraId="0BE91FF6" w14:textId="77777777" w:rsidR="00174C4D" w:rsidRDefault="008F760C">
            <w:pPr>
              <w:spacing w:after="0" w:line="259" w:lineRule="auto"/>
              <w:ind w:left="0" w:firstLine="0"/>
              <w:jc w:val="left"/>
            </w:pPr>
            <w:r>
              <w:t xml:space="preserve">Saline </w:t>
            </w:r>
          </w:p>
        </w:tc>
        <w:tc>
          <w:tcPr>
            <w:tcW w:w="2268" w:type="dxa"/>
            <w:tcBorders>
              <w:top w:val="nil"/>
              <w:left w:val="nil"/>
              <w:bottom w:val="nil"/>
              <w:right w:val="nil"/>
            </w:tcBorders>
            <w:vAlign w:val="bottom"/>
          </w:tcPr>
          <w:p w14:paraId="0BE91FF7" w14:textId="77777777" w:rsidR="00174C4D" w:rsidRDefault="008F760C">
            <w:pPr>
              <w:spacing w:after="0" w:line="259" w:lineRule="auto"/>
              <w:ind w:left="0" w:firstLine="0"/>
              <w:jc w:val="left"/>
            </w:pPr>
            <w:r>
              <w:t>pt. Chapman</w:t>
            </w:r>
          </w:p>
        </w:tc>
      </w:tr>
      <w:tr w:rsidR="00174C4D" w14:paraId="0BE91FFC" w14:textId="77777777">
        <w:trPr>
          <w:trHeight w:val="307"/>
        </w:trPr>
        <w:tc>
          <w:tcPr>
            <w:tcW w:w="3402" w:type="dxa"/>
            <w:tcBorders>
              <w:top w:val="nil"/>
              <w:left w:val="nil"/>
              <w:bottom w:val="nil"/>
              <w:right w:val="nil"/>
            </w:tcBorders>
          </w:tcPr>
          <w:p w14:paraId="0BE91FF9" w14:textId="77777777" w:rsidR="00174C4D" w:rsidRDefault="008F760C">
            <w:pPr>
              <w:spacing w:after="0" w:line="259" w:lineRule="auto"/>
              <w:ind w:left="0" w:firstLine="0"/>
              <w:jc w:val="left"/>
            </w:pPr>
            <w:r>
              <w:t xml:space="preserve"> </w:t>
            </w:r>
          </w:p>
        </w:tc>
        <w:tc>
          <w:tcPr>
            <w:tcW w:w="2834" w:type="dxa"/>
            <w:tcBorders>
              <w:top w:val="nil"/>
              <w:left w:val="nil"/>
              <w:bottom w:val="nil"/>
              <w:right w:val="nil"/>
            </w:tcBorders>
          </w:tcPr>
          <w:p w14:paraId="0BE91FFA"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1FFB" w14:textId="77777777" w:rsidR="00174C4D" w:rsidRDefault="008F760C">
            <w:pPr>
              <w:spacing w:after="0" w:line="259" w:lineRule="auto"/>
              <w:ind w:left="0" w:firstLine="0"/>
              <w:jc w:val="left"/>
            </w:pPr>
            <w:proofErr w:type="spellStart"/>
            <w:r>
              <w:t>Manorburn</w:t>
            </w:r>
            <w:proofErr w:type="spellEnd"/>
          </w:p>
        </w:tc>
      </w:tr>
    </w:tbl>
    <w:p w14:paraId="0BE91FFD" w14:textId="77777777" w:rsidR="00174C4D" w:rsidRDefault="00174C4D">
      <w:pPr>
        <w:spacing w:after="256" w:line="259" w:lineRule="auto"/>
        <w:ind w:left="450" w:hanging="10"/>
        <w:jc w:val="left"/>
      </w:pPr>
    </w:p>
    <w:tbl>
      <w:tblPr>
        <w:tblStyle w:val="TableGrid1"/>
        <w:tblW w:w="7725" w:type="dxa"/>
        <w:tblInd w:w="0" w:type="dxa"/>
        <w:tblLook w:val="04A0" w:firstRow="1" w:lastRow="0" w:firstColumn="1" w:lastColumn="0" w:noHBand="0" w:noVBand="1"/>
      </w:tblPr>
      <w:tblGrid>
        <w:gridCol w:w="795"/>
        <w:gridCol w:w="2608"/>
        <w:gridCol w:w="2834"/>
        <w:gridCol w:w="1488"/>
      </w:tblGrid>
      <w:tr w:rsidR="00174C4D" w14:paraId="0BE92002" w14:textId="77777777">
        <w:trPr>
          <w:trHeight w:val="318"/>
        </w:trPr>
        <w:tc>
          <w:tcPr>
            <w:tcW w:w="794" w:type="dxa"/>
            <w:tcBorders>
              <w:top w:val="nil"/>
              <w:left w:val="nil"/>
              <w:bottom w:val="nil"/>
              <w:right w:val="nil"/>
            </w:tcBorders>
          </w:tcPr>
          <w:p w14:paraId="0BE91FFE" w14:textId="77777777" w:rsidR="00174C4D" w:rsidRDefault="008F760C">
            <w:pPr>
              <w:spacing w:after="0" w:line="259" w:lineRule="auto"/>
              <w:ind w:left="0" w:firstLine="0"/>
              <w:jc w:val="left"/>
            </w:pPr>
            <w:r>
              <w:rPr>
                <w:b/>
              </w:rPr>
              <w:t xml:space="preserve">SJ  </w:t>
            </w:r>
            <w:r>
              <w:t xml:space="preserve"> </w:t>
            </w:r>
          </w:p>
        </w:tc>
        <w:tc>
          <w:tcPr>
            <w:tcW w:w="2608" w:type="dxa"/>
            <w:tcBorders>
              <w:top w:val="nil"/>
              <w:left w:val="nil"/>
              <w:bottom w:val="nil"/>
              <w:right w:val="nil"/>
            </w:tcBorders>
          </w:tcPr>
          <w:p w14:paraId="0BE91FFF" w14:textId="77777777" w:rsidR="00174C4D" w:rsidRDefault="008F760C">
            <w:pPr>
              <w:spacing w:after="0" w:line="259" w:lineRule="auto"/>
              <w:ind w:left="0" w:firstLine="0"/>
              <w:jc w:val="left"/>
            </w:pPr>
            <w:r>
              <w:t xml:space="preserve">Argillic </w:t>
            </w:r>
          </w:p>
        </w:tc>
        <w:tc>
          <w:tcPr>
            <w:tcW w:w="2834" w:type="dxa"/>
            <w:tcBorders>
              <w:top w:val="nil"/>
              <w:left w:val="nil"/>
              <w:bottom w:val="nil"/>
              <w:right w:val="nil"/>
            </w:tcBorders>
          </w:tcPr>
          <w:p w14:paraId="0BE92000" w14:textId="77777777" w:rsidR="00174C4D" w:rsidRDefault="008F760C">
            <w:pPr>
              <w:spacing w:after="0" w:line="259" w:lineRule="auto"/>
              <w:ind w:left="0" w:firstLine="0"/>
              <w:jc w:val="left"/>
            </w:pPr>
            <w:r>
              <w:t xml:space="preserve">Mottled </w:t>
            </w:r>
          </w:p>
        </w:tc>
        <w:tc>
          <w:tcPr>
            <w:tcW w:w="1488" w:type="dxa"/>
            <w:tcBorders>
              <w:top w:val="nil"/>
              <w:left w:val="nil"/>
              <w:bottom w:val="nil"/>
              <w:right w:val="nil"/>
            </w:tcBorders>
          </w:tcPr>
          <w:p w14:paraId="0BE92001" w14:textId="77777777" w:rsidR="00174C4D" w:rsidRDefault="008F760C">
            <w:pPr>
              <w:spacing w:after="0" w:line="259" w:lineRule="auto"/>
              <w:ind w:left="0" w:firstLine="0"/>
              <w:jc w:val="left"/>
            </w:pPr>
            <w:r>
              <w:t>pt. Waenga</w:t>
            </w:r>
          </w:p>
        </w:tc>
      </w:tr>
      <w:tr w:rsidR="00174C4D" w14:paraId="0BE92007" w14:textId="77777777">
        <w:trPr>
          <w:trHeight w:val="300"/>
        </w:trPr>
        <w:tc>
          <w:tcPr>
            <w:tcW w:w="794" w:type="dxa"/>
            <w:tcBorders>
              <w:top w:val="nil"/>
              <w:left w:val="nil"/>
              <w:bottom w:val="nil"/>
              <w:right w:val="nil"/>
            </w:tcBorders>
          </w:tcPr>
          <w:p w14:paraId="0BE92003" w14:textId="77777777" w:rsidR="00174C4D" w:rsidRDefault="008F760C" w:rsidP="00F327D5">
            <w:pPr>
              <w:spacing w:after="0" w:line="259" w:lineRule="auto"/>
              <w:ind w:left="2" w:firstLine="0"/>
              <w:jc w:val="left"/>
            </w:pPr>
            <w:r>
              <w:t xml:space="preserve"> </w:t>
            </w:r>
          </w:p>
        </w:tc>
        <w:tc>
          <w:tcPr>
            <w:tcW w:w="2608" w:type="dxa"/>
            <w:tcBorders>
              <w:top w:val="nil"/>
              <w:left w:val="nil"/>
              <w:bottom w:val="nil"/>
              <w:right w:val="nil"/>
            </w:tcBorders>
          </w:tcPr>
          <w:p w14:paraId="0BE92004" w14:textId="77777777" w:rsidR="00174C4D" w:rsidRDefault="00174C4D" w:rsidP="00F327D5">
            <w:pPr>
              <w:spacing w:after="0" w:line="259" w:lineRule="auto"/>
              <w:ind w:left="2" w:firstLine="0"/>
              <w:jc w:val="left"/>
            </w:pPr>
          </w:p>
        </w:tc>
        <w:tc>
          <w:tcPr>
            <w:tcW w:w="2834" w:type="dxa"/>
            <w:tcBorders>
              <w:top w:val="nil"/>
              <w:left w:val="nil"/>
              <w:bottom w:val="nil"/>
              <w:right w:val="nil"/>
            </w:tcBorders>
          </w:tcPr>
          <w:p w14:paraId="0BE92005" w14:textId="77777777" w:rsidR="00174C4D" w:rsidRDefault="008F760C" w:rsidP="00F327D5">
            <w:pPr>
              <w:spacing w:after="0" w:line="259" w:lineRule="auto"/>
              <w:ind w:left="2" w:firstLine="0"/>
              <w:jc w:val="left"/>
            </w:pPr>
            <w:r>
              <w:t xml:space="preserve">Saline </w:t>
            </w:r>
          </w:p>
        </w:tc>
        <w:tc>
          <w:tcPr>
            <w:tcW w:w="1488" w:type="dxa"/>
            <w:tcBorders>
              <w:top w:val="nil"/>
              <w:left w:val="nil"/>
              <w:bottom w:val="nil"/>
              <w:right w:val="nil"/>
            </w:tcBorders>
          </w:tcPr>
          <w:p w14:paraId="0BE92006" w14:textId="77777777" w:rsidR="00174C4D" w:rsidRDefault="008F760C" w:rsidP="00F327D5">
            <w:pPr>
              <w:spacing w:after="0" w:line="259" w:lineRule="auto"/>
              <w:ind w:left="2" w:firstLine="0"/>
              <w:jc w:val="left"/>
            </w:pPr>
            <w:r>
              <w:t>pt. Ranfurly</w:t>
            </w:r>
          </w:p>
        </w:tc>
      </w:tr>
      <w:tr w:rsidR="00174C4D" w14:paraId="0BE9200C" w14:textId="77777777">
        <w:trPr>
          <w:trHeight w:val="300"/>
        </w:trPr>
        <w:tc>
          <w:tcPr>
            <w:tcW w:w="794" w:type="dxa"/>
            <w:tcBorders>
              <w:top w:val="nil"/>
              <w:left w:val="nil"/>
              <w:bottom w:val="nil"/>
              <w:right w:val="nil"/>
            </w:tcBorders>
          </w:tcPr>
          <w:p w14:paraId="0BE92008" w14:textId="77777777" w:rsidR="00174C4D" w:rsidRDefault="008F760C" w:rsidP="00F327D5">
            <w:pPr>
              <w:spacing w:after="0" w:line="259" w:lineRule="auto"/>
              <w:ind w:left="2" w:firstLine="0"/>
              <w:jc w:val="left"/>
            </w:pPr>
            <w:r>
              <w:t xml:space="preserve"> </w:t>
            </w:r>
          </w:p>
        </w:tc>
        <w:tc>
          <w:tcPr>
            <w:tcW w:w="2608" w:type="dxa"/>
            <w:tcBorders>
              <w:top w:val="nil"/>
              <w:left w:val="nil"/>
              <w:bottom w:val="nil"/>
              <w:right w:val="nil"/>
            </w:tcBorders>
          </w:tcPr>
          <w:p w14:paraId="0BE92009" w14:textId="77777777" w:rsidR="00174C4D" w:rsidRDefault="00174C4D" w:rsidP="00F327D5">
            <w:pPr>
              <w:spacing w:after="0" w:line="259" w:lineRule="auto"/>
              <w:ind w:left="2" w:firstLine="0"/>
              <w:jc w:val="left"/>
            </w:pPr>
          </w:p>
        </w:tc>
        <w:tc>
          <w:tcPr>
            <w:tcW w:w="2834" w:type="dxa"/>
            <w:tcBorders>
              <w:top w:val="nil"/>
              <w:left w:val="nil"/>
              <w:bottom w:val="nil"/>
              <w:right w:val="nil"/>
            </w:tcBorders>
          </w:tcPr>
          <w:p w14:paraId="0BE9200A" w14:textId="77777777" w:rsidR="00174C4D" w:rsidRDefault="008F760C" w:rsidP="00F327D5">
            <w:pPr>
              <w:spacing w:after="0" w:line="259" w:lineRule="auto"/>
              <w:ind w:left="2" w:firstLine="0"/>
              <w:jc w:val="left"/>
            </w:pPr>
            <w:r>
              <w:t xml:space="preserve">Alkaline </w:t>
            </w:r>
          </w:p>
        </w:tc>
        <w:tc>
          <w:tcPr>
            <w:tcW w:w="1488" w:type="dxa"/>
            <w:tcBorders>
              <w:top w:val="nil"/>
              <w:left w:val="nil"/>
              <w:bottom w:val="nil"/>
              <w:right w:val="nil"/>
            </w:tcBorders>
          </w:tcPr>
          <w:p w14:paraId="0BE9200B" w14:textId="77777777" w:rsidR="00174C4D" w:rsidRDefault="008F760C" w:rsidP="00F327D5">
            <w:pPr>
              <w:spacing w:after="0" w:line="259" w:lineRule="auto"/>
              <w:ind w:left="2" w:firstLine="0"/>
              <w:jc w:val="left"/>
            </w:pPr>
            <w:r>
              <w:t>Blackmans</w:t>
            </w:r>
          </w:p>
        </w:tc>
      </w:tr>
      <w:tr w:rsidR="00174C4D" w14:paraId="0BE92011" w14:textId="77777777">
        <w:trPr>
          <w:trHeight w:val="300"/>
        </w:trPr>
        <w:tc>
          <w:tcPr>
            <w:tcW w:w="794" w:type="dxa"/>
            <w:tcBorders>
              <w:top w:val="nil"/>
              <w:left w:val="nil"/>
              <w:bottom w:val="nil"/>
              <w:right w:val="nil"/>
            </w:tcBorders>
          </w:tcPr>
          <w:p w14:paraId="0BE9200D" w14:textId="77777777" w:rsidR="00174C4D" w:rsidRDefault="008F760C" w:rsidP="00F327D5">
            <w:pPr>
              <w:spacing w:after="0" w:line="259" w:lineRule="auto"/>
              <w:ind w:left="2" w:firstLine="0"/>
              <w:jc w:val="left"/>
            </w:pPr>
            <w:r>
              <w:t xml:space="preserve"> </w:t>
            </w:r>
          </w:p>
        </w:tc>
        <w:tc>
          <w:tcPr>
            <w:tcW w:w="2608" w:type="dxa"/>
            <w:tcBorders>
              <w:top w:val="nil"/>
              <w:left w:val="nil"/>
              <w:bottom w:val="nil"/>
              <w:right w:val="nil"/>
            </w:tcBorders>
          </w:tcPr>
          <w:p w14:paraId="0BE9200E" w14:textId="77777777" w:rsidR="00174C4D" w:rsidRDefault="00174C4D" w:rsidP="00F327D5">
            <w:pPr>
              <w:spacing w:after="0" w:line="259" w:lineRule="auto"/>
              <w:ind w:left="2" w:firstLine="0"/>
              <w:jc w:val="left"/>
            </w:pPr>
          </w:p>
        </w:tc>
        <w:tc>
          <w:tcPr>
            <w:tcW w:w="2834" w:type="dxa"/>
            <w:tcBorders>
              <w:top w:val="nil"/>
              <w:left w:val="nil"/>
              <w:bottom w:val="nil"/>
              <w:right w:val="nil"/>
            </w:tcBorders>
          </w:tcPr>
          <w:p w14:paraId="0BE9200F" w14:textId="77777777" w:rsidR="00174C4D" w:rsidRDefault="008F760C" w:rsidP="00F327D5">
            <w:pPr>
              <w:spacing w:after="0" w:line="259" w:lineRule="auto"/>
              <w:ind w:left="2" w:firstLine="0"/>
              <w:jc w:val="left"/>
            </w:pPr>
            <w:r>
              <w:t xml:space="preserve">Laminar </w:t>
            </w:r>
          </w:p>
        </w:tc>
        <w:tc>
          <w:tcPr>
            <w:tcW w:w="1488" w:type="dxa"/>
            <w:tcBorders>
              <w:top w:val="nil"/>
              <w:left w:val="nil"/>
              <w:bottom w:val="nil"/>
              <w:right w:val="nil"/>
            </w:tcBorders>
          </w:tcPr>
          <w:p w14:paraId="0BE92010" w14:textId="77777777" w:rsidR="00174C4D" w:rsidRDefault="008F760C" w:rsidP="00F327D5">
            <w:pPr>
              <w:spacing w:after="0" w:line="259" w:lineRule="auto"/>
              <w:ind w:left="2" w:firstLine="0"/>
              <w:jc w:val="left"/>
            </w:pPr>
            <w:proofErr w:type="spellStart"/>
            <w:r>
              <w:t>Manuherikia</w:t>
            </w:r>
            <w:proofErr w:type="spellEnd"/>
          </w:p>
        </w:tc>
      </w:tr>
      <w:tr w:rsidR="00174C4D" w14:paraId="0BE92016" w14:textId="77777777">
        <w:trPr>
          <w:trHeight w:val="445"/>
        </w:trPr>
        <w:tc>
          <w:tcPr>
            <w:tcW w:w="794" w:type="dxa"/>
            <w:tcBorders>
              <w:top w:val="nil"/>
              <w:left w:val="nil"/>
              <w:bottom w:val="nil"/>
              <w:right w:val="nil"/>
            </w:tcBorders>
          </w:tcPr>
          <w:p w14:paraId="0BE92012"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13"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14" w14:textId="77777777" w:rsidR="00174C4D" w:rsidRDefault="008F760C">
            <w:pPr>
              <w:spacing w:after="0" w:line="259" w:lineRule="auto"/>
              <w:ind w:left="0" w:firstLine="0"/>
              <w:jc w:val="left"/>
            </w:pPr>
            <w:r>
              <w:t xml:space="preserve">Typic </w:t>
            </w:r>
          </w:p>
        </w:tc>
        <w:tc>
          <w:tcPr>
            <w:tcW w:w="1488" w:type="dxa"/>
            <w:tcBorders>
              <w:top w:val="nil"/>
              <w:left w:val="nil"/>
              <w:bottom w:val="nil"/>
              <w:right w:val="nil"/>
            </w:tcBorders>
          </w:tcPr>
          <w:p w14:paraId="0BE92015" w14:textId="77777777" w:rsidR="00174C4D" w:rsidRDefault="008F760C">
            <w:pPr>
              <w:spacing w:after="0" w:line="259" w:lineRule="auto"/>
              <w:ind w:left="0" w:firstLine="0"/>
            </w:pPr>
            <w:r>
              <w:t>pt. Ranfurly</w:t>
            </w:r>
          </w:p>
        </w:tc>
      </w:tr>
      <w:tr w:rsidR="00174C4D" w14:paraId="0BE9201B" w14:textId="77777777">
        <w:trPr>
          <w:trHeight w:val="455"/>
        </w:trPr>
        <w:tc>
          <w:tcPr>
            <w:tcW w:w="794" w:type="dxa"/>
            <w:tcBorders>
              <w:top w:val="nil"/>
              <w:left w:val="nil"/>
              <w:bottom w:val="nil"/>
              <w:right w:val="nil"/>
            </w:tcBorders>
            <w:vAlign w:val="bottom"/>
          </w:tcPr>
          <w:p w14:paraId="0BE92017" w14:textId="77777777" w:rsidR="00174C4D" w:rsidRDefault="008F760C">
            <w:pPr>
              <w:spacing w:after="0" w:line="259" w:lineRule="auto"/>
              <w:ind w:left="0" w:firstLine="0"/>
              <w:jc w:val="left"/>
            </w:pPr>
            <w:r>
              <w:rPr>
                <w:b/>
              </w:rPr>
              <w:t xml:space="preserve">SI  </w:t>
            </w:r>
            <w:r>
              <w:t xml:space="preserve"> </w:t>
            </w:r>
          </w:p>
        </w:tc>
        <w:tc>
          <w:tcPr>
            <w:tcW w:w="2608" w:type="dxa"/>
            <w:tcBorders>
              <w:top w:val="nil"/>
              <w:left w:val="nil"/>
              <w:bottom w:val="nil"/>
              <w:right w:val="nil"/>
            </w:tcBorders>
            <w:vAlign w:val="bottom"/>
          </w:tcPr>
          <w:p w14:paraId="0BE92018" w14:textId="77777777" w:rsidR="00174C4D" w:rsidRDefault="008F760C">
            <w:pPr>
              <w:spacing w:after="0" w:line="259" w:lineRule="auto"/>
              <w:ind w:left="0" w:firstLine="0"/>
              <w:jc w:val="left"/>
            </w:pPr>
            <w:r>
              <w:t xml:space="preserve">Immature </w:t>
            </w:r>
          </w:p>
        </w:tc>
        <w:tc>
          <w:tcPr>
            <w:tcW w:w="2834" w:type="dxa"/>
            <w:tcBorders>
              <w:top w:val="nil"/>
              <w:left w:val="nil"/>
              <w:bottom w:val="nil"/>
              <w:right w:val="nil"/>
            </w:tcBorders>
            <w:vAlign w:val="bottom"/>
          </w:tcPr>
          <w:p w14:paraId="0BE92019" w14:textId="77777777" w:rsidR="00174C4D" w:rsidRDefault="008F760C">
            <w:pPr>
              <w:spacing w:after="0" w:line="259" w:lineRule="auto"/>
              <w:ind w:left="0" w:firstLine="0"/>
              <w:jc w:val="left"/>
            </w:pPr>
            <w:r>
              <w:t xml:space="preserve">Mottled </w:t>
            </w:r>
          </w:p>
        </w:tc>
        <w:tc>
          <w:tcPr>
            <w:tcW w:w="1488" w:type="dxa"/>
            <w:tcBorders>
              <w:top w:val="nil"/>
              <w:left w:val="nil"/>
              <w:bottom w:val="nil"/>
              <w:right w:val="nil"/>
            </w:tcBorders>
            <w:vAlign w:val="bottom"/>
          </w:tcPr>
          <w:p w14:paraId="0BE9201A" w14:textId="77777777" w:rsidR="00174C4D" w:rsidRDefault="008F760C">
            <w:pPr>
              <w:spacing w:after="0" w:line="259" w:lineRule="auto"/>
              <w:ind w:left="0" w:firstLine="0"/>
            </w:pPr>
            <w:r>
              <w:t xml:space="preserve">pt. </w:t>
            </w:r>
            <w:proofErr w:type="spellStart"/>
            <w:r>
              <w:t>Linnburn</w:t>
            </w:r>
            <w:proofErr w:type="spellEnd"/>
          </w:p>
        </w:tc>
      </w:tr>
      <w:tr w:rsidR="00174C4D" w14:paraId="0BE92020" w14:textId="77777777">
        <w:trPr>
          <w:trHeight w:val="300"/>
        </w:trPr>
        <w:tc>
          <w:tcPr>
            <w:tcW w:w="794" w:type="dxa"/>
            <w:tcBorders>
              <w:top w:val="nil"/>
              <w:left w:val="nil"/>
              <w:bottom w:val="nil"/>
              <w:right w:val="nil"/>
            </w:tcBorders>
          </w:tcPr>
          <w:p w14:paraId="0BE9201C" w14:textId="77777777" w:rsidR="00174C4D" w:rsidRDefault="008F760C" w:rsidP="00F327D5">
            <w:pPr>
              <w:spacing w:after="0" w:line="259" w:lineRule="auto"/>
              <w:ind w:left="2" w:firstLine="0"/>
              <w:jc w:val="left"/>
            </w:pPr>
            <w:r>
              <w:t xml:space="preserve"> </w:t>
            </w:r>
          </w:p>
        </w:tc>
        <w:tc>
          <w:tcPr>
            <w:tcW w:w="2608" w:type="dxa"/>
            <w:tcBorders>
              <w:top w:val="nil"/>
              <w:left w:val="nil"/>
              <w:bottom w:val="nil"/>
              <w:right w:val="nil"/>
            </w:tcBorders>
          </w:tcPr>
          <w:p w14:paraId="0BE9201D" w14:textId="77777777" w:rsidR="00174C4D" w:rsidRDefault="00174C4D" w:rsidP="00F327D5">
            <w:pPr>
              <w:spacing w:after="0" w:line="259" w:lineRule="auto"/>
              <w:ind w:left="2" w:firstLine="0"/>
              <w:jc w:val="left"/>
            </w:pPr>
          </w:p>
        </w:tc>
        <w:tc>
          <w:tcPr>
            <w:tcW w:w="2834" w:type="dxa"/>
            <w:tcBorders>
              <w:top w:val="nil"/>
              <w:left w:val="nil"/>
              <w:bottom w:val="nil"/>
              <w:right w:val="nil"/>
            </w:tcBorders>
          </w:tcPr>
          <w:p w14:paraId="0BE9201E" w14:textId="77777777" w:rsidR="00174C4D" w:rsidRDefault="008F760C" w:rsidP="00F327D5">
            <w:pPr>
              <w:spacing w:after="0" w:line="259" w:lineRule="auto"/>
              <w:ind w:left="2" w:firstLine="0"/>
              <w:jc w:val="left"/>
            </w:pPr>
            <w:r>
              <w:t xml:space="preserve">Saline </w:t>
            </w:r>
          </w:p>
        </w:tc>
        <w:tc>
          <w:tcPr>
            <w:tcW w:w="1488" w:type="dxa"/>
            <w:tcBorders>
              <w:top w:val="nil"/>
              <w:left w:val="nil"/>
              <w:bottom w:val="nil"/>
              <w:right w:val="nil"/>
            </w:tcBorders>
          </w:tcPr>
          <w:p w14:paraId="0BE9201F" w14:textId="77777777" w:rsidR="00174C4D" w:rsidRDefault="008F760C" w:rsidP="00F327D5">
            <w:pPr>
              <w:spacing w:after="0" w:line="259" w:lineRule="auto"/>
              <w:ind w:left="2" w:firstLine="0"/>
              <w:jc w:val="left"/>
            </w:pPr>
            <w:r>
              <w:t>pt. Frazer</w:t>
            </w:r>
          </w:p>
        </w:tc>
      </w:tr>
      <w:tr w:rsidR="00174C4D" w14:paraId="0BE92025" w14:textId="77777777">
        <w:trPr>
          <w:trHeight w:val="300"/>
        </w:trPr>
        <w:tc>
          <w:tcPr>
            <w:tcW w:w="794" w:type="dxa"/>
            <w:tcBorders>
              <w:top w:val="nil"/>
              <w:left w:val="nil"/>
              <w:bottom w:val="nil"/>
              <w:right w:val="nil"/>
            </w:tcBorders>
          </w:tcPr>
          <w:p w14:paraId="0BE92021" w14:textId="77777777" w:rsidR="00174C4D" w:rsidRDefault="008F760C" w:rsidP="00F327D5">
            <w:pPr>
              <w:spacing w:after="0" w:line="259" w:lineRule="auto"/>
              <w:ind w:left="2" w:firstLine="0"/>
              <w:jc w:val="left"/>
            </w:pPr>
            <w:r>
              <w:t xml:space="preserve"> </w:t>
            </w:r>
          </w:p>
        </w:tc>
        <w:tc>
          <w:tcPr>
            <w:tcW w:w="2608" w:type="dxa"/>
            <w:tcBorders>
              <w:top w:val="nil"/>
              <w:left w:val="nil"/>
              <w:bottom w:val="nil"/>
              <w:right w:val="nil"/>
            </w:tcBorders>
          </w:tcPr>
          <w:p w14:paraId="0BE92022" w14:textId="77777777" w:rsidR="00174C4D" w:rsidRDefault="00174C4D" w:rsidP="00F327D5">
            <w:pPr>
              <w:spacing w:after="0" w:line="259" w:lineRule="auto"/>
              <w:ind w:left="2" w:firstLine="0"/>
              <w:jc w:val="left"/>
            </w:pPr>
          </w:p>
        </w:tc>
        <w:tc>
          <w:tcPr>
            <w:tcW w:w="2834" w:type="dxa"/>
            <w:tcBorders>
              <w:top w:val="nil"/>
              <w:left w:val="nil"/>
              <w:bottom w:val="nil"/>
              <w:right w:val="nil"/>
            </w:tcBorders>
          </w:tcPr>
          <w:p w14:paraId="0BE92023" w14:textId="77777777" w:rsidR="00174C4D" w:rsidRDefault="008F760C" w:rsidP="00F327D5">
            <w:pPr>
              <w:spacing w:after="0" w:line="259" w:lineRule="auto"/>
              <w:ind w:left="2" w:firstLine="0"/>
              <w:jc w:val="left"/>
            </w:pPr>
            <w:r>
              <w:t xml:space="preserve">Alkaline </w:t>
            </w:r>
          </w:p>
        </w:tc>
        <w:tc>
          <w:tcPr>
            <w:tcW w:w="1488" w:type="dxa"/>
            <w:tcBorders>
              <w:top w:val="nil"/>
              <w:left w:val="nil"/>
              <w:bottom w:val="nil"/>
              <w:right w:val="nil"/>
            </w:tcBorders>
          </w:tcPr>
          <w:p w14:paraId="0BE92024" w14:textId="77777777" w:rsidR="00174C4D" w:rsidRDefault="008F760C" w:rsidP="00F327D5">
            <w:pPr>
              <w:spacing w:after="0" w:line="259" w:lineRule="auto"/>
              <w:ind w:left="2" w:firstLine="0"/>
              <w:jc w:val="left"/>
            </w:pPr>
            <w:r>
              <w:t xml:space="preserve">pt. </w:t>
            </w:r>
            <w:proofErr w:type="spellStart"/>
            <w:r>
              <w:t>Linnburn</w:t>
            </w:r>
            <w:proofErr w:type="spellEnd"/>
          </w:p>
        </w:tc>
      </w:tr>
      <w:tr w:rsidR="00174C4D" w14:paraId="0BE9202A" w14:textId="77777777">
        <w:trPr>
          <w:trHeight w:val="307"/>
        </w:trPr>
        <w:tc>
          <w:tcPr>
            <w:tcW w:w="794" w:type="dxa"/>
            <w:tcBorders>
              <w:top w:val="nil"/>
              <w:left w:val="nil"/>
              <w:bottom w:val="nil"/>
              <w:right w:val="nil"/>
            </w:tcBorders>
          </w:tcPr>
          <w:p w14:paraId="0BE92026"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27"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28" w14:textId="77777777" w:rsidR="00174C4D" w:rsidRDefault="008F760C">
            <w:pPr>
              <w:spacing w:after="0" w:line="259" w:lineRule="auto"/>
              <w:ind w:left="0" w:firstLine="0"/>
              <w:jc w:val="left"/>
            </w:pPr>
            <w:r>
              <w:t xml:space="preserve">Typic  </w:t>
            </w:r>
          </w:p>
        </w:tc>
        <w:tc>
          <w:tcPr>
            <w:tcW w:w="1488" w:type="dxa"/>
            <w:tcBorders>
              <w:top w:val="nil"/>
              <w:left w:val="nil"/>
              <w:bottom w:val="nil"/>
              <w:right w:val="nil"/>
            </w:tcBorders>
          </w:tcPr>
          <w:p w14:paraId="0BE92029" w14:textId="77777777" w:rsidR="00174C4D" w:rsidRDefault="008F760C">
            <w:pPr>
              <w:spacing w:after="0" w:line="259" w:lineRule="auto"/>
              <w:ind w:left="0" w:firstLine="0"/>
              <w:jc w:val="left"/>
            </w:pPr>
            <w:r>
              <w:t>-</w:t>
            </w:r>
          </w:p>
        </w:tc>
      </w:tr>
    </w:tbl>
    <w:p w14:paraId="0BE9202B" w14:textId="77777777" w:rsidR="00174C4D" w:rsidRDefault="008F760C">
      <w:pPr>
        <w:spacing w:after="832"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73" wp14:editId="0BE92274">
                <wp:extent cx="5400040" cy="12700"/>
                <wp:effectExtent l="0" t="0" r="0" b="0"/>
                <wp:docPr id="120017" name="Group 120017"/>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264" name="Shape 12264"/>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27376D4" id="Group 120017"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C4zMvIUgIAALEFAAAOAAAAAAAAAAAAAAAAAC4CAABkcnMvZTJvRG9jLnhtbFBLAQItABQABgAI&#10;AAAAIQDhXyj32wAAAAMBAAAPAAAAAAAAAAAAAAAAAKwEAABkcnMvZG93bnJldi54bWxQSwUGAAAA&#10;AAQABADzAAAAtAUAAAAA&#10;">
                <v:shape id="Shape 1226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" path="m,l5400040,e" filled="f" strokecolor="#181717" strokeweight="1pt">
                  <v:stroke miterlimit="1" joinstyle="miter"/>
                  <v:path arrowok="t" textboxrect="0,0,5400040,0"/>
                </v:shape>
                <w10:anchorlock/>
              </v:group>
            </w:pict>
          </mc:Fallback>
        </mc:AlternateContent>
      </w:r>
    </w:p>
    <w:p w14:paraId="0BE9202C" w14:textId="77777777" w:rsidR="00174C4D" w:rsidRDefault="00F327D5">
      <w:pPr>
        <w:pStyle w:val="Heading3"/>
        <w:spacing w:after="444"/>
        <w:ind w:left="-2" w:right="58"/>
      </w:pPr>
      <w:r>
        <w:t>KEY TO SUBGROUPS OF</w:t>
      </w:r>
      <w:r w:rsidR="008F760C">
        <w:t xml:space="preserve"> SEMIARID SOILS</w:t>
      </w:r>
    </w:p>
    <w:p w14:paraId="0BE9202D" w14:textId="77777777" w:rsidR="00174C4D" w:rsidRDefault="008F760C">
      <w:pPr>
        <w:spacing w:after="45"/>
        <w:ind w:left="554" w:right="58" w:hanging="567"/>
      </w:pPr>
      <w:r>
        <w:rPr>
          <w:b/>
        </w:rPr>
        <w:t>SA</w:t>
      </w:r>
      <w:r>
        <w:t xml:space="preserve"> </w:t>
      </w:r>
      <w:r w:rsidR="00F327D5">
        <w:tab/>
      </w:r>
      <w:r>
        <w:t xml:space="preserve">Semiarid Soils that have an </w:t>
      </w:r>
      <w:r w:rsidRPr="000621BF">
        <w:rPr>
          <w:color w:val="2B579A"/>
          <w:u w:val="single"/>
          <w:shd w:val="clear" w:color="auto" w:fill="E6E6E6"/>
          <w:rPrChange w:id="2401" w:author="Thomas Caspari" w:date="2017-10-12T17:01:00Z">
            <w:rPr>
              <w:color w:val="2B579A"/>
              <w:shd w:val="clear" w:color="auto" w:fill="E6E6E6"/>
            </w:rPr>
          </w:rPrChange>
        </w:rPr>
        <w:t>argillic horizon</w:t>
      </w:r>
      <w:r>
        <w:t xml:space="preserve"> in which the matrix has, in part, 7.5YR or redder hues or 10YR hue with chroma 6 or more</w:t>
      </w:r>
    </w:p>
    <w:p w14:paraId="0BE9202E" w14:textId="77777777" w:rsidR="00174C4D" w:rsidRDefault="008F760C">
      <w:pPr>
        <w:spacing w:after="286" w:line="265" w:lineRule="auto"/>
        <w:ind w:left="10" w:right="57" w:hanging="10"/>
        <w:jc w:val="right"/>
      </w:pPr>
      <w:r>
        <w:rPr>
          <w:b/>
        </w:rPr>
        <w:t>AGED-ARGILLIC SEMIARID SOILS</w:t>
      </w:r>
    </w:p>
    <w:p w14:paraId="0BE9202F" w14:textId="7D0E9A93" w:rsidR="00174C4D" w:rsidRDefault="008F760C">
      <w:pPr>
        <w:spacing w:after="0"/>
        <w:ind w:left="554" w:right="58" w:hanging="567"/>
      </w:pPr>
      <w:r w:rsidRPr="3E91219E">
        <w:rPr>
          <w:b/>
          <w:bCs/>
        </w:rPr>
        <w:t>SZ</w:t>
      </w:r>
      <w:r>
        <w:t xml:space="preserve"> </w:t>
      </w:r>
      <w:r w:rsidR="00F327D5">
        <w:tab/>
      </w:r>
      <w:r>
        <w:t xml:space="preserve">Other Semiarid Soils </w:t>
      </w:r>
      <w:del w:id="2402" w:author="Kirstin Deuss" w:date="2024-11-12T04:31:00Z">
        <w:r w:rsidDel="008F760C">
          <w:delText>that have</w:delText>
        </w:r>
      </w:del>
      <w:ins w:id="2403" w:author="Kirstin Deuss" w:date="2024-11-12T04:31:00Z">
        <w:r w:rsidR="470B0CB6">
          <w:t>containing</w:t>
        </w:r>
      </w:ins>
      <w:r>
        <w:t xml:space="preserve"> an </w:t>
      </w:r>
      <w:r w:rsidRPr="000621BF">
        <w:rPr>
          <w:color w:val="2B579A"/>
          <w:u w:val="single"/>
          <w:shd w:val="clear" w:color="auto" w:fill="E6E6E6"/>
          <w:rPrChange w:id="2404" w:author="Thomas Caspari" w:date="2017-10-12T17:01:00Z">
            <w:rPr>
              <w:color w:val="2B579A"/>
              <w:shd w:val="clear" w:color="auto" w:fill="E6E6E6"/>
            </w:rPr>
          </w:rPrChange>
        </w:rPr>
        <w:t>argillic horizon</w:t>
      </w:r>
      <w:r>
        <w:t xml:space="preserve"> that has prismatic or blocky peds with more than 10% coatings of colour value 4 or less, and pH of 8.6 or more in some part.</w:t>
      </w:r>
    </w:p>
    <w:p w14:paraId="0BE92030" w14:textId="77777777" w:rsidR="00174C4D" w:rsidRDefault="008F760C">
      <w:pPr>
        <w:spacing w:after="286" w:line="265" w:lineRule="auto"/>
        <w:ind w:left="10" w:right="57" w:hanging="10"/>
        <w:jc w:val="right"/>
      </w:pPr>
      <w:r>
        <w:rPr>
          <w:b/>
        </w:rPr>
        <w:t>SOLO</w:t>
      </w:r>
      <w:r w:rsidR="00F327D5">
        <w:rPr>
          <w:b/>
        </w:rPr>
        <w:t>N</w:t>
      </w:r>
      <w:r>
        <w:rPr>
          <w:b/>
        </w:rPr>
        <w:t>E</w:t>
      </w:r>
      <w:r w:rsidR="00F327D5">
        <w:rPr>
          <w:b/>
        </w:rPr>
        <w:t>T</w:t>
      </w:r>
      <w:r>
        <w:rPr>
          <w:b/>
        </w:rPr>
        <w:t>ZIC SEMIARID SOILS</w:t>
      </w:r>
    </w:p>
    <w:p w14:paraId="0BE92031" w14:textId="675E3ED8" w:rsidR="00174C4D" w:rsidRDefault="008F760C">
      <w:pPr>
        <w:spacing w:after="44"/>
        <w:ind w:left="554" w:right="58" w:hanging="567"/>
      </w:pPr>
      <w:r w:rsidRPr="3E91219E">
        <w:rPr>
          <w:b/>
          <w:bCs/>
        </w:rPr>
        <w:t>SJ</w:t>
      </w:r>
      <w:r>
        <w:t xml:space="preserve"> </w:t>
      </w:r>
      <w:r w:rsidR="00F327D5">
        <w:tab/>
      </w:r>
      <w:r>
        <w:t xml:space="preserve">Other Semiarid Soils </w:t>
      </w:r>
      <w:del w:id="2405" w:author="Kirstin Deuss" w:date="2024-11-12T04:31:00Z">
        <w:r w:rsidDel="008F760C">
          <w:delText>that have</w:delText>
        </w:r>
      </w:del>
      <w:ins w:id="2406" w:author="Kirstin Deuss" w:date="2024-11-12T04:31:00Z">
        <w:r w:rsidR="6BC441CB">
          <w:t>containing</w:t>
        </w:r>
      </w:ins>
      <w:r>
        <w:t xml:space="preserve"> an </w:t>
      </w:r>
      <w:r w:rsidRPr="000621BF">
        <w:rPr>
          <w:color w:val="2B579A"/>
          <w:u w:val="single"/>
          <w:shd w:val="clear" w:color="auto" w:fill="E6E6E6"/>
          <w:rPrChange w:id="2407" w:author="Thomas Caspari" w:date="2017-10-12T17:01:00Z">
            <w:rPr>
              <w:color w:val="2B579A"/>
              <w:shd w:val="clear" w:color="auto" w:fill="E6E6E6"/>
            </w:rPr>
          </w:rPrChange>
        </w:rPr>
        <w:t>argillic horizon</w:t>
      </w:r>
      <w:r>
        <w:t xml:space="preserve">, or a </w:t>
      </w:r>
      <w:r w:rsidRPr="000621BF">
        <w:rPr>
          <w:color w:val="2B579A"/>
          <w:u w:val="single"/>
          <w:shd w:val="clear" w:color="auto" w:fill="E6E6E6"/>
          <w:rPrChange w:id="2408" w:author="Thomas Caspari" w:date="2017-10-12T17:01:00Z">
            <w:rPr>
              <w:color w:val="2B579A"/>
              <w:shd w:val="clear" w:color="auto" w:fill="E6E6E6"/>
            </w:rPr>
          </w:rPrChange>
        </w:rPr>
        <w:t>cutanic horizon</w:t>
      </w:r>
      <w:r>
        <w:t xml:space="preserve"> that meets the requirements of a </w:t>
      </w:r>
      <w:r w:rsidRPr="003A22FF">
        <w:rPr>
          <w:color w:val="2B579A"/>
          <w:u w:val="single"/>
          <w:shd w:val="clear" w:color="auto" w:fill="E6E6E6"/>
          <w:rPrChange w:id="2409" w:author="Thomas Caspari" w:date="2017-10-12T16:39:00Z">
            <w:rPr>
              <w:color w:val="2B579A"/>
              <w:shd w:val="clear" w:color="auto" w:fill="E6E6E6"/>
            </w:rPr>
          </w:rPrChange>
        </w:rPr>
        <w:t>slowly permeable layer</w:t>
      </w:r>
      <w:r>
        <w:t>.</w:t>
      </w:r>
    </w:p>
    <w:p w14:paraId="0BE92032" w14:textId="77777777" w:rsidR="00174C4D" w:rsidRDefault="008F760C">
      <w:pPr>
        <w:spacing w:after="286" w:line="265" w:lineRule="auto"/>
        <w:ind w:left="10" w:right="57" w:hanging="10"/>
        <w:jc w:val="right"/>
      </w:pPr>
      <w:r>
        <w:rPr>
          <w:b/>
        </w:rPr>
        <w:t>ARGILLIC SEMIARID SOILS</w:t>
      </w:r>
    </w:p>
    <w:p w14:paraId="0BE92033" w14:textId="77777777" w:rsidR="00174C4D" w:rsidRDefault="008F760C" w:rsidP="00F327D5">
      <w:pPr>
        <w:tabs>
          <w:tab w:val="center" w:pos="1786"/>
        </w:tabs>
        <w:spacing w:after="9"/>
        <w:ind w:left="567" w:hanging="580"/>
        <w:jc w:val="left"/>
      </w:pPr>
      <w:r>
        <w:rPr>
          <w:b/>
        </w:rPr>
        <w:t>SI</w:t>
      </w:r>
      <w:r>
        <w:t xml:space="preserve"> </w:t>
      </w:r>
      <w:r>
        <w:tab/>
        <w:t>Other Semiarid Soils.</w:t>
      </w:r>
    </w:p>
    <w:p w14:paraId="0BE92034" w14:textId="77777777" w:rsidR="00174C4D" w:rsidRDefault="008F760C">
      <w:pPr>
        <w:spacing w:after="570" w:line="265" w:lineRule="auto"/>
        <w:ind w:left="10" w:right="57" w:hanging="10"/>
        <w:jc w:val="right"/>
      </w:pPr>
      <w:r>
        <w:rPr>
          <w:b/>
        </w:rPr>
        <w:t>IMMA</w:t>
      </w:r>
      <w:r w:rsidR="00F327D5">
        <w:rPr>
          <w:b/>
        </w:rPr>
        <w:t>TU</w:t>
      </w:r>
      <w:r>
        <w:rPr>
          <w:b/>
        </w:rPr>
        <w:t>RE SEMIARID SOILS</w:t>
      </w:r>
    </w:p>
    <w:p w14:paraId="0BE92035" w14:textId="77777777" w:rsidR="00174C4D" w:rsidRDefault="008F760C">
      <w:pPr>
        <w:spacing w:after="250"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75" wp14:editId="0BE92276">
                <wp:extent cx="5400040" cy="6350"/>
                <wp:effectExtent l="0" t="0" r="0" b="0"/>
                <wp:docPr id="120018" name="Group 120018"/>
                <wp:cNvGraphicFramePr/>
                <a:graphic xmlns:a="http://schemas.openxmlformats.org/drawingml/2006/main">
                  <a:graphicData uri="http://schemas.microsoft.com/office/word/2010/wordprocessingGroup">
                    <wpg:wgp>
                      <wpg:cNvGrpSpPr/>
                      <wpg:grpSpPr>
                        <a:xfrm>
                          <a:off x="0" y="0"/>
                          <a:ext cx="5400040" cy="6350"/>
                          <a:chOff x="0" y="0"/>
                          <a:chExt cx="5400040" cy="6350"/>
                        </a:xfrm>
                      </wpg:grpSpPr>
                      <wps:wsp>
                        <wps:cNvPr id="12265" name="Shape 12265"/>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CA217E8" id="Group 120018" o:spid="_x0000_s1026" style="width:425.2pt;height:.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">
                <v:shape id="Shape 12265"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" path="m,l5400040,e" filled="f" strokecolor="#181717" strokeweight=".5pt">
                  <v:stroke miterlimit="1" joinstyle="miter"/>
                  <v:path arrowok="t" textboxrect="0,0,5400040,0"/>
                </v:shape>
                <w10:anchorlock/>
              </v:group>
            </w:pict>
          </mc:Fallback>
        </mc:AlternateContent>
      </w:r>
    </w:p>
    <w:p w14:paraId="0BE92036" w14:textId="77777777" w:rsidR="00174C4D" w:rsidRDefault="00F327D5">
      <w:pPr>
        <w:pStyle w:val="Heading3"/>
        <w:spacing w:after="444"/>
        <w:ind w:left="-2" w:right="58"/>
      </w:pPr>
      <w:r>
        <w:t>KEY TO SUBGROUPS OF</w:t>
      </w:r>
      <w:r w:rsidR="008F760C">
        <w:t xml:space="preserve"> SEMIARID SOILS</w:t>
      </w:r>
    </w:p>
    <w:p w14:paraId="0BE92037" w14:textId="77777777" w:rsidR="00174C4D" w:rsidRDefault="008F760C" w:rsidP="00F327D5">
      <w:pPr>
        <w:ind w:left="567" w:right="58" w:hanging="580"/>
      </w:pPr>
      <w:r>
        <w:rPr>
          <w:b/>
        </w:rPr>
        <w:t>SA</w:t>
      </w:r>
      <w:r>
        <w:t xml:space="preserve"> </w:t>
      </w:r>
      <w:r w:rsidR="00F327D5">
        <w:tab/>
      </w:r>
      <w:r>
        <w:t>AGED-ARGILLIC SEMIARID SOILS</w:t>
      </w:r>
    </w:p>
    <w:p w14:paraId="0BE92039" w14:textId="71080D94" w:rsidR="00F327D5" w:rsidRDefault="008F760C" w:rsidP="007330CD">
      <w:pPr>
        <w:ind w:left="554" w:right="58" w:hanging="567"/>
        <w:rPr>
          <w:b/>
        </w:rPr>
      </w:pPr>
      <w:r>
        <w:t xml:space="preserve"> </w:t>
      </w:r>
      <w:r w:rsidR="00F327D5">
        <w:tab/>
      </w:r>
      <w:r>
        <w:t>Aged-Argillic Semiarid Soils occur mainly on fans, terraces</w:t>
      </w:r>
      <w:ins w:id="2410" w:author="Kirstin Deuss" w:date="2024-11-12T04:32:00Z">
        <w:r w:rsidR="12EA5657">
          <w:t>,</w:t>
        </w:r>
      </w:ins>
      <w:r>
        <w:t xml:space="preserve"> or hill slopes that have been relatively stable since </w:t>
      </w:r>
      <w:ins w:id="2411" w:author="Kirstin Deuss" w:date="2024-11-12T04:32:00Z">
        <w:r w:rsidR="37F3C5FE">
          <w:t xml:space="preserve">the </w:t>
        </w:r>
      </w:ins>
      <w:r>
        <w:t xml:space="preserve">mid to early Pleistocene. The </w:t>
      </w:r>
      <w:r w:rsidRPr="000621BF">
        <w:rPr>
          <w:color w:val="2B579A"/>
          <w:u w:val="single"/>
          <w:shd w:val="clear" w:color="auto" w:fill="E6E6E6"/>
          <w:rPrChange w:id="2412" w:author="Thomas Caspari" w:date="2017-10-12T17:01:00Z">
            <w:rPr>
              <w:color w:val="2B579A"/>
              <w:shd w:val="clear" w:color="auto" w:fill="E6E6E6"/>
            </w:rPr>
          </w:rPrChange>
        </w:rPr>
        <w:lastRenderedPageBreak/>
        <w:t>argillic horizons</w:t>
      </w:r>
      <w:r>
        <w:t xml:space="preserve"> are redder in colour than those in younger </w:t>
      </w:r>
      <w:proofErr w:type="gramStart"/>
      <w:r>
        <w:t>soils, and</w:t>
      </w:r>
      <w:proofErr w:type="gramEnd"/>
      <w:r>
        <w:t xml:space="preserve"> are usually slowly permeable.</w:t>
      </w:r>
    </w:p>
    <w:p w14:paraId="0BE9203A" w14:textId="34371306" w:rsidR="00174C4D" w:rsidRDefault="008F760C">
      <w:pPr>
        <w:spacing w:after="0"/>
        <w:ind w:left="1417" w:right="58" w:hanging="851"/>
      </w:pPr>
      <w:r>
        <w:rPr>
          <w:b/>
        </w:rPr>
        <w:t>SAM</w:t>
      </w:r>
      <w:r>
        <w:t xml:space="preserve"> </w:t>
      </w:r>
      <w:r w:rsidR="00B4713F">
        <w:tab/>
      </w:r>
      <w:r>
        <w:t xml:space="preserve">Aged-Argillic Semiarid Soils that have </w:t>
      </w:r>
      <w:ins w:id="2413" w:author="Thomas Caspari" w:date="2017-10-12T17:01:00Z">
        <w:r w:rsidR="000621BF">
          <w:t xml:space="preserve">a </w:t>
        </w:r>
      </w:ins>
      <w:r w:rsidRPr="000621BF">
        <w:rPr>
          <w:color w:val="2B579A"/>
          <w:u w:val="single"/>
          <w:shd w:val="clear" w:color="auto" w:fill="E6E6E6"/>
          <w:rPrChange w:id="2414" w:author="Thomas Caspari" w:date="2017-10-12T17:01:00Z">
            <w:rPr>
              <w:color w:val="2B579A"/>
              <w:shd w:val="clear" w:color="auto" w:fill="E6E6E6"/>
            </w:rPr>
          </w:rPrChange>
        </w:rPr>
        <w:t>mottled soil profile form</w:t>
      </w:r>
      <w:ins w:id="2415" w:author="Thomas Caspari" w:date="2017-10-12T17:01:00Z">
        <w:r w:rsidR="000621BF">
          <w:rPr>
            <w:u w:val="single"/>
          </w:rPr>
          <w:t>.</w:t>
        </w:r>
      </w:ins>
    </w:p>
    <w:p w14:paraId="0BE9203B" w14:textId="77777777" w:rsidR="00174C4D" w:rsidRDefault="008F760C">
      <w:pPr>
        <w:spacing w:after="286" w:line="265" w:lineRule="auto"/>
        <w:ind w:left="10" w:right="57" w:hanging="10"/>
        <w:jc w:val="right"/>
      </w:pPr>
      <w:r>
        <w:rPr>
          <w:b/>
        </w:rPr>
        <w:t>Mottled Aged-argillic Semiarid Soils</w:t>
      </w:r>
    </w:p>
    <w:p w14:paraId="0BE9203C" w14:textId="3F0014A9" w:rsidR="00174C4D" w:rsidRDefault="008F760C" w:rsidP="06479B5B">
      <w:pPr>
        <w:spacing w:after="0"/>
        <w:ind w:left="1417" w:right="58" w:hanging="851"/>
      </w:pPr>
      <w:r w:rsidRPr="06479B5B">
        <w:rPr>
          <w:b/>
          <w:bCs/>
        </w:rPr>
        <w:t>SAW</w:t>
      </w:r>
      <w:r>
        <w:t xml:space="preserve"> </w:t>
      </w:r>
      <w:r>
        <w:tab/>
        <w:t xml:space="preserve">Other soils in which the majority of the </w:t>
      </w:r>
      <w:del w:id="2416" w:author="Balin Robertson" w:date="2024-10-16T03:38:00Z">
        <w:r>
          <w:delText>gravel</w:delText>
        </w:r>
      </w:del>
      <w:ins w:id="2417" w:author="Andre Eger [2]" w:date="2024-11-13T16:22:00Z" w16du:dateUtc="2024-11-13T03:22:00Z">
        <w:r w:rsidR="00875117">
          <w:t xml:space="preserve">coarse </w:t>
        </w:r>
      </w:ins>
      <w:ins w:id="2418" w:author="Balin Robertson" w:date="2024-10-16T03:38:00Z">
        <w:r w:rsidR="45783A42">
          <w:t>rock fragments are</w:t>
        </w:r>
      </w:ins>
      <w:del w:id="2419" w:author="Balin Robertson" w:date="2024-10-16T03:38:00Z">
        <w:r>
          <w:delText xml:space="preserve"> is</w:delText>
        </w:r>
      </w:del>
      <w:r>
        <w:t xml:space="preserve"> weathered to the extent that clasts </w:t>
      </w:r>
      <w:ins w:id="2420" w:author="Andre Eger" w:date="2024-07-22T00:03:00Z">
        <w:del w:id="2421" w:author="Balin Robertson" w:date="2024-10-16T03:39:00Z">
          <w:r w:rsidR="7748A1F9">
            <w:delText xml:space="preserve">coarse rock fragments </w:delText>
          </w:r>
        </w:del>
      </w:ins>
      <w:del w:id="2422" w:author="Andre Eger [2]" w:date="2024-11-13T16:22:00Z" w16du:dateUtc="2024-11-13T03:22:00Z">
        <w:r w:rsidDel="00875117">
          <w:delText>may</w:delText>
        </w:r>
      </w:del>
      <w:ins w:id="2423" w:author="Balin Robertson" w:date="2024-10-16T03:39:00Z">
        <w:del w:id="2424" w:author="Andre Eger [2]" w:date="2024-11-13T16:22:00Z" w16du:dateUtc="2024-11-13T03:22:00Z">
          <w:r w:rsidR="248994DB" w:rsidDel="00875117">
            <w:delText xml:space="preserve">they </w:delText>
          </w:r>
        </w:del>
        <w:r w:rsidR="248994DB">
          <w:t>can be</w:t>
        </w:r>
      </w:ins>
      <w:r>
        <w:t xml:space="preserve"> easily</w:t>
      </w:r>
      <w:del w:id="2425" w:author="Balin Robertson" w:date="2024-10-16T03:39:00Z">
        <w:r>
          <w:delText xml:space="preserve"> be</w:delText>
        </w:r>
      </w:del>
      <w:r>
        <w:t xml:space="preserve"> broken by hammer or spade.</w:t>
      </w:r>
    </w:p>
    <w:p w14:paraId="0BE9203D" w14:textId="77777777" w:rsidR="00174C4D" w:rsidRDefault="008F760C">
      <w:pPr>
        <w:spacing w:after="262" w:line="265" w:lineRule="auto"/>
        <w:ind w:left="10" w:right="57" w:hanging="10"/>
        <w:jc w:val="right"/>
      </w:pPr>
      <w:r>
        <w:rPr>
          <w:b/>
        </w:rPr>
        <w:t>Weathered Aged-argillic Semiarid Soils</w:t>
      </w:r>
    </w:p>
    <w:p w14:paraId="0BE9203E" w14:textId="77777777" w:rsidR="00174C4D" w:rsidRDefault="008F760C">
      <w:pPr>
        <w:spacing w:after="45"/>
        <w:ind w:left="1418" w:right="58" w:hanging="851"/>
      </w:pPr>
      <w:r>
        <w:rPr>
          <w:b/>
        </w:rPr>
        <w:t>SAK</w:t>
      </w:r>
      <w:r>
        <w:t xml:space="preserve"> </w:t>
      </w:r>
      <w:r w:rsidR="00B4713F">
        <w:tab/>
      </w:r>
      <w:r>
        <w:t>Other soils that have pH of 8.6 or more in some part within 60 cm of the mineral soil surface.</w:t>
      </w:r>
    </w:p>
    <w:p w14:paraId="0BE9203F" w14:textId="77777777" w:rsidR="00174C4D" w:rsidRDefault="008F760C">
      <w:pPr>
        <w:spacing w:after="263" w:line="265" w:lineRule="auto"/>
        <w:ind w:left="10" w:right="57" w:hanging="10"/>
        <w:jc w:val="right"/>
      </w:pPr>
      <w:r>
        <w:rPr>
          <w:b/>
        </w:rPr>
        <w:t>Alkaline Aged-argillic Semiarid Soils</w:t>
      </w:r>
    </w:p>
    <w:p w14:paraId="0BE92040" w14:textId="77777777" w:rsidR="00B4713F" w:rsidRDefault="008F760C" w:rsidP="00B4713F">
      <w:pPr>
        <w:spacing w:after="0" w:line="252" w:lineRule="auto"/>
        <w:ind w:left="1418" w:right="57" w:hanging="851"/>
      </w:pPr>
      <w:r>
        <w:rPr>
          <w:b/>
        </w:rPr>
        <w:t>SA</w:t>
      </w:r>
      <w:r w:rsidR="00B4713F">
        <w:rPr>
          <w:b/>
        </w:rPr>
        <w:t>H</w:t>
      </w:r>
      <w:r>
        <w:t xml:space="preserve"> </w:t>
      </w:r>
      <w:r w:rsidR="00B4713F">
        <w:tab/>
      </w:r>
      <w:r>
        <w:t xml:space="preserve">Other soils with an </w:t>
      </w:r>
      <w:r w:rsidRPr="000621BF">
        <w:rPr>
          <w:color w:val="2B579A"/>
          <w:u w:val="single"/>
          <w:shd w:val="clear" w:color="auto" w:fill="E6E6E6"/>
          <w:rPrChange w:id="2426" w:author="Thomas Caspari" w:date="2017-10-12T17:01:00Z">
            <w:rPr>
              <w:color w:val="2B579A"/>
              <w:shd w:val="clear" w:color="auto" w:fill="E6E6E6"/>
            </w:rPr>
          </w:rPrChange>
        </w:rPr>
        <w:t>argillic horizon</w:t>
      </w:r>
      <w:r>
        <w:t xml:space="preserve"> 30 cm or more thick. </w:t>
      </w:r>
    </w:p>
    <w:p w14:paraId="0BE92041" w14:textId="77777777" w:rsidR="00174C4D" w:rsidRDefault="00B4713F" w:rsidP="00B4713F">
      <w:pPr>
        <w:spacing w:after="272"/>
        <w:ind w:left="1418" w:right="58" w:hanging="851"/>
        <w:jc w:val="right"/>
      </w:pPr>
      <w:r>
        <w:rPr>
          <w:b/>
        </w:rPr>
        <w:t>T</w:t>
      </w:r>
      <w:r w:rsidR="008F760C">
        <w:rPr>
          <w:b/>
        </w:rPr>
        <w:t>hick Aged-argillic Semiarid Soils</w:t>
      </w:r>
    </w:p>
    <w:p w14:paraId="0BE92042" w14:textId="77777777" w:rsidR="00174C4D" w:rsidRDefault="008F760C" w:rsidP="00B4713F">
      <w:pPr>
        <w:tabs>
          <w:tab w:val="center" w:pos="822"/>
          <w:tab w:val="center" w:pos="2073"/>
        </w:tabs>
        <w:spacing w:after="9"/>
        <w:ind w:left="1418" w:hanging="1418"/>
        <w:jc w:val="left"/>
      </w:pPr>
      <w:r>
        <w:rPr>
          <w:rFonts w:ascii="Calibri" w:eastAsia="Calibri" w:hAnsi="Calibri" w:cs="Calibri"/>
          <w:color w:val="000000"/>
          <w:sz w:val="22"/>
        </w:rPr>
        <w:tab/>
      </w:r>
      <w:r>
        <w:rPr>
          <w:b/>
        </w:rPr>
        <w:t>SA</w:t>
      </w:r>
      <w:r w:rsidR="00B4713F">
        <w:rPr>
          <w:b/>
        </w:rPr>
        <w:t>T</w:t>
      </w:r>
      <w:r>
        <w:t xml:space="preserve"> </w:t>
      </w:r>
      <w:r>
        <w:tab/>
        <w:t>Other soils.</w:t>
      </w:r>
    </w:p>
    <w:p w14:paraId="0BE92043" w14:textId="77777777" w:rsidR="00174C4D" w:rsidRDefault="00B4713F">
      <w:pPr>
        <w:spacing w:after="584" w:line="265" w:lineRule="auto"/>
        <w:ind w:left="10" w:right="57" w:hanging="10"/>
        <w:jc w:val="right"/>
      </w:pPr>
      <w:r>
        <w:rPr>
          <w:b/>
        </w:rPr>
        <w:t>T</w:t>
      </w:r>
      <w:r w:rsidR="008F760C">
        <w:rPr>
          <w:b/>
        </w:rPr>
        <w:t>ypic Aged-argillic Semiarid Soils</w:t>
      </w:r>
    </w:p>
    <w:p w14:paraId="0BE92044" w14:textId="77777777" w:rsidR="00174C4D" w:rsidRDefault="008F760C" w:rsidP="00B4713F">
      <w:pPr>
        <w:spacing w:after="211"/>
        <w:ind w:left="567" w:right="58" w:hanging="580"/>
      </w:pPr>
      <w:r>
        <w:rPr>
          <w:b/>
        </w:rPr>
        <w:t>SZ</w:t>
      </w:r>
      <w:r>
        <w:t xml:space="preserve"> </w:t>
      </w:r>
      <w:r w:rsidR="00B4713F">
        <w:tab/>
      </w:r>
      <w:r>
        <w:t>SOLONETZIC SEMIARID SOILS</w:t>
      </w:r>
    </w:p>
    <w:p w14:paraId="0BE92045" w14:textId="3B2DCCE4" w:rsidR="00174C4D" w:rsidRDefault="008F760C">
      <w:pPr>
        <w:spacing w:after="225"/>
        <w:ind w:left="554" w:right="58" w:hanging="567"/>
      </w:pPr>
      <w:r>
        <w:t xml:space="preserve"> </w:t>
      </w:r>
      <w:r>
        <w:tab/>
      </w:r>
      <w:proofErr w:type="spellStart"/>
      <w:r>
        <w:t>Solonetzic</w:t>
      </w:r>
      <w:proofErr w:type="spellEnd"/>
      <w:r>
        <w:t xml:space="preserve"> Semiarid Soils have a higher proportion of exchangeable sodium than other Semiarid Soils. This tends to promote the dispersion of clay and organic matter</w:t>
      </w:r>
      <w:ins w:id="2427" w:author="Kirstin Deuss" w:date="2024-11-12T04:33:00Z">
        <w:r w:rsidR="4C26BBDA">
          <w:t>,</w:t>
        </w:r>
      </w:ins>
      <w:r>
        <w:t xml:space="preserve"> </w:t>
      </w:r>
      <w:del w:id="2428" w:author="Kirstin Deuss" w:date="2024-11-12T04:33:00Z">
        <w:r w:rsidDel="008F760C">
          <w:delText xml:space="preserve">and </w:delText>
        </w:r>
      </w:del>
      <w:ins w:id="2429" w:author="Balin Robertson" w:date="2024-10-16T03:39:00Z">
        <w:del w:id="2430" w:author="Kirstin Deuss" w:date="2024-11-12T04:33:00Z">
          <w:r w:rsidDel="7F1A5884">
            <w:delText>establ</w:delText>
          </w:r>
        </w:del>
      </w:ins>
      <w:ins w:id="2431" w:author="Balin Robertson" w:date="2024-10-16T03:40:00Z">
        <w:del w:id="2432" w:author="Kirstin Deuss" w:date="2024-11-12T04:33:00Z">
          <w:r w:rsidDel="7F1A5884">
            <w:delText>is</w:delText>
          </w:r>
        </w:del>
      </w:ins>
      <w:ins w:id="2433" w:author="Balin Robertson" w:date="2024-10-16T03:39:00Z">
        <w:del w:id="2434" w:author="Kirstin Deuss" w:date="2024-11-12T04:33:00Z">
          <w:r w:rsidDel="7F1A5884">
            <w:delText>h</w:delText>
          </w:r>
        </w:del>
      </w:ins>
      <w:ins w:id="2435" w:author="Kirstin Deuss" w:date="2024-11-12T04:33:00Z">
        <w:r w:rsidR="22F6372E">
          <w:t>resulting in</w:t>
        </w:r>
      </w:ins>
      <w:ins w:id="2436" w:author="Balin Robertson" w:date="2024-10-16T03:39:00Z">
        <w:r w:rsidR="7F1A5884">
          <w:t xml:space="preserve"> </w:t>
        </w:r>
      </w:ins>
      <w:r>
        <w:t>very slow permeability through the clay enriched B horizons.</w:t>
      </w:r>
    </w:p>
    <w:p w14:paraId="0BE92046" w14:textId="29634EF5" w:rsidR="00174C4D" w:rsidRDefault="008F760C">
      <w:pPr>
        <w:spacing w:after="0"/>
        <w:ind w:left="1418" w:right="58" w:hanging="851"/>
      </w:pPr>
      <w:r>
        <w:rPr>
          <w:b/>
        </w:rPr>
        <w:t>SZQ</w:t>
      </w:r>
      <w:r>
        <w:t xml:space="preserve"> </w:t>
      </w:r>
      <w:r w:rsidR="00B4713F">
        <w:tab/>
      </w:r>
      <w:proofErr w:type="spellStart"/>
      <w:r>
        <w:t>Solonetzic</w:t>
      </w:r>
      <w:proofErr w:type="spellEnd"/>
      <w:r>
        <w:t xml:space="preserve"> Semiarid Soils that have </w:t>
      </w:r>
      <w:del w:id="2437" w:author="Lauren OBrien" w:date="2024-09-19T03:14:00Z">
        <w:r>
          <w:delText>electrical conductivity of 0.8 mS/cm or more</w:delText>
        </w:r>
      </w:del>
      <w:ins w:id="2438" w:author="Lauren OBrien" w:date="2024-09-19T03:14:00Z">
        <w:r w:rsidR="742BBEDB">
          <w:t>saline soil materials</w:t>
        </w:r>
      </w:ins>
      <w:r>
        <w:t xml:space="preserve"> within 60 cm of the mineral soil surface at some time of the year.</w:t>
      </w:r>
    </w:p>
    <w:p w14:paraId="0BE92047" w14:textId="77777777" w:rsidR="00174C4D" w:rsidRDefault="008F760C">
      <w:pPr>
        <w:spacing w:after="260" w:line="265" w:lineRule="auto"/>
        <w:ind w:left="10" w:right="57" w:hanging="10"/>
        <w:jc w:val="right"/>
      </w:pPr>
      <w:r>
        <w:rPr>
          <w:b/>
        </w:rPr>
        <w:t xml:space="preserve">Saline </w:t>
      </w:r>
      <w:proofErr w:type="spellStart"/>
      <w:r>
        <w:rPr>
          <w:b/>
        </w:rPr>
        <w:t>Solonetzic</w:t>
      </w:r>
      <w:proofErr w:type="spellEnd"/>
      <w:r>
        <w:rPr>
          <w:b/>
        </w:rPr>
        <w:t xml:space="preserve"> Semiarid Soils</w:t>
      </w:r>
    </w:p>
    <w:p w14:paraId="0BE92048" w14:textId="77777777" w:rsidR="00174C4D" w:rsidRDefault="008F760C" w:rsidP="00B4713F">
      <w:pPr>
        <w:tabs>
          <w:tab w:val="center" w:pos="820"/>
          <w:tab w:val="center" w:pos="2073"/>
        </w:tabs>
        <w:spacing w:after="9"/>
        <w:ind w:left="1418" w:hanging="1418"/>
        <w:jc w:val="left"/>
      </w:pPr>
      <w:r>
        <w:rPr>
          <w:rFonts w:ascii="Calibri" w:eastAsia="Calibri" w:hAnsi="Calibri" w:cs="Calibri"/>
          <w:color w:val="000000"/>
          <w:sz w:val="22"/>
        </w:rPr>
        <w:tab/>
      </w:r>
      <w:r>
        <w:rPr>
          <w:b/>
        </w:rPr>
        <w:t>SZ</w:t>
      </w:r>
      <w:r w:rsidR="00B4713F">
        <w:rPr>
          <w:b/>
        </w:rPr>
        <w:t>T</w:t>
      </w:r>
      <w:r>
        <w:t xml:space="preserve"> </w:t>
      </w:r>
      <w:r>
        <w:tab/>
        <w:t>Other soils.</w:t>
      </w:r>
    </w:p>
    <w:p w14:paraId="0BE92049" w14:textId="77777777" w:rsidR="00174C4D" w:rsidRDefault="00B4713F">
      <w:pPr>
        <w:spacing w:after="584" w:line="265" w:lineRule="auto"/>
        <w:ind w:left="10" w:right="57" w:hanging="10"/>
        <w:jc w:val="right"/>
      </w:pPr>
      <w:r>
        <w:rPr>
          <w:b/>
        </w:rPr>
        <w:t>T</w:t>
      </w:r>
      <w:r w:rsidR="008F760C">
        <w:rPr>
          <w:b/>
        </w:rPr>
        <w:t xml:space="preserve">ypic </w:t>
      </w:r>
      <w:proofErr w:type="spellStart"/>
      <w:r w:rsidR="008F760C">
        <w:rPr>
          <w:b/>
        </w:rPr>
        <w:t>Solonetzic</w:t>
      </w:r>
      <w:proofErr w:type="spellEnd"/>
      <w:r w:rsidR="008F760C">
        <w:rPr>
          <w:b/>
        </w:rPr>
        <w:t xml:space="preserve"> Semiarid Soils</w:t>
      </w:r>
    </w:p>
    <w:p w14:paraId="0BE9204A" w14:textId="77777777" w:rsidR="00174C4D" w:rsidRDefault="008F760C" w:rsidP="00B4713F">
      <w:pPr>
        <w:tabs>
          <w:tab w:val="center" w:pos="2267"/>
        </w:tabs>
        <w:spacing w:after="211"/>
        <w:ind w:left="567" w:hanging="567"/>
        <w:jc w:val="left"/>
      </w:pPr>
      <w:r>
        <w:rPr>
          <w:b/>
        </w:rPr>
        <w:t>SJ</w:t>
      </w:r>
      <w:r>
        <w:t xml:space="preserve"> </w:t>
      </w:r>
      <w:r>
        <w:tab/>
        <w:t>ARGILLIC SEMIARID SOILS</w:t>
      </w:r>
    </w:p>
    <w:p w14:paraId="0BE9204B" w14:textId="77777777" w:rsidR="00174C4D" w:rsidRDefault="008F760C">
      <w:pPr>
        <w:spacing w:after="225"/>
        <w:ind w:left="554" w:right="58" w:hanging="567"/>
      </w:pPr>
      <w:r>
        <w:t xml:space="preserve"> </w:t>
      </w:r>
      <w:r w:rsidR="00B4713F">
        <w:tab/>
      </w:r>
      <w:r>
        <w:t xml:space="preserve">Argillic Semiarid Soils occur on land surfaces of early Holocene or late Pleistocene age. The </w:t>
      </w:r>
      <w:r w:rsidRPr="000621BF">
        <w:rPr>
          <w:color w:val="2B579A"/>
          <w:u w:val="single"/>
          <w:shd w:val="clear" w:color="auto" w:fill="E6E6E6"/>
          <w:rPrChange w:id="2439" w:author="Thomas Caspari" w:date="2017-10-12T17:02:00Z">
            <w:rPr>
              <w:color w:val="2B579A"/>
              <w:shd w:val="clear" w:color="auto" w:fill="E6E6E6"/>
            </w:rPr>
          </w:rPrChange>
        </w:rPr>
        <w:t>argillic horizon</w:t>
      </w:r>
      <w:r>
        <w:t xml:space="preserve"> is brown, dark brown or olive brown in colour and usually slowly permeable.</w:t>
      </w:r>
    </w:p>
    <w:p w14:paraId="0BE9204C" w14:textId="77777777" w:rsidR="00174C4D" w:rsidRDefault="008F760C" w:rsidP="001C1745">
      <w:pPr>
        <w:tabs>
          <w:tab w:val="center" w:pos="827"/>
          <w:tab w:val="center" w:pos="4602"/>
        </w:tabs>
        <w:spacing w:after="42"/>
        <w:ind w:left="1418" w:hanging="1418"/>
        <w:jc w:val="left"/>
      </w:pPr>
      <w:r>
        <w:rPr>
          <w:rFonts w:ascii="Calibri" w:eastAsia="Calibri" w:hAnsi="Calibri" w:cs="Calibri"/>
          <w:color w:val="000000"/>
          <w:sz w:val="22"/>
        </w:rPr>
        <w:tab/>
      </w:r>
      <w:r>
        <w:rPr>
          <w:b/>
        </w:rPr>
        <w:t>SJM</w:t>
      </w:r>
      <w:r>
        <w:t xml:space="preserve"> </w:t>
      </w:r>
      <w:r>
        <w:tab/>
        <w:t xml:space="preserve">Argillic Semiarid Soils that have a </w:t>
      </w:r>
      <w:r w:rsidRPr="000621BF">
        <w:rPr>
          <w:color w:val="2B579A"/>
          <w:u w:val="single"/>
          <w:shd w:val="clear" w:color="auto" w:fill="E6E6E6"/>
          <w:rPrChange w:id="2440" w:author="Thomas Caspari" w:date="2017-10-12T17:02:00Z">
            <w:rPr>
              <w:color w:val="2B579A"/>
              <w:shd w:val="clear" w:color="auto" w:fill="E6E6E6"/>
            </w:rPr>
          </w:rPrChange>
        </w:rPr>
        <w:t>mottled profile form</w:t>
      </w:r>
      <w:r>
        <w:t>.</w:t>
      </w:r>
    </w:p>
    <w:p w14:paraId="0BE9204D" w14:textId="77777777" w:rsidR="00174C4D" w:rsidRDefault="008F760C">
      <w:pPr>
        <w:spacing w:after="1686" w:line="265" w:lineRule="auto"/>
        <w:ind w:left="10" w:right="57" w:hanging="10"/>
        <w:jc w:val="right"/>
      </w:pPr>
      <w:r>
        <w:rPr>
          <w:b/>
        </w:rPr>
        <w:lastRenderedPageBreak/>
        <w:t>Mottled Argillic Semiarid Soils</w:t>
      </w:r>
    </w:p>
    <w:p w14:paraId="0BE9204E" w14:textId="77777777" w:rsidR="00174C4D" w:rsidRDefault="00174C4D">
      <w:pPr>
        <w:spacing w:after="256" w:line="259" w:lineRule="auto"/>
        <w:ind w:left="450" w:hanging="10"/>
        <w:jc w:val="left"/>
      </w:pPr>
    </w:p>
    <w:tbl>
      <w:tblPr>
        <w:tblStyle w:val="TableGrid1"/>
        <w:tblW w:w="8003" w:type="dxa"/>
        <w:tblInd w:w="566" w:type="dxa"/>
        <w:tblCellMar>
          <w:top w:w="1" w:type="dxa"/>
        </w:tblCellMar>
        <w:tblLook w:val="04A0" w:firstRow="1" w:lastRow="0" w:firstColumn="1" w:lastColumn="0" w:noHBand="0" w:noVBand="1"/>
      </w:tblPr>
      <w:tblGrid>
        <w:gridCol w:w="851"/>
        <w:gridCol w:w="7152"/>
        <w:tblGridChange w:id="2441">
          <w:tblGrid>
            <w:gridCol w:w="851"/>
            <w:gridCol w:w="7152"/>
          </w:tblGrid>
        </w:tblGridChange>
      </w:tblGrid>
      <w:tr w:rsidR="00174C4D" w14:paraId="0BE92052" w14:textId="77777777">
        <w:trPr>
          <w:trHeight w:val="1364"/>
        </w:trPr>
        <w:tc>
          <w:tcPr>
            <w:tcW w:w="851" w:type="dxa"/>
            <w:tcBorders>
              <w:top w:val="nil"/>
              <w:left w:val="nil"/>
              <w:bottom w:val="nil"/>
              <w:right w:val="nil"/>
            </w:tcBorders>
          </w:tcPr>
          <w:p w14:paraId="0BE9204F" w14:textId="77777777" w:rsidR="00174C4D" w:rsidRDefault="008F760C">
            <w:pPr>
              <w:spacing w:after="0" w:line="259" w:lineRule="auto"/>
              <w:ind w:left="1" w:firstLine="0"/>
              <w:jc w:val="left"/>
            </w:pPr>
            <w:r>
              <w:rPr>
                <w:b/>
              </w:rPr>
              <w:t>SJQ</w:t>
            </w:r>
            <w:r>
              <w:t xml:space="preserve"> </w:t>
            </w:r>
          </w:p>
        </w:tc>
        <w:tc>
          <w:tcPr>
            <w:tcW w:w="7152" w:type="dxa"/>
            <w:tcBorders>
              <w:top w:val="nil"/>
              <w:left w:val="nil"/>
              <w:bottom w:val="nil"/>
              <w:right w:val="nil"/>
            </w:tcBorders>
          </w:tcPr>
          <w:p w14:paraId="0BE92050" w14:textId="0245DD6B" w:rsidR="00174C4D" w:rsidRDefault="008F760C">
            <w:pPr>
              <w:spacing w:after="1" w:line="239" w:lineRule="auto"/>
              <w:ind w:left="1" w:right="349" w:hanging="1"/>
            </w:pPr>
            <w:r>
              <w:t xml:space="preserve">Other soils that have </w:t>
            </w:r>
            <w:del w:id="2442" w:author="Lauren OBrien" w:date="2024-09-19T03:14:00Z">
              <w:r>
                <w:delText>electrical conductivity of 0.8 mS/cm or more</w:delText>
              </w:r>
            </w:del>
            <w:ins w:id="2443" w:author="Lauren OBrien" w:date="2024-09-19T03:14:00Z">
              <w:r w:rsidR="1CEDBBCA">
                <w:t>saline soil materials</w:t>
              </w:r>
            </w:ins>
            <w:r>
              <w:t xml:space="preserve"> within 60 cm of the mineral soil surface at some time of the year.</w:t>
            </w:r>
          </w:p>
          <w:p w14:paraId="0BE92051" w14:textId="77777777" w:rsidR="00174C4D" w:rsidRDefault="008F760C">
            <w:pPr>
              <w:spacing w:after="0" w:line="259" w:lineRule="auto"/>
              <w:ind w:left="0" w:right="65" w:firstLine="0"/>
              <w:jc w:val="right"/>
            </w:pPr>
            <w:r>
              <w:rPr>
                <w:b/>
              </w:rPr>
              <w:t>Saline Argillic Semiarid Soils</w:t>
            </w:r>
          </w:p>
        </w:tc>
      </w:tr>
      <w:tr w:rsidR="00174C4D" w14:paraId="0BE92056" w14:textId="77777777" w:rsidTr="000621BF">
        <w:tblPrEx>
          <w:tblW w:w="8003" w:type="dxa"/>
          <w:tblInd w:w="566" w:type="dxa"/>
          <w:tblCellMar>
            <w:top w:w="1" w:type="dxa"/>
          </w:tblCellMar>
          <w:tblPrExChange w:id="2444" w:author="Thomas Caspari" w:date="2017-10-12T17:02:00Z">
            <w:tblPrEx>
              <w:tblW w:w="8003" w:type="dxa"/>
              <w:tblInd w:w="566" w:type="dxa"/>
              <w:tblCellMar>
                <w:top w:w="1" w:type="dxa"/>
              </w:tblCellMar>
            </w:tblPrEx>
          </w:tblPrExChange>
        </w:tblPrEx>
        <w:trPr>
          <w:trHeight w:val="902"/>
          <w:trPrChange w:id="2445" w:author="Thomas Caspari" w:date="2017-10-12T17:02:00Z">
            <w:trPr>
              <w:trHeight w:val="1264"/>
            </w:trPr>
          </w:trPrChange>
        </w:trPr>
        <w:tc>
          <w:tcPr>
            <w:tcW w:w="851" w:type="dxa"/>
            <w:tcBorders>
              <w:top w:val="nil"/>
              <w:left w:val="nil"/>
              <w:bottom w:val="nil"/>
              <w:right w:val="nil"/>
            </w:tcBorders>
            <w:tcPrChange w:id="2446" w:author="Thomas Caspari" w:date="2017-10-12T17:02:00Z">
              <w:tcPr>
                <w:tcW w:w="851" w:type="dxa"/>
                <w:tcBorders>
                  <w:top w:val="nil"/>
                  <w:left w:val="nil"/>
                  <w:bottom w:val="nil"/>
                  <w:right w:val="nil"/>
                </w:tcBorders>
              </w:tcPr>
            </w:tcPrChange>
          </w:tcPr>
          <w:p w14:paraId="0BE92053" w14:textId="77777777" w:rsidR="00174C4D" w:rsidRDefault="008F760C">
            <w:pPr>
              <w:spacing w:after="0" w:line="259" w:lineRule="auto"/>
              <w:ind w:left="0" w:firstLine="0"/>
              <w:jc w:val="left"/>
            </w:pPr>
            <w:r>
              <w:rPr>
                <w:b/>
              </w:rPr>
              <w:t>SJK</w:t>
            </w:r>
            <w:r>
              <w:t xml:space="preserve"> </w:t>
            </w:r>
          </w:p>
        </w:tc>
        <w:tc>
          <w:tcPr>
            <w:tcW w:w="7152" w:type="dxa"/>
            <w:tcBorders>
              <w:top w:val="nil"/>
              <w:left w:val="nil"/>
              <w:bottom w:val="nil"/>
              <w:right w:val="nil"/>
            </w:tcBorders>
            <w:vAlign w:val="center"/>
            <w:tcPrChange w:id="2447" w:author="Thomas Caspari" w:date="2017-10-12T17:02:00Z">
              <w:tcPr>
                <w:tcW w:w="7152" w:type="dxa"/>
                <w:tcBorders>
                  <w:top w:val="nil"/>
                  <w:left w:val="nil"/>
                  <w:bottom w:val="nil"/>
                  <w:right w:val="nil"/>
                </w:tcBorders>
                <w:vAlign w:val="center"/>
              </w:tcPr>
            </w:tcPrChange>
          </w:tcPr>
          <w:p w14:paraId="0BE92054" w14:textId="77777777" w:rsidR="00174C4D" w:rsidRDefault="008F760C">
            <w:pPr>
              <w:spacing w:after="57" w:line="239" w:lineRule="auto"/>
              <w:ind w:left="0" w:firstLine="0"/>
            </w:pPr>
            <w:r>
              <w:t>Other soils that have pH of 8.6 or more in some part within 60 cm of the mineral soil surface.</w:t>
            </w:r>
          </w:p>
          <w:p w14:paraId="0BE92055" w14:textId="77777777" w:rsidR="00174C4D" w:rsidRDefault="008F760C" w:rsidP="000621BF">
            <w:pPr>
              <w:spacing w:after="240" w:line="259" w:lineRule="auto"/>
              <w:ind w:left="0" w:right="68" w:firstLine="0"/>
              <w:jc w:val="right"/>
            </w:pPr>
            <w:r>
              <w:rPr>
                <w:b/>
              </w:rPr>
              <w:t>Alkaline Argillic Semiarid Soils</w:t>
            </w:r>
          </w:p>
        </w:tc>
      </w:tr>
      <w:tr w:rsidR="00174C4D" w14:paraId="0BE9205A" w14:textId="77777777" w:rsidTr="000621BF">
        <w:tblPrEx>
          <w:tblW w:w="8003" w:type="dxa"/>
          <w:tblInd w:w="566" w:type="dxa"/>
          <w:tblCellMar>
            <w:top w:w="1" w:type="dxa"/>
          </w:tblCellMar>
          <w:tblPrExChange w:id="2448" w:author="Thomas Caspari" w:date="2017-10-12T17:02:00Z">
            <w:tblPrEx>
              <w:tblW w:w="8003" w:type="dxa"/>
              <w:tblInd w:w="566" w:type="dxa"/>
              <w:tblCellMar>
                <w:top w:w="1" w:type="dxa"/>
              </w:tblCellMar>
            </w:tblPrEx>
          </w:tblPrExChange>
        </w:tblPrEx>
        <w:trPr>
          <w:trHeight w:val="916"/>
          <w:trPrChange w:id="2449" w:author="Thomas Caspari" w:date="2017-10-12T17:02:00Z">
            <w:trPr>
              <w:trHeight w:val="1207"/>
            </w:trPr>
          </w:trPrChange>
        </w:trPr>
        <w:tc>
          <w:tcPr>
            <w:tcW w:w="851" w:type="dxa"/>
            <w:tcBorders>
              <w:top w:val="nil"/>
              <w:left w:val="nil"/>
              <w:bottom w:val="nil"/>
              <w:right w:val="nil"/>
            </w:tcBorders>
            <w:tcPrChange w:id="2450" w:author="Thomas Caspari" w:date="2017-10-12T17:02:00Z">
              <w:tcPr>
                <w:tcW w:w="851" w:type="dxa"/>
                <w:tcBorders>
                  <w:top w:val="nil"/>
                  <w:left w:val="nil"/>
                  <w:bottom w:val="nil"/>
                  <w:right w:val="nil"/>
                </w:tcBorders>
              </w:tcPr>
            </w:tcPrChange>
          </w:tcPr>
          <w:p w14:paraId="0BE92057" w14:textId="77777777" w:rsidR="00174C4D" w:rsidRDefault="008F760C">
            <w:pPr>
              <w:spacing w:after="0" w:line="259" w:lineRule="auto"/>
              <w:ind w:left="0" w:firstLine="0"/>
              <w:jc w:val="left"/>
            </w:pPr>
            <w:r>
              <w:rPr>
                <w:b/>
              </w:rPr>
              <w:t>SJL</w:t>
            </w:r>
            <w:r>
              <w:t xml:space="preserve"> </w:t>
            </w:r>
          </w:p>
        </w:tc>
        <w:tc>
          <w:tcPr>
            <w:tcW w:w="7152" w:type="dxa"/>
            <w:tcBorders>
              <w:top w:val="nil"/>
              <w:left w:val="nil"/>
              <w:bottom w:val="nil"/>
              <w:right w:val="nil"/>
            </w:tcBorders>
            <w:vAlign w:val="center"/>
            <w:tcPrChange w:id="2451" w:author="Thomas Caspari" w:date="2017-10-12T17:02:00Z">
              <w:tcPr>
                <w:tcW w:w="7152" w:type="dxa"/>
                <w:tcBorders>
                  <w:top w:val="nil"/>
                  <w:left w:val="nil"/>
                  <w:bottom w:val="nil"/>
                  <w:right w:val="nil"/>
                </w:tcBorders>
                <w:vAlign w:val="center"/>
              </w:tcPr>
            </w:tcPrChange>
          </w:tcPr>
          <w:p w14:paraId="0BE92058" w14:textId="77777777" w:rsidR="00174C4D" w:rsidRDefault="008F760C">
            <w:pPr>
              <w:spacing w:after="0" w:line="239" w:lineRule="auto"/>
              <w:ind w:left="0" w:firstLine="0"/>
              <w:jc w:val="left"/>
            </w:pPr>
            <w:r>
              <w:t xml:space="preserve">Other soils that have an </w:t>
            </w:r>
            <w:r w:rsidRPr="00B4255E">
              <w:rPr>
                <w:color w:val="2B579A"/>
                <w:u w:val="single"/>
                <w:shd w:val="clear" w:color="auto" w:fill="E6E6E6"/>
                <w:rPrChange w:id="2452" w:author="Thomas Caspari" w:date="2017-10-12T17:03:00Z">
                  <w:rPr>
                    <w:color w:val="2B579A"/>
                    <w:shd w:val="clear" w:color="auto" w:fill="E6E6E6"/>
                  </w:rPr>
                </w:rPrChange>
              </w:rPr>
              <w:t>argillic horizon</w:t>
            </w:r>
            <w:r>
              <w:t xml:space="preserve"> that is predominantly in the form of lamellae.</w:t>
            </w:r>
          </w:p>
          <w:p w14:paraId="0BE92059" w14:textId="77777777" w:rsidR="00174C4D" w:rsidRDefault="008F760C" w:rsidP="000621BF">
            <w:pPr>
              <w:spacing w:after="240" w:line="259" w:lineRule="auto"/>
              <w:ind w:left="0" w:right="62" w:firstLine="0"/>
              <w:jc w:val="right"/>
            </w:pPr>
            <w:r>
              <w:rPr>
                <w:b/>
              </w:rPr>
              <w:t>Laminar Argillic Semiarid Soils</w:t>
            </w:r>
          </w:p>
        </w:tc>
      </w:tr>
      <w:tr w:rsidR="00174C4D" w14:paraId="0BE9205D" w14:textId="77777777">
        <w:trPr>
          <w:trHeight w:val="468"/>
        </w:trPr>
        <w:tc>
          <w:tcPr>
            <w:tcW w:w="851" w:type="dxa"/>
            <w:tcBorders>
              <w:top w:val="nil"/>
              <w:left w:val="nil"/>
              <w:bottom w:val="nil"/>
              <w:right w:val="nil"/>
            </w:tcBorders>
            <w:vAlign w:val="bottom"/>
          </w:tcPr>
          <w:p w14:paraId="0BE9205B" w14:textId="77777777" w:rsidR="00174C4D" w:rsidRDefault="008F760C" w:rsidP="001C1745">
            <w:pPr>
              <w:spacing w:after="0" w:line="259" w:lineRule="auto"/>
              <w:ind w:left="0" w:firstLine="0"/>
              <w:jc w:val="left"/>
            </w:pPr>
            <w:r>
              <w:rPr>
                <w:b/>
              </w:rPr>
              <w:t>SJ</w:t>
            </w:r>
            <w:r w:rsidR="001C1745">
              <w:rPr>
                <w:b/>
              </w:rPr>
              <w:t>T</w:t>
            </w:r>
            <w:r>
              <w:t xml:space="preserve"> </w:t>
            </w:r>
          </w:p>
        </w:tc>
        <w:tc>
          <w:tcPr>
            <w:tcW w:w="7152" w:type="dxa"/>
            <w:tcBorders>
              <w:top w:val="nil"/>
              <w:left w:val="nil"/>
              <w:bottom w:val="nil"/>
              <w:right w:val="nil"/>
            </w:tcBorders>
            <w:vAlign w:val="bottom"/>
          </w:tcPr>
          <w:p w14:paraId="0BE9205C" w14:textId="77777777" w:rsidR="00174C4D" w:rsidRDefault="008F760C">
            <w:pPr>
              <w:spacing w:after="0" w:line="259" w:lineRule="auto"/>
              <w:ind w:left="0" w:firstLine="0"/>
              <w:jc w:val="left"/>
            </w:pPr>
            <w:r>
              <w:t>Other soils.</w:t>
            </w:r>
          </w:p>
        </w:tc>
      </w:tr>
    </w:tbl>
    <w:p w14:paraId="0BE9205E" w14:textId="77777777" w:rsidR="00174C4D" w:rsidRDefault="001C1745">
      <w:pPr>
        <w:spacing w:after="584" w:line="265" w:lineRule="auto"/>
        <w:ind w:left="10" w:right="57" w:hanging="10"/>
        <w:jc w:val="right"/>
      </w:pPr>
      <w:r>
        <w:rPr>
          <w:b/>
        </w:rPr>
        <w:t>T</w:t>
      </w:r>
      <w:r w:rsidR="008F760C">
        <w:rPr>
          <w:b/>
        </w:rPr>
        <w:t>ypic Argillic Semiarid Soils</w:t>
      </w:r>
    </w:p>
    <w:p w14:paraId="0BE9205F" w14:textId="77777777" w:rsidR="00174C4D" w:rsidRDefault="008F760C" w:rsidP="001C1745">
      <w:pPr>
        <w:tabs>
          <w:tab w:val="center" w:pos="2370"/>
        </w:tabs>
        <w:ind w:left="567" w:hanging="580"/>
        <w:jc w:val="left"/>
      </w:pPr>
      <w:r>
        <w:rPr>
          <w:b/>
        </w:rPr>
        <w:t>SI</w:t>
      </w:r>
      <w:r>
        <w:t xml:space="preserve"> </w:t>
      </w:r>
      <w:r>
        <w:tab/>
        <w:t>IMMATURE SEMIARID SOILS</w:t>
      </w:r>
    </w:p>
    <w:p w14:paraId="0BE92060" w14:textId="06D92589" w:rsidR="00174C4D" w:rsidRDefault="008F760C">
      <w:pPr>
        <w:spacing w:after="11" w:line="249" w:lineRule="auto"/>
        <w:ind w:left="562" w:hanging="577"/>
        <w:jc w:val="left"/>
      </w:pPr>
      <w:r>
        <w:t xml:space="preserve"> </w:t>
      </w:r>
      <w:r>
        <w:tab/>
        <w:t>Immature Semiarid Soils occur on Holocene land surfaces</w:t>
      </w:r>
      <w:ins w:id="2453" w:author="Kirstin Deuss" w:date="2024-11-12T04:34:00Z">
        <w:r w:rsidR="4B0055F1">
          <w:t>. They</w:t>
        </w:r>
      </w:ins>
      <w:del w:id="2454" w:author="Kirstin Deuss" w:date="2024-11-12T04:34:00Z">
        <w:r w:rsidDel="008F760C">
          <w:delText xml:space="preserve"> and</w:delText>
        </w:r>
      </w:del>
      <w:r>
        <w:t xml:space="preserve"> do not have </w:t>
      </w:r>
      <w:r w:rsidRPr="00B4255E">
        <w:rPr>
          <w:color w:val="2B579A"/>
          <w:u w:val="single"/>
          <w:shd w:val="clear" w:color="auto" w:fill="E6E6E6"/>
          <w:rPrChange w:id="2455" w:author="Thomas Caspari" w:date="2017-10-12T17:03:00Z">
            <w:rPr>
              <w:color w:val="2B579A"/>
              <w:shd w:val="clear" w:color="auto" w:fill="E6E6E6"/>
            </w:rPr>
          </w:rPrChange>
        </w:rPr>
        <w:t>argillic horizons</w:t>
      </w:r>
      <w:ins w:id="2456" w:author="Kirstin Deuss" w:date="2024-11-12T04:34:00Z">
        <w:r w:rsidR="13BAE82A" w:rsidRPr="00B4255E">
          <w:rPr>
            <w:color w:val="2B579A"/>
            <w:u w:val="single"/>
            <w:shd w:val="clear" w:color="auto" w:fill="E6E6E6"/>
          </w:rPr>
          <w:t>,</w:t>
        </w:r>
      </w:ins>
      <w:r>
        <w:t xml:space="preserve"> but usually have accumulations of calcium carbonate.</w:t>
      </w:r>
    </w:p>
    <w:p w14:paraId="0BE92061" w14:textId="77777777" w:rsidR="001C1745" w:rsidRDefault="001C1745">
      <w:pPr>
        <w:spacing w:after="11" w:line="249" w:lineRule="auto"/>
        <w:ind w:left="562" w:hanging="577"/>
        <w:jc w:val="left"/>
      </w:pPr>
    </w:p>
    <w:tbl>
      <w:tblPr>
        <w:tblStyle w:val="TableGrid1"/>
        <w:tblW w:w="8004" w:type="dxa"/>
        <w:tblInd w:w="566" w:type="dxa"/>
        <w:tblCellMar>
          <w:top w:w="1" w:type="dxa"/>
        </w:tblCellMar>
        <w:tblLook w:val="04A0" w:firstRow="1" w:lastRow="0" w:firstColumn="1" w:lastColumn="0" w:noHBand="0" w:noVBand="1"/>
      </w:tblPr>
      <w:tblGrid>
        <w:gridCol w:w="851"/>
        <w:gridCol w:w="7153"/>
        <w:tblGridChange w:id="2457">
          <w:tblGrid>
            <w:gridCol w:w="851"/>
            <w:gridCol w:w="7153"/>
          </w:tblGrid>
        </w:tblGridChange>
      </w:tblGrid>
      <w:tr w:rsidR="00174C4D" w14:paraId="0BE92065" w14:textId="77777777">
        <w:trPr>
          <w:trHeight w:val="821"/>
        </w:trPr>
        <w:tc>
          <w:tcPr>
            <w:tcW w:w="851" w:type="dxa"/>
            <w:tcBorders>
              <w:top w:val="nil"/>
              <w:left w:val="nil"/>
              <w:bottom w:val="nil"/>
              <w:right w:val="nil"/>
            </w:tcBorders>
          </w:tcPr>
          <w:p w14:paraId="0BE92062" w14:textId="77777777" w:rsidR="00174C4D" w:rsidRDefault="008F760C">
            <w:pPr>
              <w:spacing w:after="0" w:line="259" w:lineRule="auto"/>
              <w:ind w:left="0" w:firstLine="0"/>
              <w:jc w:val="left"/>
            </w:pPr>
            <w:r>
              <w:rPr>
                <w:b/>
              </w:rPr>
              <w:t>SIM</w:t>
            </w:r>
            <w:r>
              <w:t xml:space="preserve"> </w:t>
            </w:r>
          </w:p>
        </w:tc>
        <w:tc>
          <w:tcPr>
            <w:tcW w:w="7153" w:type="dxa"/>
            <w:tcBorders>
              <w:top w:val="nil"/>
              <w:left w:val="nil"/>
              <w:bottom w:val="nil"/>
              <w:right w:val="nil"/>
            </w:tcBorders>
          </w:tcPr>
          <w:p w14:paraId="0BE92063" w14:textId="77777777" w:rsidR="001C1745" w:rsidRDefault="008F760C">
            <w:pPr>
              <w:spacing w:after="0" w:line="259" w:lineRule="auto"/>
              <w:ind w:left="3093" w:hanging="3093"/>
              <w:jc w:val="left"/>
            </w:pPr>
            <w:r>
              <w:t xml:space="preserve">Immature Semiarid Soils that have a </w:t>
            </w:r>
            <w:r w:rsidRPr="00B4255E">
              <w:rPr>
                <w:color w:val="2B579A"/>
                <w:u w:val="single"/>
                <w:shd w:val="clear" w:color="auto" w:fill="E6E6E6"/>
                <w:rPrChange w:id="2458" w:author="Thomas Caspari" w:date="2017-10-12T17:03:00Z">
                  <w:rPr>
                    <w:color w:val="2B579A"/>
                    <w:shd w:val="clear" w:color="auto" w:fill="E6E6E6"/>
                  </w:rPr>
                </w:rPrChange>
              </w:rPr>
              <w:t>mottled profile form</w:t>
            </w:r>
            <w:r>
              <w:t xml:space="preserve">. </w:t>
            </w:r>
          </w:p>
          <w:p w14:paraId="0BE92064" w14:textId="77777777" w:rsidR="00174C4D" w:rsidRDefault="008F760C" w:rsidP="001C1745">
            <w:pPr>
              <w:spacing w:after="0" w:line="259" w:lineRule="auto"/>
              <w:ind w:left="3093" w:hanging="3093"/>
              <w:jc w:val="right"/>
            </w:pPr>
            <w:r>
              <w:rPr>
                <w:b/>
              </w:rPr>
              <w:t>Mottled Immature Semiarid Soils</w:t>
            </w:r>
          </w:p>
        </w:tc>
      </w:tr>
      <w:tr w:rsidR="00174C4D" w14:paraId="0BE92069" w14:textId="77777777" w:rsidTr="00B4255E">
        <w:tblPrEx>
          <w:tblW w:w="8004" w:type="dxa"/>
          <w:tblInd w:w="566" w:type="dxa"/>
          <w:tblCellMar>
            <w:top w:w="1" w:type="dxa"/>
          </w:tblCellMar>
          <w:tblPrExChange w:id="2459" w:author="Thomas Caspari" w:date="2017-10-12T17:03:00Z">
            <w:tblPrEx>
              <w:tblW w:w="8004" w:type="dxa"/>
              <w:tblInd w:w="566" w:type="dxa"/>
              <w:tblCellMar>
                <w:top w:w="1" w:type="dxa"/>
              </w:tblCellMar>
            </w:tblPrEx>
          </w:tblPrExChange>
        </w:tblPrEx>
        <w:trPr>
          <w:trHeight w:val="1003"/>
          <w:trPrChange w:id="2460" w:author="Thomas Caspari" w:date="2017-10-12T17:03:00Z">
            <w:trPr>
              <w:trHeight w:val="1507"/>
            </w:trPr>
          </w:trPrChange>
        </w:trPr>
        <w:tc>
          <w:tcPr>
            <w:tcW w:w="851" w:type="dxa"/>
            <w:tcBorders>
              <w:top w:val="nil"/>
              <w:left w:val="nil"/>
              <w:bottom w:val="nil"/>
              <w:right w:val="nil"/>
            </w:tcBorders>
            <w:tcPrChange w:id="2461" w:author="Thomas Caspari" w:date="2017-10-12T17:03:00Z">
              <w:tcPr>
                <w:tcW w:w="851" w:type="dxa"/>
                <w:tcBorders>
                  <w:top w:val="nil"/>
                  <w:left w:val="nil"/>
                  <w:bottom w:val="nil"/>
                  <w:right w:val="nil"/>
                </w:tcBorders>
              </w:tcPr>
            </w:tcPrChange>
          </w:tcPr>
          <w:p w14:paraId="0BE92066" w14:textId="77777777" w:rsidR="00174C4D" w:rsidRDefault="008F760C">
            <w:pPr>
              <w:spacing w:after="0" w:line="259" w:lineRule="auto"/>
              <w:ind w:left="0" w:firstLine="0"/>
              <w:jc w:val="left"/>
            </w:pPr>
            <w:r>
              <w:rPr>
                <w:b/>
              </w:rPr>
              <w:t>SIQ</w:t>
            </w:r>
            <w:r>
              <w:t xml:space="preserve"> </w:t>
            </w:r>
          </w:p>
        </w:tc>
        <w:tc>
          <w:tcPr>
            <w:tcW w:w="7153" w:type="dxa"/>
            <w:tcBorders>
              <w:top w:val="nil"/>
              <w:left w:val="nil"/>
              <w:bottom w:val="nil"/>
              <w:right w:val="nil"/>
            </w:tcBorders>
            <w:vAlign w:val="center"/>
            <w:tcPrChange w:id="2462" w:author="Thomas Caspari" w:date="2017-10-12T17:03:00Z">
              <w:tcPr>
                <w:tcW w:w="7153" w:type="dxa"/>
                <w:tcBorders>
                  <w:top w:val="nil"/>
                  <w:left w:val="nil"/>
                  <w:bottom w:val="nil"/>
                  <w:right w:val="nil"/>
                </w:tcBorders>
                <w:vAlign w:val="center"/>
              </w:tcPr>
            </w:tcPrChange>
          </w:tcPr>
          <w:p w14:paraId="0BE92067" w14:textId="329AC7D6" w:rsidR="00174C4D" w:rsidRDefault="008F760C">
            <w:pPr>
              <w:spacing w:after="0" w:line="239" w:lineRule="auto"/>
              <w:ind w:left="0" w:right="65" w:firstLine="0"/>
            </w:pPr>
            <w:r>
              <w:t xml:space="preserve">Soils that have </w:t>
            </w:r>
            <w:del w:id="2463" w:author="Balin Robertson" w:date="2024-10-16T03:43:00Z">
              <w:r>
                <w:delText xml:space="preserve">a horizon with </w:delText>
              </w:r>
            </w:del>
            <w:del w:id="2464" w:author="Balin Robertson" w:date="2024-10-16T03:42:00Z">
              <w:r>
                <w:delText>electrical conductivity of 0.8 mS/ cm or more</w:delText>
              </w:r>
            </w:del>
            <w:ins w:id="2465" w:author="Balin Robertson" w:date="2024-10-16T03:42:00Z">
              <w:r w:rsidR="59469CD9">
                <w:t>saline soil materials</w:t>
              </w:r>
            </w:ins>
            <w:r>
              <w:t xml:space="preserve"> within 60 cm of the mineral soil surface at some time of the year.</w:t>
            </w:r>
          </w:p>
          <w:p w14:paraId="0BE92068" w14:textId="77777777" w:rsidR="00174C4D" w:rsidRDefault="008F760C" w:rsidP="00B4255E">
            <w:pPr>
              <w:spacing w:after="240" w:line="259" w:lineRule="auto"/>
              <w:ind w:left="0" w:right="68" w:firstLine="0"/>
              <w:jc w:val="right"/>
            </w:pPr>
            <w:r>
              <w:rPr>
                <w:b/>
              </w:rPr>
              <w:t>Saline Immature Semiarid Soils</w:t>
            </w:r>
          </w:p>
        </w:tc>
      </w:tr>
      <w:tr w:rsidR="00174C4D" w14:paraId="0BE9206D" w14:textId="77777777" w:rsidTr="00B4255E">
        <w:tblPrEx>
          <w:tblW w:w="8004" w:type="dxa"/>
          <w:tblInd w:w="566" w:type="dxa"/>
          <w:tblCellMar>
            <w:top w:w="1" w:type="dxa"/>
          </w:tblCellMar>
          <w:tblPrExChange w:id="2466" w:author="Thomas Caspari" w:date="2017-10-12T17:03:00Z">
            <w:tblPrEx>
              <w:tblW w:w="8004" w:type="dxa"/>
              <w:tblInd w:w="566" w:type="dxa"/>
              <w:tblCellMar>
                <w:top w:w="1" w:type="dxa"/>
              </w:tblCellMar>
            </w:tblPrEx>
          </w:tblPrExChange>
        </w:tblPrEx>
        <w:trPr>
          <w:trHeight w:val="766"/>
          <w:trPrChange w:id="2467" w:author="Thomas Caspari" w:date="2017-10-12T17:03:00Z">
            <w:trPr>
              <w:trHeight w:val="1264"/>
            </w:trPr>
          </w:trPrChange>
        </w:trPr>
        <w:tc>
          <w:tcPr>
            <w:tcW w:w="851" w:type="dxa"/>
            <w:tcBorders>
              <w:top w:val="nil"/>
              <w:left w:val="nil"/>
              <w:bottom w:val="nil"/>
              <w:right w:val="nil"/>
            </w:tcBorders>
            <w:tcPrChange w:id="2468" w:author="Thomas Caspari" w:date="2017-10-12T17:03:00Z">
              <w:tcPr>
                <w:tcW w:w="851" w:type="dxa"/>
                <w:tcBorders>
                  <w:top w:val="nil"/>
                  <w:left w:val="nil"/>
                  <w:bottom w:val="nil"/>
                  <w:right w:val="nil"/>
                </w:tcBorders>
              </w:tcPr>
            </w:tcPrChange>
          </w:tcPr>
          <w:p w14:paraId="0BE9206A" w14:textId="77777777" w:rsidR="00174C4D" w:rsidRDefault="008F760C">
            <w:pPr>
              <w:spacing w:after="0" w:line="259" w:lineRule="auto"/>
              <w:ind w:left="0" w:firstLine="0"/>
              <w:jc w:val="left"/>
            </w:pPr>
            <w:r>
              <w:rPr>
                <w:b/>
              </w:rPr>
              <w:t>SIK</w:t>
            </w:r>
            <w:r>
              <w:t xml:space="preserve"> </w:t>
            </w:r>
          </w:p>
        </w:tc>
        <w:tc>
          <w:tcPr>
            <w:tcW w:w="7153" w:type="dxa"/>
            <w:tcBorders>
              <w:top w:val="nil"/>
              <w:left w:val="nil"/>
              <w:bottom w:val="nil"/>
              <w:right w:val="nil"/>
            </w:tcBorders>
            <w:vAlign w:val="center"/>
            <w:tcPrChange w:id="2469" w:author="Thomas Caspari" w:date="2017-10-12T17:03:00Z">
              <w:tcPr>
                <w:tcW w:w="7153" w:type="dxa"/>
                <w:tcBorders>
                  <w:top w:val="nil"/>
                  <w:left w:val="nil"/>
                  <w:bottom w:val="nil"/>
                  <w:right w:val="nil"/>
                </w:tcBorders>
                <w:vAlign w:val="center"/>
              </w:tcPr>
            </w:tcPrChange>
          </w:tcPr>
          <w:p w14:paraId="0BE9206B" w14:textId="77777777" w:rsidR="00174C4D" w:rsidRDefault="008F760C">
            <w:pPr>
              <w:spacing w:after="57" w:line="239" w:lineRule="auto"/>
              <w:ind w:left="0" w:firstLine="0"/>
            </w:pPr>
            <w:r>
              <w:t>Other soils that have pH of 8.6 or more in some part within 60 cm of the mineral soil surface.</w:t>
            </w:r>
          </w:p>
          <w:p w14:paraId="0BE9206C" w14:textId="77777777" w:rsidR="00174C4D" w:rsidRDefault="008F760C" w:rsidP="00B4255E">
            <w:pPr>
              <w:spacing w:after="240" w:line="259" w:lineRule="auto"/>
              <w:ind w:left="0" w:right="68" w:firstLine="0"/>
              <w:jc w:val="right"/>
            </w:pPr>
            <w:r>
              <w:rPr>
                <w:b/>
              </w:rPr>
              <w:t>Alkaline Immature Semiarid Soils</w:t>
            </w:r>
          </w:p>
        </w:tc>
      </w:tr>
      <w:tr w:rsidR="00174C4D" w14:paraId="0BE92070" w14:textId="77777777">
        <w:trPr>
          <w:trHeight w:val="468"/>
        </w:trPr>
        <w:tc>
          <w:tcPr>
            <w:tcW w:w="851" w:type="dxa"/>
            <w:tcBorders>
              <w:top w:val="nil"/>
              <w:left w:val="nil"/>
              <w:bottom w:val="nil"/>
              <w:right w:val="nil"/>
            </w:tcBorders>
            <w:vAlign w:val="bottom"/>
          </w:tcPr>
          <w:p w14:paraId="0BE9206E" w14:textId="77777777" w:rsidR="00174C4D" w:rsidRDefault="008F760C" w:rsidP="001C1745">
            <w:pPr>
              <w:spacing w:after="0" w:line="259" w:lineRule="auto"/>
              <w:ind w:left="0" w:firstLine="0"/>
              <w:jc w:val="left"/>
            </w:pPr>
            <w:r>
              <w:rPr>
                <w:b/>
              </w:rPr>
              <w:t>SI</w:t>
            </w:r>
            <w:r w:rsidR="001C1745">
              <w:rPr>
                <w:b/>
              </w:rPr>
              <w:t>T</w:t>
            </w:r>
            <w:r>
              <w:t xml:space="preserve"> </w:t>
            </w:r>
          </w:p>
        </w:tc>
        <w:tc>
          <w:tcPr>
            <w:tcW w:w="7153" w:type="dxa"/>
            <w:tcBorders>
              <w:top w:val="nil"/>
              <w:left w:val="nil"/>
              <w:bottom w:val="nil"/>
              <w:right w:val="nil"/>
            </w:tcBorders>
            <w:vAlign w:val="bottom"/>
          </w:tcPr>
          <w:p w14:paraId="0BE9206F" w14:textId="77777777" w:rsidR="00174C4D" w:rsidRDefault="008F760C">
            <w:pPr>
              <w:spacing w:after="0" w:line="259" w:lineRule="auto"/>
              <w:ind w:left="0" w:firstLine="0"/>
              <w:jc w:val="left"/>
            </w:pPr>
            <w:r>
              <w:t>Other soils.</w:t>
            </w:r>
          </w:p>
        </w:tc>
      </w:tr>
    </w:tbl>
    <w:p w14:paraId="0BE92071" w14:textId="77777777" w:rsidR="00174C4D" w:rsidRDefault="001C1745">
      <w:pPr>
        <w:spacing w:after="286" w:line="265" w:lineRule="auto"/>
        <w:ind w:left="10" w:right="57" w:hanging="10"/>
        <w:jc w:val="right"/>
      </w:pPr>
      <w:r>
        <w:rPr>
          <w:b/>
        </w:rPr>
        <w:t>T</w:t>
      </w:r>
      <w:r w:rsidR="008F760C">
        <w:rPr>
          <w:b/>
        </w:rPr>
        <w:t>ypic Immature Semiarid Soils</w:t>
      </w:r>
    </w:p>
    <w:p w14:paraId="0BE92072" w14:textId="77777777" w:rsidR="00174C4D" w:rsidRDefault="00174C4D">
      <w:pPr>
        <w:sectPr w:rsidR="00174C4D">
          <w:headerReference w:type="even" r:id="rId124"/>
          <w:headerReference w:type="default" r:id="rId125"/>
          <w:footerReference w:type="even" r:id="rId126"/>
          <w:footerReference w:type="default" r:id="rId127"/>
          <w:headerReference w:type="first" r:id="rId128"/>
          <w:footerReference w:type="first" r:id="rId129"/>
          <w:pgSz w:w="12746" w:h="17678"/>
          <w:pgMar w:top="1952" w:right="2119" w:bottom="647" w:left="2121" w:header="0" w:footer="720" w:gutter="0"/>
          <w:cols w:space="720"/>
        </w:sectPr>
      </w:pPr>
    </w:p>
    <w:p w14:paraId="0BE92073" w14:textId="4AA98E75" w:rsidR="00174C4D" w:rsidRDefault="001C1745">
      <w:pPr>
        <w:pStyle w:val="Heading1"/>
        <w:ind w:left="-3"/>
      </w:pPr>
      <w:bookmarkStart w:id="2470" w:name="_Toc182384786"/>
      <w:r>
        <w:rPr>
          <w:rFonts w:ascii="Calibri" w:eastAsia="Calibri" w:hAnsi="Calibri" w:cs="Calibri"/>
          <w:noProof/>
          <w:color w:val="000000"/>
          <w:sz w:val="22"/>
          <w:shd w:val="clear" w:color="auto" w:fill="E6E6E6"/>
        </w:rPr>
        <w:lastRenderedPageBreak/>
        <mc:AlternateContent>
          <mc:Choice Requires="wpg">
            <w:drawing>
              <wp:anchor distT="0" distB="0" distL="114300" distR="114300" simplePos="0" relativeHeight="251675648" behindDoc="0" locked="0" layoutInCell="1" allowOverlap="1" wp14:anchorId="0BE92277" wp14:editId="45FF4A79">
                <wp:simplePos x="0" y="0"/>
                <wp:positionH relativeFrom="page">
                  <wp:posOffset>1070042</wp:posOffset>
                </wp:positionH>
                <wp:positionV relativeFrom="page">
                  <wp:posOffset>1001948</wp:posOffset>
                </wp:positionV>
                <wp:extent cx="5671225" cy="87549"/>
                <wp:effectExtent l="0" t="0" r="24765" b="0"/>
                <wp:wrapTopAndBottom/>
                <wp:docPr id="121019" name="Group 121019"/>
                <wp:cNvGraphicFramePr/>
                <a:graphic xmlns:a="http://schemas.openxmlformats.org/drawingml/2006/main">
                  <a:graphicData uri="http://schemas.microsoft.com/office/word/2010/wordprocessingGroup">
                    <wpg:wgp>
                      <wpg:cNvGrpSpPr/>
                      <wpg:grpSpPr>
                        <a:xfrm>
                          <a:off x="0" y="0"/>
                          <a:ext cx="5671225" cy="87549"/>
                          <a:chOff x="0" y="0"/>
                          <a:chExt cx="5400040" cy="12700"/>
                        </a:xfrm>
                      </wpg:grpSpPr>
                      <wps:wsp>
                        <wps:cNvPr id="12429" name="Shape 12429"/>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F6AF2D9" id="Group 121019" o:spid="_x0000_s1026" style="position:absolute;margin-left:84.25pt;margin-top:78.9pt;width:446.55pt;height:6.9pt;z-index:251675648;mso-position-horizontal-relative:page;mso-position-vertical-relative:page;mso-width-relative:margin;mso-height-relative:margin"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">
                <v:shape id="Shape 12429"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" path="m,l5400040,e" filled="f" strokecolor="#181717" strokeweight="1pt">
                  <v:stroke miterlimit="83231f" joinstyle="miter"/>
                  <v:path arrowok="t" textboxrect="0,0,5400040,0"/>
                </v:shape>
                <w10:wrap type="topAndBottom" anchorx="page" anchory="page"/>
              </v:group>
            </w:pict>
          </mc:Fallback>
        </mc:AlternateContent>
      </w:r>
      <w:proofErr w:type="spellStart"/>
      <w:r w:rsidR="008F760C">
        <w:t>U</w:t>
      </w:r>
      <w:r w:rsidR="0022101E">
        <w:t>ltic</w:t>
      </w:r>
      <w:proofErr w:type="spellEnd"/>
      <w:r w:rsidR="0022101E">
        <w:t xml:space="preserve"> Soils</w:t>
      </w:r>
      <w:bookmarkEnd w:id="2470"/>
    </w:p>
    <w:p w14:paraId="0BE92074" w14:textId="77777777" w:rsidR="00174C4D" w:rsidRDefault="008F760C">
      <w:pPr>
        <w:spacing w:after="552"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79" wp14:editId="0BE9227A">
                <wp:extent cx="5671185" cy="107004"/>
                <wp:effectExtent l="0" t="0" r="24765" b="0"/>
                <wp:docPr id="121020" name="Group 121020"/>
                <wp:cNvGraphicFramePr/>
                <a:graphic xmlns:a="http://schemas.openxmlformats.org/drawingml/2006/main">
                  <a:graphicData uri="http://schemas.microsoft.com/office/word/2010/wordprocessingGroup">
                    <wpg:wgp>
                      <wpg:cNvGrpSpPr/>
                      <wpg:grpSpPr>
                        <a:xfrm>
                          <a:off x="0" y="0"/>
                          <a:ext cx="5671185" cy="107004"/>
                          <a:chOff x="0" y="0"/>
                          <a:chExt cx="5400040" cy="12700"/>
                        </a:xfrm>
                      </wpg:grpSpPr>
                      <wps:wsp>
                        <wps:cNvPr id="12430" name="Shape 12430"/>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162E424" id="Group 121020" o:spid="_x0000_s1026" style="width:446.55pt;height:8.45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">
                <v:shape id="Shape 12430"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" path="m,l5400040,e" filled="f" strokecolor="#181717" strokeweight="1pt">
                  <v:stroke miterlimit="83231f" joinstyle="miter"/>
                  <v:path arrowok="t" textboxrect="0,0,5400040,0"/>
                </v:shape>
                <w10:anchorlock/>
              </v:group>
            </w:pict>
          </mc:Fallback>
        </mc:AlternateContent>
      </w:r>
    </w:p>
    <w:p w14:paraId="0BE92075" w14:textId="77777777" w:rsidR="00174C4D" w:rsidRDefault="001C1745">
      <w:pPr>
        <w:pStyle w:val="Heading3"/>
        <w:ind w:left="-2" w:right="58"/>
      </w:pPr>
      <w:r>
        <w:t>CONCEPT OF THE ORDER</w:t>
      </w:r>
    </w:p>
    <w:p w14:paraId="0BE92076" w14:textId="1DE167C3" w:rsidR="00174C4D" w:rsidRDefault="008F760C">
      <w:pPr>
        <w:spacing w:after="553"/>
        <w:ind w:left="-4" w:right="58"/>
      </w:pPr>
      <w:proofErr w:type="spellStart"/>
      <w:r>
        <w:t>Ultic</w:t>
      </w:r>
      <w:proofErr w:type="spellEnd"/>
      <w:r>
        <w:t xml:space="preserve"> soils are acid</w:t>
      </w:r>
      <w:ins w:id="2471" w:author="Andre Eger" w:date="2023-08-22T23:55:00Z">
        <w:r w:rsidR="10768C31">
          <w:t>ic</w:t>
        </w:r>
      </w:ins>
      <w:r>
        <w:t xml:space="preserve"> soils with clayey and/or organic illuvial features in subsoil horizons. They are developed in clayey weathering products of </w:t>
      </w:r>
      <w:del w:id="2472" w:author="Andre Eger" w:date="2024-07-16T00:04:00Z">
        <w:r w:rsidDel="008F760C">
          <w:delText>siliceous</w:delText>
        </w:r>
      </w:del>
      <w:ins w:id="2473" w:author="Andre Eger" w:date="2024-07-16T00:04:00Z">
        <w:r w:rsidR="112342E1">
          <w:t>felsic</w:t>
        </w:r>
      </w:ins>
      <w:r>
        <w:t xml:space="preserve"> sediments or </w:t>
      </w:r>
      <w:del w:id="2474" w:author="Andre Eger" w:date="2023-08-22T23:56:00Z">
        <w:r w:rsidDel="008F760C">
          <w:delText xml:space="preserve">acid </w:delText>
        </w:r>
      </w:del>
      <w:r>
        <w:t xml:space="preserve">igneous rocks and usually contain mixtures of clay minerals including kaolinite, halloysite, aluminium-interlayered vermiculite and smectite. A few are developed in the weathering products of limestones and greensands. They have low potassium, magnesium and phosphorus reserves and </w:t>
      </w:r>
      <w:ins w:id="2475" w:author="Andre Eger" w:date="2024-07-19T04:50:00Z">
        <w:r w:rsidR="6E9056AC">
          <w:t xml:space="preserve">contain </w:t>
        </w:r>
      </w:ins>
      <w:ins w:id="2476" w:author="Andre Eger" w:date="2024-07-19T04:51:00Z">
        <w:r w:rsidR="47DF811C">
          <w:t xml:space="preserve">mostly </w:t>
        </w:r>
      </w:ins>
      <w:del w:id="2477" w:author="Andre Eger" w:date="2024-07-19T04:51:00Z">
        <w:r w:rsidDel="008F760C">
          <w:delText>small concentrations of</w:delText>
        </w:r>
      </w:del>
      <w:ins w:id="2478" w:author="Andre Eger" w:date="2024-07-19T04:51:00Z">
        <w:r w:rsidR="00357D52">
          <w:t>highly</w:t>
        </w:r>
      </w:ins>
      <w:r>
        <w:t xml:space="preserve"> weather</w:t>
      </w:r>
      <w:del w:id="2479" w:author="Andre Eger" w:date="2024-07-19T04:51:00Z">
        <w:r w:rsidDel="008F760C">
          <w:delText>abl</w:delText>
        </w:r>
      </w:del>
      <w:r>
        <w:t>e</w:t>
      </w:r>
      <w:ins w:id="2480" w:author="Andre Eger" w:date="2024-07-19T04:51:00Z">
        <w:r w:rsidR="32F6E531">
          <w:t>d</w:t>
        </w:r>
      </w:ins>
      <w:r>
        <w:t xml:space="preserve"> minerals. E horizons or other features such as </w:t>
      </w:r>
      <w:proofErr w:type="spellStart"/>
      <w:r>
        <w:t>skeletans</w:t>
      </w:r>
      <w:proofErr w:type="spellEnd"/>
      <w:r>
        <w:t xml:space="preserve"> in the upper parts of the </w:t>
      </w:r>
      <w:proofErr w:type="spellStart"/>
      <w:r>
        <w:t>Bt</w:t>
      </w:r>
      <w:proofErr w:type="spellEnd"/>
      <w:r>
        <w:t xml:space="preserve"> horizon are indicative of clay destruction/removal processes. </w:t>
      </w:r>
      <w:r w:rsidRPr="7563AD0B">
        <w:rPr>
          <w:color w:val="2B579A"/>
          <w:u w:val="single"/>
          <w:shd w:val="clear" w:color="auto" w:fill="E6E6E6"/>
          <w:rPrChange w:id="2481" w:author="Thomas Caspari" w:date="2017-10-12T17:06:00Z">
            <w:rPr>
              <w:color w:val="2B579A"/>
              <w:shd w:val="clear" w:color="auto" w:fill="E6E6E6"/>
            </w:rPr>
          </w:rPrChange>
        </w:rPr>
        <w:t>Argillic horizons</w:t>
      </w:r>
      <w:r>
        <w:t xml:space="preserve"> are usually present.</w:t>
      </w:r>
    </w:p>
    <w:p w14:paraId="0BE92077" w14:textId="77777777" w:rsidR="00174C4D" w:rsidRDefault="001C1745">
      <w:pPr>
        <w:pStyle w:val="Heading3"/>
        <w:spacing w:after="224"/>
        <w:ind w:left="-2" w:right="58"/>
      </w:pPr>
      <w:r>
        <w:t>CORRELATION</w:t>
      </w:r>
    </w:p>
    <w:p w14:paraId="0BE92078" w14:textId="77777777" w:rsidR="00174C4D" w:rsidRDefault="008F760C">
      <w:pPr>
        <w:spacing w:after="553"/>
        <w:ind w:left="-4" w:right="58"/>
      </w:pPr>
      <w:r>
        <w:t xml:space="preserve">The order comprises most northern yellow-brown earths, </w:t>
      </w:r>
      <w:proofErr w:type="spellStart"/>
      <w:r>
        <w:t>podzolised</w:t>
      </w:r>
      <w:proofErr w:type="spellEnd"/>
      <w:r>
        <w:t xml:space="preserve"> northern yellow-brown earths, many central yellow-brown earths (particularly those described as derived from pre-weathered parent materials) and some northern podzols and yellow-brown sands of the NZ Genetic Soil Classification. Most </w:t>
      </w:r>
      <w:proofErr w:type="spellStart"/>
      <w:r>
        <w:t>Ultic</w:t>
      </w:r>
      <w:proofErr w:type="spellEnd"/>
      <w:r>
        <w:t xml:space="preserve"> Soils are </w:t>
      </w:r>
      <w:proofErr w:type="spellStart"/>
      <w:r>
        <w:t>Ultisols</w:t>
      </w:r>
      <w:proofErr w:type="spellEnd"/>
      <w:r>
        <w:t xml:space="preserve"> in Soil Taxonomy.</w:t>
      </w:r>
    </w:p>
    <w:p w14:paraId="0BE92079" w14:textId="77777777" w:rsidR="00174C4D" w:rsidRDefault="001C1745">
      <w:pPr>
        <w:pStyle w:val="Heading3"/>
        <w:spacing w:after="224"/>
        <w:ind w:left="-2" w:right="58"/>
      </w:pPr>
      <w:r>
        <w:t>OCCURRENCE</w:t>
      </w:r>
    </w:p>
    <w:p w14:paraId="0BE9207A" w14:textId="77777777" w:rsidR="00174C4D" w:rsidRDefault="008F760C">
      <w:pPr>
        <w:spacing w:after="553"/>
        <w:ind w:left="-4" w:right="58"/>
      </w:pPr>
      <w:proofErr w:type="spellStart"/>
      <w:r>
        <w:t>Ultic</w:t>
      </w:r>
      <w:proofErr w:type="spellEnd"/>
      <w:r>
        <w:t xml:space="preserve"> Soils are most common in the northern North Island, and the Wellington, Marlborough and Nelson regions.</w:t>
      </w:r>
    </w:p>
    <w:p w14:paraId="0BE9207B" w14:textId="77777777" w:rsidR="00174C4D" w:rsidRDefault="001C1745">
      <w:pPr>
        <w:pStyle w:val="Heading3"/>
        <w:ind w:left="-2" w:right="58"/>
      </w:pPr>
      <w:r>
        <w:t>ACCESSORY PROPERTIES OF THE ORDER</w:t>
      </w:r>
    </w:p>
    <w:p w14:paraId="0BE9207C" w14:textId="2AF948C1" w:rsidR="00174C4D" w:rsidRDefault="008F760C" w:rsidP="00164344">
      <w:pPr>
        <w:numPr>
          <w:ilvl w:val="0"/>
          <w:numId w:val="116"/>
        </w:numPr>
        <w:spacing w:after="147"/>
        <w:ind w:right="58" w:hanging="567"/>
      </w:pPr>
      <w:r w:rsidRPr="05A6FE62">
        <w:rPr>
          <w:i/>
          <w:iCs/>
        </w:rPr>
        <w:t>Acidity</w:t>
      </w:r>
      <w:r>
        <w:t xml:space="preserve">. </w:t>
      </w:r>
      <w:proofErr w:type="spellStart"/>
      <w:r>
        <w:t>KCl</w:t>
      </w:r>
      <w:proofErr w:type="spellEnd"/>
      <w:r>
        <w:t xml:space="preserve">-extractable aluminium levels of more than 1 </w:t>
      </w:r>
      <w:proofErr w:type="spellStart"/>
      <w:r>
        <w:t>cmol</w:t>
      </w:r>
      <w:ins w:id="2482" w:author="Andre Eger" w:date="2023-08-16T04:22:00Z">
        <w:r w:rsidR="71894BCB">
          <w:t>c</w:t>
        </w:r>
      </w:ins>
      <w:proofErr w:type="spellEnd"/>
      <w:del w:id="2483" w:author="Andre Eger" w:date="2023-08-16T04:22:00Z">
        <w:r w:rsidDel="008F760C">
          <w:delText>(+)</w:delText>
        </w:r>
      </w:del>
      <w:r>
        <w:t>/</w:t>
      </w:r>
      <w:del w:id="2484" w:author="Andre Eger" w:date="2023-08-16T04:22:00Z">
        <w:r w:rsidDel="008F760C">
          <w:delText xml:space="preserve"> </w:delText>
        </w:r>
      </w:del>
      <w:r>
        <w:t xml:space="preserve">kg are usual in B </w:t>
      </w:r>
      <w:proofErr w:type="gramStart"/>
      <w:r>
        <w:t>horizons, and</w:t>
      </w:r>
      <w:proofErr w:type="gramEnd"/>
      <w:r>
        <w:t xml:space="preserve"> indicate toxic aluminium which may inhibit root function and may contribute to shallow rooting habits in aluminium-sensitive plants.</w:t>
      </w:r>
    </w:p>
    <w:p w14:paraId="0BE9207D" w14:textId="77777777" w:rsidR="00174C4D" w:rsidRDefault="008F760C" w:rsidP="00164344">
      <w:pPr>
        <w:numPr>
          <w:ilvl w:val="0"/>
          <w:numId w:val="116"/>
        </w:numPr>
        <w:ind w:right="58" w:hanging="567"/>
      </w:pPr>
      <w:r>
        <w:rPr>
          <w:i/>
        </w:rPr>
        <w:t>Clayey subsoils</w:t>
      </w:r>
      <w:r>
        <w:t xml:space="preserve">. CEC values are medium to high. </w:t>
      </w:r>
      <w:proofErr w:type="spellStart"/>
      <w:r>
        <w:t>Ultic</w:t>
      </w:r>
      <w:proofErr w:type="spellEnd"/>
      <w:r>
        <w:t xml:space="preserve"> Soils cover a wide range of mineralogy classes, Kandic and </w:t>
      </w:r>
      <w:proofErr w:type="spellStart"/>
      <w:r>
        <w:t>Smectitic</w:t>
      </w:r>
      <w:proofErr w:type="spellEnd"/>
      <w:r>
        <w:t xml:space="preserve"> being the most common.</w:t>
      </w:r>
    </w:p>
    <w:p w14:paraId="0BE9207E" w14:textId="77777777" w:rsidR="001C1745" w:rsidRDefault="001C1745">
      <w:pPr>
        <w:spacing w:after="160" w:line="259" w:lineRule="auto"/>
        <w:ind w:left="0" w:firstLine="0"/>
        <w:jc w:val="left"/>
        <w:rPr>
          <w:i/>
        </w:rPr>
      </w:pPr>
      <w:r>
        <w:rPr>
          <w:i/>
        </w:rPr>
        <w:br w:type="page"/>
      </w:r>
    </w:p>
    <w:p w14:paraId="0BE9207F" w14:textId="7321F64E" w:rsidR="00174C4D" w:rsidRDefault="008F760C" w:rsidP="00164344">
      <w:pPr>
        <w:numPr>
          <w:ilvl w:val="0"/>
          <w:numId w:val="116"/>
        </w:numPr>
        <w:spacing w:after="315"/>
        <w:ind w:right="58" w:hanging="567"/>
      </w:pPr>
      <w:r w:rsidRPr="6C918DCC">
        <w:rPr>
          <w:i/>
          <w:iCs/>
        </w:rPr>
        <w:lastRenderedPageBreak/>
        <w:t xml:space="preserve">Low </w:t>
      </w:r>
      <w:del w:id="2485" w:author="Andre Eger" w:date="2024-07-16T00:06:00Z">
        <w:r w:rsidRPr="6C918DCC" w:rsidDel="008F760C">
          <w:rPr>
            <w:i/>
            <w:iCs/>
          </w:rPr>
          <w:delText xml:space="preserve">Kc </w:delText>
        </w:r>
      </w:del>
      <w:ins w:id="2486" w:author="Andre Eger" w:date="2024-07-16T00:06:00Z">
        <w:r w:rsidR="12C4906C" w:rsidRPr="6C918DCC">
          <w:rPr>
            <w:i/>
            <w:iCs/>
          </w:rPr>
          <w:t xml:space="preserve">magnesium </w:t>
        </w:r>
      </w:ins>
      <w:r w:rsidRPr="6C918DCC">
        <w:rPr>
          <w:i/>
          <w:iCs/>
        </w:rPr>
        <w:t xml:space="preserve">and </w:t>
      </w:r>
      <w:del w:id="2487" w:author="Andre Eger" w:date="2024-07-16T00:06:00Z">
        <w:r w:rsidRPr="6C918DCC" w:rsidDel="008F760C">
          <w:rPr>
            <w:i/>
            <w:iCs/>
          </w:rPr>
          <w:delText>Mgr</w:delText>
        </w:r>
      </w:del>
      <w:ins w:id="2488" w:author="Andre Eger" w:date="2024-07-16T00:06:00Z">
        <w:r w:rsidR="58A955C5" w:rsidRPr="6C918DCC">
          <w:rPr>
            <w:i/>
            <w:iCs/>
          </w:rPr>
          <w:t>potassium</w:t>
        </w:r>
      </w:ins>
      <w:r>
        <w:t>. Low concentrations of reserve magnesium and potassium resulting from strong weathering.</w:t>
      </w:r>
    </w:p>
    <w:p w14:paraId="0BE92080" w14:textId="77777777" w:rsidR="00174C4D" w:rsidRDefault="008F760C" w:rsidP="00164344">
      <w:pPr>
        <w:numPr>
          <w:ilvl w:val="0"/>
          <w:numId w:val="116"/>
        </w:numPr>
        <w:ind w:right="58" w:hanging="567"/>
      </w:pPr>
      <w:r>
        <w:rPr>
          <w:i/>
        </w:rPr>
        <w:t>Strongly weathered with low nutrient reserves</w:t>
      </w:r>
      <w:r>
        <w:t>. Low levels of 0.5</w:t>
      </w:r>
      <w:r w:rsidR="001C1745" w:rsidRPr="001C1745">
        <w:rPr>
          <w:b/>
          <w:sz w:val="18"/>
          <w:szCs w:val="18"/>
        </w:rPr>
        <w:t>M</w:t>
      </w:r>
      <w:r>
        <w:t xml:space="preserve"> H</w:t>
      </w:r>
      <w:r>
        <w:rPr>
          <w:sz w:val="23"/>
          <w:vertAlign w:val="subscript"/>
        </w:rPr>
        <w:t>2</w:t>
      </w:r>
      <w:r>
        <w:t>SO</w:t>
      </w:r>
      <w:r>
        <w:rPr>
          <w:sz w:val="23"/>
          <w:vertAlign w:val="subscript"/>
        </w:rPr>
        <w:t>4</w:t>
      </w:r>
      <w:r>
        <w:t>- extractable phosphorus (usually less than 3 mg/100 g) and total phosphorus (usually less than 20 mg/100 g) are characteristic. The former reflects low solubility and/or a low level of inorganic phosphorus reserves. Phosphorus supply from inorganic sources under zero phosphorus input grassland farming is negligible after about 2 years. Strong weathering is indicated by low ratio of 0.5</w:t>
      </w:r>
      <w:r w:rsidR="001C1745" w:rsidRPr="001C1745">
        <w:rPr>
          <w:b/>
          <w:sz w:val="18"/>
          <w:szCs w:val="18"/>
        </w:rPr>
        <w:t>M</w:t>
      </w:r>
      <w:r>
        <w:t xml:space="preserve"> H</w:t>
      </w:r>
      <w:r>
        <w:rPr>
          <w:sz w:val="23"/>
          <w:vertAlign w:val="subscript"/>
        </w:rPr>
        <w:t>2</w:t>
      </w:r>
      <w:r>
        <w:t>SO</w:t>
      </w:r>
      <w:r>
        <w:rPr>
          <w:sz w:val="23"/>
          <w:vertAlign w:val="subscript"/>
        </w:rPr>
        <w:t>4</w:t>
      </w:r>
      <w:r>
        <w:t>-extractable phosphorus to inorganic phosphorus, usually 0.25 or less.</w:t>
      </w:r>
    </w:p>
    <w:p w14:paraId="0BE92081" w14:textId="696BD093" w:rsidR="00174C4D" w:rsidRDefault="008F760C" w:rsidP="00164344">
      <w:pPr>
        <w:numPr>
          <w:ilvl w:val="0"/>
          <w:numId w:val="116"/>
        </w:numPr>
        <w:ind w:right="58" w:hanging="567"/>
      </w:pPr>
      <w:r>
        <w:rPr>
          <w:i/>
        </w:rPr>
        <w:t>Slow permeability</w:t>
      </w:r>
      <w:r>
        <w:t xml:space="preserve">. A </w:t>
      </w:r>
      <w:r w:rsidRPr="003A22FF">
        <w:rPr>
          <w:color w:val="2B579A"/>
          <w:u w:val="single"/>
          <w:shd w:val="clear" w:color="auto" w:fill="E6E6E6"/>
          <w:rPrChange w:id="2489" w:author="Thomas Caspari" w:date="2017-10-12T16:39:00Z">
            <w:rPr>
              <w:color w:val="2B579A"/>
              <w:shd w:val="clear" w:color="auto" w:fill="E6E6E6"/>
            </w:rPr>
          </w:rPrChange>
        </w:rPr>
        <w:t>slowly permeable layer</w:t>
      </w:r>
      <w:r>
        <w:t xml:space="preserve"> occurs in clayey profiles. The majority of soils are imperfectly to </w:t>
      </w:r>
      <w:proofErr w:type="gramStart"/>
      <w:r>
        <w:t>poorly drained,</w:t>
      </w:r>
      <w:proofErr w:type="gramEnd"/>
      <w:r>
        <w:t xml:space="preserve"> few are well</w:t>
      </w:r>
      <w:r w:rsidR="007E70C7">
        <w:t>-</w:t>
      </w:r>
      <w:r>
        <w:t>drained. Soil water movement is mainly along planar voids.</w:t>
      </w:r>
    </w:p>
    <w:p w14:paraId="0BE92082" w14:textId="07073238" w:rsidR="00174C4D" w:rsidRDefault="008F760C" w:rsidP="00164344">
      <w:pPr>
        <w:numPr>
          <w:ilvl w:val="0"/>
          <w:numId w:val="116"/>
        </w:numPr>
        <w:ind w:right="58" w:hanging="567"/>
      </w:pPr>
      <w:r w:rsidRPr="24EC93C4">
        <w:rPr>
          <w:i/>
          <w:iCs/>
        </w:rPr>
        <w:t>Susceptibility to livestock treading damage</w:t>
      </w:r>
      <w:r>
        <w:t>. Clayey or low strength</w:t>
      </w:r>
      <w:ins w:id="2490" w:author="Kirstin Deuss" w:date="2024-11-12T04:39:00Z">
        <w:r w:rsidR="0307A397">
          <w:t>,</w:t>
        </w:r>
      </w:ins>
      <w:r>
        <w:t xml:space="preserve"> silty surface horizons are susceptible to treading damage or compaction during wet periods.</w:t>
      </w:r>
    </w:p>
    <w:p w14:paraId="0BE92083" w14:textId="77777777" w:rsidR="00174C4D" w:rsidRDefault="008F760C" w:rsidP="00164344">
      <w:pPr>
        <w:numPr>
          <w:ilvl w:val="0"/>
          <w:numId w:val="116"/>
        </w:numPr>
        <w:spacing w:after="552"/>
        <w:ind w:right="58" w:hanging="567"/>
      </w:pPr>
      <w:r>
        <w:rPr>
          <w:i/>
        </w:rPr>
        <w:t>Dispersible surface horizons</w:t>
      </w:r>
      <w:r>
        <w:t>. Surface horizons, especially silty ones, are dispersible according to the test of McQueen (1981), and are prone to erosion where the surface cover has been removed. Although P retention is usually moderate or high in B horizons, it may be low in A and E horizons consistent with low contents of secondary iron oxides.</w:t>
      </w:r>
    </w:p>
    <w:p w14:paraId="0BE92084" w14:textId="77777777" w:rsidR="00174C4D" w:rsidRDefault="001C1745">
      <w:pPr>
        <w:pStyle w:val="Heading3"/>
        <w:spacing w:after="0"/>
        <w:ind w:left="-2" w:right="58"/>
      </w:pPr>
      <w:r>
        <w:t>SUMMARY OF ULTIC SOILS HIERARCHY</w:t>
      </w:r>
    </w:p>
    <w:p w14:paraId="0BE92085" w14:textId="77777777" w:rsidR="00174C4D" w:rsidRDefault="008F760C">
      <w:pPr>
        <w:spacing w:after="164"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7B" wp14:editId="0BE9227C">
                <wp:extent cx="5400040" cy="12700"/>
                <wp:effectExtent l="0" t="0" r="0" b="0"/>
                <wp:docPr id="121663" name="Group 121663"/>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577" name="Shape 12577"/>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FCE9D3E" id="Group 121663"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DmTRa8UgIAALEFAAAOAAAAAAAAAAAAAAAAAC4CAABkcnMvZTJvRG9jLnhtbFBLAQItABQABgAI&#10;AAAAIQDhXyj32wAAAAMBAAAPAAAAAAAAAAAAAAAAAKwEAABkcnMvZG93bnJldi54bWxQSwUGAAAA&#10;AAQABADzAAAAtAUAAAAA&#10;">
                <v:shape id="Shape 1257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" path="m,l5400040,e" filled="f" strokecolor="#181717" strokeweight="1pt">
                  <v:stroke miterlimit="1" joinstyle="miter"/>
                  <v:path arrowok="t" textboxrect="0,0,5400040,0"/>
                </v:shape>
                <w10:anchorlock/>
              </v:group>
            </w:pict>
          </mc:Fallback>
        </mc:AlternateContent>
      </w:r>
    </w:p>
    <w:tbl>
      <w:tblPr>
        <w:tblStyle w:val="TableGrid1"/>
        <w:tblW w:w="8504" w:type="dxa"/>
        <w:tblInd w:w="0" w:type="dxa"/>
        <w:tblLook w:val="04A0" w:firstRow="1" w:lastRow="0" w:firstColumn="1" w:lastColumn="0" w:noHBand="0" w:noVBand="1"/>
      </w:tblPr>
      <w:tblGrid>
        <w:gridCol w:w="794"/>
        <w:gridCol w:w="2608"/>
        <w:gridCol w:w="2834"/>
        <w:gridCol w:w="2268"/>
      </w:tblGrid>
      <w:tr w:rsidR="00174C4D" w14:paraId="0BE92089" w14:textId="77777777" w:rsidTr="001C1745">
        <w:trPr>
          <w:trHeight w:val="550"/>
        </w:trPr>
        <w:tc>
          <w:tcPr>
            <w:tcW w:w="3402" w:type="dxa"/>
            <w:gridSpan w:val="2"/>
            <w:tcBorders>
              <w:top w:val="nil"/>
              <w:left w:val="nil"/>
              <w:bottom w:val="single" w:sz="2" w:space="0" w:color="181717"/>
              <w:right w:val="nil"/>
            </w:tcBorders>
          </w:tcPr>
          <w:p w14:paraId="0BE92086" w14:textId="77777777" w:rsidR="00174C4D" w:rsidRDefault="008F760C">
            <w:pPr>
              <w:spacing w:after="0" w:line="259" w:lineRule="auto"/>
              <w:ind w:left="0" w:firstLine="0"/>
              <w:jc w:val="left"/>
            </w:pPr>
            <w:r>
              <w:t xml:space="preserve">Group </w:t>
            </w:r>
          </w:p>
        </w:tc>
        <w:tc>
          <w:tcPr>
            <w:tcW w:w="2834" w:type="dxa"/>
            <w:tcBorders>
              <w:top w:val="nil"/>
              <w:left w:val="nil"/>
              <w:bottom w:val="single" w:sz="2" w:space="0" w:color="181717"/>
              <w:right w:val="nil"/>
            </w:tcBorders>
          </w:tcPr>
          <w:p w14:paraId="0BE92087" w14:textId="77777777" w:rsidR="00174C4D" w:rsidRDefault="008F760C" w:rsidP="001C1745">
            <w:pPr>
              <w:spacing w:after="0" w:line="259" w:lineRule="auto"/>
              <w:ind w:left="0" w:firstLine="0"/>
              <w:jc w:val="left"/>
            </w:pPr>
            <w:r>
              <w:t xml:space="preserve">Subgroup </w:t>
            </w:r>
          </w:p>
        </w:tc>
        <w:tc>
          <w:tcPr>
            <w:tcW w:w="2268" w:type="dxa"/>
            <w:tcBorders>
              <w:top w:val="nil"/>
              <w:left w:val="nil"/>
              <w:bottom w:val="single" w:sz="2" w:space="0" w:color="181717"/>
              <w:right w:val="nil"/>
            </w:tcBorders>
          </w:tcPr>
          <w:p w14:paraId="0BE92088" w14:textId="77777777" w:rsidR="00174C4D" w:rsidRDefault="008F760C">
            <w:pPr>
              <w:spacing w:after="0" w:line="259" w:lineRule="auto"/>
              <w:ind w:left="0" w:firstLine="0"/>
              <w:jc w:val="left"/>
            </w:pPr>
            <w:r>
              <w:t>Example of series</w:t>
            </w:r>
          </w:p>
        </w:tc>
      </w:tr>
      <w:tr w:rsidR="00174C4D" w14:paraId="0BE9208E" w14:textId="77777777" w:rsidTr="001C1745">
        <w:trPr>
          <w:trHeight w:val="432"/>
        </w:trPr>
        <w:tc>
          <w:tcPr>
            <w:tcW w:w="794" w:type="dxa"/>
            <w:tcBorders>
              <w:top w:val="single" w:sz="2" w:space="0" w:color="181717"/>
              <w:left w:val="nil"/>
              <w:bottom w:val="nil"/>
              <w:right w:val="nil"/>
            </w:tcBorders>
            <w:vAlign w:val="bottom"/>
          </w:tcPr>
          <w:p w14:paraId="0BE9208A" w14:textId="77777777" w:rsidR="00174C4D" w:rsidRDefault="008F760C" w:rsidP="001C1745">
            <w:pPr>
              <w:spacing w:after="0" w:line="259" w:lineRule="auto"/>
              <w:ind w:left="2" w:firstLine="0"/>
              <w:jc w:val="left"/>
            </w:pPr>
            <w:r>
              <w:rPr>
                <w:b/>
              </w:rPr>
              <w:t>U</w:t>
            </w:r>
            <w:r w:rsidR="001C1745">
              <w:rPr>
                <w:b/>
              </w:rPr>
              <w:t>D</w:t>
            </w:r>
            <w:r>
              <w:rPr>
                <w:b/>
              </w:rPr>
              <w:t xml:space="preserve">  </w:t>
            </w:r>
            <w:r>
              <w:t xml:space="preserve"> </w:t>
            </w:r>
          </w:p>
        </w:tc>
        <w:tc>
          <w:tcPr>
            <w:tcW w:w="2608" w:type="dxa"/>
            <w:tcBorders>
              <w:top w:val="single" w:sz="2" w:space="0" w:color="181717"/>
              <w:left w:val="nil"/>
              <w:bottom w:val="nil"/>
              <w:right w:val="nil"/>
            </w:tcBorders>
            <w:vAlign w:val="bottom"/>
          </w:tcPr>
          <w:p w14:paraId="0BE9208B" w14:textId="77777777" w:rsidR="00174C4D" w:rsidRDefault="008F760C">
            <w:pPr>
              <w:spacing w:after="0" w:line="259" w:lineRule="auto"/>
              <w:ind w:left="0" w:firstLine="0"/>
              <w:jc w:val="left"/>
            </w:pPr>
            <w:r>
              <w:t xml:space="preserve">Densipan </w:t>
            </w:r>
          </w:p>
        </w:tc>
        <w:tc>
          <w:tcPr>
            <w:tcW w:w="2834" w:type="dxa"/>
            <w:tcBorders>
              <w:top w:val="single" w:sz="2" w:space="0" w:color="181717"/>
              <w:left w:val="nil"/>
              <w:bottom w:val="nil"/>
              <w:right w:val="nil"/>
            </w:tcBorders>
            <w:vAlign w:val="bottom"/>
          </w:tcPr>
          <w:p w14:paraId="0BE9208C" w14:textId="77777777" w:rsidR="00174C4D" w:rsidRDefault="008F760C">
            <w:pPr>
              <w:spacing w:after="0" w:line="259" w:lineRule="auto"/>
              <w:ind w:left="0" w:firstLine="0"/>
              <w:jc w:val="left"/>
            </w:pPr>
            <w:r>
              <w:t>Perch-</w:t>
            </w:r>
            <w:proofErr w:type="spellStart"/>
            <w:r>
              <w:t>gleyed</w:t>
            </w:r>
            <w:proofErr w:type="spellEnd"/>
            <w:r>
              <w:t xml:space="preserve"> </w:t>
            </w:r>
          </w:p>
        </w:tc>
        <w:tc>
          <w:tcPr>
            <w:tcW w:w="2268" w:type="dxa"/>
            <w:tcBorders>
              <w:top w:val="single" w:sz="2" w:space="0" w:color="181717"/>
              <w:left w:val="nil"/>
              <w:bottom w:val="nil"/>
              <w:right w:val="nil"/>
            </w:tcBorders>
            <w:vAlign w:val="bottom"/>
          </w:tcPr>
          <w:p w14:paraId="0BE9208D" w14:textId="77777777" w:rsidR="00174C4D" w:rsidRDefault="008F760C">
            <w:pPr>
              <w:spacing w:after="0" w:line="259" w:lineRule="auto"/>
              <w:ind w:left="0" w:firstLine="0"/>
              <w:jc w:val="left"/>
            </w:pPr>
            <w:proofErr w:type="spellStart"/>
            <w:r>
              <w:t>Wharekohe</w:t>
            </w:r>
            <w:proofErr w:type="spellEnd"/>
          </w:p>
        </w:tc>
      </w:tr>
      <w:tr w:rsidR="00174C4D" w14:paraId="0BE92093" w14:textId="77777777">
        <w:trPr>
          <w:trHeight w:val="445"/>
        </w:trPr>
        <w:tc>
          <w:tcPr>
            <w:tcW w:w="794" w:type="dxa"/>
            <w:tcBorders>
              <w:top w:val="nil"/>
              <w:left w:val="nil"/>
              <w:bottom w:val="nil"/>
              <w:right w:val="nil"/>
            </w:tcBorders>
          </w:tcPr>
          <w:p w14:paraId="0BE9208F"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90"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91" w14:textId="77777777" w:rsidR="00174C4D" w:rsidRDefault="008F760C">
            <w:pPr>
              <w:spacing w:after="0" w:line="259" w:lineRule="auto"/>
              <w:ind w:left="0" w:firstLine="0"/>
              <w:jc w:val="left"/>
            </w:pPr>
            <w:r>
              <w:t xml:space="preserve">Mottled </w:t>
            </w:r>
          </w:p>
        </w:tc>
        <w:tc>
          <w:tcPr>
            <w:tcW w:w="2268" w:type="dxa"/>
            <w:tcBorders>
              <w:top w:val="nil"/>
              <w:left w:val="nil"/>
              <w:bottom w:val="nil"/>
              <w:right w:val="nil"/>
            </w:tcBorders>
          </w:tcPr>
          <w:p w14:paraId="0BE92092" w14:textId="77777777" w:rsidR="00174C4D" w:rsidRDefault="008F760C">
            <w:pPr>
              <w:spacing w:after="0" w:line="259" w:lineRule="auto"/>
              <w:ind w:left="0" w:firstLine="0"/>
              <w:jc w:val="left"/>
            </w:pPr>
            <w:r>
              <w:t>Hukerenui</w:t>
            </w:r>
          </w:p>
        </w:tc>
      </w:tr>
      <w:tr w:rsidR="00174C4D" w14:paraId="0BE92098" w14:textId="77777777">
        <w:trPr>
          <w:trHeight w:val="455"/>
        </w:trPr>
        <w:tc>
          <w:tcPr>
            <w:tcW w:w="794" w:type="dxa"/>
            <w:tcBorders>
              <w:top w:val="nil"/>
              <w:left w:val="nil"/>
              <w:bottom w:val="nil"/>
              <w:right w:val="nil"/>
            </w:tcBorders>
            <w:vAlign w:val="bottom"/>
          </w:tcPr>
          <w:p w14:paraId="0BE92094" w14:textId="77777777" w:rsidR="00174C4D" w:rsidRDefault="008F760C" w:rsidP="001C1745">
            <w:pPr>
              <w:spacing w:after="0" w:line="259" w:lineRule="auto"/>
              <w:ind w:left="0" w:firstLine="0"/>
              <w:jc w:val="left"/>
            </w:pPr>
            <w:r>
              <w:rPr>
                <w:b/>
              </w:rPr>
              <w:t>U</w:t>
            </w:r>
            <w:r w:rsidR="001C1745">
              <w:rPr>
                <w:b/>
              </w:rPr>
              <w:t>E</w:t>
            </w:r>
            <w:r>
              <w:rPr>
                <w:b/>
              </w:rPr>
              <w:t xml:space="preserve">  </w:t>
            </w:r>
            <w:r>
              <w:t xml:space="preserve"> </w:t>
            </w:r>
          </w:p>
        </w:tc>
        <w:tc>
          <w:tcPr>
            <w:tcW w:w="2608" w:type="dxa"/>
            <w:tcBorders>
              <w:top w:val="nil"/>
              <w:left w:val="nil"/>
              <w:bottom w:val="nil"/>
              <w:right w:val="nil"/>
            </w:tcBorders>
            <w:vAlign w:val="bottom"/>
          </w:tcPr>
          <w:p w14:paraId="0BE92095" w14:textId="77777777" w:rsidR="00174C4D" w:rsidRDefault="008F760C">
            <w:pPr>
              <w:spacing w:after="0" w:line="259" w:lineRule="auto"/>
              <w:ind w:left="0" w:firstLine="0"/>
              <w:jc w:val="left"/>
            </w:pPr>
            <w:r>
              <w:t xml:space="preserve">Albic </w:t>
            </w:r>
          </w:p>
        </w:tc>
        <w:tc>
          <w:tcPr>
            <w:tcW w:w="2834" w:type="dxa"/>
            <w:tcBorders>
              <w:top w:val="nil"/>
              <w:left w:val="nil"/>
              <w:bottom w:val="nil"/>
              <w:right w:val="nil"/>
            </w:tcBorders>
            <w:vAlign w:val="bottom"/>
          </w:tcPr>
          <w:p w14:paraId="0BE92096" w14:textId="77777777" w:rsidR="00174C4D" w:rsidRDefault="008F760C">
            <w:pPr>
              <w:spacing w:after="0" w:line="259" w:lineRule="auto"/>
              <w:ind w:left="0" w:firstLine="0"/>
              <w:jc w:val="left"/>
            </w:pPr>
            <w:r>
              <w:t>Perch-</w:t>
            </w:r>
            <w:proofErr w:type="spellStart"/>
            <w:r>
              <w:t>gleyed</w:t>
            </w:r>
            <w:proofErr w:type="spellEnd"/>
            <w:r>
              <w:t xml:space="preserve"> </w:t>
            </w:r>
          </w:p>
        </w:tc>
        <w:tc>
          <w:tcPr>
            <w:tcW w:w="2268" w:type="dxa"/>
            <w:tcBorders>
              <w:top w:val="nil"/>
              <w:left w:val="nil"/>
              <w:bottom w:val="nil"/>
              <w:right w:val="nil"/>
            </w:tcBorders>
            <w:vAlign w:val="bottom"/>
          </w:tcPr>
          <w:p w14:paraId="0BE92097" w14:textId="77777777" w:rsidR="00174C4D" w:rsidRDefault="008F760C">
            <w:pPr>
              <w:spacing w:after="0" w:line="259" w:lineRule="auto"/>
              <w:ind w:left="0" w:firstLine="0"/>
              <w:jc w:val="left"/>
            </w:pPr>
            <w:proofErr w:type="spellStart"/>
            <w:r>
              <w:t>Waikare</w:t>
            </w:r>
            <w:proofErr w:type="spellEnd"/>
            <w:r>
              <w:t xml:space="preserve">, </w:t>
            </w:r>
            <w:proofErr w:type="spellStart"/>
            <w:r>
              <w:t>Okaka</w:t>
            </w:r>
            <w:proofErr w:type="spellEnd"/>
          </w:p>
        </w:tc>
      </w:tr>
      <w:tr w:rsidR="00174C4D" w14:paraId="0BE9209D" w14:textId="77777777">
        <w:trPr>
          <w:trHeight w:val="300"/>
        </w:trPr>
        <w:tc>
          <w:tcPr>
            <w:tcW w:w="794" w:type="dxa"/>
            <w:tcBorders>
              <w:top w:val="nil"/>
              <w:left w:val="nil"/>
              <w:bottom w:val="nil"/>
              <w:right w:val="nil"/>
            </w:tcBorders>
          </w:tcPr>
          <w:p w14:paraId="0BE92099" w14:textId="77777777" w:rsidR="00174C4D" w:rsidRDefault="008F760C" w:rsidP="001C1745">
            <w:pPr>
              <w:spacing w:after="0" w:line="259" w:lineRule="auto"/>
              <w:ind w:left="2" w:firstLine="0"/>
              <w:jc w:val="left"/>
            </w:pPr>
            <w:r>
              <w:t xml:space="preserve"> </w:t>
            </w:r>
          </w:p>
        </w:tc>
        <w:tc>
          <w:tcPr>
            <w:tcW w:w="2608" w:type="dxa"/>
            <w:tcBorders>
              <w:top w:val="nil"/>
              <w:left w:val="nil"/>
              <w:bottom w:val="nil"/>
              <w:right w:val="nil"/>
            </w:tcBorders>
            <w:vAlign w:val="center"/>
          </w:tcPr>
          <w:p w14:paraId="0BE9209A" w14:textId="77777777" w:rsidR="00174C4D" w:rsidRDefault="00174C4D" w:rsidP="001C1745">
            <w:pPr>
              <w:spacing w:after="0" w:line="259" w:lineRule="auto"/>
              <w:ind w:left="2" w:firstLine="0"/>
              <w:jc w:val="left"/>
            </w:pPr>
          </w:p>
        </w:tc>
        <w:tc>
          <w:tcPr>
            <w:tcW w:w="2834" w:type="dxa"/>
            <w:tcBorders>
              <w:top w:val="nil"/>
              <w:left w:val="nil"/>
              <w:bottom w:val="nil"/>
              <w:right w:val="nil"/>
            </w:tcBorders>
          </w:tcPr>
          <w:p w14:paraId="0BE9209B" w14:textId="77777777" w:rsidR="00174C4D" w:rsidRDefault="008F760C" w:rsidP="001C1745">
            <w:pPr>
              <w:spacing w:after="0" w:line="259" w:lineRule="auto"/>
              <w:ind w:left="2" w:firstLine="0"/>
              <w:jc w:val="left"/>
            </w:pPr>
            <w:r>
              <w:t xml:space="preserve">Mottled </w:t>
            </w:r>
          </w:p>
        </w:tc>
        <w:tc>
          <w:tcPr>
            <w:tcW w:w="2268" w:type="dxa"/>
            <w:tcBorders>
              <w:top w:val="nil"/>
              <w:left w:val="nil"/>
              <w:bottom w:val="nil"/>
              <w:right w:val="nil"/>
            </w:tcBorders>
          </w:tcPr>
          <w:p w14:paraId="0BE9209C" w14:textId="77777777" w:rsidR="00174C4D" w:rsidRDefault="008F760C" w:rsidP="001C1745">
            <w:pPr>
              <w:spacing w:after="0" w:line="259" w:lineRule="auto"/>
              <w:ind w:left="2" w:firstLine="0"/>
              <w:jc w:val="left"/>
            </w:pPr>
            <w:r>
              <w:t>Rangiora</w:t>
            </w:r>
          </w:p>
        </w:tc>
      </w:tr>
      <w:tr w:rsidR="00174C4D" w14:paraId="0BE920A2" w14:textId="77777777">
        <w:trPr>
          <w:trHeight w:val="445"/>
        </w:trPr>
        <w:tc>
          <w:tcPr>
            <w:tcW w:w="794" w:type="dxa"/>
            <w:tcBorders>
              <w:top w:val="nil"/>
              <w:left w:val="nil"/>
              <w:bottom w:val="nil"/>
              <w:right w:val="nil"/>
            </w:tcBorders>
          </w:tcPr>
          <w:p w14:paraId="0BE9209E"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9F"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A0" w14:textId="77777777" w:rsidR="00174C4D" w:rsidRDefault="008F760C">
            <w:pPr>
              <w:spacing w:after="0" w:line="259" w:lineRule="auto"/>
              <w:ind w:left="0" w:firstLine="0"/>
              <w:jc w:val="left"/>
            </w:pPr>
            <w:r>
              <w:t xml:space="preserve">Yellow </w:t>
            </w:r>
          </w:p>
        </w:tc>
        <w:tc>
          <w:tcPr>
            <w:tcW w:w="2268" w:type="dxa"/>
            <w:tcBorders>
              <w:top w:val="nil"/>
              <w:left w:val="nil"/>
              <w:bottom w:val="nil"/>
              <w:right w:val="nil"/>
            </w:tcBorders>
          </w:tcPr>
          <w:p w14:paraId="0BE920A1" w14:textId="77777777" w:rsidR="00174C4D" w:rsidRDefault="008F760C">
            <w:pPr>
              <w:spacing w:after="0" w:line="259" w:lineRule="auto"/>
              <w:ind w:left="0" w:firstLine="0"/>
              <w:jc w:val="left"/>
            </w:pPr>
            <w:proofErr w:type="spellStart"/>
            <w:r>
              <w:t>Riponui</w:t>
            </w:r>
            <w:proofErr w:type="spellEnd"/>
          </w:p>
        </w:tc>
      </w:tr>
      <w:tr w:rsidR="00174C4D" w14:paraId="0BE920A7" w14:textId="77777777">
        <w:trPr>
          <w:trHeight w:val="455"/>
        </w:trPr>
        <w:tc>
          <w:tcPr>
            <w:tcW w:w="794" w:type="dxa"/>
            <w:tcBorders>
              <w:top w:val="nil"/>
              <w:left w:val="nil"/>
              <w:bottom w:val="nil"/>
              <w:right w:val="nil"/>
            </w:tcBorders>
            <w:vAlign w:val="bottom"/>
          </w:tcPr>
          <w:p w14:paraId="0BE920A3" w14:textId="77777777" w:rsidR="00174C4D" w:rsidRDefault="008F760C" w:rsidP="001C1745">
            <w:pPr>
              <w:spacing w:after="0" w:line="259" w:lineRule="auto"/>
              <w:ind w:left="0" w:firstLine="0"/>
              <w:jc w:val="left"/>
            </w:pPr>
            <w:r>
              <w:rPr>
                <w:b/>
              </w:rPr>
              <w:t>U</w:t>
            </w:r>
            <w:r w:rsidR="001C1745">
              <w:rPr>
                <w:b/>
              </w:rPr>
              <w:t>P</w:t>
            </w:r>
            <w:r>
              <w:rPr>
                <w:b/>
              </w:rPr>
              <w:t xml:space="preserve">  </w:t>
            </w:r>
            <w:r>
              <w:t xml:space="preserve"> </w:t>
            </w:r>
          </w:p>
        </w:tc>
        <w:tc>
          <w:tcPr>
            <w:tcW w:w="2608" w:type="dxa"/>
            <w:tcBorders>
              <w:top w:val="nil"/>
              <w:left w:val="nil"/>
              <w:bottom w:val="nil"/>
              <w:right w:val="nil"/>
            </w:tcBorders>
            <w:vAlign w:val="bottom"/>
          </w:tcPr>
          <w:p w14:paraId="0BE920A4" w14:textId="77777777" w:rsidR="00174C4D" w:rsidRDefault="008F760C">
            <w:pPr>
              <w:spacing w:after="0" w:line="259" w:lineRule="auto"/>
              <w:ind w:left="0" w:firstLine="0"/>
              <w:jc w:val="left"/>
            </w:pPr>
            <w:r>
              <w:t>Perch-</w:t>
            </w:r>
            <w:proofErr w:type="spellStart"/>
            <w:r>
              <w:t>gley</w:t>
            </w:r>
            <w:proofErr w:type="spellEnd"/>
            <w:r>
              <w:t xml:space="preserve"> </w:t>
            </w:r>
          </w:p>
        </w:tc>
        <w:tc>
          <w:tcPr>
            <w:tcW w:w="2834" w:type="dxa"/>
            <w:tcBorders>
              <w:top w:val="nil"/>
              <w:left w:val="nil"/>
              <w:bottom w:val="nil"/>
              <w:right w:val="nil"/>
            </w:tcBorders>
            <w:vAlign w:val="bottom"/>
          </w:tcPr>
          <w:p w14:paraId="0BE920A5" w14:textId="77777777" w:rsidR="00174C4D" w:rsidRDefault="008F760C">
            <w:pPr>
              <w:spacing w:after="0" w:line="259" w:lineRule="auto"/>
              <w:ind w:left="0" w:firstLine="0"/>
              <w:jc w:val="left"/>
            </w:pPr>
            <w:r>
              <w:t xml:space="preserve">Sandy </w:t>
            </w:r>
          </w:p>
        </w:tc>
        <w:tc>
          <w:tcPr>
            <w:tcW w:w="2268" w:type="dxa"/>
            <w:tcBorders>
              <w:top w:val="nil"/>
              <w:left w:val="nil"/>
              <w:bottom w:val="nil"/>
              <w:right w:val="nil"/>
            </w:tcBorders>
            <w:vAlign w:val="bottom"/>
          </w:tcPr>
          <w:p w14:paraId="0BE920A6" w14:textId="77777777" w:rsidR="00174C4D" w:rsidRDefault="008F760C">
            <w:pPr>
              <w:spacing w:after="0" w:line="259" w:lineRule="auto"/>
              <w:ind w:left="0" w:firstLine="0"/>
              <w:jc w:val="left"/>
            </w:pPr>
            <w:r>
              <w:t xml:space="preserve">pt. </w:t>
            </w:r>
            <w:proofErr w:type="spellStart"/>
            <w:r>
              <w:t>Tangitiki</w:t>
            </w:r>
            <w:proofErr w:type="spellEnd"/>
          </w:p>
        </w:tc>
      </w:tr>
      <w:tr w:rsidR="00174C4D" w14:paraId="0BE920AC" w14:textId="77777777">
        <w:trPr>
          <w:trHeight w:val="445"/>
        </w:trPr>
        <w:tc>
          <w:tcPr>
            <w:tcW w:w="794" w:type="dxa"/>
            <w:tcBorders>
              <w:top w:val="nil"/>
              <w:left w:val="nil"/>
              <w:bottom w:val="nil"/>
              <w:right w:val="nil"/>
            </w:tcBorders>
          </w:tcPr>
          <w:p w14:paraId="0BE920A8"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A9"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AA"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20AB" w14:textId="77777777" w:rsidR="00174C4D" w:rsidRDefault="008F760C">
            <w:pPr>
              <w:spacing w:after="0" w:line="259" w:lineRule="auto"/>
              <w:ind w:left="0" w:firstLine="0"/>
              <w:jc w:val="left"/>
            </w:pPr>
            <w:r>
              <w:t>Omu</w:t>
            </w:r>
          </w:p>
        </w:tc>
      </w:tr>
      <w:tr w:rsidR="00174C4D" w14:paraId="0BE920B1" w14:textId="77777777">
        <w:trPr>
          <w:trHeight w:val="455"/>
        </w:trPr>
        <w:tc>
          <w:tcPr>
            <w:tcW w:w="794" w:type="dxa"/>
            <w:tcBorders>
              <w:top w:val="nil"/>
              <w:left w:val="nil"/>
              <w:bottom w:val="nil"/>
              <w:right w:val="nil"/>
            </w:tcBorders>
            <w:vAlign w:val="bottom"/>
          </w:tcPr>
          <w:p w14:paraId="0BE920AD" w14:textId="77777777" w:rsidR="00174C4D" w:rsidRDefault="008F760C">
            <w:pPr>
              <w:spacing w:after="0" w:line="259" w:lineRule="auto"/>
              <w:ind w:left="0" w:firstLine="0"/>
              <w:jc w:val="left"/>
            </w:pPr>
            <w:r>
              <w:rPr>
                <w:b/>
              </w:rPr>
              <w:t xml:space="preserve">US  </w:t>
            </w:r>
            <w:r>
              <w:t xml:space="preserve"> </w:t>
            </w:r>
          </w:p>
        </w:tc>
        <w:tc>
          <w:tcPr>
            <w:tcW w:w="2608" w:type="dxa"/>
            <w:tcBorders>
              <w:top w:val="nil"/>
              <w:left w:val="nil"/>
              <w:bottom w:val="nil"/>
              <w:right w:val="nil"/>
            </w:tcBorders>
            <w:vAlign w:val="bottom"/>
          </w:tcPr>
          <w:p w14:paraId="0BE920AE" w14:textId="77777777" w:rsidR="00174C4D" w:rsidRDefault="008F760C">
            <w:pPr>
              <w:spacing w:after="0" w:line="259" w:lineRule="auto"/>
              <w:ind w:left="0" w:firstLine="0"/>
              <w:jc w:val="left"/>
            </w:pPr>
            <w:r>
              <w:t xml:space="preserve">Sandy </w:t>
            </w:r>
          </w:p>
        </w:tc>
        <w:tc>
          <w:tcPr>
            <w:tcW w:w="2834" w:type="dxa"/>
            <w:tcBorders>
              <w:top w:val="nil"/>
              <w:left w:val="nil"/>
              <w:bottom w:val="nil"/>
              <w:right w:val="nil"/>
            </w:tcBorders>
            <w:vAlign w:val="bottom"/>
          </w:tcPr>
          <w:p w14:paraId="0BE920AF" w14:textId="77777777" w:rsidR="00174C4D" w:rsidRDefault="008F760C">
            <w:pPr>
              <w:spacing w:after="0" w:line="259" w:lineRule="auto"/>
              <w:ind w:left="0" w:firstLine="0"/>
              <w:jc w:val="left"/>
            </w:pPr>
            <w:r>
              <w:t xml:space="preserve">Albic </w:t>
            </w:r>
          </w:p>
        </w:tc>
        <w:tc>
          <w:tcPr>
            <w:tcW w:w="2268" w:type="dxa"/>
            <w:tcBorders>
              <w:top w:val="nil"/>
              <w:left w:val="nil"/>
              <w:bottom w:val="nil"/>
              <w:right w:val="nil"/>
            </w:tcBorders>
            <w:vAlign w:val="bottom"/>
          </w:tcPr>
          <w:p w14:paraId="0BE920B0" w14:textId="77777777" w:rsidR="00174C4D" w:rsidRDefault="008F760C">
            <w:pPr>
              <w:spacing w:after="0" w:line="259" w:lineRule="auto"/>
              <w:ind w:left="0" w:firstLine="0"/>
              <w:jc w:val="left"/>
            </w:pPr>
            <w:proofErr w:type="spellStart"/>
            <w:r>
              <w:t>Tangitiki</w:t>
            </w:r>
            <w:proofErr w:type="spellEnd"/>
          </w:p>
        </w:tc>
      </w:tr>
      <w:tr w:rsidR="00174C4D" w14:paraId="0BE920B6" w14:textId="77777777">
        <w:trPr>
          <w:trHeight w:val="300"/>
        </w:trPr>
        <w:tc>
          <w:tcPr>
            <w:tcW w:w="794" w:type="dxa"/>
            <w:tcBorders>
              <w:top w:val="nil"/>
              <w:left w:val="nil"/>
              <w:bottom w:val="nil"/>
              <w:right w:val="nil"/>
            </w:tcBorders>
          </w:tcPr>
          <w:p w14:paraId="0BE920B2" w14:textId="77777777" w:rsidR="00174C4D" w:rsidRDefault="008F760C" w:rsidP="001C1745">
            <w:pPr>
              <w:spacing w:after="0" w:line="259" w:lineRule="auto"/>
              <w:ind w:left="2" w:firstLine="0"/>
              <w:jc w:val="left"/>
            </w:pPr>
            <w:r>
              <w:t xml:space="preserve"> </w:t>
            </w:r>
          </w:p>
        </w:tc>
        <w:tc>
          <w:tcPr>
            <w:tcW w:w="2608" w:type="dxa"/>
            <w:tcBorders>
              <w:top w:val="nil"/>
              <w:left w:val="nil"/>
              <w:bottom w:val="nil"/>
              <w:right w:val="nil"/>
            </w:tcBorders>
          </w:tcPr>
          <w:p w14:paraId="0BE920B3" w14:textId="77777777" w:rsidR="00174C4D" w:rsidRDefault="00174C4D" w:rsidP="001C1745">
            <w:pPr>
              <w:spacing w:after="0" w:line="259" w:lineRule="auto"/>
              <w:ind w:left="2" w:firstLine="0"/>
              <w:jc w:val="left"/>
            </w:pPr>
          </w:p>
        </w:tc>
        <w:tc>
          <w:tcPr>
            <w:tcW w:w="2834" w:type="dxa"/>
            <w:tcBorders>
              <w:top w:val="nil"/>
              <w:left w:val="nil"/>
              <w:bottom w:val="nil"/>
              <w:right w:val="nil"/>
            </w:tcBorders>
          </w:tcPr>
          <w:p w14:paraId="0BE920B4" w14:textId="77777777" w:rsidR="00174C4D" w:rsidRDefault="008F760C" w:rsidP="001C1745">
            <w:pPr>
              <w:spacing w:after="0" w:line="259" w:lineRule="auto"/>
              <w:ind w:left="2" w:firstLine="0"/>
              <w:jc w:val="left"/>
            </w:pPr>
            <w:r>
              <w:t xml:space="preserve">Mottled  </w:t>
            </w:r>
          </w:p>
        </w:tc>
        <w:tc>
          <w:tcPr>
            <w:tcW w:w="2268" w:type="dxa"/>
            <w:tcBorders>
              <w:top w:val="nil"/>
              <w:left w:val="nil"/>
              <w:bottom w:val="nil"/>
              <w:right w:val="nil"/>
            </w:tcBorders>
          </w:tcPr>
          <w:p w14:paraId="0BE920B5" w14:textId="77777777" w:rsidR="00174C4D" w:rsidRDefault="008F760C" w:rsidP="001C1745">
            <w:pPr>
              <w:spacing w:after="0" w:line="259" w:lineRule="auto"/>
              <w:ind w:left="2" w:firstLine="0"/>
              <w:jc w:val="left"/>
            </w:pPr>
            <w:r>
              <w:t xml:space="preserve">pt. </w:t>
            </w:r>
            <w:proofErr w:type="spellStart"/>
            <w:r>
              <w:t>Tangitiki</w:t>
            </w:r>
            <w:proofErr w:type="spellEnd"/>
          </w:p>
        </w:tc>
      </w:tr>
      <w:tr w:rsidR="00174C4D" w14:paraId="0BE920BB" w14:textId="77777777">
        <w:trPr>
          <w:trHeight w:val="307"/>
        </w:trPr>
        <w:tc>
          <w:tcPr>
            <w:tcW w:w="794" w:type="dxa"/>
            <w:tcBorders>
              <w:top w:val="nil"/>
              <w:left w:val="nil"/>
              <w:bottom w:val="nil"/>
              <w:right w:val="nil"/>
            </w:tcBorders>
          </w:tcPr>
          <w:p w14:paraId="0BE920B7"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B8"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B9" w14:textId="77777777" w:rsidR="00174C4D" w:rsidRDefault="008F760C">
            <w:pPr>
              <w:spacing w:after="0" w:line="259" w:lineRule="auto"/>
              <w:ind w:left="0" w:firstLine="0"/>
              <w:jc w:val="left"/>
            </w:pPr>
            <w:r>
              <w:t xml:space="preserve">Typic </w:t>
            </w:r>
          </w:p>
        </w:tc>
        <w:tc>
          <w:tcPr>
            <w:tcW w:w="2268" w:type="dxa"/>
            <w:tcBorders>
              <w:top w:val="nil"/>
              <w:left w:val="nil"/>
              <w:bottom w:val="nil"/>
              <w:right w:val="nil"/>
            </w:tcBorders>
          </w:tcPr>
          <w:p w14:paraId="0BE920BA" w14:textId="77777777" w:rsidR="00174C4D" w:rsidRDefault="008F760C">
            <w:pPr>
              <w:spacing w:after="0" w:line="259" w:lineRule="auto"/>
              <w:ind w:left="0" w:firstLine="0"/>
              <w:jc w:val="left"/>
            </w:pPr>
            <w:r>
              <w:t>pt. Red Hill</w:t>
            </w:r>
          </w:p>
        </w:tc>
      </w:tr>
    </w:tbl>
    <w:p w14:paraId="0BE920BC" w14:textId="77777777" w:rsidR="00174C4D" w:rsidRDefault="008F760C">
      <w:pPr>
        <w:spacing w:after="282" w:line="259" w:lineRule="auto"/>
        <w:ind w:left="10" w:right="506" w:hanging="10"/>
        <w:jc w:val="right"/>
      </w:pPr>
      <w:r>
        <w:rPr>
          <w:sz w:val="22"/>
        </w:rPr>
        <w:t xml:space="preserve">  </w:t>
      </w:r>
    </w:p>
    <w:tbl>
      <w:tblPr>
        <w:tblStyle w:val="TableGrid1"/>
        <w:tblW w:w="7547" w:type="dxa"/>
        <w:tblInd w:w="0" w:type="dxa"/>
        <w:tblLook w:val="04A0" w:firstRow="1" w:lastRow="0" w:firstColumn="1" w:lastColumn="0" w:noHBand="0" w:noVBand="1"/>
      </w:tblPr>
      <w:tblGrid>
        <w:gridCol w:w="794"/>
        <w:gridCol w:w="2608"/>
        <w:gridCol w:w="2834"/>
        <w:gridCol w:w="1311"/>
      </w:tblGrid>
      <w:tr w:rsidR="00174C4D" w14:paraId="0BE920C2" w14:textId="77777777" w:rsidTr="2DFBA46F">
        <w:trPr>
          <w:trHeight w:val="318"/>
        </w:trPr>
        <w:tc>
          <w:tcPr>
            <w:tcW w:w="794" w:type="dxa"/>
            <w:tcBorders>
              <w:top w:val="nil"/>
              <w:left w:val="nil"/>
              <w:bottom w:val="nil"/>
              <w:right w:val="nil"/>
            </w:tcBorders>
          </w:tcPr>
          <w:p w14:paraId="0BE920BE" w14:textId="1993BC8A" w:rsidR="00174C4D" w:rsidRDefault="001C1745">
            <w:pPr>
              <w:spacing w:after="0" w:line="259" w:lineRule="auto"/>
              <w:ind w:left="0" w:firstLine="0"/>
              <w:jc w:val="left"/>
            </w:pPr>
            <w:r>
              <w:lastRenderedPageBreak/>
              <w:br w:type="page"/>
            </w:r>
            <w:r>
              <w:rPr>
                <w:b/>
              </w:rPr>
              <w:t>UY</w:t>
            </w:r>
            <w:r w:rsidR="008F760C">
              <w:rPr>
                <w:b/>
              </w:rPr>
              <w:t xml:space="preserve">  </w:t>
            </w:r>
            <w:r w:rsidR="008F760C">
              <w:t xml:space="preserve"> </w:t>
            </w:r>
          </w:p>
        </w:tc>
        <w:tc>
          <w:tcPr>
            <w:tcW w:w="2608" w:type="dxa"/>
            <w:tcBorders>
              <w:top w:val="nil"/>
              <w:left w:val="nil"/>
              <w:bottom w:val="nil"/>
              <w:right w:val="nil"/>
            </w:tcBorders>
          </w:tcPr>
          <w:p w14:paraId="0BE920BF" w14:textId="77777777" w:rsidR="00174C4D" w:rsidRDefault="008F760C">
            <w:pPr>
              <w:spacing w:after="0" w:line="259" w:lineRule="auto"/>
              <w:ind w:left="0" w:firstLine="0"/>
              <w:jc w:val="left"/>
            </w:pPr>
            <w:r>
              <w:t xml:space="preserve">Yellow </w:t>
            </w:r>
          </w:p>
        </w:tc>
        <w:tc>
          <w:tcPr>
            <w:tcW w:w="2834" w:type="dxa"/>
            <w:tcBorders>
              <w:top w:val="nil"/>
              <w:left w:val="nil"/>
              <w:bottom w:val="nil"/>
              <w:right w:val="nil"/>
            </w:tcBorders>
          </w:tcPr>
          <w:p w14:paraId="0BE920C0" w14:textId="77777777" w:rsidR="00174C4D" w:rsidRDefault="008F760C">
            <w:pPr>
              <w:spacing w:after="0" w:line="259" w:lineRule="auto"/>
              <w:ind w:left="0" w:firstLine="0"/>
              <w:jc w:val="left"/>
            </w:pPr>
            <w:proofErr w:type="spellStart"/>
            <w:r>
              <w:t>Magnesic</w:t>
            </w:r>
            <w:proofErr w:type="spellEnd"/>
            <w:r>
              <w:t xml:space="preserve"> </w:t>
            </w:r>
          </w:p>
        </w:tc>
        <w:tc>
          <w:tcPr>
            <w:tcW w:w="1311" w:type="dxa"/>
            <w:tcBorders>
              <w:top w:val="nil"/>
              <w:left w:val="nil"/>
              <w:bottom w:val="nil"/>
              <w:right w:val="nil"/>
            </w:tcBorders>
          </w:tcPr>
          <w:p w14:paraId="0BE920C1" w14:textId="77777777" w:rsidR="00174C4D" w:rsidRDefault="008F760C">
            <w:pPr>
              <w:spacing w:after="0" w:line="259" w:lineRule="auto"/>
              <w:ind w:left="0" w:firstLine="0"/>
              <w:jc w:val="left"/>
            </w:pPr>
            <w:r>
              <w:t>-</w:t>
            </w:r>
          </w:p>
        </w:tc>
      </w:tr>
      <w:tr w:rsidR="00174C4D" w14:paraId="0BE920C7" w14:textId="77777777" w:rsidTr="2DFBA46F">
        <w:trPr>
          <w:trHeight w:val="300"/>
        </w:trPr>
        <w:tc>
          <w:tcPr>
            <w:tcW w:w="794" w:type="dxa"/>
            <w:tcBorders>
              <w:top w:val="nil"/>
              <w:left w:val="nil"/>
              <w:bottom w:val="nil"/>
              <w:right w:val="nil"/>
            </w:tcBorders>
          </w:tcPr>
          <w:p w14:paraId="0BE920C3"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C4"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C5" w14:textId="77777777" w:rsidR="00174C4D" w:rsidRDefault="008F760C">
            <w:pPr>
              <w:spacing w:after="0" w:line="259" w:lineRule="auto"/>
              <w:ind w:left="0" w:firstLine="0"/>
              <w:jc w:val="left"/>
            </w:pPr>
            <w:r>
              <w:t xml:space="preserve">Mottled-podzolic </w:t>
            </w:r>
          </w:p>
        </w:tc>
        <w:tc>
          <w:tcPr>
            <w:tcW w:w="1311" w:type="dxa"/>
            <w:tcBorders>
              <w:top w:val="nil"/>
              <w:left w:val="nil"/>
              <w:bottom w:val="nil"/>
              <w:right w:val="nil"/>
            </w:tcBorders>
          </w:tcPr>
          <w:p w14:paraId="0BE920C6" w14:textId="77777777" w:rsidR="00174C4D" w:rsidRDefault="008F760C">
            <w:pPr>
              <w:spacing w:after="0" w:line="259" w:lineRule="auto"/>
              <w:ind w:left="0" w:firstLine="0"/>
              <w:jc w:val="left"/>
            </w:pPr>
            <w:r>
              <w:t>Tennyson</w:t>
            </w:r>
          </w:p>
        </w:tc>
      </w:tr>
      <w:tr w:rsidR="00174C4D" w14:paraId="0BE920CC" w14:textId="77777777" w:rsidTr="2DFBA46F">
        <w:trPr>
          <w:trHeight w:val="300"/>
        </w:trPr>
        <w:tc>
          <w:tcPr>
            <w:tcW w:w="794" w:type="dxa"/>
            <w:tcBorders>
              <w:top w:val="nil"/>
              <w:left w:val="nil"/>
              <w:bottom w:val="nil"/>
              <w:right w:val="nil"/>
            </w:tcBorders>
          </w:tcPr>
          <w:p w14:paraId="0BE920C8"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C9"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CA" w14:textId="77777777" w:rsidR="00174C4D" w:rsidRDefault="008F760C">
            <w:pPr>
              <w:spacing w:after="0" w:line="259" w:lineRule="auto"/>
              <w:ind w:left="0" w:firstLine="0"/>
              <w:jc w:val="left"/>
            </w:pPr>
            <w:r>
              <w:t xml:space="preserve">Mottled </w:t>
            </w:r>
          </w:p>
        </w:tc>
        <w:tc>
          <w:tcPr>
            <w:tcW w:w="1311" w:type="dxa"/>
            <w:tcBorders>
              <w:top w:val="nil"/>
              <w:left w:val="nil"/>
              <w:bottom w:val="nil"/>
              <w:right w:val="nil"/>
            </w:tcBorders>
          </w:tcPr>
          <w:p w14:paraId="0BE920CB" w14:textId="77777777" w:rsidR="00174C4D" w:rsidRDefault="008F760C">
            <w:pPr>
              <w:spacing w:after="0" w:line="259" w:lineRule="auto"/>
              <w:ind w:left="0" w:firstLine="0"/>
              <w:jc w:val="left"/>
            </w:pPr>
            <w:r>
              <w:t>Puhoi</w:t>
            </w:r>
          </w:p>
        </w:tc>
      </w:tr>
      <w:tr w:rsidR="00174C4D" w14:paraId="0BE920D1" w14:textId="77777777" w:rsidTr="2DFBA46F">
        <w:trPr>
          <w:trHeight w:val="300"/>
        </w:trPr>
        <w:tc>
          <w:tcPr>
            <w:tcW w:w="794" w:type="dxa"/>
            <w:tcBorders>
              <w:top w:val="nil"/>
              <w:left w:val="nil"/>
              <w:bottom w:val="nil"/>
              <w:right w:val="nil"/>
            </w:tcBorders>
          </w:tcPr>
          <w:p w14:paraId="0BE920CD"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CE"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CF" w14:textId="77777777" w:rsidR="00174C4D" w:rsidRDefault="008F760C">
            <w:pPr>
              <w:spacing w:after="0" w:line="259" w:lineRule="auto"/>
              <w:ind w:left="0" w:firstLine="0"/>
              <w:jc w:val="left"/>
            </w:pPr>
            <w:r>
              <w:t xml:space="preserve">Podzolic </w:t>
            </w:r>
          </w:p>
        </w:tc>
        <w:tc>
          <w:tcPr>
            <w:tcW w:w="1311" w:type="dxa"/>
            <w:tcBorders>
              <w:top w:val="nil"/>
              <w:left w:val="nil"/>
              <w:bottom w:val="nil"/>
              <w:right w:val="nil"/>
            </w:tcBorders>
          </w:tcPr>
          <w:p w14:paraId="0BE920D0" w14:textId="77777777" w:rsidR="00174C4D" w:rsidRDefault="008F760C">
            <w:pPr>
              <w:spacing w:after="0" w:line="259" w:lineRule="auto"/>
              <w:ind w:left="0" w:firstLine="0"/>
              <w:jc w:val="left"/>
            </w:pPr>
            <w:proofErr w:type="spellStart"/>
            <w:r>
              <w:t>Opouri</w:t>
            </w:r>
            <w:proofErr w:type="spellEnd"/>
          </w:p>
        </w:tc>
      </w:tr>
      <w:tr w:rsidR="00174C4D" w14:paraId="0BE920D6" w14:textId="77777777" w:rsidTr="2DFBA46F">
        <w:trPr>
          <w:trHeight w:val="300"/>
        </w:trPr>
        <w:tc>
          <w:tcPr>
            <w:tcW w:w="794" w:type="dxa"/>
            <w:tcBorders>
              <w:top w:val="nil"/>
              <w:left w:val="nil"/>
              <w:bottom w:val="nil"/>
              <w:right w:val="nil"/>
            </w:tcBorders>
          </w:tcPr>
          <w:p w14:paraId="0BE920D2"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D3"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D4" w14:textId="77777777" w:rsidR="00174C4D" w:rsidRDefault="008F760C">
            <w:pPr>
              <w:spacing w:after="0" w:line="259" w:lineRule="auto"/>
              <w:ind w:left="0" w:firstLine="0"/>
              <w:jc w:val="left"/>
            </w:pPr>
            <w:r>
              <w:t xml:space="preserve">Buried-granular </w:t>
            </w:r>
          </w:p>
        </w:tc>
        <w:tc>
          <w:tcPr>
            <w:tcW w:w="1311" w:type="dxa"/>
            <w:tcBorders>
              <w:top w:val="nil"/>
              <w:left w:val="nil"/>
              <w:bottom w:val="nil"/>
              <w:right w:val="nil"/>
            </w:tcBorders>
          </w:tcPr>
          <w:p w14:paraId="0BE920D5" w14:textId="3F56664C" w:rsidR="00174C4D" w:rsidRDefault="5B3C88DD">
            <w:pPr>
              <w:spacing w:after="0" w:line="259" w:lineRule="auto"/>
              <w:ind w:left="0" w:firstLine="0"/>
              <w:jc w:val="left"/>
            </w:pPr>
            <w:proofErr w:type="spellStart"/>
            <w:r>
              <w:t>Kai</w:t>
            </w:r>
            <w:ins w:id="2491" w:author="Andre Eger" w:date="2023-08-15T02:50:00Z">
              <w:r w:rsidR="3D07D73B">
                <w:t>n</w:t>
              </w:r>
            </w:ins>
            <w:del w:id="2492" w:author="Andre Eger" w:date="2023-08-15T02:50:00Z">
              <w:r w:rsidR="008F760C" w:rsidDel="5B3C88DD">
                <w:delText>r</w:delText>
              </w:r>
            </w:del>
            <w:r>
              <w:t>ui</w:t>
            </w:r>
            <w:proofErr w:type="spellEnd"/>
          </w:p>
        </w:tc>
      </w:tr>
      <w:tr w:rsidR="00174C4D" w14:paraId="0BE920DB" w14:textId="77777777" w:rsidTr="2DFBA46F">
        <w:trPr>
          <w:trHeight w:val="307"/>
        </w:trPr>
        <w:tc>
          <w:tcPr>
            <w:tcW w:w="794" w:type="dxa"/>
            <w:tcBorders>
              <w:top w:val="nil"/>
              <w:left w:val="nil"/>
              <w:bottom w:val="nil"/>
              <w:right w:val="nil"/>
            </w:tcBorders>
          </w:tcPr>
          <w:p w14:paraId="0BE920D7" w14:textId="77777777" w:rsidR="00174C4D" w:rsidRDefault="008F760C">
            <w:pPr>
              <w:spacing w:after="0" w:line="259" w:lineRule="auto"/>
              <w:ind w:left="0" w:firstLine="0"/>
              <w:jc w:val="left"/>
            </w:pPr>
            <w:r>
              <w:t xml:space="preserve"> </w:t>
            </w:r>
          </w:p>
        </w:tc>
        <w:tc>
          <w:tcPr>
            <w:tcW w:w="2608" w:type="dxa"/>
            <w:tcBorders>
              <w:top w:val="nil"/>
              <w:left w:val="nil"/>
              <w:bottom w:val="nil"/>
              <w:right w:val="nil"/>
            </w:tcBorders>
          </w:tcPr>
          <w:p w14:paraId="0BE920D8" w14:textId="77777777" w:rsidR="00174C4D" w:rsidRDefault="00174C4D">
            <w:pPr>
              <w:spacing w:after="160" w:line="259" w:lineRule="auto"/>
              <w:ind w:left="0" w:firstLine="0"/>
              <w:jc w:val="left"/>
            </w:pPr>
          </w:p>
        </w:tc>
        <w:tc>
          <w:tcPr>
            <w:tcW w:w="2834" w:type="dxa"/>
            <w:tcBorders>
              <w:top w:val="nil"/>
              <w:left w:val="nil"/>
              <w:bottom w:val="nil"/>
              <w:right w:val="nil"/>
            </w:tcBorders>
          </w:tcPr>
          <w:p w14:paraId="0BE920D9" w14:textId="77777777" w:rsidR="00174C4D" w:rsidRDefault="008F760C">
            <w:pPr>
              <w:spacing w:after="0" w:line="259" w:lineRule="auto"/>
              <w:ind w:left="0" w:firstLine="0"/>
              <w:jc w:val="left"/>
            </w:pPr>
            <w:r>
              <w:t xml:space="preserve">Typic </w:t>
            </w:r>
          </w:p>
        </w:tc>
        <w:tc>
          <w:tcPr>
            <w:tcW w:w="1311" w:type="dxa"/>
            <w:tcBorders>
              <w:top w:val="nil"/>
              <w:left w:val="nil"/>
              <w:bottom w:val="nil"/>
              <w:right w:val="nil"/>
            </w:tcBorders>
          </w:tcPr>
          <w:p w14:paraId="0BE920DA" w14:textId="77777777" w:rsidR="00174C4D" w:rsidRDefault="008F760C">
            <w:pPr>
              <w:spacing w:after="0" w:line="259" w:lineRule="auto"/>
              <w:ind w:left="0" w:firstLine="0"/>
            </w:pPr>
            <w:proofErr w:type="spellStart"/>
            <w:r>
              <w:t>Warkworth</w:t>
            </w:r>
            <w:proofErr w:type="spellEnd"/>
          </w:p>
        </w:tc>
      </w:tr>
    </w:tbl>
    <w:p w14:paraId="0BE920DC" w14:textId="77777777" w:rsidR="00174C4D" w:rsidRDefault="008F760C">
      <w:pPr>
        <w:spacing w:after="473"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7D" wp14:editId="0BE9227E">
                <wp:extent cx="5400040" cy="12700"/>
                <wp:effectExtent l="0" t="0" r="0" b="0"/>
                <wp:docPr id="122152" name="Group 122152"/>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673" name="Shape 12673"/>
                        <wps:cNvSpPr/>
                        <wps:spPr>
                          <a:xfrm>
                            <a:off x="0" y="0"/>
                            <a:ext cx="5400040" cy="0"/>
                          </a:xfrm>
                          <a:custGeom>
                            <a:avLst/>
                            <a:gdLst/>
                            <a:ahLst/>
                            <a:cxnLst/>
                            <a:rect l="0" t="0" r="0" b="0"/>
                            <a:pathLst>
                              <a:path w="5400040">
                                <a:moveTo>
                                  <a:pt x="0" y="0"/>
                                </a:moveTo>
                                <a:lnTo>
                                  <a:pt x="540004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C6AE3B4" id="Group 122152"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">
                <v:shape id="Shape 1267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" path="m,l5400040,e" filled="f" strokecolor="#181717" strokeweight="1pt">
                  <v:stroke miterlimit="1" joinstyle="miter"/>
                  <v:path arrowok="t" textboxrect="0,0,5400040,0"/>
                </v:shape>
                <w10:anchorlock/>
              </v:group>
            </w:pict>
          </mc:Fallback>
        </mc:AlternateContent>
      </w:r>
    </w:p>
    <w:p w14:paraId="0BE920DD" w14:textId="77777777" w:rsidR="00174C4D" w:rsidRDefault="001C1745">
      <w:pPr>
        <w:pStyle w:val="Heading3"/>
        <w:spacing w:after="444"/>
        <w:ind w:left="-2" w:right="58"/>
      </w:pPr>
      <w:r>
        <w:t>KEY TO GROUPS OF</w:t>
      </w:r>
      <w:r w:rsidR="008F760C">
        <w:t xml:space="preserve"> ULTIC SOILS</w:t>
      </w:r>
    </w:p>
    <w:p w14:paraId="0BE920DE" w14:textId="77777777" w:rsidR="00174C4D" w:rsidRDefault="008F760C" w:rsidP="001C1745">
      <w:pPr>
        <w:spacing w:after="42"/>
        <w:ind w:left="567" w:right="58" w:hanging="580"/>
      </w:pPr>
      <w:r>
        <w:rPr>
          <w:b/>
        </w:rPr>
        <w:t>U</w:t>
      </w:r>
      <w:r w:rsidR="001C1745">
        <w:rPr>
          <w:b/>
        </w:rPr>
        <w:t>D</w:t>
      </w:r>
      <w:r w:rsidR="001C1745">
        <w:rPr>
          <w:b/>
        </w:rPr>
        <w:tab/>
      </w:r>
      <w:r>
        <w:t xml:space="preserve"> </w:t>
      </w:r>
      <w:proofErr w:type="spellStart"/>
      <w:r>
        <w:t>Ultic</w:t>
      </w:r>
      <w:proofErr w:type="spellEnd"/>
      <w:r>
        <w:t xml:space="preserve"> Soils that have a </w:t>
      </w:r>
      <w:r w:rsidRPr="002704A6">
        <w:rPr>
          <w:color w:val="2B579A"/>
          <w:u w:val="single"/>
          <w:shd w:val="clear" w:color="auto" w:fill="E6E6E6"/>
          <w:rPrChange w:id="2493" w:author="Thomas Caspari" w:date="2017-10-12T17:06:00Z">
            <w:rPr>
              <w:color w:val="2B579A"/>
              <w:shd w:val="clear" w:color="auto" w:fill="E6E6E6"/>
            </w:rPr>
          </w:rPrChange>
        </w:rPr>
        <w:t>densipan</w:t>
      </w:r>
      <w:r>
        <w:t xml:space="preserve"> (Ed horizon)</w:t>
      </w:r>
    </w:p>
    <w:p w14:paraId="0BE920DF" w14:textId="77777777" w:rsidR="00174C4D" w:rsidRDefault="001C1745">
      <w:pPr>
        <w:spacing w:after="263" w:line="265" w:lineRule="auto"/>
        <w:ind w:left="10" w:right="57" w:hanging="10"/>
        <w:jc w:val="right"/>
      </w:pPr>
      <w:r>
        <w:rPr>
          <w:b/>
        </w:rPr>
        <w:t>DENSIPAN</w:t>
      </w:r>
      <w:r w:rsidR="008F760C">
        <w:rPr>
          <w:b/>
        </w:rPr>
        <w:t xml:space="preserve"> ULTIC SOILS</w:t>
      </w:r>
    </w:p>
    <w:p w14:paraId="0BE920E0" w14:textId="77777777" w:rsidR="00174C4D" w:rsidRDefault="008F760C">
      <w:pPr>
        <w:spacing w:after="0"/>
        <w:ind w:left="554" w:right="58" w:hanging="567"/>
      </w:pPr>
      <w:r>
        <w:rPr>
          <w:b/>
        </w:rPr>
        <w:t>U</w:t>
      </w:r>
      <w:r w:rsidR="001C1745">
        <w:rPr>
          <w:b/>
        </w:rPr>
        <w:t>E</w:t>
      </w:r>
      <w:r>
        <w:t xml:space="preserve"> </w:t>
      </w:r>
      <w:r w:rsidR="001C1745">
        <w:tab/>
      </w:r>
      <w:r>
        <w:t xml:space="preserve">Other </w:t>
      </w:r>
      <w:proofErr w:type="spellStart"/>
      <w:r>
        <w:t>Ultic</w:t>
      </w:r>
      <w:proofErr w:type="spellEnd"/>
      <w:r>
        <w:t xml:space="preserve"> Soils that have an </w:t>
      </w:r>
      <w:proofErr w:type="spellStart"/>
      <w:r>
        <w:t>Eg</w:t>
      </w:r>
      <w:proofErr w:type="spellEnd"/>
      <w:r>
        <w:t xml:space="preserve"> or Er horizon overlying a firm, clayey B horizon that has prismatic peds with humus and/or clay coatings in some part.</w:t>
      </w:r>
    </w:p>
    <w:p w14:paraId="0BE920E1" w14:textId="77777777" w:rsidR="00174C4D" w:rsidRDefault="001C1745">
      <w:pPr>
        <w:spacing w:after="262" w:line="265" w:lineRule="auto"/>
        <w:ind w:left="10" w:right="57" w:hanging="10"/>
        <w:jc w:val="right"/>
      </w:pPr>
      <w:r>
        <w:rPr>
          <w:b/>
        </w:rPr>
        <w:t>ALBIC</w:t>
      </w:r>
      <w:r w:rsidR="008F760C">
        <w:rPr>
          <w:b/>
        </w:rPr>
        <w:t xml:space="preserve"> ULTIC SOILS</w:t>
      </w:r>
    </w:p>
    <w:p w14:paraId="0BE920E2" w14:textId="24B265A0" w:rsidR="00174C4D" w:rsidRDefault="008F760C" w:rsidP="001C1745">
      <w:pPr>
        <w:spacing w:after="42"/>
        <w:ind w:left="567" w:right="58" w:hanging="580"/>
      </w:pPr>
      <w:r w:rsidRPr="7563AD0B">
        <w:rPr>
          <w:b/>
          <w:bCs/>
        </w:rPr>
        <w:t>U</w:t>
      </w:r>
      <w:r w:rsidR="001C1745" w:rsidRPr="7563AD0B">
        <w:rPr>
          <w:b/>
          <w:bCs/>
        </w:rPr>
        <w:t>P</w:t>
      </w:r>
      <w:r>
        <w:t xml:space="preserve"> </w:t>
      </w:r>
      <w:r>
        <w:tab/>
      </w:r>
      <w:commentRangeStart w:id="2494"/>
      <w:r>
        <w:t xml:space="preserve">Other </w:t>
      </w:r>
      <w:proofErr w:type="spellStart"/>
      <w:r>
        <w:t>Ultic</w:t>
      </w:r>
      <w:proofErr w:type="spellEnd"/>
      <w:r>
        <w:t xml:space="preserve"> Soils that have a </w:t>
      </w:r>
      <w:proofErr w:type="spellStart"/>
      <w:r w:rsidRPr="7563AD0B">
        <w:rPr>
          <w:color w:val="2B579A"/>
          <w:u w:val="single"/>
          <w:shd w:val="clear" w:color="auto" w:fill="E6E6E6"/>
          <w:rPrChange w:id="2495" w:author="Thomas Caspari" w:date="2017-10-12T17:06:00Z">
            <w:rPr>
              <w:color w:val="2B579A"/>
              <w:shd w:val="clear" w:color="auto" w:fill="E6E6E6"/>
            </w:rPr>
          </w:rPrChange>
        </w:rPr>
        <w:t>gley</w:t>
      </w:r>
      <w:proofErr w:type="spellEnd"/>
      <w:r w:rsidRPr="7563AD0B">
        <w:rPr>
          <w:color w:val="2B579A"/>
          <w:u w:val="single"/>
          <w:shd w:val="clear" w:color="auto" w:fill="E6E6E6"/>
          <w:rPrChange w:id="2496" w:author="Thomas Caspari" w:date="2017-10-12T17:06:00Z">
            <w:rPr>
              <w:color w:val="2B579A"/>
              <w:shd w:val="clear" w:color="auto" w:fill="E6E6E6"/>
            </w:rPr>
          </w:rPrChange>
        </w:rPr>
        <w:t xml:space="preserve"> profile form</w:t>
      </w:r>
      <w:r>
        <w:t>.</w:t>
      </w:r>
      <w:commentRangeEnd w:id="2494"/>
      <w:r>
        <w:rPr>
          <w:rStyle w:val="CommentReference"/>
        </w:rPr>
        <w:commentReference w:id="2494"/>
      </w:r>
    </w:p>
    <w:p w14:paraId="0BE920E3" w14:textId="77777777" w:rsidR="00174C4D" w:rsidRDefault="001C1745">
      <w:pPr>
        <w:spacing w:after="286" w:line="265" w:lineRule="auto"/>
        <w:ind w:left="10" w:right="57" w:hanging="10"/>
        <w:jc w:val="right"/>
      </w:pPr>
      <w:r>
        <w:rPr>
          <w:b/>
        </w:rPr>
        <w:t>PERCH-GLEY</w:t>
      </w:r>
      <w:r w:rsidR="008F760C">
        <w:rPr>
          <w:b/>
        </w:rPr>
        <w:t xml:space="preserve"> ULTIC SOILS</w:t>
      </w:r>
    </w:p>
    <w:p w14:paraId="0BE920E4" w14:textId="77777777" w:rsidR="00174C4D" w:rsidRDefault="008F760C" w:rsidP="001C1745">
      <w:pPr>
        <w:spacing w:after="42"/>
        <w:ind w:left="567" w:right="58" w:hanging="580"/>
      </w:pPr>
      <w:r>
        <w:rPr>
          <w:b/>
        </w:rPr>
        <w:t>US</w:t>
      </w:r>
      <w:r>
        <w:t xml:space="preserve"> </w:t>
      </w:r>
      <w:r w:rsidR="001C1745">
        <w:tab/>
      </w:r>
      <w:r>
        <w:t xml:space="preserve">Other </w:t>
      </w:r>
      <w:proofErr w:type="spellStart"/>
      <w:r>
        <w:t>Ultic</w:t>
      </w:r>
      <w:proofErr w:type="spellEnd"/>
      <w:r>
        <w:t xml:space="preserve"> soils with more than 60% sand in the B horizon.</w:t>
      </w:r>
    </w:p>
    <w:p w14:paraId="0BE920E5" w14:textId="77777777" w:rsidR="00174C4D" w:rsidRDefault="001C1745">
      <w:pPr>
        <w:spacing w:after="262" w:line="265" w:lineRule="auto"/>
        <w:ind w:left="10" w:right="57" w:hanging="10"/>
        <w:jc w:val="right"/>
      </w:pPr>
      <w:r>
        <w:rPr>
          <w:b/>
        </w:rPr>
        <w:t>SANDY</w:t>
      </w:r>
      <w:r w:rsidR="008F760C">
        <w:rPr>
          <w:b/>
        </w:rPr>
        <w:t xml:space="preserve"> ULTIC SOILS</w:t>
      </w:r>
    </w:p>
    <w:p w14:paraId="0BE920E6" w14:textId="77777777" w:rsidR="001C1745" w:rsidRDefault="008F760C" w:rsidP="001C1745">
      <w:pPr>
        <w:spacing w:after="0" w:line="265" w:lineRule="auto"/>
        <w:ind w:left="567" w:right="57" w:hanging="567"/>
        <w:jc w:val="left"/>
      </w:pPr>
      <w:r>
        <w:rPr>
          <w:b/>
        </w:rPr>
        <w:t>U</w:t>
      </w:r>
      <w:r w:rsidR="001C1745">
        <w:rPr>
          <w:b/>
        </w:rPr>
        <w:t>Y</w:t>
      </w:r>
      <w:r>
        <w:t xml:space="preserve"> </w:t>
      </w:r>
      <w:r w:rsidR="001C1745">
        <w:tab/>
      </w:r>
      <w:r>
        <w:t xml:space="preserve">Other </w:t>
      </w:r>
      <w:proofErr w:type="spellStart"/>
      <w:r>
        <w:t>Ultic</w:t>
      </w:r>
      <w:proofErr w:type="spellEnd"/>
      <w:r>
        <w:t xml:space="preserve"> Soils. </w:t>
      </w:r>
    </w:p>
    <w:p w14:paraId="0BE920E7" w14:textId="77777777" w:rsidR="00174C4D" w:rsidRDefault="001C1745" w:rsidP="001C1745">
      <w:pPr>
        <w:spacing w:after="0" w:line="265" w:lineRule="auto"/>
        <w:ind w:left="10" w:right="57" w:hanging="10"/>
        <w:jc w:val="right"/>
      </w:pPr>
      <w:r>
        <w:rPr>
          <w:b/>
        </w:rPr>
        <w:t>YE</w:t>
      </w:r>
      <w:r w:rsidR="008F760C">
        <w:rPr>
          <w:b/>
        </w:rPr>
        <w:t>LLOW ULTIC SOILS</w:t>
      </w:r>
    </w:p>
    <w:p w14:paraId="0BE920E8" w14:textId="77777777" w:rsidR="00174C4D" w:rsidRDefault="008F760C">
      <w:pPr>
        <w:spacing w:after="536"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7F" wp14:editId="0BE92280">
                <wp:extent cx="5651770" cy="68094"/>
                <wp:effectExtent l="0" t="0" r="25400" b="0"/>
                <wp:docPr id="122153" name="Group 122153"/>
                <wp:cNvGraphicFramePr/>
                <a:graphic xmlns:a="http://schemas.openxmlformats.org/drawingml/2006/main">
                  <a:graphicData uri="http://schemas.microsoft.com/office/word/2010/wordprocessingGroup">
                    <wpg:wgp>
                      <wpg:cNvGrpSpPr/>
                      <wpg:grpSpPr>
                        <a:xfrm>
                          <a:off x="0" y="0"/>
                          <a:ext cx="5651770" cy="68094"/>
                          <a:chOff x="0" y="0"/>
                          <a:chExt cx="5400040" cy="6350"/>
                        </a:xfrm>
                      </wpg:grpSpPr>
                      <wps:wsp>
                        <wps:cNvPr id="12674" name="Shape 12674"/>
                        <wps:cNvSpPr/>
                        <wps:spPr>
                          <a:xfrm>
                            <a:off x="0" y="0"/>
                            <a:ext cx="5400040" cy="0"/>
                          </a:xfrm>
                          <a:custGeom>
                            <a:avLst/>
                            <a:gdLst/>
                            <a:ahLst/>
                            <a:cxnLst/>
                            <a:rect l="0" t="0" r="0" b="0"/>
                            <a:pathLst>
                              <a:path w="5400040">
                                <a:moveTo>
                                  <a:pt x="0" y="0"/>
                                </a:moveTo>
                                <a:lnTo>
                                  <a:pt x="540004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F640B8D" id="Group 122153" o:spid="_x0000_s1026" style="width:445pt;height:5.35pt;mso-position-horizontal-relative:char;mso-position-vertical-relative:line" coordsize="54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">
                <v:shape id="Shape 1267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" path="m,l5400040,e" filled="f" strokecolor="#181717" strokeweight=".5pt">
                  <v:stroke miterlimit="1" joinstyle="miter"/>
                  <v:path arrowok="t" textboxrect="0,0,5400040,0"/>
                </v:shape>
                <w10:anchorlock/>
              </v:group>
            </w:pict>
          </mc:Fallback>
        </mc:AlternateContent>
      </w:r>
    </w:p>
    <w:p w14:paraId="0BE920E9" w14:textId="77777777" w:rsidR="00174C4D" w:rsidRDefault="001C1745">
      <w:pPr>
        <w:pStyle w:val="Heading3"/>
        <w:spacing w:after="363"/>
        <w:ind w:left="-2" w:right="58"/>
      </w:pPr>
      <w:r>
        <w:t>KEY TO SUBGROUPS OF</w:t>
      </w:r>
      <w:r w:rsidR="008F760C">
        <w:t xml:space="preserve"> ULTIC SOILS</w:t>
      </w:r>
    </w:p>
    <w:p w14:paraId="0BE920EA" w14:textId="77777777" w:rsidR="00174C4D" w:rsidRDefault="008F760C" w:rsidP="001C1745">
      <w:pPr>
        <w:spacing w:after="139"/>
        <w:ind w:left="567" w:right="58" w:hanging="580"/>
      </w:pPr>
      <w:r>
        <w:rPr>
          <w:b/>
        </w:rPr>
        <w:t>U</w:t>
      </w:r>
      <w:r w:rsidR="001C1745">
        <w:rPr>
          <w:b/>
        </w:rPr>
        <w:t>D</w:t>
      </w:r>
      <w:r w:rsidR="001C1745">
        <w:rPr>
          <w:b/>
        </w:rPr>
        <w:tab/>
      </w:r>
      <w:r>
        <w:t>DENSIPAN ULTIC SOILS</w:t>
      </w:r>
    </w:p>
    <w:p w14:paraId="0BE920EB" w14:textId="77777777" w:rsidR="00174C4D" w:rsidRDefault="008F760C" w:rsidP="001C1745">
      <w:pPr>
        <w:ind w:left="554" w:right="58" w:hanging="3"/>
      </w:pPr>
      <w:r>
        <w:t xml:space="preserve">Densipan </w:t>
      </w:r>
      <w:proofErr w:type="spellStart"/>
      <w:r>
        <w:t>Ultic</w:t>
      </w:r>
      <w:proofErr w:type="spellEnd"/>
      <w:r>
        <w:t xml:space="preserve"> Soils have a high density but uncemented pan at shallow depth which severely limits root penetration and water movement. Surface soil horizons are seasonally </w:t>
      </w:r>
      <w:proofErr w:type="gramStart"/>
      <w:r>
        <w:t>wet</w:t>
      </w:r>
      <w:proofErr w:type="gramEnd"/>
      <w:r>
        <w:t xml:space="preserve"> and the soil is very susceptible to livestock treading damage.</w:t>
      </w:r>
    </w:p>
    <w:p w14:paraId="0BE920EC" w14:textId="77777777" w:rsidR="001C1745" w:rsidRDefault="008F760C" w:rsidP="00F975D8">
      <w:pPr>
        <w:spacing w:after="0" w:line="250" w:lineRule="auto"/>
        <w:ind w:left="1418" w:right="57" w:hanging="868"/>
        <w:jc w:val="left"/>
      </w:pPr>
      <w:r>
        <w:rPr>
          <w:b/>
        </w:rPr>
        <w:t>U</w:t>
      </w:r>
      <w:r w:rsidR="001C1745">
        <w:rPr>
          <w:b/>
        </w:rPr>
        <w:t>DP</w:t>
      </w:r>
      <w:r>
        <w:t xml:space="preserve"> </w:t>
      </w:r>
      <w:r>
        <w:tab/>
        <w:t xml:space="preserve">Soils that have a </w:t>
      </w:r>
      <w:proofErr w:type="spellStart"/>
      <w:r w:rsidRPr="002704A6">
        <w:rPr>
          <w:color w:val="2B579A"/>
          <w:u w:val="single"/>
          <w:shd w:val="clear" w:color="auto" w:fill="E6E6E6"/>
          <w:rPrChange w:id="2497" w:author="Thomas Caspari" w:date="2017-10-12T17:07:00Z">
            <w:rPr>
              <w:color w:val="2B579A"/>
              <w:shd w:val="clear" w:color="auto" w:fill="E6E6E6"/>
            </w:rPr>
          </w:rPrChange>
        </w:rPr>
        <w:t>reductimorphic</w:t>
      </w:r>
      <w:proofErr w:type="spellEnd"/>
      <w:r w:rsidRPr="002704A6">
        <w:rPr>
          <w:color w:val="2B579A"/>
          <w:u w:val="single"/>
          <w:shd w:val="clear" w:color="auto" w:fill="E6E6E6"/>
          <w:rPrChange w:id="2498" w:author="Thomas Caspari" w:date="2017-10-12T17:07:00Z">
            <w:rPr>
              <w:color w:val="2B579A"/>
              <w:shd w:val="clear" w:color="auto" w:fill="E6E6E6"/>
            </w:rPr>
          </w:rPrChange>
        </w:rPr>
        <w:t xml:space="preserve"> horizon</w:t>
      </w:r>
      <w:r>
        <w:t xml:space="preserve"> below the </w:t>
      </w:r>
      <w:r w:rsidRPr="002704A6">
        <w:rPr>
          <w:color w:val="2B579A"/>
          <w:u w:val="single"/>
          <w:shd w:val="clear" w:color="auto" w:fill="E6E6E6"/>
          <w:rPrChange w:id="2499" w:author="Thomas Caspari" w:date="2017-10-12T17:07:00Z">
            <w:rPr>
              <w:color w:val="2B579A"/>
              <w:shd w:val="clear" w:color="auto" w:fill="E6E6E6"/>
            </w:rPr>
          </w:rPrChange>
        </w:rPr>
        <w:t>densipan</w:t>
      </w:r>
      <w:r>
        <w:t xml:space="preserve">. </w:t>
      </w:r>
    </w:p>
    <w:p w14:paraId="0BE920ED" w14:textId="77777777" w:rsidR="00174C4D" w:rsidRDefault="001C1745">
      <w:pPr>
        <w:spacing w:after="274" w:line="250" w:lineRule="auto"/>
        <w:ind w:left="561" w:right="56" w:hanging="10"/>
        <w:jc w:val="right"/>
      </w:pPr>
      <w:r>
        <w:rPr>
          <w:b/>
        </w:rPr>
        <w:t>P</w:t>
      </w:r>
      <w:r w:rsidR="008F760C">
        <w:rPr>
          <w:b/>
        </w:rPr>
        <w:t>erch-</w:t>
      </w:r>
      <w:proofErr w:type="spellStart"/>
      <w:r w:rsidR="008F760C">
        <w:rPr>
          <w:b/>
        </w:rPr>
        <w:t>gleyed</w:t>
      </w:r>
      <w:proofErr w:type="spellEnd"/>
      <w:r w:rsidR="008F760C">
        <w:rPr>
          <w:b/>
        </w:rPr>
        <w:t xml:space="preserve"> </w:t>
      </w:r>
      <w:r>
        <w:rPr>
          <w:b/>
        </w:rPr>
        <w:t>D</w:t>
      </w:r>
      <w:r w:rsidR="008F760C">
        <w:rPr>
          <w:b/>
        </w:rPr>
        <w:t xml:space="preserve">ensipan </w:t>
      </w:r>
      <w:proofErr w:type="spellStart"/>
      <w:r w:rsidR="008F760C">
        <w:rPr>
          <w:b/>
        </w:rPr>
        <w:t>Ultic</w:t>
      </w:r>
      <w:proofErr w:type="spellEnd"/>
      <w:r w:rsidR="008F760C">
        <w:rPr>
          <w:b/>
        </w:rPr>
        <w:t xml:space="preserve"> Soils</w:t>
      </w:r>
    </w:p>
    <w:p w14:paraId="0BE920EE" w14:textId="77777777" w:rsidR="00174C4D" w:rsidRDefault="008F760C">
      <w:pPr>
        <w:spacing w:after="0"/>
        <w:ind w:left="1418" w:right="58" w:hanging="851"/>
      </w:pPr>
      <w:r>
        <w:rPr>
          <w:b/>
        </w:rPr>
        <w:t>U</w:t>
      </w:r>
      <w:r w:rsidR="001C1745">
        <w:rPr>
          <w:b/>
        </w:rPr>
        <w:t>D</w:t>
      </w:r>
      <w:r>
        <w:rPr>
          <w:b/>
        </w:rPr>
        <w:t>M</w:t>
      </w:r>
      <w:r>
        <w:t xml:space="preserve"> </w:t>
      </w:r>
      <w:r w:rsidR="001C1745">
        <w:tab/>
      </w:r>
      <w:r>
        <w:t xml:space="preserve">Other soils that have a </w:t>
      </w:r>
      <w:r w:rsidRPr="002704A6">
        <w:rPr>
          <w:color w:val="2B579A"/>
          <w:u w:val="single"/>
          <w:shd w:val="clear" w:color="auto" w:fill="E6E6E6"/>
          <w:rPrChange w:id="2500" w:author="Thomas Caspari" w:date="2017-10-12T17:07:00Z">
            <w:rPr>
              <w:color w:val="2B579A"/>
              <w:shd w:val="clear" w:color="auto" w:fill="E6E6E6"/>
            </w:rPr>
          </w:rPrChange>
        </w:rPr>
        <w:t>redox-mottled horizon</w:t>
      </w:r>
      <w:r>
        <w:t xml:space="preserve"> immediately underlying the </w:t>
      </w:r>
      <w:r w:rsidRPr="002704A6">
        <w:rPr>
          <w:color w:val="2B579A"/>
          <w:u w:val="single"/>
          <w:shd w:val="clear" w:color="auto" w:fill="E6E6E6"/>
          <w:rPrChange w:id="2501" w:author="Thomas Caspari" w:date="2017-10-12T17:07:00Z">
            <w:rPr>
              <w:color w:val="2B579A"/>
              <w:shd w:val="clear" w:color="auto" w:fill="E6E6E6"/>
            </w:rPr>
          </w:rPrChange>
        </w:rPr>
        <w:t>densipan</w:t>
      </w:r>
      <w:r>
        <w:t>.</w:t>
      </w:r>
    </w:p>
    <w:p w14:paraId="0BE920EF" w14:textId="77777777" w:rsidR="00174C4D" w:rsidRDefault="008F760C">
      <w:pPr>
        <w:spacing w:after="286" w:line="265" w:lineRule="auto"/>
        <w:ind w:left="10" w:right="57" w:hanging="10"/>
        <w:jc w:val="right"/>
      </w:pPr>
      <w:r>
        <w:rPr>
          <w:b/>
        </w:rPr>
        <w:lastRenderedPageBreak/>
        <w:t xml:space="preserve">Mottled </w:t>
      </w:r>
      <w:r w:rsidR="00F975D8">
        <w:rPr>
          <w:b/>
        </w:rPr>
        <w:t>D</w:t>
      </w:r>
      <w:r>
        <w:rPr>
          <w:b/>
        </w:rPr>
        <w:t xml:space="preserve">ensipan </w:t>
      </w:r>
      <w:proofErr w:type="spellStart"/>
      <w:r>
        <w:rPr>
          <w:b/>
        </w:rPr>
        <w:t>Ultic</w:t>
      </w:r>
      <w:proofErr w:type="spellEnd"/>
      <w:r>
        <w:rPr>
          <w:b/>
        </w:rPr>
        <w:t xml:space="preserve"> Soils</w:t>
      </w:r>
    </w:p>
    <w:p w14:paraId="0BE920F0" w14:textId="77777777" w:rsidR="00174C4D" w:rsidRDefault="008F760C" w:rsidP="00F975D8">
      <w:pPr>
        <w:ind w:left="567" w:right="58" w:hanging="576"/>
      </w:pPr>
      <w:r>
        <w:rPr>
          <w:b/>
        </w:rPr>
        <w:t>U</w:t>
      </w:r>
      <w:r w:rsidR="00F975D8">
        <w:rPr>
          <w:b/>
        </w:rPr>
        <w:t>E</w:t>
      </w:r>
      <w:r w:rsidR="00F975D8">
        <w:rPr>
          <w:b/>
        </w:rPr>
        <w:tab/>
      </w:r>
      <w:r>
        <w:t>ALBIC ULTIC SOILS</w:t>
      </w:r>
    </w:p>
    <w:p w14:paraId="0BE920F1" w14:textId="718FD524" w:rsidR="00174C4D" w:rsidRDefault="008F760C">
      <w:pPr>
        <w:ind w:left="554" w:right="58" w:hanging="567"/>
      </w:pPr>
      <w:r>
        <w:t xml:space="preserve"> </w:t>
      </w:r>
      <w:r w:rsidR="00F975D8">
        <w:tab/>
      </w:r>
      <w:r>
        <w:t xml:space="preserve">Albic </w:t>
      </w:r>
      <w:proofErr w:type="spellStart"/>
      <w:r>
        <w:t>Ultic</w:t>
      </w:r>
      <w:proofErr w:type="spellEnd"/>
      <w:r>
        <w:t xml:space="preserve"> Soils have an E</w:t>
      </w:r>
      <w:r w:rsidR="002704A6">
        <w:t xml:space="preserve"> </w:t>
      </w:r>
      <w:r>
        <w:t xml:space="preserve">horizon immediately beneath the topsoil. The surface soil horizons are seasonally </w:t>
      </w:r>
      <w:proofErr w:type="gramStart"/>
      <w:r>
        <w:t>wet</w:t>
      </w:r>
      <w:proofErr w:type="gramEnd"/>
      <w:r>
        <w:t xml:space="preserve"> and the soil is very susceptible to damage from livestock treading.</w:t>
      </w:r>
    </w:p>
    <w:p w14:paraId="0BE920F2" w14:textId="6E4D286C" w:rsidR="00F975D8" w:rsidRDefault="008F760C" w:rsidP="00F975D8">
      <w:pPr>
        <w:spacing w:after="0" w:line="252" w:lineRule="auto"/>
        <w:ind w:left="1418" w:right="57" w:hanging="851"/>
      </w:pPr>
      <w:r>
        <w:rPr>
          <w:b/>
        </w:rPr>
        <w:t>U</w:t>
      </w:r>
      <w:r w:rsidR="00F975D8">
        <w:rPr>
          <w:b/>
        </w:rPr>
        <w:t>EP</w:t>
      </w:r>
      <w:r>
        <w:t xml:space="preserve"> </w:t>
      </w:r>
      <w:r w:rsidR="00F975D8">
        <w:tab/>
      </w:r>
      <w:r>
        <w:t xml:space="preserve">Soils that have a </w:t>
      </w:r>
      <w:proofErr w:type="spellStart"/>
      <w:r w:rsidRPr="002704A6">
        <w:rPr>
          <w:color w:val="2B579A"/>
          <w:u w:val="single"/>
          <w:shd w:val="clear" w:color="auto" w:fill="E6E6E6"/>
          <w:rPrChange w:id="2502" w:author="Thomas Caspari" w:date="2017-10-12T17:07:00Z">
            <w:rPr>
              <w:color w:val="2B579A"/>
              <w:shd w:val="clear" w:color="auto" w:fill="E6E6E6"/>
            </w:rPr>
          </w:rPrChange>
        </w:rPr>
        <w:t>reductimorphic</w:t>
      </w:r>
      <w:proofErr w:type="spellEnd"/>
      <w:r w:rsidRPr="002704A6">
        <w:rPr>
          <w:color w:val="2B579A"/>
          <w:u w:val="single"/>
          <w:shd w:val="clear" w:color="auto" w:fill="E6E6E6"/>
          <w:rPrChange w:id="2503" w:author="Thomas Caspari" w:date="2017-10-12T17:07:00Z">
            <w:rPr>
              <w:color w:val="2B579A"/>
              <w:shd w:val="clear" w:color="auto" w:fill="E6E6E6"/>
            </w:rPr>
          </w:rPrChange>
        </w:rPr>
        <w:t xml:space="preserve"> horizon</w:t>
      </w:r>
      <w:r>
        <w:t xml:space="preserve"> below the E</w:t>
      </w:r>
      <w:r w:rsidR="002704A6">
        <w:t xml:space="preserve"> </w:t>
      </w:r>
      <w:r>
        <w:t xml:space="preserve">horizon. </w:t>
      </w:r>
    </w:p>
    <w:p w14:paraId="0BE920F3" w14:textId="77777777" w:rsidR="00174C4D" w:rsidRDefault="00F975D8" w:rsidP="00F975D8">
      <w:pPr>
        <w:ind w:left="1417" w:right="58" w:hanging="851"/>
        <w:jc w:val="right"/>
      </w:pPr>
      <w:r>
        <w:rPr>
          <w:b/>
        </w:rPr>
        <w:t>P</w:t>
      </w:r>
      <w:r w:rsidR="008F760C">
        <w:rPr>
          <w:b/>
        </w:rPr>
        <w:t>erch-</w:t>
      </w:r>
      <w:proofErr w:type="spellStart"/>
      <w:r w:rsidR="008F760C">
        <w:rPr>
          <w:b/>
        </w:rPr>
        <w:t>gleyed</w:t>
      </w:r>
      <w:proofErr w:type="spellEnd"/>
      <w:r w:rsidR="008F760C">
        <w:rPr>
          <w:b/>
        </w:rPr>
        <w:t xml:space="preserve"> </w:t>
      </w:r>
      <w:r>
        <w:rPr>
          <w:b/>
        </w:rPr>
        <w:t>A</w:t>
      </w:r>
      <w:r w:rsidR="008F760C">
        <w:rPr>
          <w:b/>
        </w:rPr>
        <w:t xml:space="preserve">lbic </w:t>
      </w:r>
      <w:proofErr w:type="spellStart"/>
      <w:r w:rsidR="008F760C">
        <w:rPr>
          <w:b/>
        </w:rPr>
        <w:t>Ultic</w:t>
      </w:r>
      <w:proofErr w:type="spellEnd"/>
      <w:r w:rsidR="008F760C">
        <w:rPr>
          <w:b/>
        </w:rPr>
        <w:t xml:space="preserve"> Soils</w:t>
      </w:r>
    </w:p>
    <w:p w14:paraId="0BE920F4" w14:textId="77777777" w:rsidR="00174C4D" w:rsidRDefault="008F760C">
      <w:pPr>
        <w:spacing w:after="0"/>
        <w:ind w:left="1417" w:right="58" w:hanging="851"/>
      </w:pPr>
      <w:r>
        <w:rPr>
          <w:b/>
        </w:rPr>
        <w:t>U</w:t>
      </w:r>
      <w:r w:rsidR="00F975D8">
        <w:rPr>
          <w:b/>
        </w:rPr>
        <w:t>E</w:t>
      </w:r>
      <w:r>
        <w:rPr>
          <w:b/>
        </w:rPr>
        <w:t>M</w:t>
      </w:r>
      <w:r>
        <w:t xml:space="preserve"> </w:t>
      </w:r>
      <w:r w:rsidR="00F975D8">
        <w:tab/>
      </w:r>
      <w:r>
        <w:t xml:space="preserve">Other soils that have a </w:t>
      </w:r>
      <w:r w:rsidRPr="002704A6">
        <w:rPr>
          <w:color w:val="2B579A"/>
          <w:u w:val="single"/>
          <w:shd w:val="clear" w:color="auto" w:fill="E6E6E6"/>
          <w:rPrChange w:id="2504" w:author="Thomas Caspari" w:date="2017-10-12T17:07:00Z">
            <w:rPr>
              <w:color w:val="2B579A"/>
              <w:shd w:val="clear" w:color="auto" w:fill="E6E6E6"/>
            </w:rPr>
          </w:rPrChange>
        </w:rPr>
        <w:t>redox-mottled horizon</w:t>
      </w:r>
      <w:r>
        <w:t xml:space="preserve"> below the E horizon.</w:t>
      </w:r>
    </w:p>
    <w:p w14:paraId="0BE920F5" w14:textId="77777777" w:rsidR="00174C4D" w:rsidRDefault="008F760C">
      <w:pPr>
        <w:spacing w:after="286" w:line="265" w:lineRule="auto"/>
        <w:ind w:left="10" w:right="57" w:hanging="10"/>
        <w:jc w:val="right"/>
      </w:pPr>
      <w:r>
        <w:rPr>
          <w:b/>
        </w:rPr>
        <w:t xml:space="preserve">Mottled </w:t>
      </w:r>
      <w:r w:rsidR="00F975D8">
        <w:rPr>
          <w:b/>
        </w:rPr>
        <w:t>A</w:t>
      </w:r>
      <w:r>
        <w:rPr>
          <w:b/>
        </w:rPr>
        <w:t xml:space="preserve">lbic </w:t>
      </w:r>
      <w:proofErr w:type="spellStart"/>
      <w:r>
        <w:rPr>
          <w:b/>
        </w:rPr>
        <w:t>Ultic</w:t>
      </w:r>
      <w:proofErr w:type="spellEnd"/>
      <w:r>
        <w:rPr>
          <w:b/>
        </w:rPr>
        <w:t xml:space="preserve"> Soils</w:t>
      </w:r>
    </w:p>
    <w:p w14:paraId="0BE920F6" w14:textId="77777777" w:rsidR="00174C4D" w:rsidRDefault="008F760C" w:rsidP="00F975D8">
      <w:pPr>
        <w:tabs>
          <w:tab w:val="center" w:pos="833"/>
          <w:tab w:val="center" w:pos="2073"/>
        </w:tabs>
        <w:spacing w:after="9"/>
        <w:ind w:left="1418" w:hanging="1418"/>
        <w:jc w:val="left"/>
      </w:pPr>
      <w:r>
        <w:rPr>
          <w:rFonts w:ascii="Calibri" w:eastAsia="Calibri" w:hAnsi="Calibri" w:cs="Calibri"/>
          <w:color w:val="000000"/>
          <w:sz w:val="22"/>
        </w:rPr>
        <w:tab/>
      </w:r>
      <w:r>
        <w:rPr>
          <w:b/>
        </w:rPr>
        <w:t>U</w:t>
      </w:r>
      <w:r w:rsidR="00F975D8">
        <w:rPr>
          <w:b/>
        </w:rPr>
        <w:t>EY</w:t>
      </w:r>
      <w:r w:rsidR="00F975D8">
        <w:t xml:space="preserve"> </w:t>
      </w:r>
      <w:r w:rsidR="00F975D8">
        <w:tab/>
      </w:r>
      <w:r>
        <w:t>Other soils.</w:t>
      </w:r>
    </w:p>
    <w:p w14:paraId="0BE920F7" w14:textId="77777777" w:rsidR="00174C4D" w:rsidRDefault="00F975D8">
      <w:pPr>
        <w:spacing w:after="890" w:line="265" w:lineRule="auto"/>
        <w:ind w:left="10" w:right="57" w:hanging="10"/>
        <w:jc w:val="right"/>
      </w:pPr>
      <w:r>
        <w:rPr>
          <w:b/>
        </w:rPr>
        <w:t>Y</w:t>
      </w:r>
      <w:r w:rsidR="008F760C">
        <w:rPr>
          <w:b/>
        </w:rPr>
        <w:t xml:space="preserve">ellow </w:t>
      </w:r>
      <w:r>
        <w:rPr>
          <w:b/>
        </w:rPr>
        <w:t>A</w:t>
      </w:r>
      <w:r w:rsidR="008F760C">
        <w:rPr>
          <w:b/>
        </w:rPr>
        <w:t xml:space="preserve">lbic </w:t>
      </w:r>
      <w:proofErr w:type="spellStart"/>
      <w:r w:rsidR="008F760C">
        <w:rPr>
          <w:b/>
        </w:rPr>
        <w:t>Ultic</w:t>
      </w:r>
      <w:proofErr w:type="spellEnd"/>
      <w:r w:rsidR="008F760C">
        <w:rPr>
          <w:b/>
        </w:rPr>
        <w:t xml:space="preserve"> Soils</w:t>
      </w:r>
    </w:p>
    <w:p w14:paraId="0BE920F8" w14:textId="77777777" w:rsidR="00174C4D" w:rsidRDefault="008F760C" w:rsidP="003F0368">
      <w:pPr>
        <w:ind w:left="567" w:right="58" w:hanging="580"/>
      </w:pPr>
      <w:r>
        <w:rPr>
          <w:b/>
        </w:rPr>
        <w:t>U</w:t>
      </w:r>
      <w:r w:rsidR="003F0368">
        <w:rPr>
          <w:b/>
        </w:rPr>
        <w:t>P</w:t>
      </w:r>
      <w:r>
        <w:t xml:space="preserve"> </w:t>
      </w:r>
      <w:r w:rsidR="003F0368">
        <w:tab/>
      </w:r>
      <w:r>
        <w:t>PERCH-GLEY ULTIC SOILS</w:t>
      </w:r>
    </w:p>
    <w:p w14:paraId="0BE920F9" w14:textId="1D70002B" w:rsidR="00174C4D" w:rsidRDefault="008F760C" w:rsidP="6F135264">
      <w:pPr>
        <w:ind w:left="554" w:right="58" w:hanging="567"/>
      </w:pPr>
      <w:r>
        <w:t xml:space="preserve"> </w:t>
      </w:r>
      <w:r>
        <w:tab/>
        <w:t>Perch-</w:t>
      </w:r>
      <w:proofErr w:type="spellStart"/>
      <w:r>
        <w:t>gley</w:t>
      </w:r>
      <w:proofErr w:type="spellEnd"/>
      <w:r>
        <w:t xml:space="preserve"> </w:t>
      </w:r>
      <w:proofErr w:type="spellStart"/>
      <w:r>
        <w:t>Ultic</w:t>
      </w:r>
      <w:proofErr w:type="spellEnd"/>
      <w:r>
        <w:t xml:space="preserve"> Soils have seasonal wetness close to the soil surface, indicated by grey colours in horizons immediately beneath the topsoil. </w:t>
      </w:r>
      <w:ins w:id="2505" w:author="Kirstin Deuss" w:date="2024-11-12T04:46:00Z">
        <w:r w:rsidR="2EDBD465">
          <w:t>The wetness is caused by perching on a clayey</w:t>
        </w:r>
      </w:ins>
      <w:ins w:id="2506" w:author="Andre Eger [2]" w:date="2024-11-13T15:02:00Z" w16du:dateUtc="2024-11-13T02:02:00Z">
        <w:r w:rsidR="00EF5CCD">
          <w:t>,</w:t>
        </w:r>
      </w:ins>
      <w:ins w:id="2507" w:author="Kirstin Deuss" w:date="2024-11-12T04:46:00Z">
        <w:r w:rsidR="2EDBD465">
          <w:t xml:space="preserve"> </w:t>
        </w:r>
        <w:r w:rsidR="2EDBD465" w:rsidRPr="6F135264">
          <w:rPr>
            <w:color w:val="2B579A"/>
            <w:u w:val="single"/>
          </w:rPr>
          <w:t>slowly permeable layer</w:t>
        </w:r>
        <w:r w:rsidR="2EDBD465">
          <w:t xml:space="preserve">, although a groundwater table may also occur. </w:t>
        </w:r>
      </w:ins>
      <w:r w:rsidDel="008F760C">
        <w:t>The topsoil is clayey</w:t>
      </w:r>
      <w:del w:id="2508" w:author="Andre Eger" w:date="2024-07-16T00:10:00Z">
        <w:r w:rsidDel="008F760C">
          <w:delText xml:space="preserve"> and strongly buffered</w:delText>
        </w:r>
      </w:del>
      <w:r>
        <w:t xml:space="preserve">. </w:t>
      </w:r>
      <w:del w:id="2509" w:author="Kirstin Deuss" w:date="2024-11-12T04:46:00Z">
        <w:r w:rsidDel="008F760C">
          <w:delText xml:space="preserve">The wetness is caused by perching on a clayey </w:delText>
        </w:r>
        <w:r w:rsidRPr="6F135264" w:rsidDel="008F760C">
          <w:rPr>
            <w:color w:val="2B579A"/>
            <w:u w:val="single"/>
            <w:rPrChange w:id="2510" w:author="Thomas Caspari" w:date="2017-10-12T16:39:00Z">
              <w:rPr>
                <w:color w:val="2B579A"/>
              </w:rPr>
            </w:rPrChange>
          </w:rPr>
          <w:delText>slowly permeable layer</w:delText>
        </w:r>
        <w:r w:rsidDel="008F760C">
          <w:delText>, although a groundwater</w:delText>
        </w:r>
      </w:del>
      <w:ins w:id="2511" w:author="Andre Eger" w:date="2024-07-16T00:10:00Z">
        <w:r w:rsidR="5B64EAEB">
          <w:t xml:space="preserve"> </w:t>
        </w:r>
      </w:ins>
      <w:del w:id="2512" w:author="Kirstin Deuss" w:date="2024-11-12T04:46:00Z">
        <w:r w:rsidDel="008F760C">
          <w:delText>table may also occur.</w:delText>
        </w:r>
      </w:del>
    </w:p>
    <w:p w14:paraId="0BE920FA" w14:textId="77777777" w:rsidR="00174C4D" w:rsidRDefault="008F760C" w:rsidP="003F0368">
      <w:pPr>
        <w:tabs>
          <w:tab w:val="center" w:pos="826"/>
          <w:tab w:val="center" w:pos="4437"/>
        </w:tabs>
        <w:spacing w:after="41"/>
        <w:ind w:left="1418" w:hanging="1418"/>
        <w:jc w:val="left"/>
      </w:pPr>
      <w:r>
        <w:rPr>
          <w:rFonts w:ascii="Calibri" w:eastAsia="Calibri" w:hAnsi="Calibri" w:cs="Calibri"/>
          <w:color w:val="000000"/>
          <w:sz w:val="22"/>
        </w:rPr>
        <w:tab/>
      </w:r>
      <w:r>
        <w:rPr>
          <w:b/>
        </w:rPr>
        <w:t>U</w:t>
      </w:r>
      <w:r w:rsidR="003F0368">
        <w:rPr>
          <w:b/>
        </w:rPr>
        <w:t>P</w:t>
      </w:r>
      <w:r>
        <w:rPr>
          <w:b/>
        </w:rPr>
        <w:t>S</w:t>
      </w:r>
      <w:r>
        <w:t xml:space="preserve"> </w:t>
      </w:r>
      <w:r w:rsidR="003F0368">
        <w:tab/>
      </w:r>
      <w:r>
        <w:t>Soils that have more than 60% sand in the B horizon.</w:t>
      </w:r>
    </w:p>
    <w:p w14:paraId="0BE920FB" w14:textId="77777777" w:rsidR="00174C4D" w:rsidRDefault="008F760C">
      <w:pPr>
        <w:spacing w:after="286" w:line="265" w:lineRule="auto"/>
        <w:ind w:left="10" w:right="57" w:hanging="10"/>
        <w:jc w:val="right"/>
      </w:pPr>
      <w:r>
        <w:rPr>
          <w:b/>
        </w:rPr>
        <w:t xml:space="preserve">Sandy </w:t>
      </w:r>
      <w:r w:rsidR="003F0368">
        <w:rPr>
          <w:b/>
        </w:rPr>
        <w:t>P</w:t>
      </w:r>
      <w:r>
        <w:rPr>
          <w:b/>
        </w:rPr>
        <w:t>erch-</w:t>
      </w:r>
      <w:proofErr w:type="spellStart"/>
      <w:r>
        <w:rPr>
          <w:b/>
        </w:rPr>
        <w:t>gley</w:t>
      </w:r>
      <w:proofErr w:type="spellEnd"/>
      <w:r>
        <w:rPr>
          <w:b/>
        </w:rPr>
        <w:t xml:space="preserve"> </w:t>
      </w:r>
      <w:proofErr w:type="spellStart"/>
      <w:r>
        <w:rPr>
          <w:b/>
        </w:rPr>
        <w:t>Ultic</w:t>
      </w:r>
      <w:proofErr w:type="spellEnd"/>
      <w:r>
        <w:rPr>
          <w:b/>
        </w:rPr>
        <w:t xml:space="preserve"> Soils</w:t>
      </w:r>
    </w:p>
    <w:p w14:paraId="0BE920FC" w14:textId="77777777" w:rsidR="00174C4D" w:rsidRDefault="008F760C">
      <w:pPr>
        <w:spacing w:after="0"/>
        <w:ind w:left="1417" w:right="58" w:hanging="851"/>
      </w:pPr>
      <w:r>
        <w:rPr>
          <w:b/>
        </w:rPr>
        <w:t>U</w:t>
      </w:r>
      <w:r w:rsidR="003F0368">
        <w:rPr>
          <w:b/>
        </w:rPr>
        <w:t>P</w:t>
      </w:r>
      <w:r>
        <w:rPr>
          <w:b/>
        </w:rPr>
        <w:t>T</w:t>
      </w:r>
      <w:r>
        <w:t xml:space="preserve"> </w:t>
      </w:r>
      <w:r w:rsidR="003F0368">
        <w:tab/>
      </w:r>
      <w:r>
        <w:t xml:space="preserve">Other soils that have a </w:t>
      </w:r>
      <w:proofErr w:type="spellStart"/>
      <w:r w:rsidRPr="002704A6">
        <w:rPr>
          <w:color w:val="2B579A"/>
          <w:u w:val="single"/>
          <w:shd w:val="clear" w:color="auto" w:fill="E6E6E6"/>
          <w:rPrChange w:id="2513" w:author="Thomas Caspari" w:date="2017-10-12T17:07:00Z">
            <w:rPr>
              <w:color w:val="2B579A"/>
              <w:shd w:val="clear" w:color="auto" w:fill="E6E6E6"/>
            </w:rPr>
          </w:rPrChange>
        </w:rPr>
        <w:t>reductimorphic</w:t>
      </w:r>
      <w:proofErr w:type="spellEnd"/>
      <w:r w:rsidRPr="002704A6">
        <w:rPr>
          <w:color w:val="2B579A"/>
          <w:u w:val="single"/>
          <w:shd w:val="clear" w:color="auto" w:fill="E6E6E6"/>
          <w:rPrChange w:id="2514" w:author="Thomas Caspari" w:date="2017-10-12T17:07:00Z">
            <w:rPr>
              <w:color w:val="2B579A"/>
              <w:shd w:val="clear" w:color="auto" w:fill="E6E6E6"/>
            </w:rPr>
          </w:rPrChange>
        </w:rPr>
        <w:t xml:space="preserve"> horizon</w:t>
      </w:r>
      <w:r>
        <w:t xml:space="preserve"> with an upper boundary within either 15 cm of the base of the A horizon, or 30 cm of the mineral soil surface.</w:t>
      </w:r>
    </w:p>
    <w:p w14:paraId="0BE920FD" w14:textId="77777777" w:rsidR="00174C4D" w:rsidRDefault="008F760C">
      <w:pPr>
        <w:spacing w:after="883" w:line="265" w:lineRule="auto"/>
        <w:ind w:left="10" w:right="57" w:hanging="10"/>
        <w:jc w:val="right"/>
      </w:pPr>
      <w:r>
        <w:rPr>
          <w:b/>
        </w:rPr>
        <w:t xml:space="preserve">Typic </w:t>
      </w:r>
      <w:r w:rsidR="003F0368">
        <w:rPr>
          <w:b/>
        </w:rPr>
        <w:t>P</w:t>
      </w:r>
      <w:r>
        <w:rPr>
          <w:b/>
        </w:rPr>
        <w:t>erch-</w:t>
      </w:r>
      <w:proofErr w:type="spellStart"/>
      <w:r>
        <w:rPr>
          <w:b/>
        </w:rPr>
        <w:t>gley</w:t>
      </w:r>
      <w:proofErr w:type="spellEnd"/>
      <w:r>
        <w:rPr>
          <w:b/>
        </w:rPr>
        <w:t xml:space="preserve"> </w:t>
      </w:r>
      <w:proofErr w:type="spellStart"/>
      <w:r>
        <w:rPr>
          <w:b/>
        </w:rPr>
        <w:t>Ultic</w:t>
      </w:r>
      <w:proofErr w:type="spellEnd"/>
      <w:r>
        <w:rPr>
          <w:b/>
        </w:rPr>
        <w:t xml:space="preserve"> Soils</w:t>
      </w:r>
    </w:p>
    <w:p w14:paraId="0BE920FE" w14:textId="77777777" w:rsidR="00174C4D" w:rsidRDefault="008F760C" w:rsidP="003F0368">
      <w:pPr>
        <w:ind w:left="567" w:right="58" w:hanging="580"/>
      </w:pPr>
      <w:r>
        <w:rPr>
          <w:b/>
        </w:rPr>
        <w:t>US</w:t>
      </w:r>
      <w:r>
        <w:t xml:space="preserve"> </w:t>
      </w:r>
      <w:r w:rsidR="003F0368">
        <w:tab/>
      </w:r>
      <w:r>
        <w:t>SANDY ULTIC SOILS</w:t>
      </w:r>
    </w:p>
    <w:p w14:paraId="0BE920FF" w14:textId="5C427810" w:rsidR="00174C4D" w:rsidRDefault="008F760C">
      <w:pPr>
        <w:ind w:left="554" w:right="58" w:hanging="567"/>
      </w:pPr>
      <w:r>
        <w:t xml:space="preserve"> </w:t>
      </w:r>
      <w:r>
        <w:tab/>
        <w:t xml:space="preserve">Sandy </w:t>
      </w:r>
      <w:proofErr w:type="spellStart"/>
      <w:r>
        <w:t>Ultic</w:t>
      </w:r>
      <w:proofErr w:type="spellEnd"/>
      <w:r>
        <w:t xml:space="preserve"> Soils occur in weathered aeolian sands. They </w:t>
      </w:r>
      <w:del w:id="2515" w:author="Andre Eger" w:date="2024-07-16T00:12:00Z">
        <w:r w:rsidDel="008F760C">
          <w:delText>are relatively weakly buffered, with</w:delText>
        </w:r>
      </w:del>
      <w:ins w:id="2516" w:author="Andre Eger" w:date="2024-07-16T00:12:00Z">
        <w:r w:rsidR="10DF5732">
          <w:t xml:space="preserve">have </w:t>
        </w:r>
        <w:del w:id="2517" w:author="Kirstin Deuss" w:date="2024-11-12T04:48:00Z">
          <w:r w:rsidDel="10DF5732">
            <w:delText>relatively</w:delText>
          </w:r>
        </w:del>
      </w:ins>
      <w:del w:id="2518" w:author="Kirstin Deuss" w:date="2024-11-12T04:48:00Z">
        <w:r w:rsidDel="008F760C">
          <w:delText xml:space="preserve"> </w:delText>
        </w:r>
      </w:del>
      <w:r>
        <w:t>low</w:t>
      </w:r>
      <w:ins w:id="2519" w:author="Kirstin Deuss" w:date="2024-11-12T04:48:00Z">
        <w:r w:rsidR="2667D7C3">
          <w:t>er</w:t>
        </w:r>
      </w:ins>
      <w:del w:id="2520" w:author="Balin Robertson" w:date="2024-10-16T03:56:00Z">
        <w:r w:rsidDel="008F760C">
          <w:delText>er</w:delText>
        </w:r>
      </w:del>
      <w:r>
        <w:t xml:space="preserve"> CEC and available water than is typical of </w:t>
      </w:r>
      <w:proofErr w:type="spellStart"/>
      <w:r>
        <w:t>Ultic</w:t>
      </w:r>
      <w:proofErr w:type="spellEnd"/>
      <w:r>
        <w:t xml:space="preserve"> Soils.</w:t>
      </w:r>
    </w:p>
    <w:p w14:paraId="0BE92100" w14:textId="77777777" w:rsidR="00174C4D" w:rsidRDefault="008F760C">
      <w:pPr>
        <w:tabs>
          <w:tab w:val="center" w:pos="826"/>
          <w:tab w:val="center" w:pos="3435"/>
        </w:tabs>
        <w:spacing w:after="9"/>
        <w:ind w:left="0" w:firstLine="0"/>
        <w:jc w:val="left"/>
      </w:pPr>
      <w:r>
        <w:rPr>
          <w:rFonts w:ascii="Calibri" w:eastAsia="Calibri" w:hAnsi="Calibri" w:cs="Calibri"/>
          <w:color w:val="000000"/>
          <w:sz w:val="22"/>
        </w:rPr>
        <w:tab/>
      </w:r>
      <w:r>
        <w:rPr>
          <w:b/>
        </w:rPr>
        <w:t>US</w:t>
      </w:r>
      <w:r w:rsidR="003F0368">
        <w:rPr>
          <w:b/>
        </w:rPr>
        <w:t>E</w:t>
      </w:r>
      <w:r>
        <w:t xml:space="preserve"> </w:t>
      </w:r>
      <w:r>
        <w:tab/>
        <w:t xml:space="preserve">Soils that have an </w:t>
      </w:r>
      <w:proofErr w:type="spellStart"/>
      <w:r>
        <w:t>Ea</w:t>
      </w:r>
      <w:proofErr w:type="spellEnd"/>
      <w:r>
        <w:t xml:space="preserve"> or Er horizon.</w:t>
      </w:r>
    </w:p>
    <w:p w14:paraId="0BE92101" w14:textId="77777777" w:rsidR="00174C4D" w:rsidRDefault="003F0368">
      <w:pPr>
        <w:spacing w:after="1041" w:line="265" w:lineRule="auto"/>
        <w:ind w:left="10" w:right="57" w:hanging="10"/>
        <w:jc w:val="right"/>
      </w:pPr>
      <w:r>
        <w:rPr>
          <w:b/>
        </w:rPr>
        <w:t>A</w:t>
      </w:r>
      <w:r w:rsidR="008F760C">
        <w:rPr>
          <w:b/>
        </w:rPr>
        <w:t xml:space="preserve">lbic Sandy </w:t>
      </w:r>
      <w:proofErr w:type="spellStart"/>
      <w:r w:rsidR="008F760C">
        <w:rPr>
          <w:b/>
        </w:rPr>
        <w:t>Ultic</w:t>
      </w:r>
      <w:proofErr w:type="spellEnd"/>
      <w:r w:rsidR="008F760C">
        <w:rPr>
          <w:b/>
        </w:rPr>
        <w:t xml:space="preserve"> Soils</w:t>
      </w:r>
    </w:p>
    <w:p w14:paraId="0BE92102" w14:textId="77777777" w:rsidR="00174C4D" w:rsidRDefault="00174C4D">
      <w:pPr>
        <w:spacing w:after="282" w:line="259" w:lineRule="auto"/>
        <w:ind w:left="10" w:right="511" w:hanging="10"/>
        <w:jc w:val="right"/>
      </w:pPr>
    </w:p>
    <w:p w14:paraId="0BE92103" w14:textId="77777777" w:rsidR="003F0368" w:rsidRDefault="008F760C">
      <w:pPr>
        <w:tabs>
          <w:tab w:val="center" w:pos="877"/>
          <w:tab w:val="center" w:pos="4056"/>
        </w:tabs>
        <w:spacing w:after="41"/>
        <w:ind w:left="0" w:firstLine="0"/>
        <w:jc w:val="left"/>
        <w:rPr>
          <w:rFonts w:ascii="Calibri" w:eastAsia="Calibri" w:hAnsi="Calibri" w:cs="Calibri"/>
          <w:color w:val="000000"/>
          <w:sz w:val="22"/>
        </w:rPr>
      </w:pPr>
      <w:r>
        <w:rPr>
          <w:rFonts w:ascii="Calibri" w:eastAsia="Calibri" w:hAnsi="Calibri" w:cs="Calibri"/>
          <w:color w:val="000000"/>
          <w:sz w:val="22"/>
        </w:rPr>
        <w:tab/>
      </w:r>
    </w:p>
    <w:p w14:paraId="0BE92104" w14:textId="77777777" w:rsidR="00174C4D" w:rsidRDefault="003F0368" w:rsidP="003F0368">
      <w:pPr>
        <w:tabs>
          <w:tab w:val="center" w:pos="877"/>
          <w:tab w:val="center" w:pos="4056"/>
        </w:tabs>
        <w:spacing w:after="41"/>
        <w:ind w:left="1418" w:hanging="851"/>
        <w:jc w:val="left"/>
      </w:pPr>
      <w:r>
        <w:rPr>
          <w:b/>
        </w:rPr>
        <w:tab/>
      </w:r>
      <w:r w:rsidR="008F760C">
        <w:rPr>
          <w:b/>
        </w:rPr>
        <w:t>USM</w:t>
      </w:r>
      <w:r>
        <w:tab/>
      </w:r>
      <w:r w:rsidR="008F760C">
        <w:t xml:space="preserve">Other soils that have a </w:t>
      </w:r>
      <w:r w:rsidR="008F760C" w:rsidRPr="002704A6">
        <w:rPr>
          <w:color w:val="2B579A"/>
          <w:u w:val="single"/>
          <w:shd w:val="clear" w:color="auto" w:fill="E6E6E6"/>
          <w:rPrChange w:id="2521" w:author="Thomas Caspari" w:date="2017-10-12T17:07:00Z">
            <w:rPr>
              <w:color w:val="2B579A"/>
              <w:shd w:val="clear" w:color="auto" w:fill="E6E6E6"/>
            </w:rPr>
          </w:rPrChange>
        </w:rPr>
        <w:t>mottled profile form</w:t>
      </w:r>
      <w:r w:rsidR="008F760C">
        <w:t>.</w:t>
      </w:r>
    </w:p>
    <w:p w14:paraId="0BE92105" w14:textId="77777777" w:rsidR="00174C4D" w:rsidRDefault="008F760C">
      <w:pPr>
        <w:spacing w:after="33" w:line="265" w:lineRule="auto"/>
        <w:ind w:left="10" w:right="435" w:hanging="10"/>
        <w:jc w:val="right"/>
      </w:pPr>
      <w:r>
        <w:rPr>
          <w:b/>
        </w:rPr>
        <w:t xml:space="preserve">Mottled Sandy </w:t>
      </w:r>
      <w:proofErr w:type="spellStart"/>
      <w:r>
        <w:rPr>
          <w:b/>
        </w:rPr>
        <w:t>Ultic</w:t>
      </w:r>
      <w:proofErr w:type="spellEnd"/>
      <w:r>
        <w:rPr>
          <w:b/>
        </w:rPr>
        <w:t xml:space="preserve"> Soils</w:t>
      </w:r>
    </w:p>
    <w:p w14:paraId="0BE92106" w14:textId="77777777" w:rsidR="00174C4D" w:rsidRDefault="008F760C" w:rsidP="003F0368">
      <w:pPr>
        <w:tabs>
          <w:tab w:val="center" w:pos="834"/>
          <w:tab w:val="center" w:pos="2186"/>
        </w:tabs>
        <w:spacing w:after="9"/>
        <w:ind w:left="1418" w:hanging="851"/>
        <w:jc w:val="left"/>
      </w:pPr>
      <w:r>
        <w:rPr>
          <w:rFonts w:ascii="Calibri" w:eastAsia="Calibri" w:hAnsi="Calibri" w:cs="Calibri"/>
          <w:color w:val="000000"/>
          <w:sz w:val="22"/>
        </w:rPr>
        <w:tab/>
      </w:r>
      <w:r>
        <w:rPr>
          <w:b/>
        </w:rPr>
        <w:t>UST</w:t>
      </w:r>
      <w:r>
        <w:t xml:space="preserve"> </w:t>
      </w:r>
      <w:r>
        <w:tab/>
        <w:t>Other soils.</w:t>
      </w:r>
    </w:p>
    <w:p w14:paraId="0BE92107" w14:textId="77777777" w:rsidR="003F0368" w:rsidRPr="00FF3C22" w:rsidRDefault="008F760C" w:rsidP="00FF3C22">
      <w:pPr>
        <w:spacing w:after="286" w:line="265" w:lineRule="auto"/>
        <w:ind w:left="10" w:right="434" w:hanging="10"/>
        <w:jc w:val="right"/>
        <w:rPr>
          <w:b/>
        </w:rPr>
      </w:pPr>
      <w:r w:rsidRPr="00FF3C22">
        <w:rPr>
          <w:b/>
        </w:rPr>
        <w:t xml:space="preserve">Typic Sandy </w:t>
      </w:r>
      <w:proofErr w:type="spellStart"/>
      <w:r w:rsidRPr="00FF3C22">
        <w:rPr>
          <w:b/>
        </w:rPr>
        <w:t>Ultic</w:t>
      </w:r>
      <w:proofErr w:type="spellEnd"/>
      <w:r w:rsidRPr="00FF3C22">
        <w:rPr>
          <w:b/>
        </w:rPr>
        <w:t xml:space="preserve"> Soils </w:t>
      </w:r>
    </w:p>
    <w:p w14:paraId="0BE92108" w14:textId="77777777" w:rsidR="00174C4D" w:rsidRPr="00FF3C22" w:rsidRDefault="008F760C" w:rsidP="00FF3C22">
      <w:pPr>
        <w:ind w:left="567" w:right="58" w:hanging="580"/>
        <w:rPr>
          <w:b/>
        </w:rPr>
      </w:pPr>
      <w:r w:rsidRPr="00FF3C22">
        <w:rPr>
          <w:b/>
        </w:rPr>
        <w:t>U</w:t>
      </w:r>
      <w:r w:rsidR="00FF3C22">
        <w:rPr>
          <w:b/>
        </w:rPr>
        <w:t>Y</w:t>
      </w:r>
      <w:r w:rsidR="00FF3C22">
        <w:rPr>
          <w:b/>
        </w:rPr>
        <w:tab/>
      </w:r>
      <w:r w:rsidRPr="00FF3C22">
        <w:t>YELLOW ULTIC SOILS</w:t>
      </w:r>
    </w:p>
    <w:p w14:paraId="0BE92109" w14:textId="77777777" w:rsidR="00174C4D" w:rsidRDefault="008F760C">
      <w:pPr>
        <w:ind w:left="554" w:right="58" w:hanging="567"/>
      </w:pPr>
      <w:r>
        <w:t xml:space="preserve"> </w:t>
      </w:r>
      <w:r w:rsidR="003F0368">
        <w:tab/>
      </w:r>
      <w:r>
        <w:t xml:space="preserve">Yellow </w:t>
      </w:r>
      <w:proofErr w:type="spellStart"/>
      <w:r>
        <w:t>Ultic</w:t>
      </w:r>
      <w:proofErr w:type="spellEnd"/>
      <w:r>
        <w:t xml:space="preserve"> Soils are clayey and lack </w:t>
      </w:r>
      <w:r w:rsidRPr="002704A6">
        <w:rPr>
          <w:color w:val="2B579A"/>
          <w:u w:val="single"/>
          <w:shd w:val="clear" w:color="auto" w:fill="E6E6E6"/>
          <w:rPrChange w:id="2522" w:author="Thomas Caspari" w:date="2017-10-12T17:08:00Z">
            <w:rPr>
              <w:color w:val="2B579A"/>
              <w:shd w:val="clear" w:color="auto" w:fill="E6E6E6"/>
            </w:rPr>
          </w:rPrChange>
        </w:rPr>
        <w:t>densipans</w:t>
      </w:r>
      <w:r>
        <w:t xml:space="preserve"> or thick E horizons. They are moderately well or imperfectly drained. Few are well drained.</w:t>
      </w:r>
    </w:p>
    <w:p w14:paraId="0BE9210A" w14:textId="77777777" w:rsidR="00174C4D" w:rsidRDefault="008F760C" w:rsidP="003F0368">
      <w:pPr>
        <w:tabs>
          <w:tab w:val="center" w:pos="863"/>
          <w:tab w:val="center" w:pos="2696"/>
        </w:tabs>
        <w:spacing w:after="59"/>
        <w:ind w:left="1418" w:hanging="851"/>
        <w:jc w:val="left"/>
      </w:pPr>
      <w:r>
        <w:rPr>
          <w:rFonts w:ascii="Calibri" w:eastAsia="Calibri" w:hAnsi="Calibri" w:cs="Calibri"/>
          <w:color w:val="000000"/>
          <w:sz w:val="22"/>
        </w:rPr>
        <w:tab/>
      </w:r>
      <w:r>
        <w:rPr>
          <w:b/>
        </w:rPr>
        <w:t>U</w:t>
      </w:r>
      <w:r w:rsidR="003F0368">
        <w:rPr>
          <w:b/>
        </w:rPr>
        <w:t>Y</w:t>
      </w:r>
      <w:r>
        <w:rPr>
          <w:b/>
        </w:rPr>
        <w:t>G</w:t>
      </w:r>
      <w:r>
        <w:t xml:space="preserve"> </w:t>
      </w:r>
      <w:r>
        <w:tab/>
        <w:t>Soils that have</w:t>
      </w:r>
      <w:r>
        <w:rPr>
          <w:i/>
        </w:rPr>
        <w:t xml:space="preserve"> either</w:t>
      </w:r>
    </w:p>
    <w:p w14:paraId="0BE9210B" w14:textId="7057B8A0" w:rsidR="00174C4D" w:rsidRDefault="008F760C" w:rsidP="6F135264">
      <w:pPr>
        <w:numPr>
          <w:ilvl w:val="0"/>
          <w:numId w:val="117"/>
        </w:numPr>
        <w:spacing w:after="62"/>
        <w:ind w:right="246" w:hanging="566"/>
        <w:rPr>
          <w:i/>
          <w:iCs/>
        </w:rPr>
      </w:pPr>
      <w:r>
        <w:t xml:space="preserve">5% (by volume) or more </w:t>
      </w:r>
      <w:ins w:id="2523" w:author="Andre Eger [2]" w:date="2024-11-13T16:22:00Z" w16du:dateUtc="2024-11-13T03:22:00Z">
        <w:r w:rsidR="00875117">
          <w:t>coarse rock fragments</w:t>
        </w:r>
        <w:r w:rsidR="00875117" w:rsidRPr="00875117" w:rsidDel="00875117">
          <w:t xml:space="preserve"> </w:t>
        </w:r>
      </w:ins>
      <w:del w:id="2524" w:author="Andre Eger [2]" w:date="2024-11-13T16:22:00Z" w16du:dateUtc="2024-11-13T03:22:00Z">
        <w:r w:rsidRPr="00875117" w:rsidDel="00875117">
          <w:delText>gravel</w:delText>
        </w:r>
        <w:r w:rsidDel="00875117">
          <w:delText xml:space="preserve"> </w:delText>
        </w:r>
      </w:del>
      <w:r>
        <w:t xml:space="preserve">that consists mainly of ultramafic rocks, </w:t>
      </w:r>
      <w:r w:rsidRPr="6F135264">
        <w:rPr>
          <w:i/>
          <w:iCs/>
        </w:rPr>
        <w:t>or</w:t>
      </w:r>
    </w:p>
    <w:p w14:paraId="0BE9210C" w14:textId="351E4E83" w:rsidR="00174C4D" w:rsidRDefault="008F760C" w:rsidP="003F0368">
      <w:pPr>
        <w:numPr>
          <w:ilvl w:val="0"/>
          <w:numId w:val="117"/>
        </w:numPr>
        <w:spacing w:after="0"/>
        <w:ind w:right="246" w:hanging="566"/>
      </w:pPr>
      <w:r>
        <w:t xml:space="preserve">have an exchangeable calcium/magnesium </w:t>
      </w:r>
      <w:ins w:id="2525" w:author="Andre Eger" w:date="2024-07-16T00:13:00Z">
        <w:r w:rsidR="123C212C">
          <w:t xml:space="preserve">molar </w:t>
        </w:r>
      </w:ins>
      <w:r>
        <w:t xml:space="preserve">ratio of 0.2 or less and exchangeable magnesium of 1.5 </w:t>
      </w:r>
      <w:proofErr w:type="spellStart"/>
      <w:r>
        <w:t>cmol</w:t>
      </w:r>
      <w:ins w:id="2526" w:author="Andre Eger" w:date="2023-08-16T04:21:00Z">
        <w:r w:rsidR="0EDC4684">
          <w:t>c</w:t>
        </w:r>
      </w:ins>
      <w:proofErr w:type="spellEnd"/>
      <w:r>
        <w:t>/kg or more in some part of the B horizon to 60 cm from the mineral soil surface.</w:t>
      </w:r>
    </w:p>
    <w:p w14:paraId="0BE9210D" w14:textId="77777777" w:rsidR="00174C4D" w:rsidRDefault="008F760C">
      <w:pPr>
        <w:spacing w:after="286" w:line="265" w:lineRule="auto"/>
        <w:ind w:left="10" w:right="434" w:hanging="10"/>
        <w:jc w:val="right"/>
      </w:pPr>
      <w:proofErr w:type="spellStart"/>
      <w:r>
        <w:rPr>
          <w:b/>
        </w:rPr>
        <w:t>Magnesic</w:t>
      </w:r>
      <w:proofErr w:type="spellEnd"/>
      <w:r>
        <w:rPr>
          <w:b/>
        </w:rPr>
        <w:t xml:space="preserve"> </w:t>
      </w:r>
      <w:r w:rsidR="003F0368">
        <w:rPr>
          <w:b/>
        </w:rPr>
        <w:t>Y</w:t>
      </w:r>
      <w:r>
        <w:rPr>
          <w:b/>
        </w:rPr>
        <w:t xml:space="preserve">ellow </w:t>
      </w:r>
      <w:proofErr w:type="spellStart"/>
      <w:r>
        <w:rPr>
          <w:b/>
        </w:rPr>
        <w:t>Ultic</w:t>
      </w:r>
      <w:proofErr w:type="spellEnd"/>
      <w:r>
        <w:rPr>
          <w:b/>
        </w:rPr>
        <w:t xml:space="preserve"> Soils</w:t>
      </w:r>
    </w:p>
    <w:p w14:paraId="0BE9210E" w14:textId="77777777" w:rsidR="00174C4D" w:rsidRDefault="008F760C" w:rsidP="003F0368">
      <w:pPr>
        <w:spacing w:after="59"/>
        <w:ind w:left="1418" w:right="58" w:hanging="852"/>
      </w:pPr>
      <w:r>
        <w:rPr>
          <w:b/>
        </w:rPr>
        <w:t>U</w:t>
      </w:r>
      <w:r w:rsidR="003F0368">
        <w:rPr>
          <w:b/>
        </w:rPr>
        <w:t>Y</w:t>
      </w:r>
      <w:r>
        <w:rPr>
          <w:b/>
        </w:rPr>
        <w:t>MZ</w:t>
      </w:r>
      <w:r>
        <w:t xml:space="preserve"> Other soils that have </w:t>
      </w:r>
      <w:r>
        <w:rPr>
          <w:i/>
        </w:rPr>
        <w:t>both</w:t>
      </w:r>
    </w:p>
    <w:p w14:paraId="0BE9210F" w14:textId="6FED12E5" w:rsidR="00174C4D" w:rsidRDefault="008F760C" w:rsidP="6F135264">
      <w:pPr>
        <w:numPr>
          <w:ilvl w:val="0"/>
          <w:numId w:val="118"/>
        </w:numPr>
        <w:spacing w:after="62"/>
        <w:ind w:right="246" w:hanging="566"/>
        <w:rPr>
          <w:i/>
          <w:iCs/>
        </w:rPr>
      </w:pPr>
      <w:r>
        <w:t>pH of 4.8 or less in the E horizon (if present) or upper</w:t>
      </w:r>
      <w:ins w:id="2527" w:author="Kirstin Deuss" w:date="2024-11-12T04:50:00Z">
        <w:r w:rsidR="26A579C5">
          <w:t>most B</w:t>
        </w:r>
      </w:ins>
      <w:r>
        <w:t xml:space="preserve"> </w:t>
      </w:r>
      <w:proofErr w:type="spellStart"/>
      <w:r>
        <w:t>subhorizon</w:t>
      </w:r>
      <w:proofErr w:type="spellEnd"/>
      <w:r>
        <w:t xml:space="preserve"> </w:t>
      </w:r>
      <w:del w:id="2528" w:author="Kirstin Deuss" w:date="2024-11-12T04:50:00Z">
        <w:r w:rsidDel="008F760C">
          <w:delText>of the B</w:delText>
        </w:r>
      </w:del>
      <w:r>
        <w:t xml:space="preserve">, and 10% or more humus coatings or coatings of colour value 4 or less on peds in some part of the B horizon, </w:t>
      </w:r>
      <w:r w:rsidRPr="6F135264">
        <w:rPr>
          <w:i/>
          <w:iCs/>
        </w:rPr>
        <w:t>and</w:t>
      </w:r>
    </w:p>
    <w:p w14:paraId="0BE92110" w14:textId="77777777" w:rsidR="00174C4D" w:rsidRDefault="008F760C" w:rsidP="003F0368">
      <w:pPr>
        <w:numPr>
          <w:ilvl w:val="0"/>
          <w:numId w:val="118"/>
        </w:numPr>
        <w:spacing w:after="42"/>
        <w:ind w:right="246" w:hanging="566"/>
      </w:pPr>
      <w:r>
        <w:t xml:space="preserve">a </w:t>
      </w:r>
      <w:r w:rsidRPr="002704A6">
        <w:rPr>
          <w:color w:val="2B579A"/>
          <w:u w:val="single"/>
          <w:shd w:val="clear" w:color="auto" w:fill="E6E6E6"/>
          <w:rPrChange w:id="2529" w:author="Thomas Caspari" w:date="2017-10-12T17:08:00Z">
            <w:rPr>
              <w:color w:val="2B579A"/>
              <w:shd w:val="clear" w:color="auto" w:fill="E6E6E6"/>
            </w:rPr>
          </w:rPrChange>
        </w:rPr>
        <w:t>mottled profile form</w:t>
      </w:r>
      <w:r>
        <w:t>.</w:t>
      </w:r>
    </w:p>
    <w:p w14:paraId="0BE92111" w14:textId="77777777" w:rsidR="00174C4D" w:rsidRDefault="008F760C">
      <w:pPr>
        <w:spacing w:after="286" w:line="265" w:lineRule="auto"/>
        <w:ind w:left="10" w:right="435" w:hanging="10"/>
        <w:jc w:val="right"/>
      </w:pPr>
      <w:r>
        <w:rPr>
          <w:b/>
        </w:rPr>
        <w:t xml:space="preserve">Mottled-podzolic </w:t>
      </w:r>
      <w:r w:rsidR="003F0368">
        <w:rPr>
          <w:b/>
        </w:rPr>
        <w:t>Y</w:t>
      </w:r>
      <w:r>
        <w:rPr>
          <w:b/>
        </w:rPr>
        <w:t xml:space="preserve">ellow </w:t>
      </w:r>
      <w:proofErr w:type="spellStart"/>
      <w:r>
        <w:rPr>
          <w:b/>
        </w:rPr>
        <w:t>Ultic</w:t>
      </w:r>
      <w:proofErr w:type="spellEnd"/>
      <w:r>
        <w:rPr>
          <w:b/>
        </w:rPr>
        <w:t xml:space="preserve"> Soils</w:t>
      </w:r>
    </w:p>
    <w:p w14:paraId="0BE92112" w14:textId="77777777" w:rsidR="00174C4D" w:rsidRDefault="008F760C" w:rsidP="003F0368">
      <w:pPr>
        <w:tabs>
          <w:tab w:val="center" w:pos="884"/>
          <w:tab w:val="center" w:pos="4056"/>
        </w:tabs>
        <w:spacing w:after="41"/>
        <w:ind w:left="1418" w:hanging="851"/>
        <w:jc w:val="left"/>
      </w:pPr>
      <w:r>
        <w:rPr>
          <w:rFonts w:ascii="Calibri" w:eastAsia="Calibri" w:hAnsi="Calibri" w:cs="Calibri"/>
          <w:color w:val="000000"/>
          <w:sz w:val="22"/>
        </w:rPr>
        <w:tab/>
      </w:r>
      <w:r>
        <w:rPr>
          <w:b/>
        </w:rPr>
        <w:t>U</w:t>
      </w:r>
      <w:r w:rsidR="003F0368">
        <w:rPr>
          <w:b/>
        </w:rPr>
        <w:t>Y</w:t>
      </w:r>
      <w:r>
        <w:rPr>
          <w:b/>
        </w:rPr>
        <w:t>M</w:t>
      </w:r>
      <w:r>
        <w:t xml:space="preserve"> </w:t>
      </w:r>
      <w:r>
        <w:tab/>
        <w:t xml:space="preserve">Other soils that have a </w:t>
      </w:r>
      <w:r w:rsidRPr="002704A6">
        <w:rPr>
          <w:color w:val="2B579A"/>
          <w:u w:val="single"/>
          <w:shd w:val="clear" w:color="auto" w:fill="E6E6E6"/>
          <w:rPrChange w:id="2530" w:author="Thomas Caspari" w:date="2017-10-12T17:08:00Z">
            <w:rPr>
              <w:color w:val="2B579A"/>
              <w:shd w:val="clear" w:color="auto" w:fill="E6E6E6"/>
            </w:rPr>
          </w:rPrChange>
        </w:rPr>
        <w:t>mottled profile form</w:t>
      </w:r>
      <w:r>
        <w:t>.</w:t>
      </w:r>
    </w:p>
    <w:p w14:paraId="0BE92113" w14:textId="77777777" w:rsidR="00174C4D" w:rsidRDefault="008F760C">
      <w:pPr>
        <w:spacing w:after="286" w:line="265" w:lineRule="auto"/>
        <w:ind w:left="10" w:right="435" w:hanging="10"/>
        <w:jc w:val="right"/>
      </w:pPr>
      <w:r>
        <w:rPr>
          <w:b/>
        </w:rPr>
        <w:t xml:space="preserve">Mottled </w:t>
      </w:r>
      <w:r w:rsidR="003F0368">
        <w:rPr>
          <w:b/>
        </w:rPr>
        <w:t>Y</w:t>
      </w:r>
      <w:r>
        <w:rPr>
          <w:b/>
        </w:rPr>
        <w:t xml:space="preserve">ellow </w:t>
      </w:r>
      <w:proofErr w:type="spellStart"/>
      <w:r>
        <w:rPr>
          <w:b/>
        </w:rPr>
        <w:t>Ultic</w:t>
      </w:r>
      <w:proofErr w:type="spellEnd"/>
      <w:r>
        <w:rPr>
          <w:b/>
        </w:rPr>
        <w:t xml:space="preserve"> Soils</w:t>
      </w:r>
    </w:p>
    <w:p w14:paraId="0BE92114" w14:textId="300DD50C" w:rsidR="003F0368" w:rsidRDefault="008F760C" w:rsidP="003F0368">
      <w:pPr>
        <w:spacing w:after="0" w:line="252" w:lineRule="auto"/>
        <w:ind w:left="1418" w:right="431" w:hanging="851"/>
      </w:pPr>
      <w:r>
        <w:rPr>
          <w:b/>
        </w:rPr>
        <w:t>U</w:t>
      </w:r>
      <w:r w:rsidR="003F0368">
        <w:rPr>
          <w:b/>
        </w:rPr>
        <w:t>Y</w:t>
      </w:r>
      <w:r>
        <w:rPr>
          <w:b/>
        </w:rPr>
        <w:t>Z</w:t>
      </w:r>
      <w:r>
        <w:t xml:space="preserve"> </w:t>
      </w:r>
      <w:r w:rsidR="003F0368">
        <w:tab/>
      </w:r>
      <w:r>
        <w:t xml:space="preserve">Other soils that have pH of 4.8 or less in the E horizon (if present) or upper </w:t>
      </w:r>
      <w:proofErr w:type="spellStart"/>
      <w:r>
        <w:t>subhorizon</w:t>
      </w:r>
      <w:proofErr w:type="spellEnd"/>
      <w:r>
        <w:t xml:space="preserve"> of the B, and 10% or more humus coatings or coatings of colour value 4 or less on peds in some part of th</w:t>
      </w:r>
      <w:r w:rsidR="002704A6">
        <w:t>e B horizon.</w:t>
      </w:r>
    </w:p>
    <w:p w14:paraId="0BE92115" w14:textId="77777777" w:rsidR="00174C4D" w:rsidRDefault="003F0368" w:rsidP="003F0368">
      <w:pPr>
        <w:ind w:left="1530" w:right="433" w:hanging="964"/>
        <w:jc w:val="right"/>
      </w:pPr>
      <w:r>
        <w:rPr>
          <w:b/>
        </w:rPr>
        <w:t>P</w:t>
      </w:r>
      <w:r w:rsidR="008F760C">
        <w:rPr>
          <w:b/>
        </w:rPr>
        <w:t xml:space="preserve">odzolic </w:t>
      </w:r>
      <w:r>
        <w:rPr>
          <w:b/>
        </w:rPr>
        <w:t>Y</w:t>
      </w:r>
      <w:r w:rsidR="008F760C">
        <w:rPr>
          <w:b/>
        </w:rPr>
        <w:t xml:space="preserve">ellow </w:t>
      </w:r>
      <w:proofErr w:type="spellStart"/>
      <w:r w:rsidR="008F760C">
        <w:rPr>
          <w:b/>
        </w:rPr>
        <w:t>Ultic</w:t>
      </w:r>
      <w:proofErr w:type="spellEnd"/>
      <w:r w:rsidR="008F760C">
        <w:rPr>
          <w:b/>
        </w:rPr>
        <w:t xml:space="preserve"> Soils</w:t>
      </w:r>
    </w:p>
    <w:p w14:paraId="0BE92116" w14:textId="21FED46B" w:rsidR="00174C4D" w:rsidRDefault="008F760C" w:rsidP="003F0368">
      <w:pPr>
        <w:spacing w:after="120" w:line="252" w:lineRule="auto"/>
        <w:ind w:left="578" w:right="57" w:hanging="11"/>
      </w:pPr>
      <w:r w:rsidRPr="6F135264">
        <w:rPr>
          <w:b/>
          <w:bCs/>
        </w:rPr>
        <w:t>U</w:t>
      </w:r>
      <w:r w:rsidR="003F0368" w:rsidRPr="6F135264">
        <w:rPr>
          <w:b/>
          <w:bCs/>
        </w:rPr>
        <w:t>Y</w:t>
      </w:r>
      <w:r w:rsidRPr="6F135264">
        <w:rPr>
          <w:b/>
          <w:bCs/>
        </w:rPr>
        <w:t>BG</w:t>
      </w:r>
      <w:r>
        <w:t xml:space="preserve"> Other soils that</w:t>
      </w:r>
      <w:ins w:id="2531" w:author="Kirstin Deuss" w:date="2024-11-12T04:53:00Z">
        <w:r w:rsidR="68EAF752">
          <w:t>:</w:t>
        </w:r>
      </w:ins>
      <w:r>
        <w:t xml:space="preserve"> </w:t>
      </w:r>
      <w:del w:id="2532" w:author="Andre Eger" w:date="2024-10-17T16:37:00Z">
        <w:r w:rsidDel="008F760C">
          <w:delText xml:space="preserve">have </w:delText>
        </w:r>
      </w:del>
      <w:del w:id="2533" w:author="Kirstin Deuss" w:date="2024-11-12T04:53:00Z">
        <w:r w:rsidRPr="6F135264" w:rsidDel="008F760C">
          <w:rPr>
            <w:i/>
            <w:iCs/>
          </w:rPr>
          <w:delText>both</w:delText>
        </w:r>
      </w:del>
    </w:p>
    <w:p w14:paraId="0BE92117" w14:textId="7A6F97AC" w:rsidR="00174C4D" w:rsidRDefault="00160E2A" w:rsidP="003F0368">
      <w:pPr>
        <w:numPr>
          <w:ilvl w:val="0"/>
          <w:numId w:val="149"/>
        </w:numPr>
        <w:spacing w:after="62"/>
        <w:ind w:right="246" w:hanging="566"/>
      </w:pPr>
      <w:ins w:id="2534" w:author="Andre Eger" w:date="2024-10-17T16:37:00Z" w16du:dateUtc="2024-10-17T03:37:00Z">
        <w:r>
          <w:t xml:space="preserve">have </w:t>
        </w:r>
      </w:ins>
      <w:r w:rsidR="008F760C">
        <w:t xml:space="preserve">silt loam or silty clay texture dominant from the soil </w:t>
      </w:r>
      <w:del w:id="2535" w:author="Andre Eger" w:date="2023-08-16T21:40:00Z">
        <w:r w:rsidR="008F760C" w:rsidDel="008F760C">
          <w:delText xml:space="preserve"> </w:delText>
        </w:r>
      </w:del>
      <w:r w:rsidR="008F760C">
        <w:t xml:space="preserve">surface to a depth of 60 cm, </w:t>
      </w:r>
      <w:r w:rsidR="008F760C" w:rsidRPr="14BFFED1">
        <w:rPr>
          <w:i/>
          <w:iCs/>
          <w:rPrChange w:id="2536" w:author="Balin Robertson" w:date="2024-10-17T14:18:00Z" w16du:dateUtc="2024-10-17T01:18:00Z">
            <w:rPr/>
          </w:rPrChange>
        </w:rPr>
        <w:t>and</w:t>
      </w:r>
    </w:p>
    <w:p w14:paraId="0BE92118" w14:textId="06251D74" w:rsidR="00174C4D" w:rsidRDefault="007B5BF0" w:rsidP="003F0368">
      <w:pPr>
        <w:numPr>
          <w:ilvl w:val="0"/>
          <w:numId w:val="149"/>
        </w:numPr>
        <w:spacing w:after="62"/>
        <w:ind w:right="246" w:hanging="566"/>
      </w:pPr>
      <w:ins w:id="2537" w:author="Andre Eger [2]" w:date="2024-11-13T15:09:00Z" w16du:dateUtc="2024-11-13T02:09:00Z">
        <w:r>
          <w:lastRenderedPageBreak/>
          <w:t>exhibit</w:t>
        </w:r>
      </w:ins>
      <w:ins w:id="2538" w:author="Andre Eger [2]" w:date="2024-11-13T15:05:00Z" w16du:dateUtc="2024-11-13T02:05:00Z">
        <w:r>
          <w:t xml:space="preserve"> </w:t>
        </w:r>
      </w:ins>
      <w:ins w:id="2539" w:author="Andre Eger" w:date="2024-10-17T16:37:00Z">
        <w:del w:id="2540" w:author="Andre Eger [2]" w:date="2024-11-13T15:05:00Z" w16du:dateUtc="2024-11-13T02:05:00Z">
          <w:r w:rsidR="00160E2A" w:rsidDel="007B5BF0">
            <w:delText>are</w:delText>
          </w:r>
        </w:del>
      </w:ins>
      <w:ins w:id="2541" w:author="Andre Eger" w:date="2024-10-17T16:35:00Z">
        <w:del w:id="2542" w:author="Andre Eger [2]" w:date="2024-11-13T15:05:00Z" w16du:dateUtc="2024-11-13T02:05:00Z">
          <w:r w:rsidR="00160E2A" w:rsidDel="007B5BF0">
            <w:delText xml:space="preserve"> underlain by</w:delText>
          </w:r>
        </w:del>
      </w:ins>
      <w:ins w:id="2543" w:author="Andre Eger" w:date="2024-10-17T16:38:00Z">
        <w:del w:id="2544" w:author="Andre Eger [2]" w:date="2024-11-13T15:05:00Z" w16du:dateUtc="2024-11-13T02:05:00Z">
          <w:r w:rsidR="00160E2A" w:rsidDel="007B5BF0">
            <w:delText xml:space="preserve"> </w:delText>
          </w:r>
        </w:del>
        <w:r w:rsidR="00160E2A">
          <w:t>a</w:t>
        </w:r>
      </w:ins>
      <w:ins w:id="2545" w:author="Andre Eger [2]" w:date="2024-11-13T15:10:00Z" w16du:dateUtc="2024-11-13T02:10:00Z">
        <w:r>
          <w:t xml:space="preserve"> soil</w:t>
        </w:r>
      </w:ins>
      <w:ins w:id="2546" w:author="Andre Eger" w:date="2024-10-17T16:35:00Z">
        <w:r w:rsidR="00160E2A">
          <w:t xml:space="preserve"> texture contrast to</w:t>
        </w:r>
      </w:ins>
      <w:ins w:id="2547" w:author="Andre Eger" w:date="2024-10-17T16:36:00Z">
        <w:r w:rsidR="00160E2A">
          <w:t xml:space="preserve"> </w:t>
        </w:r>
      </w:ins>
      <w:ins w:id="2548" w:author="Andre Eger [2]" w:date="2024-11-13T15:07:00Z" w16du:dateUtc="2024-11-13T02:07:00Z">
        <w:r>
          <w:t xml:space="preserve">clay-textured </w:t>
        </w:r>
      </w:ins>
      <w:ins w:id="2549" w:author="Andre Eger" w:date="2024-10-17T16:35:00Z">
        <w:r w:rsidR="00160E2A">
          <w:t>horizon</w:t>
        </w:r>
      </w:ins>
      <w:ins w:id="2550" w:author="Andre Eger" w:date="2024-10-17T16:37:00Z">
        <w:r w:rsidR="00160E2A">
          <w:t>s</w:t>
        </w:r>
      </w:ins>
      <w:ins w:id="2551" w:author="Andre Eger" w:date="2024-10-17T16:35:00Z">
        <w:r w:rsidR="00160E2A">
          <w:t xml:space="preserve"> </w:t>
        </w:r>
        <w:del w:id="2552" w:author="Andre Eger [2]" w:date="2024-11-13T15:07:00Z" w16du:dateUtc="2024-11-13T02:07:00Z">
          <w:r w:rsidR="00160E2A" w:rsidDel="007B5BF0">
            <w:delText xml:space="preserve">with a clay texture class </w:delText>
          </w:r>
        </w:del>
      </w:ins>
      <w:del w:id="2553" w:author="Andre Eger [2]" w:date="2024-11-13T15:07:00Z" w16du:dateUtc="2024-11-13T02:07:00Z">
        <w:r w:rsidR="00160E2A" w:rsidDel="007B5BF0">
          <w:delText>is underlain by a texture contrast to clay</w:delText>
        </w:r>
        <w:r w:rsidR="008F760C" w:rsidDel="007B5BF0">
          <w:delText xml:space="preserve"> </w:delText>
        </w:r>
        <w:r w:rsidR="00160E2A" w:rsidDel="007B5BF0">
          <w:delText xml:space="preserve">horizons </w:delText>
        </w:r>
      </w:del>
      <w:r w:rsidR="008F760C">
        <w:t>that have colour values of 4 or less</w:t>
      </w:r>
    </w:p>
    <w:p w14:paraId="0BE92119" w14:textId="77777777" w:rsidR="00174C4D" w:rsidRDefault="008F760C">
      <w:pPr>
        <w:spacing w:after="286" w:line="265" w:lineRule="auto"/>
        <w:ind w:left="10" w:right="434" w:hanging="10"/>
        <w:jc w:val="right"/>
      </w:pPr>
      <w:r>
        <w:rPr>
          <w:b/>
        </w:rPr>
        <w:t xml:space="preserve">Buried-granular </w:t>
      </w:r>
      <w:r w:rsidR="003F0368">
        <w:rPr>
          <w:b/>
        </w:rPr>
        <w:t>Y</w:t>
      </w:r>
      <w:r>
        <w:rPr>
          <w:b/>
        </w:rPr>
        <w:t xml:space="preserve">ellow </w:t>
      </w:r>
      <w:proofErr w:type="spellStart"/>
      <w:r>
        <w:rPr>
          <w:b/>
        </w:rPr>
        <w:t>Ultic</w:t>
      </w:r>
      <w:proofErr w:type="spellEnd"/>
      <w:r>
        <w:rPr>
          <w:b/>
        </w:rPr>
        <w:t xml:space="preserve"> Soils</w:t>
      </w:r>
    </w:p>
    <w:p w14:paraId="0BE9211A" w14:textId="77777777" w:rsidR="00174C4D" w:rsidRDefault="008F760C" w:rsidP="003F0368">
      <w:pPr>
        <w:tabs>
          <w:tab w:val="center" w:pos="841"/>
          <w:tab w:val="center" w:pos="2186"/>
        </w:tabs>
        <w:spacing w:after="9"/>
        <w:ind w:left="1418" w:hanging="1418"/>
        <w:jc w:val="left"/>
      </w:pPr>
      <w:r>
        <w:rPr>
          <w:rFonts w:ascii="Calibri" w:eastAsia="Calibri" w:hAnsi="Calibri" w:cs="Calibri"/>
          <w:color w:val="000000"/>
          <w:sz w:val="22"/>
        </w:rPr>
        <w:tab/>
      </w:r>
      <w:r>
        <w:rPr>
          <w:b/>
        </w:rPr>
        <w:t>U</w:t>
      </w:r>
      <w:r w:rsidR="003F0368">
        <w:rPr>
          <w:b/>
        </w:rPr>
        <w:t>Y</w:t>
      </w:r>
      <w:r>
        <w:rPr>
          <w:b/>
        </w:rPr>
        <w:t>T</w:t>
      </w:r>
      <w:r>
        <w:t xml:space="preserve"> </w:t>
      </w:r>
      <w:r>
        <w:tab/>
        <w:t>Other soils.</w:t>
      </w:r>
    </w:p>
    <w:p w14:paraId="1280DD57" w14:textId="77777777" w:rsidR="00216ADB" w:rsidRDefault="008F760C">
      <w:pPr>
        <w:spacing w:after="286" w:line="265" w:lineRule="auto"/>
        <w:ind w:left="10" w:right="434" w:hanging="10"/>
        <w:jc w:val="right"/>
        <w:rPr>
          <w:b/>
        </w:rPr>
        <w:sectPr w:rsidR="00216ADB">
          <w:headerReference w:type="even" r:id="rId130"/>
          <w:headerReference w:type="default" r:id="rId131"/>
          <w:footerReference w:type="even" r:id="rId132"/>
          <w:footerReference w:type="default" r:id="rId133"/>
          <w:headerReference w:type="first" r:id="rId134"/>
          <w:footerReference w:type="first" r:id="rId135"/>
          <w:pgSz w:w="12746" w:h="17678"/>
          <w:pgMar w:top="1952" w:right="1686" w:bottom="647" w:left="2121" w:header="0" w:footer="720" w:gutter="0"/>
          <w:cols w:space="720"/>
        </w:sectPr>
      </w:pPr>
      <w:r>
        <w:rPr>
          <w:b/>
        </w:rPr>
        <w:t xml:space="preserve">Typic </w:t>
      </w:r>
      <w:r w:rsidR="003F0368">
        <w:rPr>
          <w:b/>
        </w:rPr>
        <w:t>Y</w:t>
      </w:r>
      <w:r w:rsidR="00216ADB">
        <w:rPr>
          <w:b/>
        </w:rPr>
        <w:t xml:space="preserve">ellow </w:t>
      </w:r>
      <w:proofErr w:type="spellStart"/>
      <w:r w:rsidR="00216ADB">
        <w:rPr>
          <w:b/>
        </w:rPr>
        <w:t>Ultic</w:t>
      </w:r>
      <w:proofErr w:type="spellEnd"/>
      <w:r w:rsidR="00216ADB">
        <w:rPr>
          <w:b/>
        </w:rPr>
        <w:t xml:space="preserve"> Soil</w:t>
      </w:r>
    </w:p>
    <w:p w14:paraId="57015569" w14:textId="4AED73D0" w:rsidR="008677AA" w:rsidRDefault="008677AA">
      <w:pPr>
        <w:spacing w:after="286" w:line="265" w:lineRule="auto"/>
        <w:ind w:left="10" w:right="434" w:hanging="10"/>
        <w:jc w:val="right"/>
        <w:rPr>
          <w:ins w:id="2555" w:author="Thomas Caspari" w:date="2017-10-12T17:14:00Z"/>
          <w:b/>
        </w:rPr>
        <w:sectPr w:rsidR="008677AA" w:rsidSect="00216ADB">
          <w:type w:val="continuous"/>
          <w:pgSz w:w="12746" w:h="17678"/>
          <w:pgMar w:top="1952" w:right="1686" w:bottom="647" w:left="2121" w:header="0" w:footer="720" w:gutter="0"/>
          <w:cols w:space="720"/>
        </w:sectPr>
      </w:pPr>
    </w:p>
    <w:p w14:paraId="0BE9211C" w14:textId="461E03BB" w:rsidR="00174C4D" w:rsidRDefault="008F760C">
      <w:pPr>
        <w:pStyle w:val="Heading1"/>
        <w:spacing w:line="259" w:lineRule="auto"/>
        <w:ind w:left="-3"/>
      </w:pPr>
      <w:bookmarkStart w:id="2556" w:name="_Toc182384787"/>
      <w:commentRangeStart w:id="2557"/>
      <w:r>
        <w:lastRenderedPageBreak/>
        <w:t>ACKNOWLEDG</w:t>
      </w:r>
      <w:r w:rsidR="002704A6">
        <w:t>E</w:t>
      </w:r>
      <w:r>
        <w:t>MENTS</w:t>
      </w:r>
      <w:commentRangeEnd w:id="2557"/>
      <w:r w:rsidR="00DC23C2">
        <w:rPr>
          <w:rStyle w:val="CommentReference"/>
          <w:b w:val="0"/>
        </w:rPr>
        <w:commentReference w:id="2557"/>
      </w:r>
      <w:bookmarkEnd w:id="2556"/>
    </w:p>
    <w:p w14:paraId="0BE9211D" w14:textId="77777777" w:rsidR="00174C4D" w:rsidRDefault="008F760C">
      <w:pPr>
        <w:spacing w:after="323"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81" wp14:editId="0BE92282">
                <wp:extent cx="5400040" cy="12700"/>
                <wp:effectExtent l="0" t="0" r="0" b="0"/>
                <wp:docPr id="122375" name="Group 122375"/>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882" name="Shape 12882"/>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0A26821" id="Group 122375" o:spid="_x0000_s1026" style="width:425.2pt;height:1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">
                <v:shape id="Shape 12882"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" path="m,l5400040,e" filled="f" strokecolor="#181717" strokeweight="1pt">
                  <v:stroke miterlimit="83231f" joinstyle="miter"/>
                  <v:path arrowok="t" textboxrect="0,0,5400040,0"/>
                </v:shape>
                <w10:anchorlock/>
              </v:group>
            </w:pict>
          </mc:Fallback>
        </mc:AlternateContent>
      </w:r>
    </w:p>
    <w:p w14:paraId="0BE9211E" w14:textId="3A924D6F" w:rsidR="00DC23C2" w:rsidRPr="00014EFB" w:rsidRDefault="008F760C" w:rsidP="00DC23C2">
      <w:pPr>
        <w:spacing w:after="0" w:line="250" w:lineRule="auto"/>
        <w:ind w:left="0" w:right="57" w:hanging="11"/>
        <w:rPr>
          <w:ins w:id="2558" w:author="Andre Eger" w:date="2024-10-17T16:45:00Z" w16du:dateUtc="2024-10-17T03:45:00Z"/>
        </w:rPr>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6672" behindDoc="0" locked="0" layoutInCell="1" allowOverlap="1" wp14:anchorId="0BE92283" wp14:editId="6DD8CC7C">
                <wp:simplePos x="0" y="0"/>
                <wp:positionH relativeFrom="page">
                  <wp:posOffset>1346835</wp:posOffset>
                </wp:positionH>
                <wp:positionV relativeFrom="page">
                  <wp:posOffset>998364</wp:posOffset>
                </wp:positionV>
                <wp:extent cx="5400040" cy="12700"/>
                <wp:effectExtent l="0" t="0" r="0" b="0"/>
                <wp:wrapTopAndBottom/>
                <wp:docPr id="122374" name="Group 12237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2881" name="Shape 12881"/>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049D0119" id="Group 122374" o:spid="_x0000_s1026" style="position:absolute;margin-left:106.05pt;margin-top:78.6pt;width:425.2pt;height:1pt;z-index:251676672;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">
                <v:shape id="Shape 12881"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" path="m,l5400040,e" filled="f" strokecolor="#181717" strokeweight="1pt">
                  <v:stroke miterlimit="83231f" joinstyle="miter"/>
                  <v:path arrowok="t" textboxrect="0,0,5400040,0"/>
                </v:shape>
                <w10:wrap type="topAndBottom" anchorx="page" anchory="page"/>
              </v:group>
            </w:pict>
          </mc:Fallback>
        </mc:AlternateContent>
      </w:r>
      <w:r>
        <w:t xml:space="preserve">Many have contributed to the development of this version, but </w:t>
      </w:r>
      <w:proofErr w:type="gramStart"/>
      <w:r>
        <w:t>in particular the</w:t>
      </w:r>
      <w:proofErr w:type="gramEnd"/>
      <w:r>
        <w:t xml:space="preserve"> guidance and encouragement of Ben Clayden is gratefully acknowledged. Alastair Wilson advanced the work considerably by developing the hierarchies of the Oxidic and Granular Soils orders, the Mafic Brown Soils subgroups and revising the </w:t>
      </w:r>
      <w:proofErr w:type="spellStart"/>
      <w:r>
        <w:t>Ultic</w:t>
      </w:r>
      <w:proofErr w:type="spellEnd"/>
      <w:r>
        <w:t xml:space="preserve"> Soils hierarchy. The </w:t>
      </w:r>
      <w:proofErr w:type="spellStart"/>
      <w:r>
        <w:t>Allophanic</w:t>
      </w:r>
      <w:proofErr w:type="spellEnd"/>
      <w:r>
        <w:t xml:space="preserve"> Soils and Pumice Soils proposals are adapted from the ICOMAND proposal (Parfitt and Clayden 1991) and Roger Parfitt’s assistance with these, and other orders, has been appreciated. There are many others who have willingly supplied information, discussed concepts and helped define classes. </w:t>
      </w:r>
      <w:proofErr w:type="gramStart"/>
      <w:r>
        <w:t>In particular I</w:t>
      </w:r>
      <w:proofErr w:type="gramEnd"/>
      <w:r>
        <w:t xml:space="preserve"> thank Trevor Webb, Robin Palmer, Brian Purdie, Hugh Wilde, Iain Campbell, Geoff Mew, Mike Laffan, Peter McIntosh, Alan Palmer, Jim Pollok, David Lowe, Megan Balks, Bob Allbrook, Malcolm McLeod, Gary Orbell and Peter Singleton. Cyril Childs’ editorial help was also much </w:t>
      </w:r>
      <w:r w:rsidRPr="00014EFB">
        <w:t>appreciated.</w:t>
      </w:r>
    </w:p>
    <w:p w14:paraId="1983F770" w14:textId="77777777" w:rsidR="00DC23C2" w:rsidRPr="00014EFB" w:rsidRDefault="00DC23C2" w:rsidP="00DC23C2">
      <w:pPr>
        <w:spacing w:after="0" w:line="250" w:lineRule="auto"/>
        <w:ind w:left="0" w:right="57" w:hanging="11"/>
        <w:rPr>
          <w:ins w:id="2559" w:author="Andre Eger" w:date="2024-10-17T16:45:00Z" w16du:dateUtc="2024-10-17T03:45:00Z"/>
        </w:rPr>
      </w:pPr>
    </w:p>
    <w:p w14:paraId="5ADFB4F0" w14:textId="01E709FD" w:rsidR="00DC23C2" w:rsidRDefault="00DC23C2" w:rsidP="00014EFB">
      <w:pPr>
        <w:spacing w:after="0" w:line="250" w:lineRule="auto"/>
        <w:ind w:left="0" w:right="57" w:hanging="11"/>
        <w:rPr>
          <w:ins w:id="2560" w:author="Andre Eger" w:date="2024-10-17T16:44:00Z" w16du:dateUtc="2024-10-17T03:44:00Z"/>
        </w:rPr>
      </w:pPr>
      <w:ins w:id="2561" w:author="Andre Eger" w:date="2024-10-17T16:45:00Z" w16du:dateUtc="2024-10-17T03:45:00Z">
        <w:r w:rsidRPr="00014EFB">
          <w:t>For the 4</w:t>
        </w:r>
      </w:ins>
      <w:ins w:id="2562" w:author="Andre Eger" w:date="2024-10-17T16:46:00Z" w16du:dateUtc="2024-10-17T03:46:00Z">
        <w:r w:rsidRPr="00014EFB">
          <w:rPr>
            <w:vertAlign w:val="superscript"/>
          </w:rPr>
          <w:t>th</w:t>
        </w:r>
        <w:r w:rsidRPr="00014EFB">
          <w:t xml:space="preserve"> </w:t>
        </w:r>
      </w:ins>
      <w:ins w:id="2563" w:author="Andre Eger [2]" w:date="2024-11-13T15:12:00Z" w16du:dateUtc="2024-11-13T02:12:00Z">
        <w:r w:rsidR="00014EFB" w:rsidRPr="00014EFB">
          <w:t>version</w:t>
        </w:r>
      </w:ins>
      <w:ins w:id="2564" w:author="Andre Eger" w:date="2024-10-17T16:46:00Z" w16du:dateUtc="2024-10-17T03:46:00Z">
        <w:r w:rsidRPr="00014EFB">
          <w:t xml:space="preserve"> of the classification, we </w:t>
        </w:r>
      </w:ins>
      <w:ins w:id="2565" w:author="Andre Eger" w:date="2024-10-17T16:47:00Z" w16du:dateUtc="2024-10-17T03:47:00Z">
        <w:r w:rsidRPr="00014EFB">
          <w:t>gratefully acknowledge</w:t>
        </w:r>
      </w:ins>
      <w:proofErr w:type="gramStart"/>
      <w:ins w:id="2566" w:author="Andre Eger" w:date="2024-10-17T16:48:00Z" w16du:dateUtc="2024-10-17T03:48:00Z">
        <w:r w:rsidRPr="00014EFB">
          <w:t>…</w:t>
        </w:r>
      </w:ins>
      <w:ins w:id="2567" w:author="Andre Eger" w:date="2024-10-17T16:47:00Z" w16du:dateUtc="2024-10-17T03:47:00Z">
        <w:r w:rsidRPr="00014EFB">
          <w:t xml:space="preserve"> </w:t>
        </w:r>
      </w:ins>
      <w:ins w:id="2568" w:author="Andre Eger" w:date="2024-10-17T16:46:00Z" w16du:dateUtc="2024-10-17T03:46:00Z">
        <w:r w:rsidRPr="00014EFB">
          <w:t>.</w:t>
        </w:r>
      </w:ins>
      <w:proofErr w:type="gramEnd"/>
    </w:p>
    <w:p w14:paraId="2F075E56" w14:textId="5B2ADDB8" w:rsidR="00174C4D" w:rsidDel="00DC23C2" w:rsidRDefault="00DC23C2" w:rsidP="00014EFB">
      <w:pPr>
        <w:spacing w:after="160" w:line="259" w:lineRule="auto"/>
        <w:ind w:left="0" w:firstLine="0"/>
        <w:jc w:val="left"/>
        <w:rPr>
          <w:del w:id="2569" w:author="Andre Eger" w:date="2024-10-17T16:45:00Z" w16du:dateUtc="2024-10-17T03:45:00Z"/>
        </w:rPr>
      </w:pPr>
      <w:ins w:id="2570" w:author="Andre Eger" w:date="2024-10-17T16:44:00Z" w16du:dateUtc="2024-10-17T03:44:00Z">
        <w:r>
          <w:br w:type="page"/>
        </w:r>
      </w:ins>
    </w:p>
    <w:p w14:paraId="0BE9211F" w14:textId="28356933" w:rsidR="00DC23C2" w:rsidRDefault="00DC23C2" w:rsidP="00014EFB">
      <w:pPr>
        <w:spacing w:after="0" w:line="252" w:lineRule="auto"/>
        <w:ind w:left="0" w:firstLine="0"/>
        <w:sectPr w:rsidR="00DC23C2">
          <w:footerReference w:type="default" r:id="rId136"/>
          <w:pgSz w:w="12746" w:h="17678"/>
          <w:pgMar w:top="1952" w:right="1686" w:bottom="647" w:left="2121" w:header="0" w:footer="720" w:gutter="0"/>
          <w:cols w:space="720"/>
        </w:sectPr>
      </w:pPr>
    </w:p>
    <w:p w14:paraId="0BE92120" w14:textId="77777777" w:rsidR="00174C4D" w:rsidRDefault="00795B0D">
      <w:pPr>
        <w:pStyle w:val="Heading1"/>
        <w:spacing w:line="259" w:lineRule="auto"/>
        <w:ind w:left="-3"/>
      </w:pPr>
      <w:bookmarkStart w:id="2574" w:name="_Toc182384788"/>
      <w:r>
        <w:rPr>
          <w:rFonts w:ascii="Calibri" w:eastAsia="Calibri" w:hAnsi="Calibri" w:cs="Calibri"/>
          <w:noProof/>
          <w:color w:val="000000"/>
          <w:sz w:val="22"/>
          <w:shd w:val="clear" w:color="auto" w:fill="E6E6E6"/>
        </w:rPr>
        <w:lastRenderedPageBreak/>
        <mc:AlternateContent>
          <mc:Choice Requires="wpg">
            <w:drawing>
              <wp:anchor distT="0" distB="0" distL="114300" distR="114300" simplePos="0" relativeHeight="251681792" behindDoc="0" locked="0" layoutInCell="1" allowOverlap="1" wp14:anchorId="0BE92285" wp14:editId="3129AAA8">
                <wp:simplePos x="0" y="0"/>
                <wp:positionH relativeFrom="page">
                  <wp:posOffset>1118680</wp:posOffset>
                </wp:positionH>
                <wp:positionV relativeFrom="page">
                  <wp:posOffset>1001949</wp:posOffset>
                </wp:positionV>
                <wp:extent cx="5632315" cy="107004"/>
                <wp:effectExtent l="0" t="0" r="26035" b="0"/>
                <wp:wrapTopAndBottom/>
                <wp:docPr id="122918" name="Group 122918"/>
                <wp:cNvGraphicFramePr/>
                <a:graphic xmlns:a="http://schemas.openxmlformats.org/drawingml/2006/main">
                  <a:graphicData uri="http://schemas.microsoft.com/office/word/2010/wordprocessingGroup">
                    <wpg:wgp>
                      <wpg:cNvGrpSpPr/>
                      <wpg:grpSpPr>
                        <a:xfrm>
                          <a:off x="0" y="0"/>
                          <a:ext cx="5632315" cy="107004"/>
                          <a:chOff x="0" y="0"/>
                          <a:chExt cx="5400040" cy="12700"/>
                        </a:xfrm>
                      </wpg:grpSpPr>
                      <wps:wsp>
                        <wps:cNvPr id="12917" name="Shape 12917"/>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97261DF" id="Group 122918" o:spid="_x0000_s1026" style="position:absolute;margin-left:88.1pt;margin-top:78.9pt;width:443.5pt;height:8.45pt;z-index:251681792;mso-position-horizontal-relative:page;mso-position-vertical-relative:page;mso-width-relative:margin;mso-height-relative:margin"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">
                <v:shape id="Shape 1291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" path="m,l5400040,e" filled="f" strokecolor="#181717" strokeweight="1pt">
                  <v:stroke miterlimit="83231f" joinstyle="miter"/>
                  <v:path arrowok="t" textboxrect="0,0,5400040,0"/>
                </v:shape>
                <w10:wrap type="topAndBottom" anchorx="page" anchory="page"/>
              </v:group>
            </w:pict>
          </mc:Fallback>
        </mc:AlternateContent>
      </w:r>
      <w:r w:rsidR="008F760C">
        <w:t>REFERENCES</w:t>
      </w:r>
      <w:bookmarkEnd w:id="2574"/>
    </w:p>
    <w:p w14:paraId="0BE92121" w14:textId="77777777" w:rsidR="00174C4D" w:rsidRDefault="008F760C">
      <w:pPr>
        <w:spacing w:after="210"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87" wp14:editId="0BE92288">
                <wp:extent cx="5631815" cy="97277"/>
                <wp:effectExtent l="0" t="0" r="26035" b="0"/>
                <wp:docPr id="122919" name="Group 122919"/>
                <wp:cNvGraphicFramePr/>
                <a:graphic xmlns:a="http://schemas.openxmlformats.org/drawingml/2006/main">
                  <a:graphicData uri="http://schemas.microsoft.com/office/word/2010/wordprocessingGroup">
                    <wpg:wgp>
                      <wpg:cNvGrpSpPr/>
                      <wpg:grpSpPr>
                        <a:xfrm>
                          <a:off x="0" y="0"/>
                          <a:ext cx="5631815" cy="97277"/>
                          <a:chOff x="0" y="0"/>
                          <a:chExt cx="5400040" cy="12700"/>
                        </a:xfrm>
                      </wpg:grpSpPr>
                      <wps:wsp>
                        <wps:cNvPr id="12918" name="Shape 12918"/>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6B42A36" id="Group 122919" o:spid="_x0000_s1026" style="width:443.45pt;height:7.65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">
                <v:shape id="Shape 12918"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" path="m,l5400040,e" filled="f" strokecolor="#181717" strokeweight="1pt">
                  <v:stroke miterlimit="83231f" joinstyle="miter"/>
                  <v:path arrowok="t" textboxrect="0,0,5400040,0"/>
                </v:shape>
                <w10:anchorlock/>
              </v:group>
            </w:pict>
          </mc:Fallback>
        </mc:AlternateContent>
      </w:r>
    </w:p>
    <w:p w14:paraId="0BE92122" w14:textId="77777777" w:rsidR="00174C4D" w:rsidRDefault="008F760C">
      <w:pPr>
        <w:spacing w:after="245" w:line="249" w:lineRule="auto"/>
        <w:ind w:left="-5" w:right="53"/>
        <w:rPr>
          <w:ins w:id="2575" w:author="Lauren OBrien" w:date="2024-09-14T19:03:00Z" w16du:dateUtc="2024-09-14T07:03:00Z"/>
        </w:rPr>
      </w:pPr>
      <w:r>
        <w:rPr>
          <w:b/>
        </w:rPr>
        <w:t>Avery, B.W. 1980:</w:t>
      </w:r>
      <w:r>
        <w:t xml:space="preserve"> Soil classification for England and Wales (higher categories). </w:t>
      </w:r>
      <w:r>
        <w:rPr>
          <w:i/>
        </w:rPr>
        <w:t>Soil Survey Technical Monograph 14</w:t>
      </w:r>
      <w:r>
        <w:t xml:space="preserve">, Rothamsted Experimental Station, Harpenden. 67 p. </w:t>
      </w:r>
    </w:p>
    <w:p w14:paraId="37B3A8F3" w14:textId="29B504C5" w:rsidR="00CC58DA" w:rsidRDefault="00CC58DA" w:rsidP="00CC58DA">
      <w:pPr>
        <w:spacing w:after="245" w:line="249" w:lineRule="auto"/>
        <w:ind w:left="-5" w:right="53"/>
      </w:pPr>
      <w:ins w:id="2576" w:author="Lauren OBrien" w:date="2024-09-14T19:03:00Z" w16du:dateUtc="2024-09-14T07:03:00Z">
        <w:r w:rsidRPr="00E317F8">
          <w:rPr>
            <w:b/>
            <w:bCs/>
          </w:rPr>
          <w:t>Bigham, J. M., and E. J. Ciolkosz, eds. 1993</w:t>
        </w:r>
        <w:r>
          <w:rPr>
            <w:b/>
            <w:bCs/>
          </w:rPr>
          <w:t>:</w:t>
        </w:r>
        <w:r w:rsidRPr="00E317F8">
          <w:t xml:space="preserve"> Soil </w:t>
        </w:r>
        <w:proofErr w:type="spellStart"/>
        <w:r w:rsidRPr="00E317F8">
          <w:t>Color</w:t>
        </w:r>
        <w:proofErr w:type="spellEnd"/>
        <w:r w:rsidRPr="00E317F8">
          <w:t>. SSSA Special Publication 31. Soil Science Society of America. https://doi.org/10.2136/sssaspecpub31.</w:t>
        </w:r>
      </w:ins>
    </w:p>
    <w:p w14:paraId="0BE92123" w14:textId="2880EB9B" w:rsidR="00174C4D" w:rsidRDefault="008F760C">
      <w:pPr>
        <w:spacing w:after="246" w:line="249" w:lineRule="auto"/>
        <w:ind w:left="-5" w:right="55"/>
      </w:pPr>
      <w:r>
        <w:rPr>
          <w:b/>
        </w:rPr>
        <w:t>Blakemore, L.C.; Searle, P.L.; Daly, B.K. 1987:</w:t>
      </w:r>
      <w:r>
        <w:t xml:space="preserve"> Methods for chemical analysis of soil. </w:t>
      </w:r>
      <w:r>
        <w:rPr>
          <w:i/>
        </w:rPr>
        <w:t>NZ Soil Bureau Scientific Report 80</w:t>
      </w:r>
      <w:r>
        <w:t>. 103 p.</w:t>
      </w:r>
      <w:ins w:id="2577" w:author="Andre Eger" w:date="2024-07-26T12:00:00Z" w16du:dateUtc="2024-07-26T00:00:00Z">
        <w:r w:rsidR="00B3100E">
          <w:t xml:space="preserve"> </w:t>
        </w:r>
        <w:r w:rsidR="00B3100E" w:rsidRPr="00B3100E">
          <w:t>https://doi.org/10.7931/DL1-SBSR-80</w:t>
        </w:r>
      </w:ins>
    </w:p>
    <w:p w14:paraId="0BE92124" w14:textId="77777777" w:rsidR="00174C4D" w:rsidRDefault="008F760C">
      <w:pPr>
        <w:spacing w:after="246" w:line="249" w:lineRule="auto"/>
        <w:ind w:left="-5" w:right="55"/>
      </w:pPr>
      <w:r>
        <w:rPr>
          <w:b/>
        </w:rPr>
        <w:t>Childs, C.W. 1981:</w:t>
      </w:r>
      <w:r>
        <w:t xml:space="preserve"> Field test for ferrous iron and ferric-organic complexes (on exchange sites or in water-soluble form) in soils. </w:t>
      </w:r>
      <w:r>
        <w:rPr>
          <w:i/>
        </w:rPr>
        <w:t>Australian Journal of. Soil Research 19:</w:t>
      </w:r>
      <w:r>
        <w:t>175–180.</w:t>
      </w:r>
    </w:p>
    <w:p w14:paraId="0BE92125" w14:textId="77777777" w:rsidR="00174C4D" w:rsidRDefault="008F760C">
      <w:pPr>
        <w:spacing w:after="246" w:line="249" w:lineRule="auto"/>
        <w:ind w:left="-5" w:right="55"/>
      </w:pPr>
      <w:r>
        <w:rPr>
          <w:b/>
        </w:rPr>
        <w:t>Childs, C.W.; Palmer, R.W.P.; Ross, C.W. 1990:</w:t>
      </w:r>
      <w:r>
        <w:t xml:space="preserve"> Thick iron oxide pans in soils of Taranaki, New Zealand. </w:t>
      </w:r>
      <w:r>
        <w:rPr>
          <w:i/>
        </w:rPr>
        <w:t>Australian Journal of Soil Research 28:</w:t>
      </w:r>
      <w:r>
        <w:t xml:space="preserve"> 245–257.</w:t>
      </w:r>
    </w:p>
    <w:p w14:paraId="0BE92126" w14:textId="2709085B" w:rsidR="00174C4D" w:rsidRDefault="008F760C">
      <w:pPr>
        <w:spacing w:after="246" w:line="249" w:lineRule="auto"/>
        <w:ind w:left="-5" w:right="55"/>
      </w:pPr>
      <w:r>
        <w:rPr>
          <w:b/>
        </w:rPr>
        <w:t>Childs, C.W.; Whitton, J.S. 1990:</w:t>
      </w:r>
      <w:r>
        <w:t xml:space="preserve"> A proposed revision of the key to mineralogy classes of Soil Taxonomy (1975).</w:t>
      </w:r>
      <w:ins w:id="2578" w:author="Andre Eger" w:date="2024-07-26T13:08:00Z" w16du:dateUtc="2024-07-26T01:08:00Z">
        <w:r w:rsidR="00BD51AB">
          <w:t xml:space="preserve"> </w:t>
        </w:r>
      </w:ins>
      <w:r>
        <w:t>Transactions of the 14th International Congress of Soil Science. Kyoto, Japan. Volume VII: 10–15.</w:t>
      </w:r>
    </w:p>
    <w:p w14:paraId="0BE92127" w14:textId="77777777" w:rsidR="00174C4D" w:rsidRDefault="008F760C">
      <w:pPr>
        <w:spacing w:after="246" w:line="249" w:lineRule="auto"/>
        <w:ind w:left="-5" w:right="55"/>
      </w:pPr>
      <w:r>
        <w:rPr>
          <w:b/>
        </w:rPr>
        <w:t>Clayden, B.; Daly, B.K.; Lee, R.; Mew, G. 1990:</w:t>
      </w:r>
      <w:r>
        <w:t xml:space="preserve"> The nature occurrence and genesis of </w:t>
      </w:r>
      <w:proofErr w:type="spellStart"/>
      <w:r>
        <w:t>placic</w:t>
      </w:r>
      <w:proofErr w:type="spellEnd"/>
      <w:r>
        <w:t xml:space="preserve"> horizons. </w:t>
      </w:r>
      <w:r>
        <w:rPr>
          <w:i/>
        </w:rPr>
        <w:t>In:</w:t>
      </w:r>
      <w:r>
        <w:t xml:space="preserve"> Kimble, J.M.; Yeck, R.D. (Eds) Proceedings of the Fifth International Soil Correlation Meeting (ISCOM IV) Characterisation and Utilisation of Spodosols. USDA, Soil Conservation Service, Lincoln NE.</w:t>
      </w:r>
    </w:p>
    <w:p w14:paraId="0BE92128" w14:textId="0E2277C1" w:rsidR="00174C4D" w:rsidRDefault="008F760C">
      <w:pPr>
        <w:spacing w:after="257" w:line="239" w:lineRule="auto"/>
        <w:ind w:left="-5"/>
        <w:jc w:val="left"/>
      </w:pPr>
      <w:r>
        <w:rPr>
          <w:b/>
        </w:rPr>
        <w:t xml:space="preserve">Clayden, B.; Hewitt, A.E. </w:t>
      </w:r>
      <w:del w:id="2579" w:author="Andre Eger" w:date="2024-07-26T11:56:00Z" w16du:dateUtc="2024-07-25T23:56:00Z">
        <w:r w:rsidDel="00B3100E">
          <w:rPr>
            <w:b/>
          </w:rPr>
          <w:delText>1989</w:delText>
        </w:r>
      </w:del>
      <w:ins w:id="2580" w:author="Andre Eger" w:date="2024-07-26T11:56:00Z" w16du:dateUtc="2024-07-25T23:56:00Z">
        <w:r w:rsidR="00B3100E">
          <w:rPr>
            <w:b/>
          </w:rPr>
          <w:t>2015</w:t>
        </w:r>
      </w:ins>
      <w:r>
        <w:rPr>
          <w:b/>
        </w:rPr>
        <w:t>:</w:t>
      </w:r>
      <w:r>
        <w:t xml:space="preserve"> Horizon notation for New Zealand Soils.</w:t>
      </w:r>
      <w:ins w:id="2581" w:author="Andre Eger" w:date="2024-07-26T11:56:00Z">
        <w:r w:rsidR="00B3100E" w:rsidRPr="00B3100E">
          <w:t xml:space="preserve"> Manaaki Whenua Press</w:t>
        </w:r>
      </w:ins>
      <w:ins w:id="2582" w:author="Andre Eger" w:date="2024-07-26T11:56:00Z" w16du:dateUtc="2024-07-25T23:56:00Z">
        <w:r w:rsidR="00B3100E">
          <w:t>, Lincoln NZ</w:t>
        </w:r>
      </w:ins>
      <w:del w:id="2583" w:author="Andre Eger" w:date="2024-07-26T11:56:00Z" w16du:dateUtc="2024-07-25T23:56:00Z">
        <w:r w:rsidDel="00B3100E">
          <w:delText xml:space="preserve"> </w:delText>
        </w:r>
        <w:r w:rsidDel="00B3100E">
          <w:rPr>
            <w:i/>
          </w:rPr>
          <w:delText>Division of Land and Soil Sciences Scientific Report 1.</w:delText>
        </w:r>
        <w:r w:rsidDel="00B3100E">
          <w:delText xml:space="preserve"> 30 </w:delText>
        </w:r>
      </w:del>
      <w:ins w:id="2584" w:author="Andre Eger" w:date="2024-07-26T11:56:00Z" w16du:dateUtc="2024-07-25T23:56:00Z">
        <w:r w:rsidR="00B3100E">
          <w:t xml:space="preserve">24 </w:t>
        </w:r>
      </w:ins>
      <w:r>
        <w:t>p.</w:t>
      </w:r>
      <w:ins w:id="2585" w:author="Andre Eger" w:date="2024-07-26T11:57:00Z" w16du:dateUtc="2024-07-25T23:57:00Z">
        <w:r w:rsidR="00B3100E">
          <w:t xml:space="preserve"> </w:t>
        </w:r>
        <w:r w:rsidR="00B3100E" w:rsidRPr="00B3100E">
          <w:t>https://doi.org/10.7931/DL1001</w:t>
        </w:r>
      </w:ins>
    </w:p>
    <w:p w14:paraId="0BE92129" w14:textId="77777777" w:rsidR="00174C4D" w:rsidRDefault="008F760C">
      <w:pPr>
        <w:spacing w:after="245" w:line="249" w:lineRule="auto"/>
        <w:ind w:left="-5" w:right="53"/>
      </w:pPr>
      <w:r>
        <w:rPr>
          <w:b/>
        </w:rPr>
        <w:t>Cline, M.G. 1949:</w:t>
      </w:r>
      <w:r>
        <w:t xml:space="preserve"> Basic principles of soil classification. </w:t>
      </w:r>
      <w:r>
        <w:rPr>
          <w:i/>
        </w:rPr>
        <w:t>Soil Science 2:</w:t>
      </w:r>
      <w:r>
        <w:t xml:space="preserve"> 81– 91.</w:t>
      </w:r>
    </w:p>
    <w:p w14:paraId="0BE9212A" w14:textId="1A4AACED" w:rsidR="00174C4D" w:rsidRDefault="008F760C">
      <w:pPr>
        <w:spacing w:after="245" w:line="249" w:lineRule="auto"/>
        <w:ind w:left="-5" w:right="53"/>
        <w:rPr>
          <w:ins w:id="2586" w:author="Lauren OBrien" w:date="2024-09-19T03:11:00Z" w16du:dateUtc="2024-09-19T03:11:48Z"/>
        </w:rPr>
      </w:pPr>
      <w:r>
        <w:rPr>
          <w:b/>
        </w:rPr>
        <w:t>Cutler, E.J.B. 1983:</w:t>
      </w:r>
      <w:r>
        <w:t xml:space="preserve"> Soil classification in NZ. Occasional Report No. 2. Soil Science Department, Lincoln College.</w:t>
      </w:r>
      <w:ins w:id="2587" w:author="Andre Eger" w:date="2024-07-26T13:09:00Z" w16du:dateUtc="2024-07-26T01:09:00Z">
        <w:r w:rsidR="00BD51AB">
          <w:t xml:space="preserve"> </w:t>
        </w:r>
      </w:ins>
      <w:ins w:id="2588" w:author="Andre Eger" w:date="2024-07-26T13:09:00Z">
        <w:r w:rsidR="00BD51AB" w:rsidRPr="00BD51AB">
          <w:t>http</w:t>
        </w:r>
      </w:ins>
      <w:del w:id="2589" w:author="Lauren OBrien" w:date="2024-09-14T19:07:00Z">
        <w:r w:rsidR="00BD51AB" w:rsidRPr="00BD51AB" w:rsidDel="00683142">
          <w:delText>s</w:delText>
        </w:r>
      </w:del>
      <w:ins w:id="2590" w:author="Andre Eger" w:date="2024-07-26T13:09:00Z">
        <w:r w:rsidR="00BD51AB" w:rsidRPr="00BD51AB">
          <w:t>s://doi.org/10.7931/s5wf-ve98</w:t>
        </w:r>
      </w:ins>
    </w:p>
    <w:p w14:paraId="658130D1" w14:textId="7A6BCAAD" w:rsidR="62FCADC0" w:rsidRDefault="62FCADC0" w:rsidP="5EF3ADC2">
      <w:pPr>
        <w:spacing w:after="245" w:line="249" w:lineRule="auto"/>
        <w:ind w:left="-5" w:right="53"/>
      </w:pPr>
      <w:ins w:id="2591" w:author="Lauren OBrien" w:date="2024-09-19T03:11:00Z">
        <w:r>
          <w:t xml:space="preserve">DERM, 2011. Salinity Management Handbook, Second Edition (No. DNRQ97109). Queensland Department of Environment and Resource Management, Brisbane, Queensland. https://www.publications.qld.gov.au/dataset/salinity-management-handbook  </w:t>
        </w:r>
      </w:ins>
    </w:p>
    <w:p w14:paraId="0BE9212B" w14:textId="55F8D3A0" w:rsidR="00174C4D" w:rsidRDefault="008F760C">
      <w:pPr>
        <w:spacing w:after="246" w:line="249" w:lineRule="auto"/>
        <w:ind w:left="-5" w:right="55"/>
      </w:pPr>
      <w:r>
        <w:rPr>
          <w:b/>
        </w:rPr>
        <w:t>Eden, D.N. 1990:</w:t>
      </w:r>
      <w:r>
        <w:t xml:space="preserve"> The standard method for determining volcanic glass content in </w:t>
      </w:r>
      <w:proofErr w:type="spellStart"/>
      <w:r>
        <w:t>Andisols</w:t>
      </w:r>
      <w:proofErr w:type="spellEnd"/>
      <w:r>
        <w:t xml:space="preserve">. </w:t>
      </w:r>
      <w:r>
        <w:rPr>
          <w:i/>
        </w:rPr>
        <w:t>DSIR Land Resources Scientific Report No.2</w:t>
      </w:r>
      <w:r>
        <w:t>.</w:t>
      </w:r>
      <w:ins w:id="2592" w:author="Andre Eger" w:date="2024-07-26T12:00:00Z" w16du:dateUtc="2024-07-26T00:00:00Z">
        <w:r w:rsidR="00B3100E">
          <w:t xml:space="preserve"> </w:t>
        </w:r>
        <w:r w:rsidR="00B3100E" w:rsidRPr="00B3100E">
          <w:t>https://doi.org/10.7931/DL1-DLRSR-2</w:t>
        </w:r>
      </w:ins>
    </w:p>
    <w:p w14:paraId="0BE9212C" w14:textId="77777777" w:rsidR="00174C4D" w:rsidRDefault="008F760C">
      <w:pPr>
        <w:spacing w:after="245" w:line="249" w:lineRule="auto"/>
        <w:ind w:left="-5" w:right="53"/>
      </w:pPr>
      <w:r>
        <w:rPr>
          <w:b/>
        </w:rPr>
        <w:lastRenderedPageBreak/>
        <w:t>Fieldes, M.; Perrott, K.W. 1966:</w:t>
      </w:r>
      <w:r>
        <w:t xml:space="preserve"> Rapid field and laboratory test for allophane. </w:t>
      </w:r>
      <w:r>
        <w:rPr>
          <w:i/>
        </w:rPr>
        <w:t>New Zealand Journal of Science 9:</w:t>
      </w:r>
      <w:r>
        <w:t xml:space="preserve"> 623–629.</w:t>
      </w:r>
    </w:p>
    <w:p w14:paraId="0BE9212D" w14:textId="77777777" w:rsidR="00174C4D" w:rsidRDefault="008F760C" w:rsidP="00081A01">
      <w:pPr>
        <w:spacing w:after="100" w:afterAutospacing="1" w:line="250" w:lineRule="auto"/>
        <w:ind w:left="0" w:right="335" w:hanging="11"/>
      </w:pPr>
      <w:r>
        <w:rPr>
          <w:b/>
        </w:rPr>
        <w:t>Froggatt, P.C.; Lowe, D.J. 1990:</w:t>
      </w:r>
      <w:r>
        <w:t xml:space="preserve"> A review of late Quaternary silicic and some other tephra formations from New Zealand: their stratigraphy, nomenclature, distribution, volume and age. </w:t>
      </w:r>
      <w:r>
        <w:rPr>
          <w:i/>
        </w:rPr>
        <w:t>New Zealand Journal of Geology and Geophysics 33:</w:t>
      </w:r>
      <w:r>
        <w:t xml:space="preserve"> 89–109.</w:t>
      </w:r>
    </w:p>
    <w:p w14:paraId="0BE9212E" w14:textId="77777777" w:rsidR="00174C4D" w:rsidRDefault="008F760C">
      <w:pPr>
        <w:spacing w:after="292" w:line="249" w:lineRule="auto"/>
        <w:ind w:left="-5" w:right="55"/>
      </w:pPr>
      <w:r>
        <w:rPr>
          <w:b/>
        </w:rPr>
        <w:t>Gilmore, J.S.L. 1937:</w:t>
      </w:r>
      <w:r>
        <w:t xml:space="preserve"> A taxonomic problem. </w:t>
      </w:r>
      <w:r>
        <w:rPr>
          <w:i/>
        </w:rPr>
        <w:t>Nature 139:</w:t>
      </w:r>
      <w:r>
        <w:t xml:space="preserve"> 1040–1042.</w:t>
      </w:r>
    </w:p>
    <w:p w14:paraId="0BE9212F" w14:textId="15D1BDA3" w:rsidR="00174C4D" w:rsidRDefault="008F760C">
      <w:pPr>
        <w:spacing w:after="292" w:line="249" w:lineRule="auto"/>
        <w:ind w:left="-5" w:right="55"/>
      </w:pPr>
      <w:r>
        <w:rPr>
          <w:b/>
        </w:rPr>
        <w:t>Gradwell, M.W.; Birrell, K.S. 1979:</w:t>
      </w:r>
      <w:r>
        <w:t xml:space="preserve"> Methods for physical analysis of soils. Part C of Soil Bureau laboratory methods. </w:t>
      </w:r>
      <w:r>
        <w:rPr>
          <w:i/>
        </w:rPr>
        <w:t>NZ Soil Bureau Scientific Report 10C</w:t>
      </w:r>
      <w:r>
        <w:t>.</w:t>
      </w:r>
      <w:ins w:id="2593" w:author="Andre Eger" w:date="2024-07-26T12:01:00Z" w16du:dateUtc="2024-07-26T00:01:00Z">
        <w:r w:rsidR="00B3100E">
          <w:t xml:space="preserve"> </w:t>
        </w:r>
        <w:r w:rsidR="00B3100E" w:rsidRPr="00B3100E">
          <w:t>https://doi.org/10.7931/DL1-SBSR-10C</w:t>
        </w:r>
      </w:ins>
    </w:p>
    <w:p w14:paraId="0BE92130" w14:textId="355D1A00" w:rsidR="00174C4D" w:rsidRDefault="008F760C">
      <w:pPr>
        <w:spacing w:after="292" w:line="249" w:lineRule="auto"/>
        <w:ind w:left="-5" w:right="55"/>
        <w:rPr>
          <w:ins w:id="2594" w:author="Lauren OBrien" w:date="2024-09-19T03:11:00Z" w16du:dateUtc="2024-09-19T03:11:33Z"/>
        </w:rPr>
      </w:pPr>
      <w:r>
        <w:rPr>
          <w:b/>
        </w:rPr>
        <w:t>Griffiths, E. 1991:</w:t>
      </w:r>
      <w:r>
        <w:t xml:space="preserve"> Assessing soil permeability class from soil morphology. </w:t>
      </w:r>
      <w:r>
        <w:rPr>
          <w:i/>
        </w:rPr>
        <w:t xml:space="preserve">DSIR Land Resources Technical </w:t>
      </w:r>
      <w:del w:id="2595" w:author="Andre Eger" w:date="2024-07-26T12:04:00Z" w16du:dateUtc="2024-07-26T00:04:00Z">
        <w:r w:rsidDel="00B3100E">
          <w:rPr>
            <w:i/>
          </w:rPr>
          <w:delText xml:space="preserve">Report </w:delText>
        </w:r>
      </w:del>
      <w:ins w:id="2596" w:author="Andre Eger" w:date="2024-07-26T12:04:00Z" w16du:dateUtc="2024-07-26T00:04:00Z">
        <w:r w:rsidR="00B3100E">
          <w:rPr>
            <w:i/>
          </w:rPr>
          <w:t xml:space="preserve">Record </w:t>
        </w:r>
      </w:ins>
      <w:r>
        <w:rPr>
          <w:i/>
        </w:rPr>
        <w:t>40</w:t>
      </w:r>
      <w:r>
        <w:t>.</w:t>
      </w:r>
    </w:p>
    <w:p w14:paraId="4EAF0D29" w14:textId="2C437259" w:rsidR="16499714" w:rsidRDefault="16499714" w:rsidP="7E733A8D">
      <w:pPr>
        <w:spacing w:after="292" w:line="249" w:lineRule="auto"/>
        <w:ind w:left="-5" w:right="55"/>
      </w:pPr>
      <w:ins w:id="2597" w:author="Lauren OBrien" w:date="2024-09-19T03:11:00Z">
        <w:r>
          <w:t xml:space="preserve">Hazelton, P., Murphy, B., 2016. Interpreting Soil Test Results: What do all the numbers </w:t>
        </w:r>
        <w:proofErr w:type="gramStart"/>
        <w:r>
          <w:t>mean?,</w:t>
        </w:r>
        <w:proofErr w:type="gramEnd"/>
        <w:r>
          <w:t xml:space="preserve"> 3rd ed. CSIRO Publishing, Clayton South, Vic, Australia. https://doi.org/10.1071/9781486303977</w:t>
        </w:r>
      </w:ins>
    </w:p>
    <w:p w14:paraId="0BE92131" w14:textId="77777777" w:rsidR="00174C4D" w:rsidRDefault="008F760C">
      <w:pPr>
        <w:spacing w:after="292" w:line="249" w:lineRule="auto"/>
        <w:ind w:left="-5" w:right="55"/>
      </w:pPr>
      <w:r>
        <w:rPr>
          <w:b/>
        </w:rPr>
        <w:t>Hewitt, A.E. 1982:</w:t>
      </w:r>
      <w:r>
        <w:t xml:space="preserve"> Decisions in the establishment of soil series. Unpublished PhD thesis. Cornell University, Ithaca NY.</w:t>
      </w:r>
    </w:p>
    <w:p w14:paraId="0BE92132" w14:textId="38E7CCE6" w:rsidR="00174C4D" w:rsidRDefault="008F760C">
      <w:pPr>
        <w:spacing w:after="280" w:line="249" w:lineRule="auto"/>
        <w:ind w:left="-5" w:right="53"/>
      </w:pPr>
      <w:r>
        <w:rPr>
          <w:b/>
        </w:rPr>
        <w:t>Hewitt, A.E. 1984:</w:t>
      </w:r>
      <w:r>
        <w:t xml:space="preserve"> Review of the NZ Soil Classification, Taylor’s patch reworked. </w:t>
      </w:r>
      <w:r>
        <w:rPr>
          <w:i/>
        </w:rPr>
        <w:t xml:space="preserve">New Zealand Soil News 32(6): </w:t>
      </w:r>
      <w:r>
        <w:t>220–229.</w:t>
      </w:r>
      <w:ins w:id="2598" w:author="Andre Eger" w:date="2024-07-26T12:08:00Z" w16du:dateUtc="2024-07-26T00:08:00Z">
        <w:r w:rsidR="00045342">
          <w:t xml:space="preserve"> </w:t>
        </w:r>
        <w:r w:rsidR="00045342" w:rsidRPr="00045342">
          <w:t>https://doi.org/10.7931/DL30-1984_VOL32_6_ORC</w:t>
        </w:r>
      </w:ins>
    </w:p>
    <w:p w14:paraId="0BE92133" w14:textId="5F4544F2" w:rsidR="00174C4D" w:rsidRDefault="008F760C">
      <w:pPr>
        <w:spacing w:after="292" w:line="249" w:lineRule="auto"/>
        <w:ind w:left="-5" w:right="55"/>
      </w:pPr>
      <w:r>
        <w:rPr>
          <w:b/>
        </w:rPr>
        <w:t>Hewitt, A.E. 1987:</w:t>
      </w:r>
      <w:r>
        <w:t xml:space="preserve"> Perfume and promise.</w:t>
      </w:r>
      <w:r>
        <w:rPr>
          <w:i/>
        </w:rPr>
        <w:t xml:space="preserve"> New Zealand Soil News 35(6):</w:t>
      </w:r>
      <w:r>
        <w:t xml:space="preserve"> 240–243.</w:t>
      </w:r>
      <w:ins w:id="2599" w:author="Andre Eger" w:date="2024-07-26T12:10:00Z" w16du:dateUtc="2024-07-26T00:10:00Z">
        <w:r w:rsidR="00045342">
          <w:t xml:space="preserve"> </w:t>
        </w:r>
        <w:r w:rsidR="00045342" w:rsidRPr="00045342">
          <w:t>https://doi.org/10.7931/DL30-1987_VOL35_6_ORC</w:t>
        </w:r>
      </w:ins>
    </w:p>
    <w:p w14:paraId="0BE92134" w14:textId="34D95495" w:rsidR="00174C4D" w:rsidRDefault="008F760C">
      <w:pPr>
        <w:spacing w:after="291" w:line="239" w:lineRule="auto"/>
        <w:ind w:left="-5"/>
        <w:jc w:val="left"/>
      </w:pPr>
      <w:r>
        <w:rPr>
          <w:b/>
        </w:rPr>
        <w:t>Hewitt, A.E. 1989:</w:t>
      </w:r>
      <w:r>
        <w:t xml:space="preserve"> New Zealand Soil Classification (version 2.0). </w:t>
      </w:r>
      <w:r>
        <w:rPr>
          <w:i/>
        </w:rPr>
        <w:t>DSIR Division of Land and Soil Sciences, Technical Record DN2.</w:t>
      </w:r>
      <w:r>
        <w:t xml:space="preserve"> 93</w:t>
      </w:r>
      <w:del w:id="2600" w:author="Andre Eger" w:date="2024-07-26T13:08:00Z" w16du:dateUtc="2024-07-26T01:08:00Z">
        <w:r w:rsidDel="00BD51AB">
          <w:delText xml:space="preserve"> </w:delText>
        </w:r>
      </w:del>
      <w:r>
        <w:t xml:space="preserve"> p.</w:t>
      </w:r>
    </w:p>
    <w:p w14:paraId="1A209EBE" w14:textId="4D3E0670" w:rsidR="008C65A9" w:rsidRDefault="00BC2129" w:rsidP="008C65A9">
      <w:pPr>
        <w:spacing w:after="292" w:line="249" w:lineRule="auto"/>
        <w:ind w:left="-5" w:right="55"/>
      </w:pPr>
      <w:r>
        <w:rPr>
          <w:b/>
        </w:rPr>
        <w:t>Hewitt, A.E.</w:t>
      </w:r>
      <w:r w:rsidR="008C65A9">
        <w:rPr>
          <w:b/>
        </w:rPr>
        <w:t xml:space="preserve">; </w:t>
      </w:r>
      <w:r w:rsidRPr="00BC2129">
        <w:rPr>
          <w:b/>
        </w:rPr>
        <w:t>Lowe, D.J.</w:t>
      </w:r>
      <w:r>
        <w:rPr>
          <w:b/>
        </w:rPr>
        <w:t>;</w:t>
      </w:r>
      <w:r w:rsidRPr="00BC2129">
        <w:rPr>
          <w:b/>
        </w:rPr>
        <w:t xml:space="preserve"> Balks, M.R.</w:t>
      </w:r>
      <w:r w:rsidR="008C65A9">
        <w:rPr>
          <w:b/>
        </w:rPr>
        <w:t xml:space="preserve"> </w:t>
      </w:r>
      <w:r>
        <w:rPr>
          <w:b/>
        </w:rPr>
        <w:t>2021</w:t>
      </w:r>
      <w:r w:rsidR="008C65A9">
        <w:rPr>
          <w:b/>
        </w:rPr>
        <w:t>:</w:t>
      </w:r>
      <w:r w:rsidR="008C65A9">
        <w:t xml:space="preserve"> </w:t>
      </w:r>
      <w:r w:rsidRPr="00BC2129">
        <w:t>The Soils of Aotearoa New Zealand</w:t>
      </w:r>
      <w:r w:rsidR="008C65A9">
        <w:t xml:space="preserve">. </w:t>
      </w:r>
      <w:r w:rsidRPr="00BC2129">
        <w:t>Springer</w:t>
      </w:r>
      <w:r w:rsidR="008C65A9">
        <w:t xml:space="preserve">, </w:t>
      </w:r>
      <w:r>
        <w:t>Cham</w:t>
      </w:r>
      <w:r w:rsidR="008C65A9">
        <w:t xml:space="preserve">. </w:t>
      </w:r>
      <w:r>
        <w:t>332</w:t>
      </w:r>
      <w:r w:rsidR="008C65A9">
        <w:t xml:space="preserve"> p.</w:t>
      </w:r>
      <w:ins w:id="2601" w:author="Lauren OBrien" w:date="2024-09-14T19:09:00Z" w16du:dateUtc="2024-09-14T07:09:00Z">
        <w:r w:rsidR="00F9127E">
          <w:t xml:space="preserve"> </w:t>
        </w:r>
      </w:ins>
      <w:ins w:id="2602" w:author="Lauren OBrien" w:date="2024-09-14T19:09:00Z">
        <w:r w:rsidR="00F9127E" w:rsidRPr="00F9127E">
          <w:rPr>
            <w:color w:val="2B579A"/>
            <w:shd w:val="clear" w:color="auto" w:fill="E6E6E6"/>
          </w:rPr>
          <w:fldChar w:fldCharType="begin"/>
        </w:r>
        <w:r w:rsidR="00F9127E" w:rsidRPr="00F9127E">
          <w:instrText>HYPERLINK "https://doi.org/10.1007/978-3-030-64763-6"</w:instrText>
        </w:r>
        <w:r w:rsidR="00F9127E" w:rsidRPr="00F9127E">
          <w:rPr>
            <w:color w:val="2B579A"/>
            <w:shd w:val="clear" w:color="auto" w:fill="E6E6E6"/>
          </w:rPr>
        </w:r>
        <w:r w:rsidR="00F9127E" w:rsidRPr="00F9127E">
          <w:rPr>
            <w:color w:val="2B579A"/>
            <w:shd w:val="clear" w:color="auto" w:fill="E6E6E6"/>
          </w:rPr>
          <w:fldChar w:fldCharType="separate"/>
        </w:r>
        <w:r w:rsidR="00F9127E" w:rsidRPr="00F9127E">
          <w:rPr>
            <w:rStyle w:val="Hyperlink"/>
          </w:rPr>
          <w:t>https://doi.org/10.1007/978-3-030-64763-6</w:t>
        </w:r>
      </w:ins>
      <w:ins w:id="2603" w:author="Lauren OBrien" w:date="2024-09-14T19:09:00Z" w16du:dateUtc="2024-09-14T07:09:00Z">
        <w:r w:rsidR="00F9127E" w:rsidRPr="00F9127E">
          <w:rPr>
            <w:color w:val="2B579A"/>
            <w:shd w:val="clear" w:color="auto" w:fill="E6E6E6"/>
          </w:rPr>
          <w:fldChar w:fldCharType="end"/>
        </w:r>
      </w:ins>
    </w:p>
    <w:p w14:paraId="0BE92135" w14:textId="6132CC4D" w:rsidR="00174C4D" w:rsidRDefault="008F760C">
      <w:pPr>
        <w:spacing w:after="292" w:line="249" w:lineRule="auto"/>
        <w:ind w:left="-5" w:right="55"/>
      </w:pPr>
      <w:r>
        <w:rPr>
          <w:b/>
        </w:rPr>
        <w:t>Johnson, W.M. 1963:</w:t>
      </w:r>
      <w:r>
        <w:t xml:space="preserve"> The </w:t>
      </w:r>
      <w:proofErr w:type="spellStart"/>
      <w:r>
        <w:t>pedon</w:t>
      </w:r>
      <w:proofErr w:type="spellEnd"/>
      <w:r>
        <w:t xml:space="preserve"> and </w:t>
      </w:r>
      <w:proofErr w:type="spellStart"/>
      <w:r>
        <w:t>polypedon</w:t>
      </w:r>
      <w:proofErr w:type="spellEnd"/>
      <w:r>
        <w:t xml:space="preserve">. </w:t>
      </w:r>
      <w:r>
        <w:rPr>
          <w:i/>
        </w:rPr>
        <w:t>Journal of the Soil Science Society of America 27:</w:t>
      </w:r>
      <w:r>
        <w:t xml:space="preserve"> 212–215.</w:t>
      </w:r>
    </w:p>
    <w:p w14:paraId="0BE92136" w14:textId="1BB963D0" w:rsidR="00174C4D" w:rsidRDefault="008F760C">
      <w:pPr>
        <w:spacing w:after="292" w:line="249" w:lineRule="auto"/>
        <w:ind w:left="-5" w:right="55"/>
      </w:pPr>
      <w:r>
        <w:rPr>
          <w:b/>
        </w:rPr>
        <w:t>Laffan, M.D. 1979:</w:t>
      </w:r>
      <w:r>
        <w:t xml:space="preserve"> A comment on the identification of the lithic contact (USDA Soil Taxonomy) in soils formed from greywacke in the Marlborough Sounds.</w:t>
      </w:r>
      <w:r>
        <w:rPr>
          <w:i/>
        </w:rPr>
        <w:t xml:space="preserve"> New Zealand Soil News 27:</w:t>
      </w:r>
      <w:r>
        <w:t xml:space="preserve"> 70–71.</w:t>
      </w:r>
      <w:ins w:id="2604" w:author="Andre Eger" w:date="2024-07-26T12:50:00Z" w16du:dateUtc="2024-07-26T00:50:00Z">
        <w:r w:rsidR="00F2052A">
          <w:t xml:space="preserve"> </w:t>
        </w:r>
        <w:r w:rsidR="00F2052A" w:rsidRPr="00F2052A">
          <w:t>https://doi.org/10.7931/DL30-1979_VOL27_2_ORC</w:t>
        </w:r>
      </w:ins>
    </w:p>
    <w:p w14:paraId="0BE92137" w14:textId="6AC6E8F6" w:rsidR="00174C4D" w:rsidRDefault="008F760C">
      <w:pPr>
        <w:spacing w:after="281" w:line="265" w:lineRule="auto"/>
        <w:ind w:left="-4"/>
        <w:jc w:val="left"/>
      </w:pPr>
      <w:r>
        <w:rPr>
          <w:b/>
        </w:rPr>
        <w:lastRenderedPageBreak/>
        <w:t>Leamy, M.L.; Clayden, B.; Hewitt, A.E. 1983:</w:t>
      </w:r>
      <w:r>
        <w:t xml:space="preserve"> Soil classification in the NZ Soil Bureau. </w:t>
      </w:r>
      <w:r>
        <w:rPr>
          <w:i/>
        </w:rPr>
        <w:t>New Zealand Soil News 31:</w:t>
      </w:r>
      <w:r>
        <w:t xml:space="preserve"> 183–185.</w:t>
      </w:r>
      <w:ins w:id="2605" w:author="Andre Eger" w:date="2024-07-26T12:51:00Z" w16du:dateUtc="2024-07-26T00:51:00Z">
        <w:r w:rsidR="00F2052A">
          <w:t xml:space="preserve"> </w:t>
        </w:r>
        <w:r w:rsidR="00F2052A" w:rsidRPr="00F2052A">
          <w:t>https://doi.org/10.7931/DL30-1983_VOL31_6_ORC</w:t>
        </w:r>
      </w:ins>
    </w:p>
    <w:p w14:paraId="0BE92138" w14:textId="77777777" w:rsidR="00174C4D" w:rsidRDefault="008F760C">
      <w:pPr>
        <w:spacing w:after="292" w:line="249" w:lineRule="auto"/>
        <w:ind w:left="-5" w:right="55"/>
      </w:pPr>
      <w:r>
        <w:rPr>
          <w:b/>
        </w:rPr>
        <w:t>Leamy, M.L.; Clayden, B.; Parfitt, R.L.; Kinloch, D.I.; Childs, C. 1988:</w:t>
      </w:r>
      <w:r>
        <w:t xml:space="preserve"> The </w:t>
      </w:r>
      <w:proofErr w:type="spellStart"/>
      <w:r>
        <w:t>Andisol</w:t>
      </w:r>
      <w:proofErr w:type="spellEnd"/>
      <w:r>
        <w:t xml:space="preserve"> proposal. Final proposal of the International Committee on the Classification of </w:t>
      </w:r>
      <w:proofErr w:type="spellStart"/>
      <w:r>
        <w:t>Andisols</w:t>
      </w:r>
      <w:proofErr w:type="spellEnd"/>
      <w:r>
        <w:t xml:space="preserve"> (ICOMMAND). NZ Soil Bureau, DSIR, Lower Hutt, New Zealand. 50 p.</w:t>
      </w:r>
    </w:p>
    <w:p w14:paraId="0BE92139" w14:textId="3A1EA15D" w:rsidR="00174C4D" w:rsidRDefault="008F760C">
      <w:pPr>
        <w:spacing w:after="292" w:line="249" w:lineRule="auto"/>
        <w:ind w:left="-5" w:right="55"/>
      </w:pPr>
      <w:commentRangeStart w:id="2606"/>
      <w:r>
        <w:rPr>
          <w:b/>
        </w:rPr>
        <w:t>Milne, D.; Clayden, B.; Singleton, P.L.; Wilson, A.D. 199</w:t>
      </w:r>
      <w:del w:id="2607" w:author="Lauren OBrien" w:date="2024-09-14T18:52:00Z" w16du:dateUtc="2024-09-14T06:52:00Z">
        <w:r w:rsidDel="00A21558">
          <w:rPr>
            <w:b/>
          </w:rPr>
          <w:delText>1</w:delText>
        </w:r>
      </w:del>
      <w:ins w:id="2608" w:author="Lauren OBrien" w:date="2024-09-14T18:52:00Z" w16du:dateUtc="2024-09-14T06:52:00Z">
        <w:r w:rsidR="00A21558">
          <w:rPr>
            <w:b/>
          </w:rPr>
          <w:t>5</w:t>
        </w:r>
      </w:ins>
      <w:r>
        <w:rPr>
          <w:b/>
        </w:rPr>
        <w:t>:</w:t>
      </w:r>
      <w:r>
        <w:t xml:space="preserve"> Soil description handbook. </w:t>
      </w:r>
      <w:del w:id="2609" w:author="Lauren OBrien" w:date="2024-09-14T18:52:00Z" w16du:dateUtc="2024-09-14T06:52:00Z">
        <w:r w:rsidDel="00A21558">
          <w:delText>DSIR Division of Land and Soil Sciences</w:delText>
        </w:r>
      </w:del>
      <w:ins w:id="2610" w:author="Lauren OBrien" w:date="2024-09-14T18:52:00Z" w16du:dateUtc="2024-09-14T06:52:00Z">
        <w:r w:rsidR="00A21558">
          <w:t xml:space="preserve">Manaaki Whenua </w:t>
        </w:r>
      </w:ins>
      <w:ins w:id="2611" w:author="Lauren OBrien" w:date="2024-09-14T18:53:00Z" w16du:dateUtc="2024-09-14T06:53:00Z">
        <w:r w:rsidR="00A21558">
          <w:t>Press</w:t>
        </w:r>
      </w:ins>
      <w:r>
        <w:t>. 1</w:t>
      </w:r>
      <w:del w:id="2612" w:author="Lauren OBrien" w:date="2024-09-14T18:53:00Z" w16du:dateUtc="2024-09-14T06:53:00Z">
        <w:r w:rsidDel="00A21558">
          <w:delText>33</w:delText>
        </w:r>
      </w:del>
      <w:ins w:id="2613" w:author="Lauren OBrien" w:date="2024-09-14T18:53:00Z" w16du:dateUtc="2024-09-14T06:53:00Z">
        <w:r w:rsidR="00A21558">
          <w:t>57</w:t>
        </w:r>
      </w:ins>
      <w:r>
        <w:t xml:space="preserve"> p.</w:t>
      </w:r>
      <w:commentRangeEnd w:id="2606"/>
      <w:r w:rsidR="00F2052A">
        <w:rPr>
          <w:rStyle w:val="CommentReference"/>
        </w:rPr>
        <w:commentReference w:id="2606"/>
      </w:r>
      <w:ins w:id="2614" w:author="Lauren OBrien" w:date="2024-09-14T18:53:00Z" w16du:dateUtc="2024-09-14T06:53:00Z">
        <w:r w:rsidR="00A21558">
          <w:t xml:space="preserve"> </w:t>
        </w:r>
        <w:r w:rsidR="00E72CCE" w:rsidRPr="00294EBF">
          <w:t>https://doi.org/10.7931/DL1JG6</w:t>
        </w:r>
      </w:ins>
    </w:p>
    <w:p w14:paraId="0BE9213A" w14:textId="77777777" w:rsidR="00174C4D" w:rsidRDefault="008F760C">
      <w:pPr>
        <w:spacing w:after="292" w:line="249" w:lineRule="auto"/>
        <w:ind w:left="-5" w:right="55"/>
      </w:pPr>
      <w:r>
        <w:rPr>
          <w:b/>
        </w:rPr>
        <w:t>McLaren, R.G.; Cameron, K.C. 1990:</w:t>
      </w:r>
      <w:r>
        <w:t xml:space="preserve"> Soil Science: An Introduction to the Properties and Management of New Zealand Soils. Oxford University Press, Auckland. 294 p.</w:t>
      </w:r>
    </w:p>
    <w:p w14:paraId="0BE9213B" w14:textId="29EC9CC0" w:rsidR="00174C4D" w:rsidDel="00F136C1" w:rsidRDefault="008F760C">
      <w:pPr>
        <w:spacing w:after="292" w:line="249" w:lineRule="auto"/>
        <w:ind w:left="-5" w:right="55"/>
        <w:rPr>
          <w:del w:id="2615" w:author="Andre Eger" w:date="2024-07-26T13:18:00Z" w16du:dateUtc="2024-07-26T01:18:00Z"/>
        </w:rPr>
      </w:pPr>
      <w:r>
        <w:rPr>
          <w:b/>
        </w:rPr>
        <w:t>McQueen, D.J. 1981:</w:t>
      </w:r>
      <w:r>
        <w:t xml:space="preserve"> A new method of aggregate stability measurement.</w:t>
      </w:r>
      <w:r>
        <w:rPr>
          <w:i/>
        </w:rPr>
        <w:t xml:space="preserve"> New Zealand Soil News 29:</w:t>
      </w:r>
      <w:r>
        <w:t xml:space="preserve"> 127–132.</w:t>
      </w:r>
      <w:ins w:id="2616" w:author="Andre Eger" w:date="2024-07-26T12:54:00Z" w16du:dateUtc="2024-07-26T00:54:00Z">
        <w:r w:rsidR="00F2052A">
          <w:t xml:space="preserve"> </w:t>
        </w:r>
        <w:r w:rsidR="00F2052A" w:rsidRPr="00F2052A">
          <w:t>https://doi.org/10.7931/DL30-1981_VOL29_4_ORC</w:t>
        </w:r>
      </w:ins>
    </w:p>
    <w:p w14:paraId="3833DA2C" w14:textId="0077607F" w:rsidR="00EF4945" w:rsidRDefault="00EF4945">
      <w:pPr>
        <w:spacing w:after="292" w:line="249" w:lineRule="auto"/>
        <w:ind w:right="55"/>
        <w:rPr>
          <w:ins w:id="2617" w:author="Andre Eger" w:date="2024-07-26T13:16:00Z" w16du:dateUtc="2024-07-26T01:16:00Z"/>
        </w:rPr>
        <w:pPrChange w:id="2618" w:author="Andre Eger" w:date="2024-07-26T13:18:00Z" w16du:dateUtc="2024-07-26T01:18:00Z">
          <w:pPr>
            <w:spacing w:after="292" w:line="249" w:lineRule="auto"/>
            <w:ind w:left="-5" w:right="55"/>
          </w:pPr>
        </w:pPrChange>
      </w:pPr>
      <w:ins w:id="2619" w:author="Andre Eger" w:date="2024-07-26T13:16:00Z" w16du:dateUtc="2024-07-26T01:16:00Z">
        <w:r>
          <w:rPr>
            <w:b/>
          </w:rPr>
          <w:t>McQueen, D.J. 19</w:t>
        </w:r>
        <w:del w:id="2620" w:author="Lauren OBrien" w:date="2024-09-14T19:06:00Z" w16du:dateUtc="2024-09-14T07:06:00Z">
          <w:r w:rsidDel="008435D7">
            <w:rPr>
              <w:b/>
            </w:rPr>
            <w:delText>88</w:delText>
          </w:r>
        </w:del>
      </w:ins>
      <w:ins w:id="2621" w:author="Lauren OBrien" w:date="2024-09-14T19:06:00Z" w16du:dateUtc="2024-09-14T07:06:00Z">
        <w:r w:rsidR="008435D7">
          <w:rPr>
            <w:b/>
          </w:rPr>
          <w:t>93</w:t>
        </w:r>
      </w:ins>
      <w:ins w:id="2622" w:author="Andre Eger" w:date="2024-07-26T13:16:00Z" w16du:dateUtc="2024-07-26T01:16:00Z">
        <w:r>
          <w:rPr>
            <w:b/>
          </w:rPr>
          <w:t>:</w:t>
        </w:r>
        <w:r>
          <w:t xml:space="preserve"> </w:t>
        </w:r>
      </w:ins>
      <w:ins w:id="2623" w:author="Andre Eger" w:date="2024-07-26T13:16:00Z">
        <w:r w:rsidRPr="00EF4945">
          <w:t>Glossary of soil-water terms</w:t>
        </w:r>
      </w:ins>
      <w:ins w:id="2624" w:author="Andre Eger" w:date="2024-07-26T13:16:00Z" w16du:dateUtc="2024-07-26T01:16:00Z">
        <w:r>
          <w:t>.</w:t>
        </w:r>
        <w:r>
          <w:rPr>
            <w:i/>
          </w:rPr>
          <w:t xml:space="preserve"> </w:t>
        </w:r>
      </w:ins>
      <w:ins w:id="2625" w:author="Andre Eger" w:date="2024-07-26T13:17:00Z">
        <w:r w:rsidRPr="00EF4945">
          <w:rPr>
            <w:i/>
          </w:rPr>
          <w:t>N.Z. Soil Bureau laboratory report EP</w:t>
        </w:r>
      </w:ins>
      <w:ins w:id="2626" w:author="Andre Eger" w:date="2024-07-26T13:17:00Z" w16du:dateUtc="2024-07-26T01:17:00Z">
        <w:r>
          <w:rPr>
            <w:i/>
          </w:rPr>
          <w:t>31</w:t>
        </w:r>
      </w:ins>
      <w:ins w:id="2627" w:author="Andre Eger" w:date="2024-07-26T13:16:00Z" w16du:dateUtc="2024-07-26T01:16:00Z">
        <w:r>
          <w:t xml:space="preserve">. </w:t>
        </w:r>
      </w:ins>
      <w:ins w:id="2628" w:author="Andre Eger" w:date="2024-07-26T13:17:00Z" w16du:dateUtc="2024-07-26T01:17:00Z">
        <w:r w:rsidRPr="00EF4945">
          <w:t>http</w:t>
        </w:r>
      </w:ins>
      <w:ins w:id="2629" w:author="Lauren OBrien" w:date="2024-09-14T19:06:00Z" w16du:dateUtc="2024-09-14T07:06:00Z">
        <w:r w:rsidR="00683142">
          <w:t>s</w:t>
        </w:r>
      </w:ins>
      <w:ins w:id="2630" w:author="Andre Eger" w:date="2024-07-26T13:17:00Z" w16du:dateUtc="2024-07-26T01:17:00Z">
        <w:r w:rsidRPr="00EF4945">
          <w:t>://doi.org/10.7931/DL1</w:t>
        </w:r>
        <w:del w:id="2631" w:author="Lauren OBrien" w:date="2024-09-14T19:06:00Z" w16du:dateUtc="2024-09-14T07:06:00Z">
          <w:r w:rsidRPr="00EF4945" w:rsidDel="008435D7">
            <w:delText>-LAB-EP31</w:delText>
          </w:r>
        </w:del>
      </w:ins>
      <w:ins w:id="2632" w:author="Lauren OBrien" w:date="2024-09-14T19:06:00Z" w16du:dateUtc="2024-09-14T07:06:00Z">
        <w:r w:rsidR="008435D7">
          <w:t>H</w:t>
        </w:r>
        <w:r w:rsidR="00683142">
          <w:t>01</w:t>
        </w:r>
      </w:ins>
    </w:p>
    <w:p w14:paraId="0BE9213D" w14:textId="650C4AAD" w:rsidR="00795B0D" w:rsidRDefault="008F760C" w:rsidP="00795B0D">
      <w:pPr>
        <w:spacing w:after="292" w:line="250" w:lineRule="auto"/>
        <w:ind w:left="0" w:right="57" w:hanging="11"/>
        <w:rPr>
          <w:ins w:id="2633" w:author="Lauren OBrien" w:date="2024-09-14T19:02:00Z" w16du:dateUtc="2024-09-14T07:02:00Z"/>
        </w:rPr>
      </w:pPr>
      <w:commentRangeStart w:id="2634"/>
      <w:del w:id="2635" w:author="Lauren OBrien" w:date="2024-09-14T19:02:00Z" w16du:dateUtc="2024-09-14T07:02:00Z">
        <w:r w:rsidDel="0088122D">
          <w:rPr>
            <w:b/>
          </w:rPr>
          <w:delText>Munsell Color Company 1975:</w:delText>
        </w:r>
        <w:r w:rsidDel="0088122D">
          <w:delText xml:space="preserve"> Munsell Soil Color Charts. Munsell Colour Company, Baltimore MD.</w:delText>
        </w:r>
        <w:commentRangeEnd w:id="2634"/>
        <w:r w:rsidR="00EF4945" w:rsidDel="0088122D">
          <w:rPr>
            <w:rStyle w:val="CommentReference"/>
          </w:rPr>
          <w:commentReference w:id="2634"/>
        </w:r>
      </w:del>
    </w:p>
    <w:p w14:paraId="2BCE34B5" w14:textId="7946CB4A" w:rsidR="0088122D" w:rsidRDefault="0088122D" w:rsidP="00A94253">
      <w:pPr>
        <w:spacing w:after="292" w:line="250" w:lineRule="auto"/>
        <w:ind w:left="0" w:right="57" w:hanging="11"/>
        <w:jc w:val="left"/>
      </w:pPr>
      <w:ins w:id="2636" w:author="Lauren OBrien" w:date="2024-09-14T19:02:00Z" w16du:dateUtc="2024-09-14T07:02:00Z">
        <w:r w:rsidRPr="00A94253">
          <w:rPr>
            <w:b/>
            <w:bCs/>
          </w:rPr>
          <w:t>Pantone 2017:</w:t>
        </w:r>
        <w:r>
          <w:t xml:space="preserve"> Munsell Soil </w:t>
        </w:r>
        <w:proofErr w:type="spellStart"/>
        <w:r>
          <w:t>Color</w:t>
        </w:r>
        <w:proofErr w:type="spellEnd"/>
        <w:r>
          <w:t xml:space="preserve"> Book</w:t>
        </w:r>
      </w:ins>
      <w:ins w:id="2637" w:author="Lauren OBrien" w:date="2024-09-14T19:03:00Z" w16du:dateUtc="2024-09-14T07:03:00Z">
        <w:r w:rsidR="00A94253">
          <w:t xml:space="preserve">. </w:t>
        </w:r>
      </w:ins>
      <w:r w:rsidR="00A94253" w:rsidRPr="003E3196">
        <w:rPr>
          <w:bCs/>
          <w:color w:val="2B579A"/>
          <w:shd w:val="clear" w:color="auto" w:fill="E6E6E6"/>
        </w:rPr>
        <w:fldChar w:fldCharType="begin"/>
      </w:r>
      <w:r w:rsidR="00A94253" w:rsidRPr="00A94253">
        <w:rPr>
          <w:bCs/>
        </w:rPr>
        <w:instrText>HYPERLINK "https://www.pantone.com/products/munsell/munsell-soil-color-book"</w:instrText>
      </w:r>
      <w:r w:rsidR="00A94253" w:rsidRPr="003E3196">
        <w:rPr>
          <w:bCs/>
          <w:color w:val="2B579A"/>
          <w:shd w:val="clear" w:color="auto" w:fill="E6E6E6"/>
        </w:rPr>
      </w:r>
      <w:r w:rsidR="00A94253" w:rsidRPr="003E3196">
        <w:rPr>
          <w:bCs/>
          <w:color w:val="2B579A"/>
          <w:shd w:val="clear" w:color="auto" w:fill="E6E6E6"/>
        </w:rPr>
        <w:fldChar w:fldCharType="separate"/>
      </w:r>
      <w:ins w:id="2638" w:author="Lauren OBrien" w:date="2024-09-14T19:03:00Z" w16du:dateUtc="2024-09-14T07:03:00Z">
        <w:r w:rsidR="00A94253" w:rsidRPr="003E3196">
          <w:rPr>
            <w:rStyle w:val="Hyperlink"/>
            <w:bCs/>
          </w:rPr>
          <w:t>https://www.pantone.com/products/munsell/munsell-soil-color-book</w:t>
        </w:r>
        <w:r w:rsidR="00A94253" w:rsidRPr="003E3196">
          <w:rPr>
            <w:bCs/>
            <w:color w:val="2B579A"/>
            <w:shd w:val="clear" w:color="auto" w:fill="E6E6E6"/>
          </w:rPr>
          <w:fldChar w:fldCharType="end"/>
        </w:r>
        <w:r w:rsidR="00A94253" w:rsidRPr="003E3196">
          <w:rPr>
            <w:bCs/>
          </w:rPr>
          <w:t>.</w:t>
        </w:r>
      </w:ins>
    </w:p>
    <w:p w14:paraId="0BE9213E" w14:textId="77777777" w:rsidR="00174C4D" w:rsidRDefault="008F760C" w:rsidP="00795B0D">
      <w:pPr>
        <w:spacing w:after="292" w:line="250" w:lineRule="auto"/>
        <w:ind w:left="0" w:right="57" w:hanging="11"/>
      </w:pPr>
      <w:r>
        <w:rPr>
          <w:b/>
        </w:rPr>
        <w:t>Parfitt, R.L.; Clayden, B. 1991:</w:t>
      </w:r>
      <w:r>
        <w:t xml:space="preserve"> </w:t>
      </w:r>
      <w:proofErr w:type="spellStart"/>
      <w:r>
        <w:t>Andisols</w:t>
      </w:r>
      <w:proofErr w:type="spellEnd"/>
      <w:r>
        <w:t xml:space="preserve"> — the development of a new order in Soil Taxonomy. </w:t>
      </w:r>
      <w:proofErr w:type="spellStart"/>
      <w:r>
        <w:rPr>
          <w:i/>
        </w:rPr>
        <w:t>Geoderma</w:t>
      </w:r>
      <w:proofErr w:type="spellEnd"/>
      <w:r>
        <w:rPr>
          <w:i/>
        </w:rPr>
        <w:t xml:space="preserve"> 49:</w:t>
      </w:r>
      <w:r>
        <w:t xml:space="preserve"> 181–192.</w:t>
      </w:r>
    </w:p>
    <w:p w14:paraId="0BE9213F" w14:textId="4B0CEC06" w:rsidR="00174C4D" w:rsidRDefault="008F760C">
      <w:pPr>
        <w:spacing w:after="292" w:line="249" w:lineRule="auto"/>
        <w:ind w:left="-5" w:right="55"/>
      </w:pPr>
      <w:r>
        <w:rPr>
          <w:b/>
        </w:rPr>
        <w:t>Parfitt, R.L. 198</w:t>
      </w:r>
      <w:del w:id="2639" w:author="Andre Eger" w:date="2024-07-26T12:56:00Z" w16du:dateUtc="2024-07-26T00:56:00Z">
        <w:r w:rsidDel="00F2052A">
          <w:rPr>
            <w:b/>
          </w:rPr>
          <w:delText>5</w:delText>
        </w:r>
      </w:del>
      <w:ins w:id="2640" w:author="Andre Eger" w:date="2024-07-26T12:56:00Z" w16du:dateUtc="2024-07-26T00:56:00Z">
        <w:r w:rsidR="00F2052A">
          <w:rPr>
            <w:b/>
          </w:rPr>
          <w:t>4</w:t>
        </w:r>
      </w:ins>
      <w:r>
        <w:rPr>
          <w:b/>
        </w:rPr>
        <w:t>:</w:t>
      </w:r>
      <w:r>
        <w:t xml:space="preserve"> A proposed classification of yellow-brown loams and yellow-brown pumice soils. I. The boundary with other soils at the highest category. </w:t>
      </w:r>
      <w:r>
        <w:rPr>
          <w:i/>
        </w:rPr>
        <w:t>NZ Soil Bureau Laboratory Report CM5.</w:t>
      </w:r>
      <w:ins w:id="2641" w:author="Andre Eger" w:date="2024-07-26T12:56:00Z" w16du:dateUtc="2024-07-26T00:56:00Z">
        <w:r w:rsidR="00F2052A">
          <w:rPr>
            <w:i/>
          </w:rPr>
          <w:t xml:space="preserve"> </w:t>
        </w:r>
        <w:r w:rsidR="00F2052A" w:rsidRPr="00F2052A">
          <w:rPr>
            <w:i/>
          </w:rPr>
          <w:t>http</w:t>
        </w:r>
      </w:ins>
      <w:ins w:id="2642" w:author="Lauren OBrien" w:date="2024-09-14T19:07:00Z" w16du:dateUtc="2024-09-14T07:07:00Z">
        <w:r w:rsidR="00683142">
          <w:rPr>
            <w:i/>
          </w:rPr>
          <w:t>s</w:t>
        </w:r>
      </w:ins>
      <w:ins w:id="2643" w:author="Andre Eger" w:date="2024-07-26T12:56:00Z" w16du:dateUtc="2024-07-26T00:56:00Z">
        <w:r w:rsidR="00F2052A" w:rsidRPr="00F2052A">
          <w:rPr>
            <w:i/>
          </w:rPr>
          <w:t>://doi.org/10.7931/DL1-LAB-CM05</w:t>
        </w:r>
      </w:ins>
    </w:p>
    <w:p w14:paraId="5826E189" w14:textId="0E44ABFF" w:rsidR="008C65A9" w:rsidRDefault="008C65A9" w:rsidP="008C65A9">
      <w:pPr>
        <w:spacing w:after="290" w:line="249" w:lineRule="auto"/>
        <w:ind w:left="-5" w:right="53"/>
      </w:pPr>
      <w:r>
        <w:rPr>
          <w:b/>
        </w:rPr>
        <w:t>Soil Survey Staff 1975:</w:t>
      </w:r>
      <w:r>
        <w:t xml:space="preserve"> Soil taxonomy: a basic system of soil classification for making and interpreting soil surveys. USDA Agricultural Handbook No.436. First Edition. Washington DC. 754 p.</w:t>
      </w:r>
    </w:p>
    <w:p w14:paraId="0BE92140" w14:textId="0A7C56A9" w:rsidR="00174C4D" w:rsidRDefault="008F760C">
      <w:pPr>
        <w:spacing w:after="290" w:line="249" w:lineRule="auto"/>
        <w:ind w:left="-5" w:right="53"/>
        <w:rPr>
          <w:ins w:id="2644" w:author="Andre Eger [2]" w:date="2024-11-13T10:28:00Z" w16du:dateUtc="2024-11-12T21:28:00Z"/>
        </w:rPr>
      </w:pPr>
      <w:r>
        <w:rPr>
          <w:b/>
        </w:rPr>
        <w:t>Soil Survey Staff 1999:</w:t>
      </w:r>
      <w:r>
        <w:t xml:space="preserve"> Soil taxonomy: a basic system of soil classification for making and interpreting soil surveys. USDA Agricultural Handbook No.436. Second Edition. Washington DC. </w:t>
      </w:r>
      <w:r w:rsidR="008C65A9">
        <w:t>871</w:t>
      </w:r>
      <w:r>
        <w:t xml:space="preserve"> p.</w:t>
      </w:r>
    </w:p>
    <w:p w14:paraId="6CC94B51" w14:textId="58BA34B6" w:rsidR="007778ED" w:rsidRDefault="007778ED">
      <w:pPr>
        <w:spacing w:after="290" w:line="249" w:lineRule="auto"/>
        <w:ind w:left="-5" w:right="53"/>
      </w:pPr>
      <w:ins w:id="2645" w:author="Andre Eger [2]" w:date="2024-11-13T10:28:00Z">
        <w:r w:rsidRPr="007778ED">
          <w:t>Soil Survey Staff 2022</w:t>
        </w:r>
      </w:ins>
      <w:ins w:id="2646" w:author="Andre Eger [2]" w:date="2024-11-13T10:28:00Z" w16du:dateUtc="2024-11-12T21:28:00Z">
        <w:r>
          <w:t>:</w:t>
        </w:r>
      </w:ins>
      <w:ins w:id="2647" w:author="Andre Eger [2]" w:date="2024-11-13T10:28:00Z">
        <w:r w:rsidRPr="007778ED">
          <w:t xml:space="preserve"> </w:t>
        </w:r>
        <w:r w:rsidRPr="007778ED">
          <w:rPr>
            <w:i/>
            <w:iCs/>
          </w:rPr>
          <w:t>Keys to Soil Taxonomy</w:t>
        </w:r>
        <w:r w:rsidRPr="007778ED">
          <w:t xml:space="preserve"> (13 ed.). Washington, DC.: USDA-Natural Resources Conservation Service.</w:t>
        </w:r>
      </w:ins>
    </w:p>
    <w:p w14:paraId="0BE92141" w14:textId="77777777" w:rsidR="00174C4D" w:rsidRDefault="008F760C">
      <w:pPr>
        <w:spacing w:after="292" w:line="249" w:lineRule="auto"/>
        <w:ind w:left="-5" w:right="55"/>
      </w:pPr>
      <w:r>
        <w:rPr>
          <w:b/>
        </w:rPr>
        <w:lastRenderedPageBreak/>
        <w:t>Taylor, N.H. 1948:</w:t>
      </w:r>
      <w:r>
        <w:t xml:space="preserve"> Soil Map of New Zealand, 1:2,027,520 scale. DSIR, Wellington.</w:t>
      </w:r>
    </w:p>
    <w:p w14:paraId="0BE92142" w14:textId="77777777" w:rsidR="00174C4D" w:rsidRDefault="008F760C">
      <w:pPr>
        <w:spacing w:after="292" w:line="249" w:lineRule="auto"/>
        <w:ind w:left="-5" w:right="55"/>
      </w:pPr>
      <w:r>
        <w:rPr>
          <w:b/>
        </w:rPr>
        <w:t>Taylor, N.H.; Cox, J.E. 1956:</w:t>
      </w:r>
      <w:r>
        <w:t xml:space="preserve"> The soil pattern of New Zealand. New Zealand Institute of Agricultural Science Proceedings. 17 p.</w:t>
      </w:r>
    </w:p>
    <w:p w14:paraId="0BE92143" w14:textId="5AAF7944" w:rsidR="00174C4D" w:rsidRDefault="008F760C">
      <w:pPr>
        <w:spacing w:after="292" w:line="249" w:lineRule="auto"/>
        <w:ind w:left="-5" w:right="55"/>
      </w:pPr>
      <w:r>
        <w:rPr>
          <w:b/>
        </w:rPr>
        <w:t>Taylor, N.H.; Pohlen, I. 1962:</w:t>
      </w:r>
      <w:r>
        <w:t xml:space="preserve"> Classification of New Zealand soils. Pp.15–33 </w:t>
      </w:r>
      <w:r>
        <w:rPr>
          <w:i/>
        </w:rPr>
        <w:t>in:</w:t>
      </w:r>
      <w:r>
        <w:t xml:space="preserve"> Soils of New Zealand, Part 1. Soil Bureau Bulletin 26(1). 142 p., with 1:1000 000 scale soil map of New Zealand. DSIR, Wellington.</w:t>
      </w:r>
      <w:ins w:id="2648" w:author="Andre Eger" w:date="2024-07-26T13:02:00Z" w16du:dateUtc="2024-07-26T01:02:00Z">
        <w:r w:rsidR="00BD51AB">
          <w:t xml:space="preserve"> </w:t>
        </w:r>
        <w:r w:rsidR="00BD51AB" w:rsidRPr="00BD51AB">
          <w:t>https://doi.org/10.7931/dl1-sbb-026-1</w:t>
        </w:r>
      </w:ins>
    </w:p>
    <w:p w14:paraId="0BE92144" w14:textId="6A4145B9" w:rsidR="00174C4D" w:rsidRDefault="008F760C">
      <w:pPr>
        <w:spacing w:after="292" w:line="249" w:lineRule="auto"/>
        <w:ind w:left="-5" w:right="55"/>
      </w:pPr>
      <w:bookmarkStart w:id="2649" w:name="_Hlk178334857"/>
      <w:r>
        <w:rPr>
          <w:b/>
        </w:rPr>
        <w:t>Whitton, J.S.; Childs, C.W. 1989:</w:t>
      </w:r>
      <w:r>
        <w:t xml:space="preserve"> The New Zealand experience in applying the Soil Taxonomy (1975) key to mineralogy classes and a proposed revision of the key to mineralogy classes. </w:t>
      </w:r>
      <w:r>
        <w:rPr>
          <w:i/>
        </w:rPr>
        <w:t>DSIR Division of Land and Soil Sciences Technical Record LH1.</w:t>
      </w:r>
      <w:r>
        <w:t xml:space="preserve"> 29 p.</w:t>
      </w:r>
      <w:ins w:id="2650" w:author="Andre Eger" w:date="2024-09-27T15:48:00Z" w16du:dateUtc="2024-09-27T03:48:00Z">
        <w:r w:rsidR="00B25AEA" w:rsidRPr="00B25AEA">
          <w:t xml:space="preserve"> https://doi.org/10.7931/dl-tech-lh1</w:t>
        </w:r>
      </w:ins>
    </w:p>
    <w:p w14:paraId="1F60D8B5" w14:textId="1D1C64AD" w:rsidR="00216ADB" w:rsidDel="001223FA" w:rsidRDefault="008F760C" w:rsidP="001223FA">
      <w:pPr>
        <w:spacing w:after="0" w:line="250" w:lineRule="auto"/>
        <w:ind w:left="0" w:right="51" w:hanging="11"/>
        <w:rPr>
          <w:del w:id="2651" w:author="Thomas Caspari" w:date="2017-10-12T17:27:00Z"/>
        </w:rPr>
      </w:pPr>
      <w:bookmarkStart w:id="2652" w:name="_Hlk181351195"/>
      <w:bookmarkEnd w:id="2649"/>
      <w:r>
        <w:rPr>
          <w:b/>
        </w:rPr>
        <w:t>Wilson, A.D. 1987:</w:t>
      </w:r>
      <w:r>
        <w:t xml:space="preserve"> Classification of red and brown loams and brown granular soils. NZ Soil Bureau unpublished report.</w:t>
      </w:r>
      <w:bookmarkEnd w:id="2652"/>
    </w:p>
    <w:p w14:paraId="156C6669" w14:textId="77777777" w:rsidR="001223FA" w:rsidRDefault="001223FA" w:rsidP="001223FA">
      <w:pPr>
        <w:pStyle w:val="Heading1"/>
        <w:ind w:left="0" w:firstLine="0"/>
        <w:sectPr w:rsidR="001223FA" w:rsidSect="00216ADB">
          <w:headerReference w:type="even" r:id="rId137"/>
          <w:headerReference w:type="default" r:id="rId138"/>
          <w:footerReference w:type="even" r:id="rId139"/>
          <w:footerReference w:type="default" r:id="rId140"/>
          <w:headerReference w:type="first" r:id="rId141"/>
          <w:footerReference w:type="first" r:id="rId142"/>
          <w:type w:val="continuous"/>
          <w:pgSz w:w="12746" w:h="17678"/>
          <w:pgMar w:top="1995" w:right="1769" w:bottom="648" w:left="2121" w:header="0" w:footer="720" w:gutter="0"/>
          <w:cols w:space="720"/>
        </w:sectPr>
      </w:pPr>
    </w:p>
    <w:p w14:paraId="0BE92146" w14:textId="34B4C167" w:rsidR="00174C4D" w:rsidRDefault="00795B0D" w:rsidP="001223FA">
      <w:pPr>
        <w:pStyle w:val="Heading1"/>
        <w:ind w:left="0" w:firstLine="0"/>
      </w:pPr>
      <w:bookmarkStart w:id="2655" w:name="_Toc182384789"/>
      <w:commentRangeStart w:id="2656"/>
      <w:r>
        <w:rPr>
          <w:rFonts w:ascii="Calibri" w:eastAsia="Calibri" w:hAnsi="Calibri" w:cs="Calibri"/>
          <w:noProof/>
          <w:color w:val="000000"/>
          <w:sz w:val="22"/>
          <w:shd w:val="clear" w:color="auto" w:fill="E6E6E6"/>
        </w:rPr>
        <w:lastRenderedPageBreak/>
        <mc:AlternateContent>
          <mc:Choice Requires="wpg">
            <w:drawing>
              <wp:anchor distT="0" distB="0" distL="114300" distR="114300" simplePos="0" relativeHeight="251679744" behindDoc="0" locked="0" layoutInCell="1" allowOverlap="1" wp14:anchorId="0BE92289" wp14:editId="2684C161">
                <wp:simplePos x="0" y="0"/>
                <wp:positionH relativeFrom="page">
                  <wp:posOffset>1342390</wp:posOffset>
                </wp:positionH>
                <wp:positionV relativeFrom="page">
                  <wp:posOffset>1001395</wp:posOffset>
                </wp:positionV>
                <wp:extent cx="5622290" cy="97155"/>
                <wp:effectExtent l="0" t="0" r="16510" b="0"/>
                <wp:wrapTopAndBottom/>
                <wp:docPr id="124182" name="Group 124182"/>
                <wp:cNvGraphicFramePr/>
                <a:graphic xmlns:a="http://schemas.openxmlformats.org/drawingml/2006/main">
                  <a:graphicData uri="http://schemas.microsoft.com/office/word/2010/wordprocessingGroup">
                    <wpg:wgp>
                      <wpg:cNvGrpSpPr/>
                      <wpg:grpSpPr>
                        <a:xfrm>
                          <a:off x="0" y="0"/>
                          <a:ext cx="5622290" cy="97155"/>
                          <a:chOff x="0" y="0"/>
                          <a:chExt cx="5400040" cy="12700"/>
                        </a:xfrm>
                      </wpg:grpSpPr>
                      <wps:wsp>
                        <wps:cNvPr id="13163" name="Shape 13163"/>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0FEB94C" id="Group 124182" o:spid="_x0000_s1026" style="position:absolute;margin-left:105.7pt;margin-top:78.85pt;width:442.7pt;height:7.65pt;z-index:251679744;mso-position-horizontal-relative:page;mso-position-vertical-relative:page;mso-width-relative:margin;mso-height-relative:margin"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">
                <v:shape id="Shape 13163"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" path="m,l5400040,e" filled="f" strokecolor="#181717" strokeweight="1pt">
                  <v:stroke miterlimit="83231f" joinstyle="miter"/>
                  <v:path arrowok="t" textboxrect="0,0,5400040,0"/>
                </v:shape>
                <w10:wrap type="topAndBottom" anchorx="page" anchory="page"/>
              </v:group>
            </w:pict>
          </mc:Fallback>
        </mc:AlternateContent>
      </w:r>
      <w:r w:rsidR="008F760C">
        <w:t>APPENDIX</w:t>
      </w:r>
      <w:bookmarkEnd w:id="2655"/>
      <w:commentRangeEnd w:id="2656"/>
      <w:r w:rsidR="00EF1DE2">
        <w:rPr>
          <w:rStyle w:val="CommentReference"/>
          <w:b w:val="0"/>
        </w:rPr>
        <w:commentReference w:id="2656"/>
      </w:r>
    </w:p>
    <w:p w14:paraId="0BE92147" w14:textId="77777777" w:rsidR="00174C4D" w:rsidRDefault="008F760C">
      <w:pPr>
        <w:spacing w:after="323" w:line="259" w:lineRule="auto"/>
        <w:ind w:left="0" w:firstLine="0"/>
        <w:jc w:val="left"/>
      </w:pPr>
      <w:r>
        <w:rPr>
          <w:rFonts w:ascii="Calibri" w:eastAsia="Calibri" w:hAnsi="Calibri" w:cs="Calibri"/>
          <w:noProof/>
          <w:color w:val="000000"/>
          <w:sz w:val="22"/>
          <w:shd w:val="clear" w:color="auto" w:fill="E6E6E6"/>
        </w:rPr>
        <mc:AlternateContent>
          <mc:Choice Requires="wpg">
            <w:drawing>
              <wp:inline distT="0" distB="0" distL="0" distR="0" wp14:anchorId="0BE9228B" wp14:editId="0BE9228C">
                <wp:extent cx="5622290" cy="77821"/>
                <wp:effectExtent l="0" t="0" r="16510" b="0"/>
                <wp:docPr id="124184" name="Group 124184"/>
                <wp:cNvGraphicFramePr/>
                <a:graphic xmlns:a="http://schemas.openxmlformats.org/drawingml/2006/main">
                  <a:graphicData uri="http://schemas.microsoft.com/office/word/2010/wordprocessingGroup">
                    <wpg:wgp>
                      <wpg:cNvGrpSpPr/>
                      <wpg:grpSpPr>
                        <a:xfrm>
                          <a:off x="0" y="0"/>
                          <a:ext cx="5622290" cy="77821"/>
                          <a:chOff x="0" y="0"/>
                          <a:chExt cx="5400040" cy="12700"/>
                        </a:xfrm>
                      </wpg:grpSpPr>
                      <wps:wsp>
                        <wps:cNvPr id="13164" name="Shape 13164"/>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BB4ABA6" id="Group 124184" o:spid="_x0000_s1026" style="width:442.7pt;height:6.15pt;mso-position-horizontal-relative:char;mso-position-vertical-relative:lin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">
                <v:shape id="Shape 13164"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" path="m,l5400040,e" filled="f" strokecolor="#181717" strokeweight="1pt">
                  <v:stroke miterlimit="83231f" joinstyle="miter"/>
                  <v:path arrowok="t" textboxrect="0,0,5400040,0"/>
                </v:shape>
                <w10:anchorlock/>
              </v:group>
            </w:pict>
          </mc:Fallback>
        </mc:AlternateContent>
      </w:r>
    </w:p>
    <w:p w14:paraId="0BE92148" w14:textId="77777777" w:rsidR="00174C4D" w:rsidRDefault="008F760C">
      <w:pPr>
        <w:spacing w:after="0" w:line="259" w:lineRule="auto"/>
        <w:ind w:left="0" w:firstLine="0"/>
        <w:jc w:val="left"/>
      </w:pPr>
      <w:r>
        <w:t xml:space="preserve"> </w:t>
      </w:r>
    </w:p>
    <w:p w14:paraId="0BE92149" w14:textId="6D982B54" w:rsidR="00174C4D" w:rsidRDefault="008F760C">
      <w:pPr>
        <w:spacing w:after="292" w:line="249" w:lineRule="auto"/>
        <w:ind w:left="-5" w:right="55"/>
      </w:pPr>
      <w:r>
        <w:t xml:space="preserve">The system for designating the soils consists of letters only. This method has been adopted to make for easier insertion of new subgroups, and to make the </w:t>
      </w:r>
      <w:del w:id="2657" w:author="Thomas Caspari" w:date="2017-10-12T17:28:00Z">
        <w:r w:rsidDel="001223FA">
          <w:delText xml:space="preserve"> </w:delText>
        </w:r>
      </w:del>
      <w:r>
        <w:t>codes easier to remember.</w:t>
      </w:r>
    </w:p>
    <w:p w14:paraId="0BE9214A" w14:textId="7BFB4BB8" w:rsidR="00174C4D" w:rsidRDefault="008F760C">
      <w:pPr>
        <w:spacing w:after="0" w:line="249" w:lineRule="auto"/>
        <w:ind w:left="-5" w:right="55"/>
      </w:pPr>
      <w:r>
        <w:t xml:space="preserve">The following </w:t>
      </w:r>
      <w:del w:id="2658" w:author="Kirstin Deuss" w:date="2024-11-12T04:59:00Z">
        <w:r w:rsidDel="008F760C">
          <w:delText>is a list of</w:delText>
        </w:r>
      </w:del>
      <w:ins w:id="2659" w:author="Kirstin Deuss" w:date="2024-11-12T04:59:00Z">
        <w:r w:rsidR="3726114D">
          <w:t>table demonstrates</w:t>
        </w:r>
      </w:ins>
      <w:r>
        <w:t xml:space="preserve"> </w:t>
      </w:r>
      <w:del w:id="2660" w:author="Balin Robertson" w:date="2024-10-16T04:08:00Z">
        <w:r w:rsidDel="008F760C">
          <w:delText xml:space="preserve">the </w:delText>
        </w:r>
      </w:del>
      <w:del w:id="2661" w:author="Balin Robertson" w:date="2024-10-16T04:07:00Z">
        <w:r w:rsidDel="008F760C">
          <w:delText>use which has been made of</w:delText>
        </w:r>
      </w:del>
      <w:ins w:id="2662" w:author="Balin Robertson" w:date="2024-10-16T04:07:00Z">
        <w:r w:rsidR="0C7E8EE4">
          <w:t>how</w:t>
        </w:r>
      </w:ins>
      <w:r>
        <w:t xml:space="preserve"> each code letter </w:t>
      </w:r>
      <w:del w:id="2663" w:author="Balin Robertson" w:date="2024-10-16T04:08:00Z">
        <w:r w:rsidDel="008F760C">
          <w:delText>of the soil classification</w:delText>
        </w:r>
      </w:del>
      <w:ins w:id="2664" w:author="Balin Robertson" w:date="2024-10-16T04:08:00Z">
        <w:r w:rsidR="0D73A399">
          <w:t xml:space="preserve">has been used in </w:t>
        </w:r>
      </w:ins>
      <w:ins w:id="2665" w:author="Andre Eger" w:date="2024-10-17T16:40:00Z">
        <w:r w:rsidR="00160E2A">
          <w:t xml:space="preserve">the </w:t>
        </w:r>
      </w:ins>
      <w:ins w:id="2666" w:author="Balin Robertson" w:date="2024-10-16T04:08:00Z">
        <w:r w:rsidR="0D73A399">
          <w:t>soil classification</w:t>
        </w:r>
      </w:ins>
      <w:r>
        <w:t>, the level at which it has been used, and the meanings.</w:t>
      </w:r>
    </w:p>
    <w:p w14:paraId="0BE9214B" w14:textId="77777777" w:rsidR="00795B0D" w:rsidRDefault="00795B0D">
      <w:pPr>
        <w:spacing w:after="0" w:line="249" w:lineRule="auto"/>
        <w:ind w:left="-5" w:right="55"/>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170" w:type="dxa"/>
        </w:tblCellMar>
        <w:tblLook w:val="04A0" w:firstRow="1" w:lastRow="0" w:firstColumn="1" w:lastColumn="0" w:noHBand="0" w:noVBand="1"/>
      </w:tblPr>
      <w:tblGrid>
        <w:gridCol w:w="851"/>
        <w:gridCol w:w="1843"/>
        <w:gridCol w:w="3255"/>
        <w:gridCol w:w="2977"/>
      </w:tblGrid>
      <w:tr w:rsidR="00795B0D" w14:paraId="0BE92150" w14:textId="77777777" w:rsidTr="00972915">
        <w:tc>
          <w:tcPr>
            <w:tcW w:w="851" w:type="dxa"/>
            <w:tcBorders>
              <w:top w:val="single" w:sz="2" w:space="0" w:color="181717"/>
              <w:bottom w:val="single" w:sz="2" w:space="0" w:color="181717"/>
            </w:tcBorders>
          </w:tcPr>
          <w:p w14:paraId="0BE9214C" w14:textId="77777777" w:rsidR="00795B0D" w:rsidRPr="007473FF" w:rsidRDefault="00795B0D" w:rsidP="007473FF">
            <w:pPr>
              <w:spacing w:before="120" w:after="120" w:line="250" w:lineRule="auto"/>
              <w:ind w:left="0" w:right="57" w:firstLine="0"/>
              <w:jc w:val="left"/>
              <w:rPr>
                <w:b/>
              </w:rPr>
            </w:pPr>
            <w:r w:rsidRPr="007473FF">
              <w:rPr>
                <w:b/>
              </w:rPr>
              <w:t>Code</w:t>
            </w:r>
          </w:p>
        </w:tc>
        <w:tc>
          <w:tcPr>
            <w:tcW w:w="1843" w:type="dxa"/>
            <w:tcBorders>
              <w:top w:val="single" w:sz="2" w:space="0" w:color="181717"/>
              <w:bottom w:val="single" w:sz="2" w:space="0" w:color="181717"/>
            </w:tcBorders>
          </w:tcPr>
          <w:p w14:paraId="0BE9214D" w14:textId="77777777" w:rsidR="00795B0D" w:rsidRPr="007473FF" w:rsidRDefault="00795B0D" w:rsidP="007473FF">
            <w:pPr>
              <w:spacing w:before="120" w:after="120" w:line="250" w:lineRule="auto"/>
              <w:ind w:left="0" w:right="57" w:firstLine="0"/>
              <w:jc w:val="left"/>
              <w:rPr>
                <w:b/>
              </w:rPr>
            </w:pPr>
            <w:r w:rsidRPr="007473FF">
              <w:rPr>
                <w:b/>
              </w:rPr>
              <w:t>Order</w:t>
            </w:r>
          </w:p>
        </w:tc>
        <w:tc>
          <w:tcPr>
            <w:tcW w:w="3255" w:type="dxa"/>
            <w:tcBorders>
              <w:top w:val="single" w:sz="2" w:space="0" w:color="181717"/>
              <w:bottom w:val="single" w:sz="2" w:space="0" w:color="181717"/>
            </w:tcBorders>
          </w:tcPr>
          <w:p w14:paraId="0BE9214E" w14:textId="77777777" w:rsidR="00795B0D" w:rsidRPr="007473FF" w:rsidRDefault="00795B0D" w:rsidP="007473FF">
            <w:pPr>
              <w:spacing w:before="120" w:after="120" w:line="250" w:lineRule="auto"/>
              <w:ind w:left="0" w:right="57" w:firstLine="0"/>
              <w:jc w:val="left"/>
              <w:rPr>
                <w:b/>
              </w:rPr>
            </w:pPr>
            <w:r w:rsidRPr="007473FF">
              <w:rPr>
                <w:b/>
              </w:rPr>
              <w:t>Group</w:t>
            </w:r>
          </w:p>
        </w:tc>
        <w:tc>
          <w:tcPr>
            <w:tcW w:w="2977" w:type="dxa"/>
            <w:tcBorders>
              <w:top w:val="single" w:sz="2" w:space="0" w:color="181717"/>
              <w:bottom w:val="single" w:sz="2" w:space="0" w:color="181717"/>
            </w:tcBorders>
          </w:tcPr>
          <w:p w14:paraId="0BE9214F" w14:textId="77777777" w:rsidR="00795B0D" w:rsidRPr="007473FF" w:rsidRDefault="00795B0D" w:rsidP="007473FF">
            <w:pPr>
              <w:spacing w:before="120" w:after="120" w:line="250" w:lineRule="auto"/>
              <w:ind w:left="0" w:right="57" w:firstLine="0"/>
              <w:jc w:val="left"/>
              <w:rPr>
                <w:b/>
              </w:rPr>
            </w:pPr>
            <w:r w:rsidRPr="007473FF">
              <w:rPr>
                <w:b/>
              </w:rPr>
              <w:t>Subgroup</w:t>
            </w:r>
          </w:p>
        </w:tc>
      </w:tr>
      <w:tr w:rsidR="00795B0D" w14:paraId="0BE92155" w14:textId="77777777" w:rsidTr="00972915">
        <w:tc>
          <w:tcPr>
            <w:tcW w:w="851" w:type="dxa"/>
            <w:tcBorders>
              <w:top w:val="single" w:sz="2" w:space="0" w:color="181717"/>
            </w:tcBorders>
          </w:tcPr>
          <w:p w14:paraId="0BE92151" w14:textId="77777777" w:rsidR="00795B0D" w:rsidRDefault="00795B0D" w:rsidP="007473FF">
            <w:pPr>
              <w:spacing w:before="120" w:after="0" w:line="250" w:lineRule="auto"/>
              <w:ind w:left="0" w:right="57" w:firstLine="0"/>
              <w:jc w:val="left"/>
            </w:pPr>
            <w:r>
              <w:t>A</w:t>
            </w:r>
          </w:p>
        </w:tc>
        <w:tc>
          <w:tcPr>
            <w:tcW w:w="1843" w:type="dxa"/>
            <w:tcBorders>
              <w:top w:val="single" w:sz="2" w:space="0" w:color="181717"/>
            </w:tcBorders>
          </w:tcPr>
          <w:p w14:paraId="0BE92152" w14:textId="77777777" w:rsidR="00795B0D" w:rsidRDefault="00795B0D" w:rsidP="007473FF">
            <w:pPr>
              <w:spacing w:before="120" w:after="0" w:line="250" w:lineRule="auto"/>
              <w:ind w:left="0" w:right="57" w:firstLine="0"/>
              <w:jc w:val="left"/>
            </w:pPr>
            <w:r>
              <w:t>Anthropic</w:t>
            </w:r>
          </w:p>
        </w:tc>
        <w:tc>
          <w:tcPr>
            <w:tcW w:w="3255" w:type="dxa"/>
            <w:tcBorders>
              <w:top w:val="single" w:sz="2" w:space="0" w:color="181717"/>
            </w:tcBorders>
          </w:tcPr>
          <w:p w14:paraId="0BE92153" w14:textId="77777777" w:rsidR="00795B0D" w:rsidRDefault="00795B0D" w:rsidP="007473FF">
            <w:pPr>
              <w:spacing w:before="120" w:after="0" w:line="250" w:lineRule="auto"/>
              <w:ind w:left="0" w:right="57" w:firstLine="0"/>
              <w:jc w:val="left"/>
            </w:pPr>
            <w:r>
              <w:t>Acid, Aged-argillic</w:t>
            </w:r>
          </w:p>
        </w:tc>
        <w:tc>
          <w:tcPr>
            <w:tcW w:w="2977" w:type="dxa"/>
            <w:tcBorders>
              <w:top w:val="single" w:sz="2" w:space="0" w:color="181717"/>
            </w:tcBorders>
          </w:tcPr>
          <w:p w14:paraId="0BE92154" w14:textId="77777777" w:rsidR="00795B0D" w:rsidRDefault="00795B0D" w:rsidP="007473FF">
            <w:pPr>
              <w:spacing w:before="120" w:after="0" w:line="250" w:lineRule="auto"/>
              <w:ind w:left="0" w:right="57" w:firstLine="0"/>
              <w:jc w:val="left"/>
            </w:pPr>
            <w:r>
              <w:t>Acidic, Aged, Artifact, Active</w:t>
            </w:r>
          </w:p>
        </w:tc>
      </w:tr>
      <w:tr w:rsidR="00795B0D" w14:paraId="0BE9215A" w14:textId="77777777" w:rsidTr="00972915">
        <w:tc>
          <w:tcPr>
            <w:tcW w:w="851" w:type="dxa"/>
          </w:tcPr>
          <w:p w14:paraId="0BE92156" w14:textId="77777777" w:rsidR="00795B0D" w:rsidRDefault="00795B0D" w:rsidP="007473FF">
            <w:pPr>
              <w:spacing w:after="0" w:line="249" w:lineRule="auto"/>
              <w:ind w:left="0" w:right="55" w:firstLine="0"/>
              <w:jc w:val="left"/>
            </w:pPr>
            <w:r>
              <w:t>B</w:t>
            </w:r>
          </w:p>
        </w:tc>
        <w:tc>
          <w:tcPr>
            <w:tcW w:w="1843" w:type="dxa"/>
          </w:tcPr>
          <w:p w14:paraId="0BE92157" w14:textId="77777777" w:rsidR="00795B0D" w:rsidRDefault="00795B0D" w:rsidP="007473FF">
            <w:pPr>
              <w:spacing w:after="0" w:line="249" w:lineRule="auto"/>
              <w:ind w:left="0" w:right="55" w:firstLine="0"/>
              <w:jc w:val="left"/>
            </w:pPr>
            <w:r>
              <w:t>Brown</w:t>
            </w:r>
          </w:p>
        </w:tc>
        <w:tc>
          <w:tcPr>
            <w:tcW w:w="3255" w:type="dxa"/>
          </w:tcPr>
          <w:p w14:paraId="0BE92158" w14:textId="77777777" w:rsidR="00795B0D" w:rsidRDefault="00795B0D" w:rsidP="007473FF">
            <w:pPr>
              <w:spacing w:after="0" w:line="249" w:lineRule="auto"/>
              <w:ind w:left="0" w:right="55" w:firstLine="0"/>
              <w:jc w:val="left"/>
            </w:pPr>
          </w:p>
        </w:tc>
        <w:tc>
          <w:tcPr>
            <w:tcW w:w="2977" w:type="dxa"/>
          </w:tcPr>
          <w:p w14:paraId="0BE92159" w14:textId="77777777" w:rsidR="00795B0D" w:rsidRDefault="00795B0D" w:rsidP="007473FF">
            <w:pPr>
              <w:spacing w:after="0" w:line="249" w:lineRule="auto"/>
              <w:ind w:left="0" w:right="55" w:firstLine="0"/>
              <w:jc w:val="left"/>
            </w:pPr>
            <w:r w:rsidRPr="00795B0D">
              <w:t>Brown, Buried</w:t>
            </w:r>
          </w:p>
        </w:tc>
      </w:tr>
      <w:tr w:rsidR="00795B0D" w14:paraId="0BE92161" w14:textId="77777777" w:rsidTr="00972915">
        <w:tc>
          <w:tcPr>
            <w:tcW w:w="851" w:type="dxa"/>
          </w:tcPr>
          <w:p w14:paraId="0BE9215B" w14:textId="77777777" w:rsidR="00795B0D" w:rsidRDefault="00795B0D" w:rsidP="007473FF">
            <w:pPr>
              <w:spacing w:after="0" w:line="249" w:lineRule="auto"/>
              <w:ind w:left="0" w:right="55" w:firstLine="0"/>
              <w:jc w:val="left"/>
            </w:pPr>
            <w:r>
              <w:t>C</w:t>
            </w:r>
          </w:p>
        </w:tc>
        <w:tc>
          <w:tcPr>
            <w:tcW w:w="1843" w:type="dxa"/>
          </w:tcPr>
          <w:p w14:paraId="0BE9215C" w14:textId="77777777" w:rsidR="00795B0D" w:rsidRDefault="00795B0D" w:rsidP="007473FF">
            <w:pPr>
              <w:spacing w:after="0" w:line="249" w:lineRule="auto"/>
              <w:ind w:left="0" w:right="55" w:firstLine="0"/>
              <w:jc w:val="left"/>
            </w:pPr>
          </w:p>
        </w:tc>
        <w:tc>
          <w:tcPr>
            <w:tcW w:w="3255" w:type="dxa"/>
          </w:tcPr>
          <w:p w14:paraId="0BE9215D" w14:textId="77777777" w:rsidR="00795B0D" w:rsidRDefault="00795B0D" w:rsidP="007473FF">
            <w:pPr>
              <w:spacing w:after="0" w:line="249" w:lineRule="auto"/>
              <w:ind w:left="0" w:right="55" w:firstLine="0"/>
              <w:jc w:val="left"/>
            </w:pPr>
          </w:p>
        </w:tc>
        <w:tc>
          <w:tcPr>
            <w:tcW w:w="2977" w:type="dxa"/>
          </w:tcPr>
          <w:p w14:paraId="0BE9215E" w14:textId="77777777" w:rsidR="00795B0D" w:rsidRDefault="00795B0D" w:rsidP="007473FF">
            <w:pPr>
              <w:spacing w:after="0" w:line="249" w:lineRule="auto"/>
              <w:ind w:left="0" w:right="55" w:firstLine="0"/>
              <w:jc w:val="left"/>
            </w:pPr>
            <w:r>
              <w:t xml:space="preserve">Calcareous, </w:t>
            </w:r>
            <w:proofErr w:type="spellStart"/>
            <w:r>
              <w:t>Concre</w:t>
            </w:r>
            <w:proofErr w:type="spellEnd"/>
            <w:r>
              <w:t>-</w:t>
            </w:r>
          </w:p>
          <w:p w14:paraId="0BE9215F" w14:textId="77777777" w:rsidR="00795B0D" w:rsidRDefault="00795B0D" w:rsidP="007473FF">
            <w:pPr>
              <w:spacing w:after="0" w:line="249" w:lineRule="auto"/>
              <w:ind w:left="0" w:right="55" w:firstLine="0"/>
              <w:jc w:val="left"/>
            </w:pPr>
            <w:proofErr w:type="spellStart"/>
            <w:r>
              <w:t>tionary</w:t>
            </w:r>
            <w:proofErr w:type="spellEnd"/>
            <w:r>
              <w:t xml:space="preserve">, Cemented, </w:t>
            </w:r>
          </w:p>
          <w:p w14:paraId="0BE92160" w14:textId="77777777" w:rsidR="00795B0D" w:rsidRDefault="00795B0D" w:rsidP="007473FF">
            <w:pPr>
              <w:spacing w:after="0" w:line="249" w:lineRule="auto"/>
              <w:ind w:left="0" w:right="55" w:firstLine="0"/>
              <w:jc w:val="left"/>
            </w:pPr>
            <w:r>
              <w:t>Compacted</w:t>
            </w:r>
          </w:p>
        </w:tc>
      </w:tr>
      <w:tr w:rsidR="00795B0D" w14:paraId="0BE92166" w14:textId="77777777" w:rsidTr="00972915">
        <w:tc>
          <w:tcPr>
            <w:tcW w:w="851" w:type="dxa"/>
          </w:tcPr>
          <w:p w14:paraId="0BE92162" w14:textId="77777777" w:rsidR="00795B0D" w:rsidRDefault="00795B0D" w:rsidP="007473FF">
            <w:pPr>
              <w:spacing w:after="0" w:line="249" w:lineRule="auto"/>
              <w:ind w:left="0" w:right="55" w:firstLine="0"/>
              <w:jc w:val="left"/>
            </w:pPr>
            <w:r>
              <w:t>D</w:t>
            </w:r>
          </w:p>
        </w:tc>
        <w:tc>
          <w:tcPr>
            <w:tcW w:w="1843" w:type="dxa"/>
          </w:tcPr>
          <w:p w14:paraId="0BE92163" w14:textId="77777777" w:rsidR="00795B0D" w:rsidRDefault="00795B0D" w:rsidP="007473FF">
            <w:pPr>
              <w:spacing w:after="0" w:line="249" w:lineRule="auto"/>
              <w:ind w:left="0" w:right="55" w:firstLine="0"/>
              <w:jc w:val="left"/>
            </w:pPr>
          </w:p>
        </w:tc>
        <w:tc>
          <w:tcPr>
            <w:tcW w:w="3255" w:type="dxa"/>
          </w:tcPr>
          <w:p w14:paraId="0BE92164" w14:textId="77777777" w:rsidR="00795B0D" w:rsidRDefault="00795B0D" w:rsidP="007473FF">
            <w:pPr>
              <w:spacing w:after="0" w:line="249" w:lineRule="auto"/>
              <w:ind w:left="0" w:right="55" w:firstLine="0"/>
              <w:jc w:val="left"/>
            </w:pPr>
            <w:r>
              <w:t>Densipan</w:t>
            </w:r>
          </w:p>
        </w:tc>
        <w:tc>
          <w:tcPr>
            <w:tcW w:w="2977" w:type="dxa"/>
          </w:tcPr>
          <w:p w14:paraId="0BE92165" w14:textId="77777777" w:rsidR="00795B0D" w:rsidRDefault="00795B0D" w:rsidP="007473FF">
            <w:pPr>
              <w:spacing w:after="0" w:line="249" w:lineRule="auto"/>
              <w:ind w:left="0" w:right="55" w:firstLine="0"/>
              <w:jc w:val="left"/>
            </w:pPr>
            <w:r>
              <w:t>Pedal</w:t>
            </w:r>
          </w:p>
        </w:tc>
      </w:tr>
      <w:tr w:rsidR="00795B0D" w14:paraId="0BE9216B" w14:textId="77777777" w:rsidTr="00972915">
        <w:tc>
          <w:tcPr>
            <w:tcW w:w="851" w:type="dxa"/>
          </w:tcPr>
          <w:p w14:paraId="0BE92167" w14:textId="77777777" w:rsidR="00795B0D" w:rsidRDefault="00795B0D" w:rsidP="007473FF">
            <w:pPr>
              <w:spacing w:after="0" w:line="249" w:lineRule="auto"/>
              <w:ind w:left="0" w:right="55" w:firstLine="0"/>
              <w:jc w:val="left"/>
            </w:pPr>
            <w:r>
              <w:t>E</w:t>
            </w:r>
          </w:p>
        </w:tc>
        <w:tc>
          <w:tcPr>
            <w:tcW w:w="1843" w:type="dxa"/>
          </w:tcPr>
          <w:p w14:paraId="0BE92168" w14:textId="77777777" w:rsidR="00795B0D" w:rsidRDefault="00795B0D" w:rsidP="007473FF">
            <w:pPr>
              <w:spacing w:after="0" w:line="249" w:lineRule="auto"/>
              <w:ind w:left="0" w:right="55" w:firstLine="0"/>
              <w:jc w:val="left"/>
            </w:pPr>
            <w:r>
              <w:t>Melanic</w:t>
            </w:r>
          </w:p>
        </w:tc>
        <w:tc>
          <w:tcPr>
            <w:tcW w:w="3255" w:type="dxa"/>
          </w:tcPr>
          <w:p w14:paraId="0BE92169" w14:textId="77777777" w:rsidR="00795B0D" w:rsidRDefault="00795B0D" w:rsidP="007473FF">
            <w:pPr>
              <w:spacing w:after="0" w:line="249" w:lineRule="auto"/>
              <w:ind w:left="0" w:right="55" w:firstLine="0"/>
              <w:jc w:val="left"/>
            </w:pPr>
            <w:r>
              <w:t>Melanic, Albic</w:t>
            </w:r>
          </w:p>
        </w:tc>
        <w:tc>
          <w:tcPr>
            <w:tcW w:w="2977" w:type="dxa"/>
          </w:tcPr>
          <w:p w14:paraId="0BE9216A" w14:textId="77777777" w:rsidR="00795B0D" w:rsidRDefault="00795B0D" w:rsidP="007473FF">
            <w:pPr>
              <w:spacing w:after="0" w:line="249" w:lineRule="auto"/>
              <w:ind w:left="0" w:right="55" w:firstLine="0"/>
              <w:jc w:val="left"/>
            </w:pPr>
            <w:r w:rsidRPr="00795B0D">
              <w:t>Melanic, Earthy, Albic</w:t>
            </w:r>
          </w:p>
        </w:tc>
      </w:tr>
      <w:tr w:rsidR="00795B0D" w14:paraId="0BE92170" w14:textId="77777777" w:rsidTr="00972915">
        <w:tc>
          <w:tcPr>
            <w:tcW w:w="851" w:type="dxa"/>
          </w:tcPr>
          <w:p w14:paraId="0BE9216C" w14:textId="77777777" w:rsidR="00795B0D" w:rsidRDefault="00795B0D" w:rsidP="007473FF">
            <w:pPr>
              <w:spacing w:after="0" w:line="249" w:lineRule="auto"/>
              <w:ind w:left="0" w:right="55" w:firstLine="0"/>
              <w:jc w:val="left"/>
            </w:pPr>
            <w:r>
              <w:t>F</w:t>
            </w:r>
          </w:p>
        </w:tc>
        <w:tc>
          <w:tcPr>
            <w:tcW w:w="1843" w:type="dxa"/>
          </w:tcPr>
          <w:p w14:paraId="0BE9216D" w14:textId="77777777" w:rsidR="00795B0D" w:rsidRDefault="00795B0D" w:rsidP="007473FF">
            <w:pPr>
              <w:spacing w:after="0" w:line="249" w:lineRule="auto"/>
              <w:ind w:left="0" w:right="55" w:firstLine="0"/>
              <w:jc w:val="left"/>
            </w:pPr>
          </w:p>
        </w:tc>
        <w:tc>
          <w:tcPr>
            <w:tcW w:w="3255" w:type="dxa"/>
          </w:tcPr>
          <w:p w14:paraId="0BE9216E" w14:textId="77777777" w:rsidR="00795B0D" w:rsidRDefault="00795B0D" w:rsidP="007473FF">
            <w:pPr>
              <w:spacing w:after="0" w:line="249" w:lineRule="auto"/>
              <w:ind w:left="0" w:right="55" w:firstLine="0"/>
              <w:jc w:val="left"/>
            </w:pPr>
            <w:r>
              <w:t>Firm, Fibric, Fill, Fluvial</w:t>
            </w:r>
          </w:p>
        </w:tc>
        <w:tc>
          <w:tcPr>
            <w:tcW w:w="2977" w:type="dxa"/>
          </w:tcPr>
          <w:p w14:paraId="0BE9216F" w14:textId="77777777" w:rsidR="00795B0D" w:rsidRDefault="00795B0D" w:rsidP="007473FF">
            <w:pPr>
              <w:spacing w:after="0" w:line="249" w:lineRule="auto"/>
              <w:ind w:left="0" w:right="55" w:firstLine="0"/>
              <w:jc w:val="left"/>
            </w:pPr>
            <w:proofErr w:type="gramStart"/>
            <w:r w:rsidRPr="00795B0D">
              <w:t>Fluid,  Firm</w:t>
            </w:r>
            <w:proofErr w:type="gramEnd"/>
          </w:p>
        </w:tc>
      </w:tr>
      <w:tr w:rsidR="00795B0D" w14:paraId="0BE92175" w14:textId="77777777" w:rsidTr="00972915">
        <w:tc>
          <w:tcPr>
            <w:tcW w:w="851" w:type="dxa"/>
          </w:tcPr>
          <w:p w14:paraId="0BE92171" w14:textId="77777777" w:rsidR="00795B0D" w:rsidRDefault="00795B0D" w:rsidP="007473FF">
            <w:pPr>
              <w:spacing w:after="0" w:line="249" w:lineRule="auto"/>
              <w:ind w:left="0" w:right="55" w:firstLine="0"/>
              <w:jc w:val="left"/>
            </w:pPr>
            <w:r>
              <w:t>G</w:t>
            </w:r>
          </w:p>
        </w:tc>
        <w:tc>
          <w:tcPr>
            <w:tcW w:w="1843" w:type="dxa"/>
          </w:tcPr>
          <w:p w14:paraId="0BE92172" w14:textId="77777777" w:rsidR="00795B0D" w:rsidRDefault="00795B0D" w:rsidP="007473FF">
            <w:pPr>
              <w:spacing w:after="0" w:line="249" w:lineRule="auto"/>
              <w:ind w:left="0" w:right="55" w:firstLine="0"/>
              <w:jc w:val="left"/>
            </w:pPr>
            <w:proofErr w:type="spellStart"/>
            <w:r>
              <w:t>Gley</w:t>
            </w:r>
            <w:proofErr w:type="spellEnd"/>
          </w:p>
        </w:tc>
        <w:tc>
          <w:tcPr>
            <w:tcW w:w="3255" w:type="dxa"/>
          </w:tcPr>
          <w:p w14:paraId="0BE92173" w14:textId="77777777" w:rsidR="00795B0D" w:rsidRDefault="00795B0D" w:rsidP="007473FF">
            <w:pPr>
              <w:spacing w:after="0" w:line="249" w:lineRule="auto"/>
              <w:ind w:left="0" w:right="55" w:firstLine="0"/>
              <w:jc w:val="left"/>
            </w:pPr>
            <w:proofErr w:type="spellStart"/>
            <w:r w:rsidRPr="00795B0D">
              <w:t>Gley</w:t>
            </w:r>
            <w:proofErr w:type="spellEnd"/>
            <w:r w:rsidRPr="00795B0D">
              <w:t>,</w:t>
            </w:r>
            <w:r>
              <w:t xml:space="preserve"> Groundwater-</w:t>
            </w:r>
            <w:proofErr w:type="spellStart"/>
            <w:r>
              <w:t>g</w:t>
            </w:r>
            <w:r w:rsidRPr="00795B0D">
              <w:t>ley</w:t>
            </w:r>
            <w:proofErr w:type="spellEnd"/>
          </w:p>
        </w:tc>
        <w:tc>
          <w:tcPr>
            <w:tcW w:w="2977" w:type="dxa"/>
          </w:tcPr>
          <w:p w14:paraId="0BE92174" w14:textId="77777777" w:rsidR="00795B0D" w:rsidRDefault="00795B0D" w:rsidP="007473FF">
            <w:pPr>
              <w:spacing w:after="0" w:line="249" w:lineRule="auto"/>
              <w:ind w:left="0" w:right="55" w:firstLine="0"/>
              <w:jc w:val="left"/>
            </w:pPr>
            <w:proofErr w:type="spellStart"/>
            <w:r w:rsidRPr="00795B0D">
              <w:t>Gley</w:t>
            </w:r>
            <w:proofErr w:type="spellEnd"/>
            <w:r w:rsidRPr="00795B0D">
              <w:t xml:space="preserve">, </w:t>
            </w:r>
            <w:proofErr w:type="spellStart"/>
            <w:r w:rsidRPr="00795B0D">
              <w:t>G</w:t>
            </w:r>
            <w:r>
              <w:t>leyed</w:t>
            </w:r>
            <w:proofErr w:type="spellEnd"/>
            <w:r>
              <w:t xml:space="preserve">, </w:t>
            </w:r>
            <w:proofErr w:type="spellStart"/>
            <w:r>
              <w:t>Magne</w:t>
            </w:r>
            <w:r w:rsidRPr="00795B0D">
              <w:t>sic</w:t>
            </w:r>
            <w:proofErr w:type="spellEnd"/>
            <w:r w:rsidRPr="00795B0D">
              <w:t>, Granular</w:t>
            </w:r>
          </w:p>
        </w:tc>
      </w:tr>
      <w:tr w:rsidR="00795B0D" w14:paraId="0BE9217A" w14:textId="77777777" w:rsidTr="00972915">
        <w:tc>
          <w:tcPr>
            <w:tcW w:w="851" w:type="dxa"/>
          </w:tcPr>
          <w:p w14:paraId="0BE92176" w14:textId="77777777" w:rsidR="00795B0D" w:rsidRDefault="00795B0D" w:rsidP="007473FF">
            <w:pPr>
              <w:spacing w:after="0" w:line="249" w:lineRule="auto"/>
              <w:ind w:left="0" w:right="55" w:firstLine="0"/>
              <w:jc w:val="left"/>
            </w:pPr>
            <w:r>
              <w:t>H</w:t>
            </w:r>
          </w:p>
        </w:tc>
        <w:tc>
          <w:tcPr>
            <w:tcW w:w="1843" w:type="dxa"/>
          </w:tcPr>
          <w:p w14:paraId="0BE92177" w14:textId="77777777" w:rsidR="00795B0D" w:rsidRDefault="00795B0D" w:rsidP="007473FF">
            <w:pPr>
              <w:spacing w:after="0" w:line="249" w:lineRule="auto"/>
              <w:ind w:left="0" w:right="55" w:firstLine="0"/>
              <w:jc w:val="left"/>
            </w:pPr>
          </w:p>
        </w:tc>
        <w:tc>
          <w:tcPr>
            <w:tcW w:w="3255" w:type="dxa"/>
          </w:tcPr>
          <w:p w14:paraId="0BE92178" w14:textId="77777777" w:rsidR="00795B0D" w:rsidRDefault="00795B0D" w:rsidP="007473FF">
            <w:pPr>
              <w:spacing w:after="0" w:line="249" w:lineRule="auto"/>
              <w:ind w:left="0" w:right="55" w:firstLine="0"/>
              <w:jc w:val="left"/>
            </w:pPr>
            <w:r>
              <w:t>Humic, Hydrothermal</w:t>
            </w:r>
          </w:p>
        </w:tc>
        <w:tc>
          <w:tcPr>
            <w:tcW w:w="2977" w:type="dxa"/>
          </w:tcPr>
          <w:p w14:paraId="0BE92179" w14:textId="77777777" w:rsidR="00795B0D" w:rsidRDefault="00795B0D" w:rsidP="007473FF">
            <w:pPr>
              <w:spacing w:after="0" w:line="249" w:lineRule="auto"/>
              <w:ind w:left="0" w:right="55" w:firstLine="0"/>
              <w:jc w:val="left"/>
            </w:pPr>
            <w:r>
              <w:t xml:space="preserve">Thick, </w:t>
            </w:r>
            <w:proofErr w:type="spellStart"/>
            <w:r>
              <w:t>Humose</w:t>
            </w:r>
            <w:proofErr w:type="spellEnd"/>
          </w:p>
        </w:tc>
      </w:tr>
      <w:tr w:rsidR="00795B0D" w14:paraId="0BE9217F" w14:textId="77777777" w:rsidTr="00972915">
        <w:tc>
          <w:tcPr>
            <w:tcW w:w="851" w:type="dxa"/>
          </w:tcPr>
          <w:p w14:paraId="0BE9217B" w14:textId="77777777" w:rsidR="00795B0D" w:rsidRDefault="00795B0D" w:rsidP="007473FF">
            <w:pPr>
              <w:spacing w:after="0" w:line="249" w:lineRule="auto"/>
              <w:ind w:left="0" w:right="55" w:firstLine="0"/>
              <w:jc w:val="left"/>
            </w:pPr>
            <w:r>
              <w:t>I</w:t>
            </w:r>
          </w:p>
        </w:tc>
        <w:tc>
          <w:tcPr>
            <w:tcW w:w="1843" w:type="dxa"/>
          </w:tcPr>
          <w:p w14:paraId="0BE9217C" w14:textId="77777777" w:rsidR="00795B0D" w:rsidRDefault="00795B0D" w:rsidP="007473FF">
            <w:pPr>
              <w:spacing w:after="0" w:line="249" w:lineRule="auto"/>
              <w:ind w:left="0" w:right="55" w:firstLine="0"/>
              <w:jc w:val="left"/>
            </w:pPr>
          </w:p>
        </w:tc>
        <w:tc>
          <w:tcPr>
            <w:tcW w:w="3255" w:type="dxa"/>
          </w:tcPr>
          <w:p w14:paraId="0BE9217D" w14:textId="77777777" w:rsidR="00795B0D" w:rsidRDefault="00795B0D" w:rsidP="007473FF">
            <w:pPr>
              <w:spacing w:after="0" w:line="249" w:lineRule="auto"/>
              <w:ind w:left="0" w:right="55" w:firstLine="0"/>
              <w:jc w:val="left"/>
            </w:pPr>
            <w:r>
              <w:t>Immature, Impeded</w:t>
            </w:r>
          </w:p>
        </w:tc>
        <w:tc>
          <w:tcPr>
            <w:tcW w:w="2977" w:type="dxa"/>
          </w:tcPr>
          <w:p w14:paraId="0BE9217E" w14:textId="77777777" w:rsidR="00795B0D" w:rsidRDefault="00795B0D" w:rsidP="007473FF">
            <w:pPr>
              <w:spacing w:after="0" w:line="249" w:lineRule="auto"/>
              <w:ind w:left="0" w:right="55" w:firstLine="0"/>
              <w:jc w:val="left"/>
            </w:pPr>
            <w:r>
              <w:t>Immature, Inactive, Ironstone</w:t>
            </w:r>
          </w:p>
        </w:tc>
      </w:tr>
      <w:tr w:rsidR="00795B0D" w14:paraId="0BE92184" w14:textId="77777777" w:rsidTr="00972915">
        <w:tc>
          <w:tcPr>
            <w:tcW w:w="851" w:type="dxa"/>
          </w:tcPr>
          <w:p w14:paraId="0BE92180" w14:textId="77777777" w:rsidR="00795B0D" w:rsidRDefault="00795B0D" w:rsidP="007473FF">
            <w:pPr>
              <w:spacing w:after="0" w:line="249" w:lineRule="auto"/>
              <w:ind w:left="0" w:right="55" w:firstLine="0"/>
              <w:jc w:val="left"/>
            </w:pPr>
            <w:r>
              <w:t>J</w:t>
            </w:r>
          </w:p>
        </w:tc>
        <w:tc>
          <w:tcPr>
            <w:tcW w:w="1843" w:type="dxa"/>
          </w:tcPr>
          <w:p w14:paraId="0BE92181" w14:textId="77777777" w:rsidR="00795B0D" w:rsidRDefault="00795B0D" w:rsidP="007473FF">
            <w:pPr>
              <w:spacing w:after="0" w:line="249" w:lineRule="auto"/>
              <w:ind w:left="0" w:right="55" w:firstLine="0"/>
              <w:jc w:val="left"/>
            </w:pPr>
          </w:p>
        </w:tc>
        <w:tc>
          <w:tcPr>
            <w:tcW w:w="3255" w:type="dxa"/>
          </w:tcPr>
          <w:p w14:paraId="0BE92182" w14:textId="77777777" w:rsidR="00795B0D" w:rsidRDefault="007473FF" w:rsidP="007473FF">
            <w:pPr>
              <w:spacing w:after="0" w:line="249" w:lineRule="auto"/>
              <w:ind w:left="0" w:right="55" w:firstLine="0"/>
              <w:jc w:val="left"/>
            </w:pPr>
            <w:r>
              <w:t>Argillic</w:t>
            </w:r>
          </w:p>
        </w:tc>
        <w:tc>
          <w:tcPr>
            <w:tcW w:w="2977" w:type="dxa"/>
          </w:tcPr>
          <w:p w14:paraId="0BE92183" w14:textId="77777777" w:rsidR="00795B0D" w:rsidRDefault="007473FF" w:rsidP="007473FF">
            <w:pPr>
              <w:spacing w:after="0" w:line="249" w:lineRule="auto"/>
              <w:ind w:left="0" w:right="55" w:firstLine="0"/>
              <w:jc w:val="left"/>
            </w:pPr>
            <w:r>
              <w:t>Argillic</w:t>
            </w:r>
          </w:p>
        </w:tc>
      </w:tr>
      <w:tr w:rsidR="00795B0D" w14:paraId="0BE92189" w14:textId="77777777" w:rsidTr="00972915">
        <w:tc>
          <w:tcPr>
            <w:tcW w:w="851" w:type="dxa"/>
          </w:tcPr>
          <w:p w14:paraId="0BE92185" w14:textId="77777777" w:rsidR="00795B0D" w:rsidRDefault="00795B0D" w:rsidP="007473FF">
            <w:pPr>
              <w:spacing w:after="0" w:line="249" w:lineRule="auto"/>
              <w:ind w:left="0" w:right="55" w:firstLine="0"/>
              <w:jc w:val="left"/>
            </w:pPr>
            <w:r>
              <w:t>K</w:t>
            </w:r>
          </w:p>
        </w:tc>
        <w:tc>
          <w:tcPr>
            <w:tcW w:w="1843" w:type="dxa"/>
          </w:tcPr>
          <w:p w14:paraId="0BE92186" w14:textId="77777777" w:rsidR="00795B0D" w:rsidRDefault="00795B0D" w:rsidP="007473FF">
            <w:pPr>
              <w:spacing w:after="0" w:line="249" w:lineRule="auto"/>
              <w:ind w:left="0" w:right="55" w:firstLine="0"/>
              <w:jc w:val="left"/>
            </w:pPr>
          </w:p>
        </w:tc>
        <w:tc>
          <w:tcPr>
            <w:tcW w:w="3255" w:type="dxa"/>
          </w:tcPr>
          <w:p w14:paraId="0BE92187" w14:textId="77777777" w:rsidR="00795B0D" w:rsidRDefault="00795B0D" w:rsidP="007473FF">
            <w:pPr>
              <w:spacing w:after="0" w:line="249" w:lineRule="auto"/>
              <w:ind w:left="0" w:right="55" w:firstLine="0"/>
              <w:jc w:val="left"/>
            </w:pPr>
          </w:p>
        </w:tc>
        <w:tc>
          <w:tcPr>
            <w:tcW w:w="2977" w:type="dxa"/>
          </w:tcPr>
          <w:p w14:paraId="0BE92188" w14:textId="77777777" w:rsidR="00795B0D" w:rsidRDefault="007473FF" w:rsidP="007473FF">
            <w:pPr>
              <w:spacing w:after="0" w:line="249" w:lineRule="auto"/>
              <w:ind w:left="0" w:right="55" w:firstLine="0"/>
              <w:jc w:val="left"/>
            </w:pPr>
            <w:r>
              <w:t xml:space="preserve">Alkaline, </w:t>
            </w:r>
            <w:proofErr w:type="spellStart"/>
            <w:r>
              <w:t>Tephric</w:t>
            </w:r>
            <w:proofErr w:type="spellEnd"/>
          </w:p>
        </w:tc>
      </w:tr>
    </w:tbl>
    <w:p w14:paraId="0BE9218A" w14:textId="77777777" w:rsidR="00972915" w:rsidRDefault="00972915">
      <w:r>
        <w:br w:type="page"/>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170" w:type="dxa"/>
        </w:tblCellMar>
        <w:tblLook w:val="04A0" w:firstRow="1" w:lastRow="0" w:firstColumn="1" w:lastColumn="0" w:noHBand="0" w:noVBand="1"/>
      </w:tblPr>
      <w:tblGrid>
        <w:gridCol w:w="851"/>
        <w:gridCol w:w="1843"/>
        <w:gridCol w:w="3255"/>
        <w:gridCol w:w="2977"/>
      </w:tblGrid>
      <w:tr w:rsidR="007473FF" w14:paraId="0BE9218F" w14:textId="77777777" w:rsidTr="2DFBA46F">
        <w:tc>
          <w:tcPr>
            <w:tcW w:w="851" w:type="dxa"/>
          </w:tcPr>
          <w:p w14:paraId="0BE9218B" w14:textId="77777777" w:rsidR="007473FF" w:rsidRDefault="007473FF" w:rsidP="007473FF">
            <w:pPr>
              <w:spacing w:after="0" w:line="249" w:lineRule="auto"/>
              <w:ind w:left="0" w:right="55" w:firstLine="0"/>
              <w:jc w:val="left"/>
            </w:pPr>
            <w:r>
              <w:lastRenderedPageBreak/>
              <w:t>L</w:t>
            </w:r>
          </w:p>
        </w:tc>
        <w:tc>
          <w:tcPr>
            <w:tcW w:w="1843" w:type="dxa"/>
          </w:tcPr>
          <w:p w14:paraId="0BE9218C" w14:textId="77777777" w:rsidR="007473FF" w:rsidRDefault="007473FF" w:rsidP="007473FF">
            <w:pPr>
              <w:spacing w:after="0" w:line="249" w:lineRule="auto"/>
              <w:ind w:left="0" w:right="55" w:firstLine="0"/>
              <w:jc w:val="left"/>
            </w:pPr>
            <w:proofErr w:type="spellStart"/>
            <w:r>
              <w:t>Allophanic</w:t>
            </w:r>
            <w:proofErr w:type="spellEnd"/>
          </w:p>
        </w:tc>
        <w:tc>
          <w:tcPr>
            <w:tcW w:w="3255" w:type="dxa"/>
          </w:tcPr>
          <w:p w14:paraId="0BE9218D" w14:textId="77777777" w:rsidR="007473FF" w:rsidRDefault="007473FF" w:rsidP="007473FF">
            <w:pPr>
              <w:spacing w:after="0" w:line="249" w:lineRule="auto"/>
              <w:ind w:left="0" w:right="55" w:firstLine="0"/>
              <w:jc w:val="left"/>
            </w:pPr>
            <w:proofErr w:type="spellStart"/>
            <w:r>
              <w:t>Allophanic</w:t>
            </w:r>
            <w:proofErr w:type="spellEnd"/>
            <w:r>
              <w:t>, Laminar, Litter</w:t>
            </w:r>
          </w:p>
        </w:tc>
        <w:tc>
          <w:tcPr>
            <w:tcW w:w="2977" w:type="dxa"/>
          </w:tcPr>
          <w:p w14:paraId="0BE9218E" w14:textId="77777777" w:rsidR="007473FF" w:rsidRDefault="007473FF" w:rsidP="007473FF">
            <w:pPr>
              <w:spacing w:after="0" w:line="249" w:lineRule="auto"/>
              <w:ind w:left="0" w:right="55" w:firstLine="0"/>
              <w:jc w:val="left"/>
            </w:pPr>
            <w:proofErr w:type="spellStart"/>
            <w:r>
              <w:t>Allophanic</w:t>
            </w:r>
            <w:proofErr w:type="spellEnd"/>
            <w:r>
              <w:t>, Laminar</w:t>
            </w:r>
          </w:p>
        </w:tc>
      </w:tr>
      <w:tr w:rsidR="007473FF" w14:paraId="0BE92194" w14:textId="77777777" w:rsidTr="2DFBA46F">
        <w:tc>
          <w:tcPr>
            <w:tcW w:w="851" w:type="dxa"/>
          </w:tcPr>
          <w:p w14:paraId="0BE92190" w14:textId="77777777" w:rsidR="007473FF" w:rsidRDefault="007473FF" w:rsidP="007473FF">
            <w:pPr>
              <w:spacing w:after="0" w:line="249" w:lineRule="auto"/>
              <w:ind w:left="0" w:right="55" w:firstLine="0"/>
              <w:jc w:val="left"/>
            </w:pPr>
            <w:r>
              <w:t>M</w:t>
            </w:r>
          </w:p>
        </w:tc>
        <w:tc>
          <w:tcPr>
            <w:tcW w:w="1843" w:type="dxa"/>
          </w:tcPr>
          <w:p w14:paraId="0BE92191" w14:textId="77777777" w:rsidR="007473FF" w:rsidRDefault="007473FF" w:rsidP="007473FF">
            <w:pPr>
              <w:spacing w:after="0" w:line="249" w:lineRule="auto"/>
              <w:ind w:left="0" w:right="55" w:firstLine="0"/>
              <w:jc w:val="left"/>
            </w:pPr>
            <w:r>
              <w:t>Pumice</w:t>
            </w:r>
          </w:p>
        </w:tc>
        <w:tc>
          <w:tcPr>
            <w:tcW w:w="3255" w:type="dxa"/>
          </w:tcPr>
          <w:p w14:paraId="0BE92192" w14:textId="77777777" w:rsidR="007473FF" w:rsidRDefault="007473FF" w:rsidP="007473FF">
            <w:pPr>
              <w:spacing w:after="0" w:line="249" w:lineRule="auto"/>
              <w:ind w:left="0" w:right="55" w:firstLine="0"/>
              <w:jc w:val="left"/>
            </w:pPr>
            <w:r>
              <w:t>Mesic, Mafic, Mixed</w:t>
            </w:r>
          </w:p>
        </w:tc>
        <w:tc>
          <w:tcPr>
            <w:tcW w:w="2977" w:type="dxa"/>
          </w:tcPr>
          <w:p w14:paraId="0BE92193" w14:textId="77777777" w:rsidR="007473FF" w:rsidRDefault="007473FF" w:rsidP="007473FF">
            <w:pPr>
              <w:spacing w:after="0" w:line="249" w:lineRule="auto"/>
              <w:ind w:left="0" w:right="55" w:firstLine="0"/>
              <w:jc w:val="left"/>
            </w:pPr>
            <w:r>
              <w:t>Mottled, Mellow, Mafic</w:t>
            </w:r>
          </w:p>
        </w:tc>
      </w:tr>
      <w:tr w:rsidR="007473FF" w14:paraId="0BE92199" w14:textId="77777777" w:rsidTr="2DFBA46F">
        <w:tc>
          <w:tcPr>
            <w:tcW w:w="851" w:type="dxa"/>
          </w:tcPr>
          <w:p w14:paraId="0BE92195" w14:textId="77777777" w:rsidR="007473FF" w:rsidRDefault="007473FF" w:rsidP="007473FF">
            <w:pPr>
              <w:spacing w:after="0" w:line="249" w:lineRule="auto"/>
              <w:ind w:left="0" w:right="55" w:firstLine="0"/>
              <w:jc w:val="left"/>
            </w:pPr>
            <w:r>
              <w:t>N</w:t>
            </w:r>
          </w:p>
        </w:tc>
        <w:tc>
          <w:tcPr>
            <w:tcW w:w="1843" w:type="dxa"/>
          </w:tcPr>
          <w:p w14:paraId="0BE92196" w14:textId="77777777" w:rsidR="007473FF" w:rsidRDefault="007473FF" w:rsidP="007473FF">
            <w:pPr>
              <w:spacing w:after="0" w:line="249" w:lineRule="auto"/>
              <w:ind w:left="0" w:right="55" w:firstLine="0"/>
              <w:jc w:val="left"/>
            </w:pPr>
            <w:r>
              <w:t>Granular</w:t>
            </w:r>
          </w:p>
        </w:tc>
        <w:tc>
          <w:tcPr>
            <w:tcW w:w="3255" w:type="dxa"/>
          </w:tcPr>
          <w:p w14:paraId="0BE92197" w14:textId="77777777" w:rsidR="007473FF" w:rsidRDefault="007473FF" w:rsidP="007473FF">
            <w:pPr>
              <w:spacing w:after="0" w:line="249" w:lineRule="auto"/>
              <w:ind w:left="0" w:right="55" w:firstLine="0"/>
              <w:jc w:val="left"/>
            </w:pPr>
            <w:r>
              <w:t>Nodular</w:t>
            </w:r>
          </w:p>
        </w:tc>
        <w:tc>
          <w:tcPr>
            <w:tcW w:w="2977" w:type="dxa"/>
          </w:tcPr>
          <w:p w14:paraId="0BE92198" w14:textId="77777777" w:rsidR="007473FF" w:rsidRDefault="007473FF" w:rsidP="007473FF">
            <w:pPr>
              <w:spacing w:after="0" w:line="249" w:lineRule="auto"/>
              <w:ind w:left="0" w:right="55" w:firstLine="0"/>
              <w:jc w:val="left"/>
            </w:pPr>
            <w:r>
              <w:t>Nodular, Sodic, Granular</w:t>
            </w:r>
          </w:p>
        </w:tc>
      </w:tr>
      <w:tr w:rsidR="007473FF" w14:paraId="0BE9219E" w14:textId="77777777" w:rsidTr="2DFBA46F">
        <w:tc>
          <w:tcPr>
            <w:tcW w:w="851" w:type="dxa"/>
          </w:tcPr>
          <w:p w14:paraId="0BE9219A" w14:textId="77777777" w:rsidR="007473FF" w:rsidRDefault="007473FF" w:rsidP="007473FF">
            <w:pPr>
              <w:spacing w:after="0" w:line="249" w:lineRule="auto"/>
              <w:ind w:left="0" w:right="55" w:firstLine="0"/>
              <w:jc w:val="left"/>
            </w:pPr>
            <w:r>
              <w:t>O</w:t>
            </w:r>
          </w:p>
        </w:tc>
        <w:tc>
          <w:tcPr>
            <w:tcW w:w="1843" w:type="dxa"/>
          </w:tcPr>
          <w:p w14:paraId="0BE9219B" w14:textId="77777777" w:rsidR="007473FF" w:rsidRDefault="007473FF" w:rsidP="007473FF">
            <w:pPr>
              <w:spacing w:after="0" w:line="249" w:lineRule="auto"/>
              <w:ind w:left="0" w:right="55" w:firstLine="0"/>
              <w:jc w:val="left"/>
            </w:pPr>
            <w:r>
              <w:t>Organic</w:t>
            </w:r>
          </w:p>
        </w:tc>
        <w:tc>
          <w:tcPr>
            <w:tcW w:w="3255" w:type="dxa"/>
          </w:tcPr>
          <w:p w14:paraId="0BE9219C" w14:textId="77777777" w:rsidR="007473FF" w:rsidRDefault="007473FF" w:rsidP="007473FF">
            <w:pPr>
              <w:spacing w:after="0" w:line="249" w:lineRule="auto"/>
              <w:ind w:left="0" w:right="55" w:firstLine="0"/>
              <w:jc w:val="left"/>
            </w:pPr>
            <w:r>
              <w:t>Orthic</w:t>
            </w:r>
          </w:p>
        </w:tc>
        <w:tc>
          <w:tcPr>
            <w:tcW w:w="2977" w:type="dxa"/>
          </w:tcPr>
          <w:p w14:paraId="0BE9219D" w14:textId="77777777" w:rsidR="007473FF" w:rsidRDefault="007473FF" w:rsidP="007473FF">
            <w:pPr>
              <w:spacing w:after="0" w:line="249" w:lineRule="auto"/>
              <w:ind w:left="0" w:right="55" w:firstLine="0"/>
              <w:jc w:val="left"/>
            </w:pPr>
            <w:r>
              <w:t>Peaty, Orthic</w:t>
            </w:r>
          </w:p>
        </w:tc>
      </w:tr>
      <w:tr w:rsidR="007473FF" w14:paraId="0BE921A4" w14:textId="77777777" w:rsidTr="2DFBA46F">
        <w:tc>
          <w:tcPr>
            <w:tcW w:w="851" w:type="dxa"/>
          </w:tcPr>
          <w:p w14:paraId="0BE9219F" w14:textId="77777777" w:rsidR="007473FF" w:rsidRDefault="007473FF" w:rsidP="007473FF">
            <w:pPr>
              <w:spacing w:after="0" w:line="249" w:lineRule="auto"/>
              <w:ind w:left="0" w:right="55" w:firstLine="0"/>
              <w:jc w:val="left"/>
            </w:pPr>
            <w:r>
              <w:t>P</w:t>
            </w:r>
          </w:p>
        </w:tc>
        <w:tc>
          <w:tcPr>
            <w:tcW w:w="1843" w:type="dxa"/>
          </w:tcPr>
          <w:p w14:paraId="0BE921A0" w14:textId="77777777" w:rsidR="007473FF" w:rsidRDefault="007473FF" w:rsidP="007473FF">
            <w:pPr>
              <w:spacing w:after="0" w:line="249" w:lineRule="auto"/>
              <w:ind w:left="0" w:right="55" w:firstLine="0"/>
              <w:jc w:val="left"/>
            </w:pPr>
            <w:r>
              <w:t>Pallic</w:t>
            </w:r>
          </w:p>
        </w:tc>
        <w:tc>
          <w:tcPr>
            <w:tcW w:w="3255" w:type="dxa"/>
          </w:tcPr>
          <w:p w14:paraId="0BE921A1" w14:textId="77777777" w:rsidR="007473FF" w:rsidRDefault="007473FF" w:rsidP="007473FF">
            <w:pPr>
              <w:spacing w:after="0" w:line="249" w:lineRule="auto"/>
              <w:ind w:left="0" w:right="55" w:firstLine="0"/>
              <w:jc w:val="left"/>
            </w:pPr>
            <w:r>
              <w:t>Perch-</w:t>
            </w:r>
            <w:proofErr w:type="spellStart"/>
            <w:r>
              <w:t>gley</w:t>
            </w:r>
            <w:proofErr w:type="spellEnd"/>
          </w:p>
        </w:tc>
        <w:tc>
          <w:tcPr>
            <w:tcW w:w="2977" w:type="dxa"/>
          </w:tcPr>
          <w:p w14:paraId="0BE921A2" w14:textId="77777777" w:rsidR="007473FF" w:rsidRDefault="007473FF" w:rsidP="007473FF">
            <w:pPr>
              <w:spacing w:after="0" w:line="249" w:lineRule="auto"/>
              <w:ind w:left="0" w:right="55" w:firstLine="0"/>
              <w:jc w:val="left"/>
            </w:pPr>
            <w:r>
              <w:t xml:space="preserve">Pallic, </w:t>
            </w:r>
            <w:proofErr w:type="spellStart"/>
            <w:r>
              <w:t>Placic</w:t>
            </w:r>
            <w:proofErr w:type="spellEnd"/>
            <w:r>
              <w:t xml:space="preserve">, Pumice, </w:t>
            </w:r>
          </w:p>
          <w:p w14:paraId="0BE921A3" w14:textId="77777777" w:rsidR="007473FF" w:rsidRDefault="007473FF" w:rsidP="007473FF">
            <w:pPr>
              <w:spacing w:after="0" w:line="249" w:lineRule="auto"/>
              <w:ind w:left="0" w:right="55" w:firstLine="0"/>
              <w:jc w:val="left"/>
            </w:pPr>
            <w:r>
              <w:t>Perch-</w:t>
            </w:r>
            <w:proofErr w:type="spellStart"/>
            <w:r>
              <w:t>gleyed</w:t>
            </w:r>
            <w:proofErr w:type="spellEnd"/>
          </w:p>
        </w:tc>
      </w:tr>
      <w:tr w:rsidR="007473FF" w14:paraId="0BE921A9" w14:textId="77777777" w:rsidTr="2DFBA46F">
        <w:tc>
          <w:tcPr>
            <w:tcW w:w="851" w:type="dxa"/>
          </w:tcPr>
          <w:p w14:paraId="0BE921A5" w14:textId="77777777" w:rsidR="007473FF" w:rsidRDefault="007473FF" w:rsidP="007473FF">
            <w:pPr>
              <w:spacing w:after="0" w:line="249" w:lineRule="auto"/>
              <w:ind w:left="0" w:right="55" w:firstLine="0"/>
              <w:jc w:val="left"/>
            </w:pPr>
            <w:r>
              <w:t>Q</w:t>
            </w:r>
          </w:p>
        </w:tc>
        <w:tc>
          <w:tcPr>
            <w:tcW w:w="1843" w:type="dxa"/>
          </w:tcPr>
          <w:p w14:paraId="0BE921A6" w14:textId="77777777" w:rsidR="007473FF" w:rsidRDefault="007473FF" w:rsidP="007473FF">
            <w:pPr>
              <w:spacing w:after="0" w:line="249" w:lineRule="auto"/>
              <w:ind w:left="0" w:right="55" w:firstLine="0"/>
              <w:jc w:val="left"/>
            </w:pPr>
          </w:p>
        </w:tc>
        <w:tc>
          <w:tcPr>
            <w:tcW w:w="3255" w:type="dxa"/>
          </w:tcPr>
          <w:p w14:paraId="0BE921A7" w14:textId="77777777" w:rsidR="007473FF" w:rsidRDefault="007473FF" w:rsidP="007473FF">
            <w:pPr>
              <w:spacing w:after="0" w:line="249" w:lineRule="auto"/>
              <w:ind w:left="0" w:right="55" w:firstLine="0"/>
              <w:jc w:val="left"/>
            </w:pPr>
          </w:p>
        </w:tc>
        <w:tc>
          <w:tcPr>
            <w:tcW w:w="2977" w:type="dxa"/>
          </w:tcPr>
          <w:p w14:paraId="0BE921A8" w14:textId="77777777" w:rsidR="007473FF" w:rsidRDefault="007473FF" w:rsidP="007473FF">
            <w:pPr>
              <w:spacing w:after="0" w:line="249" w:lineRule="auto"/>
              <w:ind w:left="0" w:right="55" w:firstLine="0"/>
              <w:jc w:val="left"/>
            </w:pPr>
            <w:r>
              <w:t xml:space="preserve">Saline, </w:t>
            </w:r>
            <w:proofErr w:type="spellStart"/>
            <w:r>
              <w:t>Ortstein</w:t>
            </w:r>
            <w:proofErr w:type="spellEnd"/>
          </w:p>
        </w:tc>
      </w:tr>
      <w:tr w:rsidR="007473FF" w14:paraId="0BE921AE" w14:textId="77777777" w:rsidTr="2DFBA46F">
        <w:tc>
          <w:tcPr>
            <w:tcW w:w="851" w:type="dxa"/>
          </w:tcPr>
          <w:p w14:paraId="0BE921AA" w14:textId="77777777" w:rsidR="007473FF" w:rsidRDefault="007473FF" w:rsidP="007473FF">
            <w:pPr>
              <w:spacing w:after="0" w:line="249" w:lineRule="auto"/>
              <w:ind w:left="0" w:right="55" w:firstLine="0"/>
              <w:jc w:val="left"/>
            </w:pPr>
            <w:r>
              <w:t>R</w:t>
            </w:r>
          </w:p>
        </w:tc>
        <w:tc>
          <w:tcPr>
            <w:tcW w:w="1843" w:type="dxa"/>
          </w:tcPr>
          <w:p w14:paraId="0BE921AB" w14:textId="77777777" w:rsidR="007473FF" w:rsidRDefault="007473FF" w:rsidP="007473FF">
            <w:pPr>
              <w:spacing w:after="0" w:line="249" w:lineRule="auto"/>
              <w:ind w:left="0" w:right="55" w:firstLine="0"/>
              <w:jc w:val="left"/>
            </w:pPr>
            <w:r>
              <w:t>Recent</w:t>
            </w:r>
          </w:p>
        </w:tc>
        <w:tc>
          <w:tcPr>
            <w:tcW w:w="3255" w:type="dxa"/>
          </w:tcPr>
          <w:p w14:paraId="0BE921AC" w14:textId="77777777" w:rsidR="007473FF" w:rsidRDefault="007473FF" w:rsidP="007473FF">
            <w:pPr>
              <w:spacing w:after="0" w:line="249" w:lineRule="auto"/>
              <w:ind w:left="0" w:right="55" w:firstLine="0"/>
              <w:jc w:val="left"/>
            </w:pPr>
            <w:r w:rsidRPr="007473FF">
              <w:t xml:space="preserve">Recent, </w:t>
            </w:r>
            <w:proofErr w:type="gramStart"/>
            <w:r w:rsidRPr="007473FF">
              <w:t xml:space="preserve">Refuse,  </w:t>
            </w:r>
            <w:proofErr w:type="spellStart"/>
            <w:r w:rsidRPr="007473FF">
              <w:t>Rendzic</w:t>
            </w:r>
            <w:proofErr w:type="spellEnd"/>
            <w:proofErr w:type="gramEnd"/>
          </w:p>
        </w:tc>
        <w:tc>
          <w:tcPr>
            <w:tcW w:w="2977" w:type="dxa"/>
          </w:tcPr>
          <w:p w14:paraId="0BE921AD" w14:textId="77777777" w:rsidR="007473FF" w:rsidRDefault="007473FF" w:rsidP="007473FF">
            <w:pPr>
              <w:spacing w:after="0" w:line="249" w:lineRule="auto"/>
              <w:ind w:left="0" w:right="55" w:firstLine="0"/>
              <w:jc w:val="left"/>
            </w:pPr>
          </w:p>
        </w:tc>
      </w:tr>
      <w:tr w:rsidR="007473FF" w14:paraId="0BE921B3" w14:textId="77777777" w:rsidTr="2DFBA46F">
        <w:tc>
          <w:tcPr>
            <w:tcW w:w="851" w:type="dxa"/>
          </w:tcPr>
          <w:p w14:paraId="0BE921AF" w14:textId="77777777" w:rsidR="007473FF" w:rsidRDefault="007473FF" w:rsidP="007473FF">
            <w:pPr>
              <w:spacing w:after="0" w:line="249" w:lineRule="auto"/>
              <w:ind w:left="0" w:right="55" w:firstLine="0"/>
              <w:jc w:val="left"/>
            </w:pPr>
            <w:r>
              <w:t>S</w:t>
            </w:r>
          </w:p>
        </w:tc>
        <w:tc>
          <w:tcPr>
            <w:tcW w:w="1843" w:type="dxa"/>
          </w:tcPr>
          <w:p w14:paraId="0BE921B0" w14:textId="77777777" w:rsidR="007473FF" w:rsidRDefault="007473FF" w:rsidP="007473FF">
            <w:pPr>
              <w:spacing w:after="0" w:line="249" w:lineRule="auto"/>
              <w:ind w:left="0" w:right="55" w:firstLine="0"/>
              <w:jc w:val="left"/>
            </w:pPr>
            <w:r>
              <w:t>Semiarid</w:t>
            </w:r>
          </w:p>
        </w:tc>
        <w:tc>
          <w:tcPr>
            <w:tcW w:w="3255" w:type="dxa"/>
          </w:tcPr>
          <w:p w14:paraId="0BE921B1" w14:textId="77777777" w:rsidR="007473FF" w:rsidRDefault="007473FF" w:rsidP="007473FF">
            <w:pPr>
              <w:spacing w:after="0" w:line="249" w:lineRule="auto"/>
              <w:ind w:left="0" w:right="55" w:firstLine="0"/>
              <w:jc w:val="left"/>
            </w:pPr>
            <w:r>
              <w:t>Sandy</w:t>
            </w:r>
          </w:p>
        </w:tc>
        <w:tc>
          <w:tcPr>
            <w:tcW w:w="2977" w:type="dxa"/>
          </w:tcPr>
          <w:p w14:paraId="0BE921B2" w14:textId="77777777" w:rsidR="007473FF" w:rsidRDefault="5DB0531E" w:rsidP="007473FF">
            <w:pPr>
              <w:spacing w:after="0" w:line="249" w:lineRule="auto"/>
              <w:ind w:left="0" w:right="55" w:firstLine="0"/>
              <w:jc w:val="left"/>
            </w:pPr>
            <w:proofErr w:type="spellStart"/>
            <w:r>
              <w:t>Sphagnic</w:t>
            </w:r>
            <w:proofErr w:type="spellEnd"/>
            <w:r>
              <w:t>, Sandy</w:t>
            </w:r>
            <w:del w:id="2667" w:author="Andre Eger" w:date="2023-08-15T02:45:00Z">
              <w:r w:rsidR="007473FF" w:rsidDel="5DB0531E">
                <w:delText>, Stony</w:delText>
              </w:r>
            </w:del>
          </w:p>
        </w:tc>
      </w:tr>
      <w:tr w:rsidR="007473FF" w14:paraId="0BE921B8" w14:textId="77777777" w:rsidTr="2DFBA46F">
        <w:tc>
          <w:tcPr>
            <w:tcW w:w="851" w:type="dxa"/>
          </w:tcPr>
          <w:p w14:paraId="0BE921B4" w14:textId="77777777" w:rsidR="007473FF" w:rsidRDefault="007473FF" w:rsidP="007473FF">
            <w:pPr>
              <w:spacing w:after="0" w:line="249" w:lineRule="auto"/>
              <w:ind w:left="0" w:right="55" w:firstLine="0"/>
              <w:jc w:val="left"/>
            </w:pPr>
            <w:r>
              <w:t>T</w:t>
            </w:r>
          </w:p>
        </w:tc>
        <w:tc>
          <w:tcPr>
            <w:tcW w:w="1843" w:type="dxa"/>
          </w:tcPr>
          <w:p w14:paraId="0BE921B5" w14:textId="77777777" w:rsidR="007473FF" w:rsidRDefault="007473FF" w:rsidP="007473FF">
            <w:pPr>
              <w:spacing w:after="0" w:line="249" w:lineRule="auto"/>
              <w:ind w:left="0" w:right="55" w:firstLine="0"/>
              <w:jc w:val="left"/>
            </w:pPr>
          </w:p>
        </w:tc>
        <w:tc>
          <w:tcPr>
            <w:tcW w:w="3255" w:type="dxa"/>
          </w:tcPr>
          <w:p w14:paraId="0BE921B6" w14:textId="77777777" w:rsidR="007473FF" w:rsidRDefault="007473FF" w:rsidP="007473FF">
            <w:pPr>
              <w:spacing w:after="0" w:line="249" w:lineRule="auto"/>
              <w:ind w:left="0" w:right="55" w:firstLine="0"/>
              <w:jc w:val="left"/>
            </w:pPr>
            <w:r>
              <w:t xml:space="preserve">Truncated, </w:t>
            </w:r>
            <w:proofErr w:type="spellStart"/>
            <w:r>
              <w:t>Tephric</w:t>
            </w:r>
            <w:proofErr w:type="spellEnd"/>
          </w:p>
        </w:tc>
        <w:tc>
          <w:tcPr>
            <w:tcW w:w="2977" w:type="dxa"/>
          </w:tcPr>
          <w:p w14:paraId="0BE921B7" w14:textId="77777777" w:rsidR="007473FF" w:rsidRDefault="007473FF" w:rsidP="007473FF">
            <w:pPr>
              <w:spacing w:after="0" w:line="249" w:lineRule="auto"/>
              <w:ind w:left="0" w:right="55" w:firstLine="0"/>
              <w:jc w:val="left"/>
            </w:pPr>
            <w:r>
              <w:t>Typic, Tailings</w:t>
            </w:r>
          </w:p>
        </w:tc>
      </w:tr>
      <w:tr w:rsidR="007473FF" w14:paraId="0BE921BE" w14:textId="77777777" w:rsidTr="2DFBA46F">
        <w:tc>
          <w:tcPr>
            <w:tcW w:w="851" w:type="dxa"/>
          </w:tcPr>
          <w:p w14:paraId="0BE921B9" w14:textId="77777777" w:rsidR="007473FF" w:rsidRDefault="007473FF" w:rsidP="007473FF">
            <w:pPr>
              <w:spacing w:after="0" w:line="249" w:lineRule="auto"/>
              <w:ind w:left="0" w:right="55" w:firstLine="0"/>
              <w:jc w:val="left"/>
            </w:pPr>
            <w:r>
              <w:t>U</w:t>
            </w:r>
          </w:p>
        </w:tc>
        <w:tc>
          <w:tcPr>
            <w:tcW w:w="1843" w:type="dxa"/>
          </w:tcPr>
          <w:p w14:paraId="0BE921BA" w14:textId="77777777" w:rsidR="007473FF" w:rsidRDefault="007473FF" w:rsidP="007473FF">
            <w:pPr>
              <w:spacing w:after="0" w:line="249" w:lineRule="auto"/>
              <w:ind w:left="0" w:right="55" w:firstLine="0"/>
              <w:jc w:val="left"/>
            </w:pPr>
            <w:proofErr w:type="spellStart"/>
            <w:r>
              <w:t>Ultic</w:t>
            </w:r>
            <w:proofErr w:type="spellEnd"/>
          </w:p>
        </w:tc>
        <w:tc>
          <w:tcPr>
            <w:tcW w:w="3255" w:type="dxa"/>
          </w:tcPr>
          <w:p w14:paraId="0BE921BB" w14:textId="77777777" w:rsidR="007473FF" w:rsidRDefault="007473FF" w:rsidP="007473FF">
            <w:pPr>
              <w:spacing w:after="0" w:line="249" w:lineRule="auto"/>
              <w:ind w:left="0" w:right="55" w:firstLine="0"/>
              <w:jc w:val="left"/>
            </w:pPr>
            <w:r>
              <w:t>Sulphuric, Duric</w:t>
            </w:r>
          </w:p>
        </w:tc>
        <w:tc>
          <w:tcPr>
            <w:tcW w:w="2977" w:type="dxa"/>
          </w:tcPr>
          <w:p w14:paraId="0BE921BC" w14:textId="77777777" w:rsidR="007473FF" w:rsidRDefault="007473FF" w:rsidP="007473FF">
            <w:pPr>
              <w:spacing w:after="0" w:line="249" w:lineRule="auto"/>
              <w:ind w:left="0" w:right="55" w:firstLine="0"/>
              <w:jc w:val="left"/>
            </w:pPr>
            <w:proofErr w:type="spellStart"/>
            <w:r>
              <w:t>Sulphidic</w:t>
            </w:r>
            <w:proofErr w:type="spellEnd"/>
            <w:r>
              <w:t xml:space="preserve">, Humus-pan, </w:t>
            </w:r>
          </w:p>
          <w:p w14:paraId="0BE921BD" w14:textId="77777777" w:rsidR="007473FF" w:rsidRDefault="007473FF" w:rsidP="007473FF">
            <w:pPr>
              <w:spacing w:after="0" w:line="249" w:lineRule="auto"/>
              <w:ind w:left="0" w:right="55" w:firstLine="0"/>
              <w:jc w:val="left"/>
            </w:pPr>
            <w:r>
              <w:t>Duric</w:t>
            </w:r>
          </w:p>
        </w:tc>
      </w:tr>
      <w:tr w:rsidR="007473FF" w14:paraId="0BE921C3" w14:textId="77777777" w:rsidTr="2DFBA46F">
        <w:tc>
          <w:tcPr>
            <w:tcW w:w="851" w:type="dxa"/>
          </w:tcPr>
          <w:p w14:paraId="0BE921BF" w14:textId="77777777" w:rsidR="007473FF" w:rsidRDefault="007473FF" w:rsidP="007473FF">
            <w:pPr>
              <w:spacing w:after="0" w:line="249" w:lineRule="auto"/>
              <w:ind w:left="0" w:right="55" w:firstLine="0"/>
              <w:jc w:val="left"/>
            </w:pPr>
            <w:r>
              <w:t>V</w:t>
            </w:r>
          </w:p>
        </w:tc>
        <w:tc>
          <w:tcPr>
            <w:tcW w:w="1843" w:type="dxa"/>
          </w:tcPr>
          <w:p w14:paraId="0BE921C0" w14:textId="77777777" w:rsidR="007473FF" w:rsidRDefault="007473FF" w:rsidP="007473FF">
            <w:pPr>
              <w:spacing w:after="0" w:line="249" w:lineRule="auto"/>
              <w:ind w:left="0" w:right="55" w:firstLine="0"/>
              <w:jc w:val="left"/>
            </w:pPr>
          </w:p>
        </w:tc>
        <w:tc>
          <w:tcPr>
            <w:tcW w:w="3255" w:type="dxa"/>
          </w:tcPr>
          <w:p w14:paraId="0BE921C1" w14:textId="77777777" w:rsidR="007473FF" w:rsidRDefault="007473FF" w:rsidP="007473FF">
            <w:pPr>
              <w:spacing w:after="0" w:line="249" w:lineRule="auto"/>
              <w:ind w:left="0" w:right="55" w:firstLine="0"/>
              <w:jc w:val="left"/>
            </w:pPr>
            <w:proofErr w:type="spellStart"/>
            <w:r>
              <w:t>Vertic</w:t>
            </w:r>
            <w:proofErr w:type="spellEnd"/>
          </w:p>
        </w:tc>
        <w:tc>
          <w:tcPr>
            <w:tcW w:w="2977" w:type="dxa"/>
          </w:tcPr>
          <w:p w14:paraId="0BE921C2" w14:textId="77777777" w:rsidR="007473FF" w:rsidRDefault="007473FF" w:rsidP="007473FF">
            <w:pPr>
              <w:spacing w:after="0" w:line="249" w:lineRule="auto"/>
              <w:ind w:left="0" w:right="55" w:firstLine="0"/>
              <w:jc w:val="left"/>
            </w:pPr>
            <w:r>
              <w:t xml:space="preserve">Vitric, </w:t>
            </w:r>
            <w:proofErr w:type="spellStart"/>
            <w:r>
              <w:t>Vertic</w:t>
            </w:r>
            <w:proofErr w:type="spellEnd"/>
          </w:p>
        </w:tc>
      </w:tr>
      <w:tr w:rsidR="007473FF" w14:paraId="0BE921C8" w14:textId="77777777" w:rsidTr="2DFBA46F">
        <w:tc>
          <w:tcPr>
            <w:tcW w:w="851" w:type="dxa"/>
          </w:tcPr>
          <w:p w14:paraId="0BE921C4" w14:textId="77777777" w:rsidR="007473FF" w:rsidRDefault="007473FF" w:rsidP="007473FF">
            <w:pPr>
              <w:spacing w:after="0" w:line="249" w:lineRule="auto"/>
              <w:ind w:left="0" w:right="55" w:firstLine="0"/>
              <w:jc w:val="left"/>
            </w:pPr>
            <w:r>
              <w:t>W</w:t>
            </w:r>
          </w:p>
        </w:tc>
        <w:tc>
          <w:tcPr>
            <w:tcW w:w="1843" w:type="dxa"/>
          </w:tcPr>
          <w:p w14:paraId="0BE921C5" w14:textId="77777777" w:rsidR="007473FF" w:rsidRDefault="007473FF" w:rsidP="007473FF">
            <w:pPr>
              <w:spacing w:after="0" w:line="249" w:lineRule="auto"/>
              <w:ind w:left="0" w:right="55" w:firstLine="0"/>
              <w:jc w:val="left"/>
            </w:pPr>
            <w:r>
              <w:t>Raw</w:t>
            </w:r>
          </w:p>
        </w:tc>
        <w:tc>
          <w:tcPr>
            <w:tcW w:w="3255" w:type="dxa"/>
          </w:tcPr>
          <w:p w14:paraId="0BE921C6" w14:textId="77777777" w:rsidR="007473FF" w:rsidRDefault="007473FF" w:rsidP="007473FF">
            <w:pPr>
              <w:spacing w:after="0" w:line="249" w:lineRule="auto"/>
              <w:ind w:left="0" w:right="55" w:firstLine="0"/>
              <w:jc w:val="left"/>
            </w:pPr>
          </w:p>
        </w:tc>
        <w:tc>
          <w:tcPr>
            <w:tcW w:w="2977" w:type="dxa"/>
          </w:tcPr>
          <w:p w14:paraId="0BE921C7" w14:textId="77777777" w:rsidR="007473FF" w:rsidRDefault="007473FF" w:rsidP="007473FF">
            <w:pPr>
              <w:spacing w:after="0" w:line="249" w:lineRule="auto"/>
              <w:ind w:left="0" w:right="55" w:firstLine="0"/>
              <w:jc w:val="left"/>
            </w:pPr>
            <w:r>
              <w:t>Weathered, Welded, Wet</w:t>
            </w:r>
          </w:p>
        </w:tc>
      </w:tr>
      <w:tr w:rsidR="007473FF" w14:paraId="0BE921CD" w14:textId="77777777" w:rsidTr="2DFBA46F">
        <w:tc>
          <w:tcPr>
            <w:tcW w:w="851" w:type="dxa"/>
          </w:tcPr>
          <w:p w14:paraId="0BE921C9" w14:textId="77777777" w:rsidR="007473FF" w:rsidRDefault="007473FF" w:rsidP="007473FF">
            <w:pPr>
              <w:spacing w:after="0" w:line="249" w:lineRule="auto"/>
              <w:ind w:left="0" w:right="55" w:firstLine="0"/>
              <w:jc w:val="left"/>
            </w:pPr>
            <w:r>
              <w:t>X</w:t>
            </w:r>
          </w:p>
        </w:tc>
        <w:tc>
          <w:tcPr>
            <w:tcW w:w="1843" w:type="dxa"/>
          </w:tcPr>
          <w:p w14:paraId="0BE921CA" w14:textId="77777777" w:rsidR="007473FF" w:rsidRDefault="007473FF" w:rsidP="007473FF">
            <w:pPr>
              <w:spacing w:after="0" w:line="249" w:lineRule="auto"/>
              <w:ind w:left="0" w:right="55" w:firstLine="0"/>
              <w:jc w:val="left"/>
            </w:pPr>
            <w:r>
              <w:t>Oxidic</w:t>
            </w:r>
          </w:p>
        </w:tc>
        <w:tc>
          <w:tcPr>
            <w:tcW w:w="3255" w:type="dxa"/>
          </w:tcPr>
          <w:p w14:paraId="0BE921CB" w14:textId="77777777" w:rsidR="007473FF" w:rsidRDefault="007473FF" w:rsidP="007473FF">
            <w:pPr>
              <w:spacing w:after="0" w:line="249" w:lineRule="auto"/>
              <w:ind w:left="0" w:right="55" w:firstLine="0"/>
              <w:jc w:val="left"/>
            </w:pPr>
            <w:r>
              <w:t xml:space="preserve">Oxidic, Pan, Rocky, </w:t>
            </w:r>
            <w:proofErr w:type="spellStart"/>
            <w:r>
              <w:t>Fragic</w:t>
            </w:r>
            <w:proofErr w:type="spellEnd"/>
          </w:p>
        </w:tc>
        <w:tc>
          <w:tcPr>
            <w:tcW w:w="2977" w:type="dxa"/>
          </w:tcPr>
          <w:p w14:paraId="0BE921CC" w14:textId="77777777" w:rsidR="007473FF" w:rsidRDefault="007473FF" w:rsidP="007473FF">
            <w:pPr>
              <w:spacing w:after="0" w:line="249" w:lineRule="auto"/>
              <w:ind w:left="0" w:right="55" w:firstLine="0"/>
              <w:jc w:val="left"/>
            </w:pPr>
            <w:r>
              <w:t xml:space="preserve">Pan, </w:t>
            </w:r>
            <w:proofErr w:type="spellStart"/>
            <w:r>
              <w:t>Fragic</w:t>
            </w:r>
            <w:proofErr w:type="spellEnd"/>
            <w:r>
              <w:t>, Rocky, Oxidic</w:t>
            </w:r>
          </w:p>
        </w:tc>
      </w:tr>
      <w:tr w:rsidR="007473FF" w14:paraId="0BE921D2" w14:textId="77777777" w:rsidTr="2DFBA46F">
        <w:tc>
          <w:tcPr>
            <w:tcW w:w="851" w:type="dxa"/>
          </w:tcPr>
          <w:p w14:paraId="0BE921CE" w14:textId="77777777" w:rsidR="007473FF" w:rsidRDefault="007473FF" w:rsidP="007473FF">
            <w:pPr>
              <w:spacing w:after="0" w:line="249" w:lineRule="auto"/>
              <w:ind w:left="0" w:right="55" w:firstLine="0"/>
              <w:jc w:val="left"/>
            </w:pPr>
            <w:r>
              <w:t>Y</w:t>
            </w:r>
          </w:p>
        </w:tc>
        <w:tc>
          <w:tcPr>
            <w:tcW w:w="1843" w:type="dxa"/>
          </w:tcPr>
          <w:p w14:paraId="0BE921CF" w14:textId="77777777" w:rsidR="007473FF" w:rsidRDefault="007473FF" w:rsidP="007473FF">
            <w:pPr>
              <w:spacing w:after="0" w:line="249" w:lineRule="auto"/>
              <w:ind w:left="0" w:right="55" w:firstLine="0"/>
              <w:jc w:val="left"/>
            </w:pPr>
          </w:p>
        </w:tc>
        <w:tc>
          <w:tcPr>
            <w:tcW w:w="3255" w:type="dxa"/>
          </w:tcPr>
          <w:p w14:paraId="0BE921D0" w14:textId="77777777" w:rsidR="007473FF" w:rsidRDefault="007473FF" w:rsidP="007473FF">
            <w:pPr>
              <w:spacing w:after="0" w:line="249" w:lineRule="auto"/>
              <w:ind w:left="0" w:right="55" w:firstLine="0"/>
              <w:jc w:val="left"/>
            </w:pPr>
            <w:r>
              <w:t>Yellow</w:t>
            </w:r>
          </w:p>
        </w:tc>
        <w:tc>
          <w:tcPr>
            <w:tcW w:w="2977" w:type="dxa"/>
          </w:tcPr>
          <w:p w14:paraId="0BE921D1" w14:textId="77777777" w:rsidR="007473FF" w:rsidRDefault="007473FF" w:rsidP="007473FF">
            <w:pPr>
              <w:spacing w:after="0" w:line="249" w:lineRule="auto"/>
              <w:ind w:left="0" w:right="55" w:firstLine="0"/>
              <w:jc w:val="left"/>
            </w:pPr>
            <w:r>
              <w:t xml:space="preserve">Yellow, </w:t>
            </w:r>
            <w:proofErr w:type="spellStart"/>
            <w:r>
              <w:t>Ultic</w:t>
            </w:r>
            <w:proofErr w:type="spellEnd"/>
          </w:p>
        </w:tc>
      </w:tr>
      <w:tr w:rsidR="007473FF" w14:paraId="0BE921D7" w14:textId="77777777" w:rsidTr="2DFBA46F">
        <w:tc>
          <w:tcPr>
            <w:tcW w:w="851" w:type="dxa"/>
            <w:tcBorders>
              <w:bottom w:val="single" w:sz="2" w:space="0" w:color="181717"/>
            </w:tcBorders>
          </w:tcPr>
          <w:p w14:paraId="0BE921D3" w14:textId="77777777" w:rsidR="007473FF" w:rsidRDefault="007473FF" w:rsidP="007473FF">
            <w:pPr>
              <w:spacing w:after="0" w:line="249" w:lineRule="auto"/>
              <w:ind w:left="0" w:right="55" w:firstLine="0"/>
              <w:jc w:val="left"/>
            </w:pPr>
            <w:r>
              <w:t>Z</w:t>
            </w:r>
          </w:p>
        </w:tc>
        <w:tc>
          <w:tcPr>
            <w:tcW w:w="1843" w:type="dxa"/>
            <w:tcBorders>
              <w:bottom w:val="single" w:sz="2" w:space="0" w:color="181717"/>
            </w:tcBorders>
          </w:tcPr>
          <w:p w14:paraId="0BE921D4" w14:textId="77777777" w:rsidR="007473FF" w:rsidRDefault="007473FF" w:rsidP="007473FF">
            <w:pPr>
              <w:spacing w:after="0" w:line="249" w:lineRule="auto"/>
              <w:ind w:left="0" w:right="55" w:firstLine="0"/>
              <w:jc w:val="left"/>
            </w:pPr>
            <w:r>
              <w:t>Podzol</w:t>
            </w:r>
          </w:p>
        </w:tc>
        <w:tc>
          <w:tcPr>
            <w:tcW w:w="3255" w:type="dxa"/>
            <w:tcBorders>
              <w:bottom w:val="single" w:sz="2" w:space="0" w:color="181717"/>
            </w:tcBorders>
          </w:tcPr>
          <w:p w14:paraId="0BE921D5" w14:textId="77777777" w:rsidR="007473FF" w:rsidRDefault="007473FF" w:rsidP="007473FF">
            <w:pPr>
              <w:spacing w:after="0" w:line="249" w:lineRule="auto"/>
              <w:ind w:left="0" w:right="55" w:firstLine="0"/>
              <w:jc w:val="left"/>
            </w:pPr>
            <w:proofErr w:type="spellStart"/>
            <w:r>
              <w:t>Solonetzic</w:t>
            </w:r>
            <w:proofErr w:type="spellEnd"/>
          </w:p>
        </w:tc>
        <w:tc>
          <w:tcPr>
            <w:tcW w:w="2977" w:type="dxa"/>
            <w:tcBorders>
              <w:bottom w:val="single" w:sz="2" w:space="0" w:color="181717"/>
            </w:tcBorders>
          </w:tcPr>
          <w:p w14:paraId="0BE921D6" w14:textId="77777777" w:rsidR="007473FF" w:rsidRDefault="007473FF" w:rsidP="007473FF">
            <w:pPr>
              <w:spacing w:after="0" w:line="249" w:lineRule="auto"/>
              <w:ind w:left="0" w:right="55" w:firstLine="0"/>
              <w:jc w:val="left"/>
            </w:pPr>
            <w:r>
              <w:t>Podzol, Podzolic, Silt-mantled</w:t>
            </w:r>
          </w:p>
        </w:tc>
      </w:tr>
    </w:tbl>
    <w:p w14:paraId="0BE921D8" w14:textId="77777777" w:rsidR="00795B0D" w:rsidRDefault="00795B0D">
      <w:pPr>
        <w:spacing w:after="0" w:line="249" w:lineRule="auto"/>
        <w:ind w:left="-5" w:right="55"/>
      </w:pPr>
    </w:p>
    <w:sectPr w:rsidR="00795B0D" w:rsidSect="001223FA">
      <w:footerReference w:type="even" r:id="rId143"/>
      <w:footerReference w:type="default" r:id="rId144"/>
      <w:pgSz w:w="12746" w:h="17678"/>
      <w:pgMar w:top="1995" w:right="1769" w:bottom="648" w:left="2121"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Andre Eger [2]" w:date="2024-11-13T10:09:00Z" w:initials="AE">
    <w:p w14:paraId="7E0AE4EB" w14:textId="77777777" w:rsidR="007F27F3" w:rsidRDefault="007F27F3" w:rsidP="007F27F3">
      <w:pPr>
        <w:pStyle w:val="CommentText"/>
        <w:ind w:left="0" w:firstLine="0"/>
        <w:jc w:val="left"/>
      </w:pPr>
      <w:r>
        <w:rPr>
          <w:rStyle w:val="CommentReference"/>
        </w:rPr>
        <w:annotationRef/>
      </w:r>
      <w:r>
        <w:t>Update to new version</w:t>
      </w:r>
    </w:p>
  </w:comment>
  <w:comment w:id="28" w:author="Andre Eger" w:date="2024-07-26T11:47:00Z" w:initials="AE">
    <w:p w14:paraId="01CA0783" w14:textId="58C48D86" w:rsidR="007D0600" w:rsidRDefault="00D46B35" w:rsidP="007D0600">
      <w:pPr>
        <w:pStyle w:val="CommentText"/>
        <w:ind w:left="0" w:firstLine="0"/>
        <w:jc w:val="left"/>
      </w:pPr>
      <w:r>
        <w:rPr>
          <w:rStyle w:val="CommentReference"/>
        </w:rPr>
        <w:annotationRef/>
      </w:r>
      <w:r w:rsidR="007D0600">
        <w:t xml:space="preserve">Update - new version  </w:t>
      </w:r>
    </w:p>
  </w:comment>
  <w:comment w:id="31" w:author="Lauren OBrien" w:date="2024-09-09T18:41:00Z" w:initials="LO">
    <w:p w14:paraId="445BE154" w14:textId="77777777" w:rsidR="00B31FC1" w:rsidRDefault="00B31FC1" w:rsidP="00B31FC1">
      <w:pPr>
        <w:pStyle w:val="CommentText"/>
      </w:pPr>
      <w:r>
        <w:t>This document hasn't been re-released, but several versions of the more concise 'keys to soil taxonomy' have, incorporating a lot of small changes. Latest version is 13th, dated 2022. Suggest adding it as a second reference.</w:t>
      </w:r>
      <w:r>
        <w:rPr>
          <w:rStyle w:val="CommentReference"/>
        </w:rPr>
        <w:annotationRef/>
      </w:r>
    </w:p>
    <w:p w14:paraId="13E03693" w14:textId="77777777" w:rsidR="00B31FC1" w:rsidRDefault="00B31FC1" w:rsidP="00B31FC1">
      <w:pPr>
        <w:pStyle w:val="CommentText"/>
      </w:pPr>
    </w:p>
    <w:p w14:paraId="1B9A5DD3" w14:textId="77777777" w:rsidR="00B31FC1" w:rsidRDefault="00B31FC1" w:rsidP="00B31FC1">
      <w:pPr>
        <w:pStyle w:val="CommentText"/>
      </w:pPr>
      <w:r>
        <w:t>The updates to the Keys may require us to take a second look at the correlations in each chapter...</w:t>
      </w:r>
    </w:p>
  </w:comment>
  <w:comment w:id="32" w:author="Andre Eger [2]" w:date="2024-09-13T10:46:00Z" w:initials="AE">
    <w:p w14:paraId="0C0E38E1" w14:textId="77777777" w:rsidR="00B31FC1" w:rsidRDefault="00B31FC1" w:rsidP="00B31FC1">
      <w:pPr>
        <w:pStyle w:val="CommentText"/>
        <w:ind w:left="0" w:firstLine="0"/>
        <w:jc w:val="left"/>
      </w:pPr>
      <w:r>
        <w:t>I have gone through the correlations to comply with the 1999 edition but it requires a review. Originally we decided to remove the correlation with Soil Tax but I decided to leave them in, also because there are one of the principles outlined by Allan. And he did that for a reason.</w:t>
      </w:r>
    </w:p>
  </w:comment>
  <w:comment w:id="33" w:author="Lauren OBrien [2]" w:date="2024-09-13T11:52:00Z" w:initials="LO">
    <w:p w14:paraId="18A8BF52" w14:textId="77777777" w:rsidR="00B31FC1" w:rsidRDefault="00B31FC1" w:rsidP="00B31FC1">
      <w:pPr>
        <w:pStyle w:val="CommentText"/>
        <w:ind w:left="0" w:firstLine="0"/>
        <w:jc w:val="left"/>
      </w:pPr>
      <w:r>
        <w:rPr>
          <w:rStyle w:val="CommentReference"/>
        </w:rPr>
        <w:annotationRef/>
      </w:r>
      <w:r>
        <w:t>Yeah I like having them. I’d like to add some kind of WRB correlation too if time/space allows</w:t>
      </w:r>
    </w:p>
  </w:comment>
  <w:comment w:id="34" w:author="Andre Eger" w:date="2024-09-27T12:48:00Z" w:initials="AE">
    <w:p w14:paraId="588855DE" w14:textId="77777777" w:rsidR="00FE771D" w:rsidRDefault="00FE771D" w:rsidP="00FE771D">
      <w:pPr>
        <w:pStyle w:val="CommentText"/>
        <w:ind w:left="0" w:firstLine="0"/>
        <w:jc w:val="left"/>
      </w:pPr>
      <w:r>
        <w:rPr>
          <w:rStyle w:val="CommentReference"/>
        </w:rPr>
        <w:annotationRef/>
      </w:r>
      <w:r>
        <w:t>Sure - if you can do this go ahead. I wouldn’t see it as a priority but certainly good if we can make it happen this time.</w:t>
      </w:r>
    </w:p>
  </w:comment>
  <w:comment w:id="38" w:author="Andre Eger" w:date="2024-07-26T13:13:00Z" w:initials="AE">
    <w:p w14:paraId="467F826F" w14:textId="08438DAE" w:rsidR="00EF4945" w:rsidRDefault="00EF4945" w:rsidP="00EF4945">
      <w:pPr>
        <w:pStyle w:val="CommentText"/>
        <w:ind w:left="0" w:firstLine="0"/>
        <w:jc w:val="left"/>
      </w:pPr>
      <w:r>
        <w:rPr>
          <w:rStyle w:val="CommentReference"/>
        </w:rPr>
        <w:annotationRef/>
      </w:r>
      <w:r>
        <w:t>update</w:t>
      </w:r>
    </w:p>
  </w:comment>
  <w:comment w:id="39" w:author="Lauren OBrien [2]" w:date="2024-09-14T19:02:00Z" w:initials="LO">
    <w:p w14:paraId="1719829E" w14:textId="77777777" w:rsidR="005E6D0C" w:rsidRDefault="005E6D0C" w:rsidP="005E6D0C">
      <w:pPr>
        <w:pStyle w:val="CommentText"/>
        <w:ind w:left="0" w:firstLine="0"/>
        <w:jc w:val="left"/>
      </w:pPr>
      <w:r>
        <w:rPr>
          <w:rStyle w:val="CommentReference"/>
        </w:rPr>
        <w:annotationRef/>
      </w:r>
      <w:r>
        <w:t xml:space="preserve">Done. Also added a more general descriptive reference on soil colour as a 'see also', since the product doesn't have a consistent citation - </w:t>
      </w:r>
      <w:hyperlink r:id="rId1" w:history="1">
        <w:r w:rsidRPr="00CC0F64">
          <w:rPr>
            <w:rStyle w:val="Hyperlink"/>
          </w:rPr>
          <w:t>https://doi.org/10.2136/sssaspecpub31</w:t>
        </w:r>
      </w:hyperlink>
    </w:p>
  </w:comment>
  <w:comment w:id="43" w:author="Andre Eger [2]" w:date="2024-07-18T15:44:00Z" w:initials="AE">
    <w:p w14:paraId="6096D355" w14:textId="7DF66A5A" w:rsidR="7CCBFF81" w:rsidRDefault="7CCBFF81">
      <w:pPr>
        <w:pStyle w:val="CommentText"/>
      </w:pPr>
      <w:r>
        <w:t>make Whitton &amp; Childs available online</w:t>
      </w:r>
      <w:r>
        <w:rPr>
          <w:rStyle w:val="CommentReference"/>
        </w:rPr>
        <w:annotationRef/>
      </w:r>
    </w:p>
  </w:comment>
  <w:comment w:id="44" w:author="Kirstin Deuss" w:date="2024-09-17T11:24:00Z" w:initials="KD">
    <w:p w14:paraId="05B9C35D" w14:textId="77777777" w:rsidR="00B87347" w:rsidRDefault="00B87347" w:rsidP="00B87347">
      <w:pPr>
        <w:pStyle w:val="CommentText"/>
        <w:ind w:left="0" w:firstLine="0"/>
        <w:jc w:val="left"/>
      </w:pPr>
      <w:r>
        <w:rPr>
          <w:rStyle w:val="CommentReference"/>
        </w:rPr>
        <w:annotationRef/>
      </w:r>
      <w:r>
        <w:t>Couldn’t find Childs &amp; Whitton (1990) in the MWLR library - is it worth getting this online too?</w:t>
      </w:r>
    </w:p>
  </w:comment>
  <w:comment w:id="45" w:author="Andre Eger" w:date="2024-09-27T12:53:00Z" w:initials="AE">
    <w:p w14:paraId="22BB2A18" w14:textId="77777777" w:rsidR="00B25AEA" w:rsidRDefault="007854BE" w:rsidP="00B25AEA">
      <w:pPr>
        <w:pStyle w:val="CommentText"/>
        <w:ind w:left="0" w:firstLine="0"/>
        <w:jc w:val="left"/>
      </w:pPr>
      <w:r>
        <w:rPr>
          <w:rStyle w:val="CommentReference"/>
        </w:rPr>
        <w:annotationRef/>
      </w:r>
      <w:r w:rsidR="00B25AEA">
        <w:t>That is not published by us or soil bureau. Making it available online would require exploring if we had the permissions to publish this digitally. I think given we will have one of the two available, this should be sufficient. Could be quite an effort to get a copy of this conference abstract located AND a clear permission to make it available online. An effort that would probably be better spent on other tasks?</w:t>
      </w:r>
    </w:p>
    <w:p w14:paraId="31DB7020" w14:textId="77777777" w:rsidR="00B25AEA" w:rsidRDefault="00B25AEA" w:rsidP="00B25AEA">
      <w:pPr>
        <w:pStyle w:val="CommentText"/>
        <w:ind w:left="0" w:firstLine="0"/>
        <w:jc w:val="left"/>
      </w:pPr>
      <w:r>
        <w:t>Whitton and Childs 1989 is now online with doi.</w:t>
      </w:r>
    </w:p>
  </w:comment>
  <w:comment w:id="46" w:author="Lauren OBrien" w:date="2024-11-10T11:53:00Z" w:initials="LO">
    <w:p w14:paraId="459F66C5" w14:textId="406D1D67" w:rsidR="00EA7AC6" w:rsidRDefault="00EA7AC6">
      <w:pPr>
        <w:pStyle w:val="CommentText"/>
      </w:pPr>
      <w:r>
        <w:rPr>
          <w:rStyle w:val="CommentReference"/>
        </w:rPr>
        <w:annotationRef/>
      </w:r>
      <w:r w:rsidRPr="43127616">
        <w:t xml:space="preserve">Its actually available free via the IUSS website (well, technically - the exact document 404s, and the IUSS website appears to be migrating to a shiny new platform, and all the old conference proceedings are not yet moved over) . Still, it should become freely accessible at some point. </w:t>
      </w:r>
      <w:hyperlink r:id="rId2">
        <w:r w:rsidRPr="59B3230D">
          <w:rPr>
            <w:rStyle w:val="Hyperlink"/>
          </w:rPr>
          <w:t>https://old.iuss.org/meetings-events/world-soil-congress/index.html.</w:t>
        </w:r>
      </w:hyperlink>
      <w:r w:rsidRPr="123C5E1B">
        <w:t xml:space="preserve"> I've updated the reference URL to this one for now and will keep an eye out for changes. A few of us also have PDFs that we can supply, since its been published online free before.</w:t>
      </w:r>
    </w:p>
  </w:comment>
  <w:comment w:id="61" w:author="Balin Robertson" w:date="2024-09-18T09:59:00Z" w:initials="BR">
    <w:p w14:paraId="58FC49BD" w14:textId="237095FC" w:rsidR="4ED4E424" w:rsidRDefault="4ED4E424">
      <w:pPr>
        <w:pStyle w:val="CommentText"/>
      </w:pPr>
      <w:r>
        <w:t>Does this need to be removed and or amended now that we are at the 4th edition??</w:t>
      </w:r>
      <w:r>
        <w:rPr>
          <w:rStyle w:val="CommentReference"/>
        </w:rPr>
        <w:annotationRef/>
      </w:r>
    </w:p>
  </w:comment>
  <w:comment w:id="62" w:author="Andre Eger" w:date="2024-09-27T13:02:00Z" w:initials="AE">
    <w:p w14:paraId="7F3AAEB4" w14:textId="77777777" w:rsidR="00DF19CA" w:rsidRDefault="00DF19CA" w:rsidP="00DF19CA">
      <w:pPr>
        <w:pStyle w:val="CommentText"/>
        <w:ind w:left="0" w:firstLine="0"/>
        <w:jc w:val="left"/>
      </w:pPr>
      <w:r>
        <w:rPr>
          <w:rStyle w:val="CommentReference"/>
        </w:rPr>
        <w:annotationRef/>
      </w:r>
      <w:r>
        <w:t>Yes. I made some changes. We need to discuss how/if we can make the old and/or and updated rationale for the NZSC available.</w:t>
      </w:r>
    </w:p>
  </w:comment>
  <w:comment w:id="73" w:author="Kirstin Deuss" w:date="2024-09-18T09:49:00Z" w:initials="KD">
    <w:p w14:paraId="16DBCEB1" w14:textId="77777777" w:rsidR="00966163" w:rsidRDefault="00966163" w:rsidP="00966163">
      <w:pPr>
        <w:pStyle w:val="CommentText"/>
        <w:ind w:left="0" w:firstLine="0"/>
        <w:jc w:val="left"/>
      </w:pPr>
      <w:r>
        <w:rPr>
          <w:rStyle w:val="CommentReference"/>
        </w:rPr>
        <w:annotationRef/>
      </w:r>
      <w:r>
        <w:t>Does anyone else find this confusing?</w:t>
      </w:r>
    </w:p>
  </w:comment>
  <w:comment w:id="74" w:author="Balin Robertson" w:date="2024-09-18T10:12:00Z" w:initials="BR">
    <w:p w14:paraId="5F22AA66" w14:textId="17B606B2" w:rsidR="3F94771D" w:rsidRDefault="3F94771D">
      <w:pPr>
        <w:pStyle w:val="CommentText"/>
      </w:pPr>
      <w:r>
        <w:t xml:space="preserve">Yes, especially as this term seems superfluous as it is not used again within the book?? </w:t>
      </w:r>
      <w:r>
        <w:rPr>
          <w:rStyle w:val="CommentReference"/>
        </w:rPr>
        <w:annotationRef/>
      </w:r>
    </w:p>
  </w:comment>
  <w:comment w:id="75" w:author="Andre Eger" w:date="2024-09-27T13:30:00Z" w:initials="AE">
    <w:p w14:paraId="1000989E" w14:textId="77777777" w:rsidR="00627FD1" w:rsidRDefault="00001D95" w:rsidP="00627FD1">
      <w:pPr>
        <w:pStyle w:val="CommentText"/>
        <w:ind w:left="0" w:firstLine="0"/>
        <w:jc w:val="left"/>
      </w:pPr>
      <w:r>
        <w:rPr>
          <w:rStyle w:val="CommentReference"/>
        </w:rPr>
        <w:annotationRef/>
      </w:r>
      <w:r w:rsidR="00627FD1">
        <w:t>I also find this confusing. However, I think that what he wants to convey here is also a little outside my area of expertise (but Allan wrote his thesis on soil classification). As Lauren said before, it seems that most classifications have such a theoretical preamble section. I feel like ‘don’t touch it’ . And if nobody of us or externals can improve this with confidence, then I would just leave it be.</w:t>
      </w:r>
    </w:p>
  </w:comment>
  <w:comment w:id="76" w:author="Kirstin Deuss" w:date="2024-10-11T09:56:00Z" w:initials="KD">
    <w:p w14:paraId="5F1C6C29" w14:textId="6BA24DBB" w:rsidR="00EB39B0" w:rsidRDefault="00EB39B0" w:rsidP="00EB39B0">
      <w:pPr>
        <w:pStyle w:val="CommentText"/>
        <w:ind w:left="0" w:firstLine="0"/>
        <w:jc w:val="left"/>
      </w:pPr>
      <w:r>
        <w:rPr>
          <w:rStyle w:val="CommentReference"/>
        </w:rPr>
        <w:annotationRef/>
      </w:r>
      <w:r>
        <w:t>We could still highlight it in case someone external could improve it?</w:t>
      </w:r>
    </w:p>
  </w:comment>
  <w:comment w:id="77" w:author="Kirstin Deuss" w:date="2024-09-18T09:52:00Z" w:initials="KD">
    <w:p w14:paraId="2E4FDE7F" w14:textId="77777777" w:rsidR="00A07184" w:rsidRDefault="00A07184" w:rsidP="00A07184">
      <w:pPr>
        <w:pStyle w:val="CommentText"/>
        <w:ind w:left="0" w:firstLine="0"/>
        <w:jc w:val="left"/>
      </w:pPr>
      <w:r>
        <w:rPr>
          <w:rStyle w:val="CommentReference"/>
        </w:rPr>
        <w:annotationRef/>
      </w:r>
      <w:r>
        <w:t>Will need to update</w:t>
      </w:r>
    </w:p>
  </w:comment>
  <w:comment w:id="78" w:author="Andre Eger [2]" w:date="2024-11-13T15:26:00Z" w:initials="AE">
    <w:p w14:paraId="07411CB3" w14:textId="77777777" w:rsidR="00B1560E" w:rsidRDefault="0063001D" w:rsidP="00B1560E">
      <w:pPr>
        <w:pStyle w:val="CommentText"/>
        <w:ind w:left="0" w:firstLine="0"/>
        <w:jc w:val="left"/>
      </w:pPr>
      <w:r>
        <w:rPr>
          <w:rStyle w:val="CommentReference"/>
        </w:rPr>
        <w:annotationRef/>
      </w:r>
      <w:r w:rsidR="00B1560E">
        <w:t>The correlation with Soil Taxonomy has been revised if necessary, and is presented at the start of each Soil Order key. WRB correlation might be added if we (MWLR people) find the time or external colleagues can help with that. In contrast to the correlation presented in each order key, the table below goes in much more correlation detail. This would also need a thorough review and time, since many of the taxa do not even exist anymore in Soil Taxonomy. Reading some opinions on correlations of soil classification systems, a very detailed correlation may also be more problematic than helpful (</w:t>
      </w:r>
      <w:r w:rsidR="00B1560E">
        <w:rPr>
          <w:lang w:val="en-US"/>
        </w:rPr>
        <w:t xml:space="preserve">Krasilnikov, P., Arnold, R., Marti, J. J. I., &amp; Shoba, S. (2009). </w:t>
      </w:r>
      <w:r w:rsidR="00B1560E">
        <w:rPr>
          <w:i/>
          <w:iCs/>
          <w:lang w:val="en-US"/>
        </w:rPr>
        <w:t>A Handbook of Soil Terminology, Correlation and Classification</w:t>
      </w:r>
      <w:r w:rsidR="00B1560E">
        <w:rPr>
          <w:lang w:val="en-US"/>
        </w:rPr>
        <w:t>: Taylor &amp; Francis Group</w:t>
      </w:r>
      <w:r w:rsidR="00B1560E">
        <w:t>).</w:t>
      </w:r>
      <w:r w:rsidR="00B1560E">
        <w:br/>
        <w:t>I personally would therefore prefer removing the Soil Taxonomy correlation in the table below and only present the correlation with the NZ Genetic Classification. Any other correlations can be shown in the respective soil order sections at a higher level.</w:t>
      </w:r>
    </w:p>
  </w:comment>
  <w:comment w:id="117" w:author="Andre Eger" w:date="2024-07-26T13:32:00Z" w:initials="AE">
    <w:p w14:paraId="27507878" w14:textId="4CAAAE36" w:rsidR="003C5BA5" w:rsidRDefault="003C5BA5" w:rsidP="003C5BA5">
      <w:pPr>
        <w:pStyle w:val="CommentText"/>
        <w:ind w:left="0" w:firstLine="0"/>
        <w:jc w:val="left"/>
      </w:pPr>
      <w:r>
        <w:rPr>
          <w:rStyle w:val="CommentReference"/>
        </w:rPr>
        <w:annotationRef/>
      </w:r>
      <w:r>
        <w:t>Update this list when finished</w:t>
      </w:r>
    </w:p>
  </w:comment>
  <w:comment w:id="129" w:author="Andre Eger" w:date="2024-08-19T15:13:00Z" w:initials="AE">
    <w:p w14:paraId="327D43D0" w14:textId="77777777" w:rsidR="007F6E78" w:rsidRDefault="007F6E78" w:rsidP="007F6E78">
      <w:pPr>
        <w:pStyle w:val="CommentText"/>
      </w:pPr>
      <w:r>
        <w:t>adopted largely from Soil Taxonomy’s ‘anthropic epipedon’ and the associated materials.</w:t>
      </w:r>
      <w:r>
        <w:rPr>
          <w:rStyle w:val="CommentReference"/>
        </w:rPr>
        <w:annotationRef/>
      </w:r>
    </w:p>
    <w:p w14:paraId="0A9F5549" w14:textId="77777777" w:rsidR="007F6E78" w:rsidRDefault="007F6E78" w:rsidP="007F6E78">
      <w:pPr>
        <w:pStyle w:val="CommentText"/>
      </w:pPr>
      <w:r>
        <w:t>Artificially drained soils/wetlands were not included here because of the difficulty to unambiguously link artificial drainage to specific, field-identifiable soil indicators. If artificial drainage is suspected (e.g., presence of drainage ditches), such areas can be identified in the landform tree.</w:t>
      </w:r>
    </w:p>
  </w:comment>
  <w:comment w:id="130" w:author="Balin Robertson" w:date="2024-09-18T10:48:00Z" w:initials="BR">
    <w:p w14:paraId="5024473E" w14:textId="70BC2A9D" w:rsidR="4E598D00" w:rsidRDefault="4E598D00">
      <w:pPr>
        <w:pStyle w:val="CommentText"/>
      </w:pPr>
      <w:r>
        <w:t>Was there any consensus on including a drained Organic soil? i.e. soils that no longer have the carbon content to be classified as organic??</w:t>
      </w:r>
      <w:r>
        <w:rPr>
          <w:rStyle w:val="CommentReference"/>
        </w:rPr>
        <w:annotationRef/>
      </w:r>
    </w:p>
  </w:comment>
  <w:comment w:id="131" w:author="Andre Eger" w:date="2024-09-27T14:09:00Z" w:initials="AE">
    <w:p w14:paraId="24566507" w14:textId="77777777" w:rsidR="00A42B01" w:rsidRDefault="00BC668B" w:rsidP="00A42B01">
      <w:pPr>
        <w:pStyle w:val="CommentText"/>
        <w:ind w:left="0" w:firstLine="0"/>
        <w:jc w:val="left"/>
      </w:pPr>
      <w:r>
        <w:rPr>
          <w:rStyle w:val="CommentReference"/>
        </w:rPr>
        <w:annotationRef/>
      </w:r>
      <w:r w:rsidR="00A42B01">
        <w:t>I convinced myself that this is not a good idea (based on field work in an actually drained wetland). There is no good/practical way of knowing from the soil profile itself (unless you have a good idea) that the lack of carbon is a result of artificial drainage or just a natural process (e.g., peat formation and sediment deposition co-occurring). If you do indeed have good reasons to interpret the soil characteristics as a result of artifical drainage (e.g., by the presence of drainage ditches nearby, historical records) put that info in the landform tree and call the soil a GOO or GRO etc, if it’s not qualifying as an O soil. That’s my opinion currently at least.</w:t>
      </w:r>
    </w:p>
    <w:p w14:paraId="54062280" w14:textId="77777777" w:rsidR="00A42B01" w:rsidRDefault="00A42B01" w:rsidP="007778ED">
      <w:pPr>
        <w:pStyle w:val="CommentText"/>
        <w:ind w:left="0" w:firstLine="0"/>
        <w:jc w:val="left"/>
      </w:pPr>
      <w:r>
        <w:t>The addition Kirstin made in the text reflects that thinking too.</w:t>
      </w:r>
    </w:p>
  </w:comment>
  <w:comment w:id="180" w:author="Andre Eger [2]" w:date="2024-08-19T15:14:00Z" w:initials="AE">
    <w:p w14:paraId="5907DB6D" w14:textId="77777777" w:rsidR="007778ED" w:rsidRDefault="007778ED" w:rsidP="007778ED">
      <w:pPr>
        <w:pStyle w:val="CommentText"/>
        <w:ind w:left="0" w:firstLine="0"/>
        <w:jc w:val="left"/>
      </w:pPr>
      <w:r>
        <w:t>When the anthropogenic alteration is significant = thickness of at least 30 cm</w:t>
      </w:r>
    </w:p>
    <w:p w14:paraId="1D79D092" w14:textId="77777777" w:rsidR="007778ED" w:rsidRDefault="007778ED" w:rsidP="007778ED">
      <w:pPr>
        <w:pStyle w:val="CommentText"/>
        <w:ind w:left="0" w:firstLine="0"/>
        <w:jc w:val="left"/>
      </w:pPr>
      <w:r>
        <w:t>It goes into the Anthropic order and then further distinctions can be made.</w:t>
      </w:r>
    </w:p>
    <w:p w14:paraId="57156CA1" w14:textId="77777777" w:rsidR="007778ED" w:rsidRDefault="007778ED" w:rsidP="007778ED">
      <w:pPr>
        <w:pStyle w:val="CommentText"/>
        <w:ind w:left="0" w:firstLine="0"/>
        <w:jc w:val="left"/>
      </w:pPr>
      <w:r>
        <w:t>When the anthropogenic alteration is not significant but detectable (i.e., thickness &lt; 30 cm), It goes into a 'normal' soil order.</w:t>
      </w:r>
    </w:p>
  </w:comment>
  <w:comment w:id="212" w:author="Andre Eger [2]" w:date="2024-07-12T15:00:00Z" w:initials="AE">
    <w:p w14:paraId="32F8884D" w14:textId="1F9E1BDC" w:rsidR="3FC20A4E" w:rsidRDefault="3FC20A4E">
      <w:pPr>
        <w:pStyle w:val="CommentText"/>
      </w:pPr>
      <w:r>
        <w:t>this seems out of place here and is of little use. It's clear what the horizon is from the first paragraph. I would remove this.</w:t>
      </w:r>
      <w:r>
        <w:rPr>
          <w:rStyle w:val="CommentReference"/>
        </w:rPr>
        <w:annotationRef/>
      </w:r>
    </w:p>
  </w:comment>
  <w:comment w:id="213" w:author="Lauren OBrien [2]" w:date="2024-09-14T19:15:00Z" w:initials="LO">
    <w:p w14:paraId="6C9D2D45" w14:textId="77777777" w:rsidR="00721E39" w:rsidRDefault="00721E39" w:rsidP="00721E39">
      <w:pPr>
        <w:pStyle w:val="CommentText"/>
        <w:ind w:left="0" w:firstLine="0"/>
        <w:jc w:val="left"/>
      </w:pPr>
      <w:r>
        <w:rPr>
          <w:rStyle w:val="CommentReference"/>
        </w:rPr>
        <w:annotationRef/>
      </w:r>
      <w:r>
        <w:t xml:space="preserve">Agreed - this sounds like a discussion that should have gone into a changelog, or the Rationale. </w:t>
      </w:r>
    </w:p>
  </w:comment>
  <w:comment w:id="214" w:author="Kirstin Deuss" w:date="2024-09-18T11:41:00Z" w:initials="KD">
    <w:p w14:paraId="295837AC" w14:textId="77777777" w:rsidR="003161D6" w:rsidRDefault="003161D6" w:rsidP="003161D6">
      <w:pPr>
        <w:pStyle w:val="CommentText"/>
        <w:ind w:left="0" w:firstLine="0"/>
        <w:jc w:val="left"/>
      </w:pPr>
      <w:r>
        <w:rPr>
          <w:rStyle w:val="CommentReference"/>
        </w:rPr>
        <w:annotationRef/>
      </w:r>
      <w:r>
        <w:t>Agree, should be in the Rationale</w:t>
      </w:r>
    </w:p>
  </w:comment>
  <w:comment w:id="251" w:author="Andre Eger [2]" w:date="2024-05-24T14:28:00Z" w:initials="AE">
    <w:p w14:paraId="06918D82" w14:textId="061B0512" w:rsidR="2E89835B" w:rsidRDefault="2E89835B">
      <w:pPr>
        <w:pStyle w:val="CommentText"/>
      </w:pPr>
      <w:r>
        <w:t>based on Milne E horizon definition and some minor additions from the E horizon definition of Soil Taxonomy; the diagnostic eluvial horizon does not directly exist in WRB or Soil Taxonomy since they use more specific diagnostic horizons (e.g., albic) to characterise specific eluvial processes (e.g., podsolisation processes vs. clay movement) but i am happy with having a broader eluvial category as before.</w:t>
      </w:r>
      <w:r>
        <w:rPr>
          <w:rStyle w:val="CommentReference"/>
        </w:rPr>
        <w:annotationRef/>
      </w:r>
    </w:p>
  </w:comment>
  <w:comment w:id="289" w:author="Andre Eger" w:date="2024-07-30T17:21:00Z" w:initials="AE">
    <w:p w14:paraId="70DF600F" w14:textId="77777777" w:rsidR="008B3D34" w:rsidRDefault="008B3D34" w:rsidP="008B3D34">
      <w:pPr>
        <w:pStyle w:val="CommentText"/>
        <w:ind w:left="0" w:firstLine="0"/>
        <w:jc w:val="left"/>
      </w:pPr>
      <w:r>
        <w:rPr>
          <w:rStyle w:val="CommentReference"/>
        </w:rPr>
        <w:annotationRef/>
      </w:r>
      <w:r>
        <w:t>Update reference</w:t>
      </w:r>
    </w:p>
  </w:comment>
  <w:comment w:id="310" w:author="Kirstin Deuss" w:date="2024-09-19T12:43:00Z" w:initials="KD">
    <w:p w14:paraId="2864370B" w14:textId="77777777" w:rsidR="00932F98" w:rsidRDefault="00932F98" w:rsidP="00932F98">
      <w:pPr>
        <w:pStyle w:val="CommentText"/>
        <w:ind w:left="0" w:firstLine="0"/>
        <w:jc w:val="left"/>
      </w:pPr>
      <w:r>
        <w:rPr>
          <w:rStyle w:val="CommentReference"/>
        </w:rPr>
        <w:annotationRef/>
      </w:r>
      <w:r>
        <w:t>Why not leave this in?</w:t>
      </w:r>
    </w:p>
  </w:comment>
  <w:comment w:id="311" w:author="Andre Eger" w:date="2024-09-27T15:07:00Z" w:initials="AE">
    <w:p w14:paraId="7844ADFE" w14:textId="77777777" w:rsidR="00C22BAE" w:rsidRDefault="00C22BAE" w:rsidP="00C22BAE">
      <w:pPr>
        <w:pStyle w:val="CommentText"/>
        <w:ind w:left="0" w:firstLine="0"/>
        <w:jc w:val="left"/>
      </w:pPr>
      <w:r>
        <w:rPr>
          <w:rStyle w:val="CommentReference"/>
        </w:rPr>
        <w:annotationRef/>
      </w:r>
      <w:r>
        <w:t>I thought that should be clear now given the statement at the start of the section - that we exclude transitional horizons unless explicitly stated.</w:t>
      </w:r>
    </w:p>
  </w:comment>
  <w:comment w:id="312" w:author="Kirstin Deuss" w:date="2024-10-11T10:11:00Z" w:initials="KD">
    <w:p w14:paraId="273E0B3B" w14:textId="77777777" w:rsidR="007F07BD" w:rsidRDefault="007F07BD" w:rsidP="007F07BD">
      <w:pPr>
        <w:pStyle w:val="CommentText"/>
        <w:ind w:left="0" w:firstLine="0"/>
        <w:jc w:val="left"/>
      </w:pPr>
      <w:r>
        <w:rPr>
          <w:rStyle w:val="CommentReference"/>
        </w:rPr>
        <w:annotationRef/>
      </w:r>
      <w:r>
        <w:t>Fair enough. Can we use it as an example in the statement at the start of the section “...excluding transitional horizons (e.g. AB or A/B horizons)…” ? I think it helps with quick comprehension for newbies to put an example in</w:t>
      </w:r>
    </w:p>
  </w:comment>
  <w:comment w:id="326" w:author="Kirstin Deuss" w:date="2024-09-19T12:51:00Z" w:initials="KD">
    <w:p w14:paraId="4B44BF2B" w14:textId="77777777" w:rsidR="00C151D4" w:rsidRDefault="00C151D4" w:rsidP="00C151D4">
      <w:pPr>
        <w:pStyle w:val="CommentText"/>
        <w:ind w:left="0" w:firstLine="0"/>
        <w:jc w:val="left"/>
      </w:pPr>
      <w:r>
        <w:rPr>
          <w:rStyle w:val="CommentReference"/>
        </w:rPr>
        <w:annotationRef/>
      </w:r>
      <w:r>
        <w:t xml:space="preserve">Can we give a similar example for </w:t>
      </w:r>
      <w:r>
        <w:rPr>
          <w:i/>
          <w:iCs/>
        </w:rPr>
        <w:t>Shattered-lithic materials</w:t>
      </w:r>
      <w:r>
        <w:t xml:space="preserve"> below? </w:t>
      </w:r>
    </w:p>
  </w:comment>
  <w:comment w:id="327" w:author="Andre Eger" w:date="2024-09-27T15:13:00Z" w:initials="AE">
    <w:p w14:paraId="3918C4BC" w14:textId="77777777" w:rsidR="002B2017" w:rsidRDefault="00C22BAE" w:rsidP="002B2017">
      <w:pPr>
        <w:pStyle w:val="CommentText"/>
        <w:ind w:left="0" w:firstLine="0"/>
        <w:jc w:val="left"/>
      </w:pPr>
      <w:r>
        <w:rPr>
          <w:rStyle w:val="CommentReference"/>
        </w:rPr>
        <w:annotationRef/>
      </w:r>
      <w:r w:rsidR="002B2017">
        <w:t>I would actually delete this. in principle, both materials can occur in any bedrock type. Sure, some rocks in NZ conditions tend be dominated by one or the other type of contact, but there is no reason to qualify this here. The definition has to be clear.</w:t>
      </w:r>
    </w:p>
  </w:comment>
  <w:comment w:id="328" w:author="Kirstin Deuss" w:date="2024-10-11T10:13:00Z" w:initials="KD">
    <w:p w14:paraId="047AF7F1" w14:textId="7090814F" w:rsidR="00A9676B" w:rsidRDefault="00A9676B" w:rsidP="00A9676B">
      <w:pPr>
        <w:pStyle w:val="CommentText"/>
        <w:ind w:left="0" w:firstLine="0"/>
        <w:jc w:val="left"/>
      </w:pPr>
      <w:r>
        <w:rPr>
          <w:rStyle w:val="CommentReference"/>
        </w:rPr>
        <w:annotationRef/>
      </w:r>
      <w:r>
        <w:t>Agreed</w:t>
      </w:r>
    </w:p>
  </w:comment>
  <w:comment w:id="335" w:author="Kirstin Deuss" w:date="2024-09-19T14:18:00Z" w:initials="KD">
    <w:p w14:paraId="0938B327" w14:textId="496AD13B" w:rsidR="00BF78DB" w:rsidRDefault="00BF78DB" w:rsidP="00BF78DB">
      <w:pPr>
        <w:pStyle w:val="CommentText"/>
        <w:ind w:left="0" w:firstLine="0"/>
        <w:jc w:val="left"/>
      </w:pPr>
      <w:r>
        <w:rPr>
          <w:rStyle w:val="CommentReference"/>
        </w:rPr>
        <w:annotationRef/>
      </w:r>
      <w:r>
        <w:t>This paragraph should be at the top.</w:t>
      </w:r>
    </w:p>
    <w:p w14:paraId="5F3D8D79" w14:textId="77777777" w:rsidR="00BF78DB" w:rsidRDefault="00BF78DB" w:rsidP="00BF78DB">
      <w:pPr>
        <w:pStyle w:val="CommentText"/>
        <w:ind w:left="0" w:firstLine="0"/>
        <w:jc w:val="left"/>
      </w:pPr>
    </w:p>
    <w:p w14:paraId="681956A0" w14:textId="77777777" w:rsidR="00BF78DB" w:rsidRDefault="00BF78DB" w:rsidP="00BF78DB">
      <w:pPr>
        <w:pStyle w:val="CommentText"/>
        <w:ind w:left="0" w:firstLine="0"/>
        <w:jc w:val="left"/>
      </w:pPr>
      <w:r>
        <w:t>Also, be specific that they are referring to unrubbed fibre here, otherwise it’s confusing (esp. as they define rubbed fibre next)</w:t>
      </w:r>
    </w:p>
  </w:comment>
  <w:comment w:id="355" w:author="Kirstin Deuss" w:date="2024-09-19T15:07:00Z" w:initials="KD">
    <w:p w14:paraId="000E20FF" w14:textId="77777777" w:rsidR="00B02C69" w:rsidRDefault="00B02C69" w:rsidP="00B02C69">
      <w:pPr>
        <w:pStyle w:val="CommentText"/>
        <w:ind w:left="0" w:firstLine="0"/>
        <w:jc w:val="left"/>
      </w:pPr>
      <w:r>
        <w:rPr>
          <w:rStyle w:val="CommentReference"/>
        </w:rPr>
        <w:annotationRef/>
      </w:r>
      <w:r>
        <w:t>This is a bit unclear. I presume it is refering to the matrix of the horizon below the perch-gley features, but could be made clearer.</w:t>
      </w:r>
    </w:p>
  </w:comment>
  <w:comment w:id="356" w:author="Andre Eger" w:date="2024-09-27T15:23:00Z" w:initials="AE">
    <w:p w14:paraId="6F582A38" w14:textId="77777777" w:rsidR="00F62967" w:rsidRDefault="00F62967" w:rsidP="00F62967">
      <w:pPr>
        <w:pStyle w:val="CommentText"/>
        <w:ind w:left="0" w:firstLine="0"/>
        <w:jc w:val="left"/>
      </w:pPr>
      <w:r>
        <w:rPr>
          <w:rStyle w:val="CommentReference"/>
        </w:rPr>
        <w:annotationRef/>
      </w:r>
      <w:r>
        <w:t>Just added ‘and has’. sufficient?</w:t>
      </w:r>
    </w:p>
  </w:comment>
  <w:comment w:id="357" w:author="Kirstin Deuss" w:date="2024-10-11T10:16:00Z" w:initials="KD">
    <w:p w14:paraId="7D498A2A" w14:textId="77777777" w:rsidR="00882022" w:rsidRDefault="00882022" w:rsidP="00882022">
      <w:pPr>
        <w:pStyle w:val="CommentText"/>
        <w:ind w:left="0" w:firstLine="0"/>
        <w:jc w:val="left"/>
      </w:pPr>
      <w:r>
        <w:rPr>
          <w:rStyle w:val="CommentReference"/>
        </w:rPr>
        <w:annotationRef/>
      </w:r>
      <w:r>
        <w:t>What about “...that is</w:t>
      </w:r>
      <w:r>
        <w:rPr>
          <w:b/>
          <w:bCs/>
        </w:rPr>
        <w:t xml:space="preserve"> both</w:t>
      </w:r>
      <w:r>
        <w:t xml:space="preserve"> less gleyed … and has a matrix that is not dominated by greyish colours”? </w:t>
      </w:r>
    </w:p>
  </w:comment>
  <w:comment w:id="362" w:author="Andre Eger [2]" w:date="2024-11-13T10:58:00Z" w:initials="AE">
    <w:p w14:paraId="066ECF4C" w14:textId="77777777" w:rsidR="00DD03EA" w:rsidRDefault="00DD03EA" w:rsidP="00DD03EA">
      <w:pPr>
        <w:pStyle w:val="CommentText"/>
        <w:ind w:left="0" w:firstLine="0"/>
        <w:jc w:val="left"/>
      </w:pPr>
      <w:r>
        <w:rPr>
          <w:rStyle w:val="CommentReference"/>
        </w:rPr>
        <w:annotationRef/>
      </w:r>
      <w:r>
        <w:t>Class definitions as in table below still ok?</w:t>
      </w:r>
    </w:p>
  </w:comment>
  <w:comment w:id="378" w:author="Kirstin Deuss" w:date="2024-09-20T09:49:00Z" w:initials="KD">
    <w:p w14:paraId="759CB6E8" w14:textId="77777777" w:rsidR="00BD4D17" w:rsidRDefault="00BD4D17" w:rsidP="00BD4D17">
      <w:pPr>
        <w:pStyle w:val="CommentText"/>
        <w:ind w:left="0" w:firstLine="0"/>
        <w:jc w:val="left"/>
      </w:pPr>
      <w:r>
        <w:rPr>
          <w:rStyle w:val="CommentReference"/>
        </w:rPr>
        <w:annotationRef/>
      </w:r>
      <w:r>
        <w:t xml:space="preserve">Too much detail? (it’s helpful background, but not really consistent with the amount of detail given in other diagnostic horizons/ differentiae) </w:t>
      </w:r>
    </w:p>
  </w:comment>
  <w:comment w:id="379" w:author="Andre Eger" w:date="2024-09-27T15:54:00Z" w:initials="AE">
    <w:p w14:paraId="320FD437" w14:textId="77777777" w:rsidR="00C03067" w:rsidRDefault="00C03067" w:rsidP="00C03067">
      <w:pPr>
        <w:pStyle w:val="CommentText"/>
        <w:ind w:left="0" w:firstLine="0"/>
        <w:jc w:val="left"/>
      </w:pPr>
      <w:r>
        <w:rPr>
          <w:rStyle w:val="CommentReference"/>
        </w:rPr>
        <w:annotationRef/>
      </w:r>
      <w:r>
        <w:t>Yeah, maybe better to shift that into a rationale.</w:t>
      </w:r>
    </w:p>
  </w:comment>
  <w:comment w:id="396" w:author="Lauren OBrien" w:date="2024-09-11T21:05:00Z" w:initials="LO">
    <w:p w14:paraId="27E01B1D" w14:textId="38A371AB" w:rsidR="00003B59" w:rsidRDefault="00003B59" w:rsidP="00003B59">
      <w:pPr>
        <w:pStyle w:val="CommentText"/>
      </w:pPr>
      <w:r>
        <w:t xml:space="preserve">Sodicity (or more specifically, dispersive behaviour) can be induced by other ions, notably K and Mg, and particularly in soils where all three are in excess (sometimes this is induced by irrigation with low quality water). Do we need to note that this may be or become an issue in NZ? See e.g. </w:t>
      </w:r>
      <w:hyperlink r:id="rId3">
        <w:r w:rsidRPr="39E90327">
          <w:rPr>
            <w:rStyle w:val="Hyperlink"/>
          </w:rPr>
          <w:t>https://doi.org/10.1071/SR15281</w:t>
        </w:r>
      </w:hyperlink>
      <w:r>
        <w:t xml:space="preserve"> </w:t>
      </w:r>
      <w:r>
        <w:rPr>
          <w:rStyle w:val="CommentReference"/>
        </w:rPr>
        <w:annotationRef/>
      </w:r>
    </w:p>
  </w:comment>
  <w:comment w:id="397" w:author="Andre Eger" w:date="2024-09-27T15:38:00Z" w:initials="AE">
    <w:p w14:paraId="4F702D32" w14:textId="77777777" w:rsidR="00420209" w:rsidRDefault="00AC3312" w:rsidP="00420209">
      <w:pPr>
        <w:pStyle w:val="CommentText"/>
        <w:ind w:left="0" w:firstLine="0"/>
        <w:jc w:val="left"/>
      </w:pPr>
      <w:r>
        <w:rPr>
          <w:rStyle w:val="CommentReference"/>
        </w:rPr>
        <w:annotationRef/>
      </w:r>
      <w:r w:rsidR="00420209">
        <w:t xml:space="preserve">But is K and Mg also a significant contributor to sodicity in NZ? </w:t>
      </w:r>
    </w:p>
    <w:p w14:paraId="1D82C131" w14:textId="77777777" w:rsidR="00420209" w:rsidRDefault="00420209" w:rsidP="00420209">
      <w:pPr>
        <w:pStyle w:val="CommentText"/>
        <w:ind w:left="0" w:firstLine="0"/>
        <w:jc w:val="left"/>
      </w:pPr>
      <w:r>
        <w:t xml:space="preserve">I know that Allan went through the NSD data quite thoroughly when putting this together, and given he is very specific here with sodium, I almost think that this might be on purpose? </w:t>
      </w:r>
    </w:p>
    <w:p w14:paraId="3C3A291A" w14:textId="77777777" w:rsidR="00420209" w:rsidRDefault="00420209" w:rsidP="00420209">
      <w:pPr>
        <w:pStyle w:val="CommentText"/>
        <w:ind w:left="0" w:firstLine="0"/>
        <w:jc w:val="left"/>
      </w:pPr>
    </w:p>
    <w:p w14:paraId="1E479C0B" w14:textId="77777777" w:rsidR="00420209" w:rsidRDefault="00420209" w:rsidP="00420209">
      <w:pPr>
        <w:pStyle w:val="CommentText"/>
        <w:ind w:left="0" w:firstLine="0"/>
        <w:jc w:val="left"/>
      </w:pPr>
      <w:r>
        <w:t>Here is what Allan wrote in the rationale:</w:t>
      </w:r>
    </w:p>
    <w:p w14:paraId="3C3A246B" w14:textId="77777777" w:rsidR="00420209" w:rsidRDefault="00420209" w:rsidP="00420209">
      <w:pPr>
        <w:pStyle w:val="CommentText"/>
        <w:ind w:left="0" w:firstLine="0"/>
        <w:jc w:val="left"/>
      </w:pPr>
      <w:r>
        <w:t>The intention of sodic features is to distinguish soils in</w:t>
      </w:r>
    </w:p>
    <w:p w14:paraId="1D93EF38" w14:textId="77777777" w:rsidR="00420209" w:rsidRDefault="00420209" w:rsidP="00420209">
      <w:pPr>
        <w:pStyle w:val="CommentText"/>
        <w:ind w:left="0" w:firstLine="0"/>
        <w:jc w:val="left"/>
      </w:pPr>
      <w:r>
        <w:t>which the exchange complex is dominated by sodium.</w:t>
      </w:r>
    </w:p>
    <w:p w14:paraId="4F4D02B9" w14:textId="77777777" w:rsidR="00420209" w:rsidRDefault="00420209" w:rsidP="00420209">
      <w:pPr>
        <w:pStyle w:val="CommentText"/>
        <w:ind w:left="0" w:firstLine="0"/>
        <w:jc w:val="left"/>
      </w:pPr>
      <w:r>
        <w:t>Soils with sodic characteristics are likely to be highly</w:t>
      </w:r>
    </w:p>
    <w:p w14:paraId="586E42B4" w14:textId="77777777" w:rsidR="00420209" w:rsidRDefault="00420209" w:rsidP="00420209">
      <w:pPr>
        <w:pStyle w:val="CommentText"/>
        <w:ind w:left="0" w:firstLine="0"/>
        <w:jc w:val="left"/>
      </w:pPr>
      <w:r>
        <w:t>dispersive, especially when leached with low ionic strength</w:t>
      </w:r>
    </w:p>
    <w:p w14:paraId="1901E8E2" w14:textId="77777777" w:rsidR="00420209" w:rsidRDefault="00420209" w:rsidP="00420209">
      <w:pPr>
        <w:pStyle w:val="CommentText"/>
        <w:ind w:left="0" w:firstLine="0"/>
        <w:jc w:val="left"/>
      </w:pPr>
      <w:r>
        <w:t>water.</w:t>
      </w:r>
    </w:p>
    <w:p w14:paraId="794FD262" w14:textId="77777777" w:rsidR="00420209" w:rsidRDefault="00420209" w:rsidP="00420209">
      <w:pPr>
        <w:pStyle w:val="CommentText"/>
        <w:ind w:left="0" w:firstLine="0"/>
        <w:jc w:val="left"/>
      </w:pPr>
      <w:r>
        <w:rPr>
          <w:i/>
          <w:iCs/>
        </w:rPr>
        <w:t xml:space="preserve">Sadie </w:t>
      </w:r>
      <w:r>
        <w:t>properties have not been widely researched in</w:t>
      </w:r>
    </w:p>
    <w:p w14:paraId="0646E0DB" w14:textId="77777777" w:rsidR="00420209" w:rsidRDefault="00420209" w:rsidP="00420209">
      <w:pPr>
        <w:pStyle w:val="CommentText"/>
        <w:ind w:left="0" w:firstLine="0"/>
        <w:jc w:val="left"/>
      </w:pPr>
      <w:r>
        <w:t>New Zealand and consequently the differentiae are</w:t>
      </w:r>
    </w:p>
    <w:p w14:paraId="682CF0B9" w14:textId="77777777" w:rsidR="00420209" w:rsidRDefault="00420209" w:rsidP="00420209">
      <w:pPr>
        <w:pStyle w:val="CommentText"/>
        <w:ind w:left="0" w:firstLine="0"/>
        <w:jc w:val="left"/>
      </w:pPr>
      <w:r>
        <w:t>tentative. For this reason they are identified as "features".</w:t>
      </w:r>
    </w:p>
    <w:p w14:paraId="1F1BC7C5" w14:textId="77777777" w:rsidR="00420209" w:rsidRDefault="00420209" w:rsidP="00420209">
      <w:pPr>
        <w:pStyle w:val="CommentText"/>
        <w:ind w:left="0" w:firstLine="0"/>
        <w:jc w:val="left"/>
      </w:pPr>
      <w:r>
        <w:t>Rule l(a) includes the exchangeable sodium percentage</w:t>
      </w:r>
    </w:p>
    <w:p w14:paraId="07CB8CE3" w14:textId="77777777" w:rsidR="00420209" w:rsidRDefault="00420209" w:rsidP="00420209">
      <w:pPr>
        <w:pStyle w:val="CommentText"/>
        <w:ind w:left="0" w:firstLine="0"/>
        <w:jc w:val="left"/>
      </w:pPr>
      <w:r>
        <w:t>limit recognised in Australia (lsbell 1993). The alternative</w:t>
      </w:r>
    </w:p>
    <w:p w14:paraId="26E89C69" w14:textId="77777777" w:rsidR="00420209" w:rsidRDefault="00420209" w:rsidP="00420209">
      <w:pPr>
        <w:pStyle w:val="CommentText"/>
        <w:ind w:left="0" w:firstLine="0"/>
        <w:jc w:val="left"/>
      </w:pPr>
      <w:r>
        <w:t>exchangeable sodium limit was derived from the National</w:t>
      </w:r>
    </w:p>
    <w:p w14:paraId="44C5279C" w14:textId="77777777" w:rsidR="00420209" w:rsidRDefault="00420209" w:rsidP="00420209">
      <w:pPr>
        <w:pStyle w:val="CommentText"/>
        <w:ind w:left="0" w:firstLine="0"/>
        <w:jc w:val="left"/>
      </w:pPr>
      <w:r>
        <w:t>Soils Database from soils that had the morphologic sodic</w:t>
      </w:r>
    </w:p>
    <w:p w14:paraId="5A8D5FBD" w14:textId="77777777" w:rsidR="00420209" w:rsidRDefault="00420209" w:rsidP="00420209">
      <w:pPr>
        <w:pStyle w:val="CommentText"/>
        <w:ind w:left="0" w:firstLine="0"/>
        <w:jc w:val="left"/>
      </w:pPr>
      <w:r>
        <w:t>features in rule 2.</w:t>
      </w:r>
    </w:p>
    <w:p w14:paraId="7C9ECE37" w14:textId="77777777" w:rsidR="00420209" w:rsidRDefault="00420209" w:rsidP="00420209">
      <w:pPr>
        <w:pStyle w:val="CommentText"/>
        <w:ind w:left="0" w:firstLine="0"/>
        <w:jc w:val="left"/>
      </w:pPr>
      <w:r>
        <w:t>Rule l(b) is derived from Emerson (1967), and was used</w:t>
      </w:r>
    </w:p>
    <w:p w14:paraId="735A1E25" w14:textId="77777777" w:rsidR="00420209" w:rsidRDefault="00420209" w:rsidP="00420209">
      <w:pPr>
        <w:pStyle w:val="CommentText"/>
        <w:ind w:left="0" w:firstLine="0"/>
        <w:jc w:val="left"/>
      </w:pPr>
      <w:r>
        <w:t>by Laffan and Cutler (1977). The morphological features</w:t>
      </w:r>
    </w:p>
    <w:p w14:paraId="63436F8B" w14:textId="77777777" w:rsidR="00420209" w:rsidRDefault="00420209" w:rsidP="00420209">
      <w:pPr>
        <w:pStyle w:val="CommentText"/>
        <w:ind w:left="0" w:firstLine="0"/>
        <w:jc w:val="left"/>
      </w:pPr>
      <w:r>
        <w:t>in rule 2 were derived from the natric horizon definition</w:t>
      </w:r>
    </w:p>
    <w:p w14:paraId="0FA44A6C" w14:textId="77777777" w:rsidR="00420209" w:rsidRDefault="00420209" w:rsidP="00420209">
      <w:pPr>
        <w:pStyle w:val="CommentText"/>
        <w:ind w:left="0" w:firstLine="0"/>
        <w:jc w:val="left"/>
      </w:pPr>
      <w:r>
        <w:t>of Soil Taxonomy.</w:t>
      </w:r>
    </w:p>
  </w:comment>
  <w:comment w:id="398" w:author="Lauren OBrien" w:date="2024-10-16T14:59:00Z" w:initials="LO">
    <w:p w14:paraId="22C01D57" w14:textId="25DF989F" w:rsidR="00101F58" w:rsidRDefault="00101F58">
      <w:pPr>
        <w:pStyle w:val="CommentText"/>
      </w:pPr>
      <w:r>
        <w:rPr>
          <w:rStyle w:val="CommentReference"/>
        </w:rPr>
        <w:annotationRef/>
      </w:r>
      <w:r w:rsidRPr="03396EEF">
        <w:t>TBH I'm not sure. I always got the impression from the literature that the contribution of other ions to sodic dispersive behaviour was just dismissed for a long time (mostly because magnesic soils were rare), and that would have been the prevailing view when Allan was writing this. But if we don't have any data to support a change it might be best not to muddy the waters (little dispersion joke for you there 🙃)</w:t>
      </w:r>
    </w:p>
  </w:comment>
  <w:comment w:id="417" w:author="Andre Eger [2]" w:date="2024-11-13T11:07:00Z" w:initials="AE">
    <w:p w14:paraId="35C5DB2C" w14:textId="77777777" w:rsidR="005C0482" w:rsidRDefault="005C0482" w:rsidP="005C0482">
      <w:pPr>
        <w:pStyle w:val="CommentText"/>
        <w:ind w:left="0" w:firstLine="0"/>
        <w:jc w:val="left"/>
      </w:pPr>
      <w:r>
        <w:rPr>
          <w:rStyle w:val="CommentReference"/>
        </w:rPr>
        <w:annotationRef/>
      </w:r>
      <w:r>
        <w:t>Rock fragments</w:t>
      </w:r>
    </w:p>
  </w:comment>
  <w:comment w:id="468" w:author="Andre Eger [2]" w:date="2024-07-16T10:12:00Z" w:initials="AE">
    <w:p w14:paraId="5CB87481" w14:textId="5CD6A122" w:rsidR="7F89F1ED" w:rsidRDefault="7F89F1ED">
      <w:pPr>
        <w:pStyle w:val="CommentText"/>
      </w:pPr>
      <w:r>
        <w:t>this takes into account that there is an LG group</w:t>
      </w:r>
      <w:r>
        <w:rPr>
          <w:rStyle w:val="CommentReference"/>
        </w:rPr>
        <w:annotationRef/>
      </w:r>
    </w:p>
  </w:comment>
  <w:comment w:id="487" w:author="Kirstin Deuss" w:date="2024-10-11T16:39:00Z" w:initials="KD">
    <w:p w14:paraId="473977BD" w14:textId="77777777" w:rsidR="00061109" w:rsidRDefault="00061109" w:rsidP="00061109">
      <w:pPr>
        <w:pStyle w:val="CommentText"/>
        <w:ind w:left="0" w:firstLine="0"/>
        <w:jc w:val="left"/>
      </w:pPr>
      <w:r>
        <w:rPr>
          <w:rStyle w:val="CommentReference"/>
        </w:rPr>
        <w:annotationRef/>
      </w:r>
      <w:r>
        <w:t>Similar to my comment on the phrase ‘in some part’.</w:t>
      </w:r>
    </w:p>
    <w:p w14:paraId="752ED077" w14:textId="77777777" w:rsidR="00061109" w:rsidRDefault="00061109" w:rsidP="00061109">
      <w:pPr>
        <w:pStyle w:val="CommentText"/>
        <w:ind w:left="0" w:firstLine="0"/>
        <w:jc w:val="left"/>
      </w:pPr>
      <w:r>
        <w:t>I notice that here we provide a definition for ‘the major part’ - but the phrase ‘in some part’ is used 18 times throughout the text. Why does this specific usage get a definition and not the others? Could we put this somewhere a bit less random and obscure?</w:t>
      </w:r>
    </w:p>
  </w:comment>
  <w:comment w:id="488" w:author="Andre Eger" w:date="2024-10-14T09:30:00Z" w:initials="AE">
    <w:p w14:paraId="251DC595" w14:textId="77777777" w:rsidR="000F246B" w:rsidRDefault="00C74C2E" w:rsidP="000F246B">
      <w:pPr>
        <w:pStyle w:val="CommentText"/>
        <w:ind w:left="0" w:firstLine="0"/>
        <w:jc w:val="left"/>
      </w:pPr>
      <w:r>
        <w:rPr>
          <w:rStyle w:val="CommentReference"/>
        </w:rPr>
        <w:annotationRef/>
      </w:r>
      <w:r w:rsidR="000F246B">
        <w:t>I shifted the two footnotes on some/major part to the start of the diagnostic horizons section (definitions). Is that ok? More clarification needed? I then deleted the footnotes.</w:t>
      </w:r>
    </w:p>
  </w:comment>
  <w:comment w:id="527" w:author="Balin Robertson [2]" w:date="2024-09-30T16:19:00Z" w:initials="BR">
    <w:p w14:paraId="24462352" w14:textId="0A87ACFE" w:rsidR="00F60FAA" w:rsidRDefault="00F60FAA" w:rsidP="00F60FAA">
      <w:pPr>
        <w:pStyle w:val="CommentText"/>
        <w:ind w:left="0" w:firstLine="0"/>
        <w:jc w:val="left"/>
      </w:pPr>
      <w:r>
        <w:rPr>
          <w:rStyle w:val="CommentReference"/>
        </w:rPr>
        <w:annotationRef/>
      </w:r>
      <w:r>
        <w:t>Doesn’t this mean RXA’s or RXTs might get put in here?</w:t>
      </w:r>
    </w:p>
  </w:comment>
  <w:comment w:id="528" w:author="Lauren OBrien" w:date="2024-09-30T19:03:00Z" w:initials="LO">
    <w:p w14:paraId="41943B6E" w14:textId="3A69327A" w:rsidR="00F47F4E" w:rsidRDefault="00F47F4E">
      <w:pPr>
        <w:pStyle w:val="CommentText"/>
      </w:pPr>
      <w:r>
        <w:rPr>
          <w:rStyle w:val="CommentReference"/>
        </w:rPr>
        <w:annotationRef/>
      </w:r>
      <w:r w:rsidRPr="4D1575CB">
        <w:t>Would only capture shallow profiles with a B horizon over 10cm thick here, which should be ok - the rest fall through to R. I'd be more concerned about shallow allophanic profiles classifying out as Rocky before Tephric within the Recents, not sure if that's actually what we want.</w:t>
      </w:r>
    </w:p>
  </w:comment>
  <w:comment w:id="529" w:author="Balin Robertson" w:date="2024-10-01T09:36:00Z" w:initials="BR">
    <w:p w14:paraId="2BE95F4E" w14:textId="515EA019" w:rsidR="0040786B" w:rsidRDefault="0040786B">
      <w:pPr>
        <w:pStyle w:val="CommentText"/>
      </w:pPr>
      <w:r>
        <w:rPr>
          <w:rStyle w:val="CommentReference"/>
        </w:rPr>
        <w:annotationRef/>
      </w:r>
      <w:r w:rsidRPr="40B794AA">
        <w:t>There is no stipulation that there needs to be a B Horizon - could the A horizon not qualify as allophanic soil material?</w:t>
      </w:r>
    </w:p>
  </w:comment>
  <w:comment w:id="530" w:author="Andre Eger" w:date="2024-10-01T09:43:00Z" w:initials="AE">
    <w:p w14:paraId="08642DA6" w14:textId="77777777" w:rsidR="006111C9" w:rsidRDefault="006111C9" w:rsidP="006111C9">
      <w:pPr>
        <w:pStyle w:val="CommentText"/>
        <w:ind w:left="0" w:firstLine="0"/>
        <w:jc w:val="left"/>
      </w:pPr>
      <w:r>
        <w:rPr>
          <w:rStyle w:val="CommentReference"/>
        </w:rPr>
        <w:annotationRef/>
      </w:r>
      <w:r>
        <w:t>The issue was raised by Emily: what about a thin allophanic B horizon over rock (young basalt flows, not even ‘real’ tephra)? Let’s say 30 cm soil over rock, A and B both allophanic. That’s what the addition was meant to cover. Comments?</w:t>
      </w:r>
    </w:p>
  </w:comment>
  <w:comment w:id="531" w:author="Kirstin Deuss" w:date="2024-10-11T10:48:00Z" w:initials="KD">
    <w:p w14:paraId="1F14F31A" w14:textId="77777777" w:rsidR="000C6475" w:rsidRDefault="000C6475" w:rsidP="000C6475">
      <w:pPr>
        <w:pStyle w:val="CommentText"/>
        <w:ind w:left="0" w:firstLine="0"/>
        <w:jc w:val="left"/>
      </w:pPr>
      <w:r>
        <w:rPr>
          <w:rStyle w:val="CommentReference"/>
        </w:rPr>
        <w:annotationRef/>
      </w:r>
      <w:r>
        <w:t>I agree you need to have some criteria for B horizon development in here, otherwise isn’t it a Recent?</w:t>
      </w:r>
    </w:p>
  </w:comment>
  <w:comment w:id="532" w:author="Kirstin Deuss" w:date="2024-10-11T10:50:00Z" w:initials="KD">
    <w:p w14:paraId="371A297D" w14:textId="77777777" w:rsidR="00442047" w:rsidRDefault="00442047" w:rsidP="00442047">
      <w:pPr>
        <w:pStyle w:val="CommentText"/>
        <w:ind w:left="0" w:firstLine="0"/>
        <w:jc w:val="left"/>
      </w:pPr>
      <w:r>
        <w:rPr>
          <w:rStyle w:val="CommentReference"/>
        </w:rPr>
        <w:annotationRef/>
      </w:r>
      <w:r>
        <w:t>You could copy what’s in Pumice Soils: “AND a weathered-B horizon 5cm or more thick”</w:t>
      </w:r>
    </w:p>
  </w:comment>
  <w:comment w:id="533" w:author="Andre Eger" w:date="2024-10-11T14:21:00Z" w:initials="AE">
    <w:p w14:paraId="577394F7" w14:textId="77777777" w:rsidR="009127DF" w:rsidRDefault="009127DF" w:rsidP="009127DF">
      <w:pPr>
        <w:pStyle w:val="CommentText"/>
        <w:ind w:left="0" w:firstLine="0"/>
        <w:jc w:val="left"/>
      </w:pPr>
      <w:r>
        <w:rPr>
          <w:rStyle w:val="CommentReference"/>
        </w:rPr>
        <w:annotationRef/>
      </w:r>
      <w:r>
        <w:t>Note that the original wording does not even require a B horizon for soils to qualify for the L order. As long as it is allophanic material. I interpret this such that allophanic-ness is key here, and after talking to Emily, I would rather have her shallow soils full of allophanic material in this order than as a Recent. But I see the conflict with the recent order that you are pointing out.</w:t>
      </w:r>
      <w:r>
        <w:br/>
        <w:t>Kirstin’s ‘5 cm of B horizon’ criteria for these shallow variants could be a way out. What do others think?</w:t>
      </w:r>
    </w:p>
  </w:comment>
  <w:comment w:id="534" w:author="Andre Eger" w:date="2024-10-11T14:29:00Z" w:initials="AE">
    <w:p w14:paraId="2FF9F0E8" w14:textId="4A1FC4D8" w:rsidR="009127DF" w:rsidRDefault="009127DF" w:rsidP="009127DF">
      <w:pPr>
        <w:pStyle w:val="CommentText"/>
        <w:ind w:left="0" w:firstLine="0"/>
        <w:jc w:val="left"/>
      </w:pPr>
      <w:r>
        <w:rPr>
          <w:rStyle w:val="CommentReference"/>
        </w:rPr>
        <w:annotationRef/>
      </w:r>
      <w:r>
        <w:fldChar w:fldCharType="begin"/>
      </w:r>
      <w:r>
        <w:instrText>HYPERLINK "mailto:OBrienL@landcareresearch.co.nz"</w:instrText>
      </w:r>
      <w:bookmarkStart w:id="551" w:name="_@_2E1F2E51FBB74E09A69400FE7430C787Z"/>
      <w:r>
        <w:fldChar w:fldCharType="separate"/>
      </w:r>
      <w:bookmarkEnd w:id="551"/>
      <w:r w:rsidRPr="009127DF">
        <w:rPr>
          <w:rStyle w:val="Mention"/>
          <w:noProof/>
        </w:rPr>
        <w:t>@Lauren OBrien</w:t>
      </w:r>
      <w:r>
        <w:fldChar w:fldCharType="end"/>
      </w:r>
      <w:r>
        <w:t>: I think that is inevitable for something like in Emily’s example (let’s say 20 cm deep in this case, no B horizon). The ‘basalt flow’ material won’t classify as tephric material, hence it can’t be RT, and must be RX, even if allophanic. That sounds ok to me.</w:t>
      </w:r>
    </w:p>
  </w:comment>
  <w:comment w:id="535" w:author="Lauren OBrien" w:date="2024-10-16T15:08:00Z" w:initials="LO">
    <w:p w14:paraId="28567C21" w14:textId="02597EA7" w:rsidR="00101F58" w:rsidRDefault="00101F58">
      <w:pPr>
        <w:pStyle w:val="CommentText"/>
      </w:pPr>
      <w:r>
        <w:rPr>
          <w:rStyle w:val="CommentReference"/>
        </w:rPr>
        <w:annotationRef/>
      </w:r>
      <w:r w:rsidRPr="1C2CD866">
        <w:t>I'd like to see bulk density data for the examples Emily raises. I have plenty of Taranaki observations with shallow tephric material over weathering rock that can't be L order because the parent material for most of the profile is e.g. mixed Tp+Sm, and that pushes the BD up over 0.9.  The P-retentions can still be high, but its not allophanic material specifically, just tephric. The best subgroup in that case might be more like 'RXL', which doesn't exist.</w:t>
      </w:r>
    </w:p>
  </w:comment>
  <w:comment w:id="702" w:author="Andre Eger [2]" w:date="2024-11-13T11:28:00Z" w:initials="AE">
    <w:p w14:paraId="70631D51" w14:textId="77777777" w:rsidR="00CE554D" w:rsidRDefault="00CE554D" w:rsidP="002E07F1">
      <w:pPr>
        <w:pStyle w:val="CommentText"/>
        <w:ind w:left="0" w:firstLine="0"/>
        <w:jc w:val="left"/>
      </w:pPr>
      <w:r>
        <w:rPr>
          <w:rStyle w:val="CommentReference"/>
        </w:rPr>
        <w:annotationRef/>
      </w:r>
      <w:r>
        <w:t>Shift Anthropic soils to top of the order key.</w:t>
      </w:r>
    </w:p>
  </w:comment>
  <w:comment w:id="703" w:author="Andre Eger [2]" w:date="2024-08-19T17:39:00Z" w:initials="AE">
    <w:p w14:paraId="10004891" w14:textId="77777777" w:rsidR="002E07F1" w:rsidRDefault="002E07F1" w:rsidP="002E07F1">
      <w:pPr>
        <w:pStyle w:val="CommentText"/>
        <w:ind w:left="0" w:firstLine="0"/>
        <w:jc w:val="left"/>
      </w:pPr>
      <w:r>
        <w:t>Changed to include structure as another criterium for soil formation, not just the distinct topsoil criterium. This takes into account recent soils under intensive cultivation, where colour differences between topsoil and subsoil are often hard to identify (e.g., SOC loss due to intensive cropping). Otherwise, some Holocene terraces under intensive cultivation (that are rarely flooded) would become Raw Soils.</w:t>
      </w:r>
    </w:p>
  </w:comment>
  <w:comment w:id="763" w:author="Andre Eger" w:date="2024-08-19T15:19:00Z" w:initials="AE">
    <w:p w14:paraId="5350FF46" w14:textId="2C1449B4" w:rsidR="00ED32D9" w:rsidRDefault="00ED32D9" w:rsidP="00ED32D9">
      <w:pPr>
        <w:pStyle w:val="CommentText"/>
      </w:pPr>
      <w:r>
        <w:t>this goes against the suggestion to have this order at the start of the key.</w:t>
      </w:r>
      <w:r>
        <w:rPr>
          <w:rStyle w:val="CommentReference"/>
        </w:rPr>
        <w:annotationRef/>
      </w:r>
    </w:p>
  </w:comment>
  <w:comment w:id="764" w:author="Lauren OBrien" w:date="2024-09-10T09:13:00Z" w:initials="LO">
    <w:p w14:paraId="655DFB77" w14:textId="77777777" w:rsidR="00ED32D9" w:rsidRDefault="00ED32D9" w:rsidP="00ED32D9">
      <w:pPr>
        <w:pStyle w:val="CommentText"/>
      </w:pPr>
      <w:r>
        <w:t>I don't have a problem removing this given that we have no further discussion of what restored soils look might like or any associated criteria</w:t>
      </w:r>
      <w:r>
        <w:rPr>
          <w:rStyle w:val="CommentReference"/>
        </w:rPr>
        <w:annotationRef/>
      </w:r>
    </w:p>
  </w:comment>
  <w:comment w:id="765" w:author="Kirstin Deuss" w:date="2024-10-11T14:12:00Z" w:initials="KD">
    <w:p w14:paraId="519E4D25" w14:textId="77777777" w:rsidR="00DE1DBE" w:rsidRDefault="00DE1DBE" w:rsidP="00DE1DBE">
      <w:pPr>
        <w:pStyle w:val="CommentText"/>
        <w:ind w:left="0" w:firstLine="0"/>
        <w:jc w:val="left"/>
      </w:pPr>
      <w:r>
        <w:rPr>
          <w:rStyle w:val="CommentReference"/>
        </w:rPr>
        <w:annotationRef/>
      </w:r>
      <w:r>
        <w:t xml:space="preserve">Agree, this should be removed in the absence of further discussion on Restored Soils. </w:t>
      </w:r>
    </w:p>
  </w:comment>
  <w:comment w:id="818" w:author="Kirstin Deuss" w:date="2024-10-11T12:42:00Z" w:initials="KD">
    <w:p w14:paraId="48100B3A" w14:textId="0078C4ED" w:rsidR="00FE7F03" w:rsidRDefault="00FE7F03" w:rsidP="00FE7F03">
      <w:pPr>
        <w:pStyle w:val="CommentText"/>
        <w:ind w:left="0" w:firstLine="0"/>
        <w:jc w:val="left"/>
      </w:pPr>
      <w:r>
        <w:rPr>
          <w:rStyle w:val="CommentReference"/>
        </w:rPr>
        <w:annotationRef/>
      </w:r>
      <w:r>
        <w:t>How can you know how much has been removed? Could it be more workable to say something like, “at least all of the natural in-situ A horizon has been removed...”</w:t>
      </w:r>
    </w:p>
  </w:comment>
  <w:comment w:id="819" w:author="Kirstin Deuss" w:date="2024-10-11T14:51:00Z" w:initials="KD">
    <w:p w14:paraId="651BA337" w14:textId="77777777" w:rsidR="00CD16C1" w:rsidRDefault="00CD16C1" w:rsidP="00CD16C1">
      <w:pPr>
        <w:pStyle w:val="CommentText"/>
        <w:ind w:left="0" w:firstLine="0"/>
        <w:jc w:val="left"/>
      </w:pPr>
      <w:r>
        <w:rPr>
          <w:rStyle w:val="CommentReference"/>
        </w:rPr>
        <w:annotationRef/>
      </w:r>
      <w:r>
        <w:t xml:space="preserve">Or maybe, </w:t>
      </w:r>
      <w:r>
        <w:br/>
        <w:t xml:space="preserve">“Anthropic soils in which more than 30 cm, or all of the original A and upper B horizons, have been removed as the result of truncation of the solum by the action of people. As a result, natural </w:t>
      </w:r>
      <w:r>
        <w:rPr>
          <w:i/>
          <w:iCs/>
        </w:rPr>
        <w:t>in-situ</w:t>
      </w:r>
      <w:r>
        <w:t xml:space="preserve"> soil materials that are typically found deeper in the soil profile, are now exposed at, or near, the surface.”</w:t>
      </w:r>
    </w:p>
    <w:p w14:paraId="70516692" w14:textId="77777777" w:rsidR="00CD16C1" w:rsidRDefault="00CD16C1" w:rsidP="00CD16C1">
      <w:pPr>
        <w:pStyle w:val="CommentText"/>
        <w:ind w:left="0" w:firstLine="0"/>
        <w:jc w:val="left"/>
      </w:pPr>
    </w:p>
    <w:p w14:paraId="7DD8D6F6" w14:textId="77777777" w:rsidR="00CD16C1" w:rsidRDefault="00CD16C1" w:rsidP="00CD16C1">
      <w:pPr>
        <w:pStyle w:val="CommentText"/>
        <w:ind w:left="0" w:firstLine="0"/>
        <w:jc w:val="left"/>
      </w:pPr>
    </w:p>
    <w:p w14:paraId="02BB992D" w14:textId="77777777" w:rsidR="00CD16C1" w:rsidRDefault="00CD16C1" w:rsidP="00CD16C1">
      <w:pPr>
        <w:pStyle w:val="CommentText"/>
        <w:ind w:left="0" w:firstLine="0"/>
        <w:jc w:val="left"/>
      </w:pPr>
    </w:p>
    <w:p w14:paraId="71F005EC" w14:textId="77777777" w:rsidR="00CD16C1" w:rsidRDefault="00CD16C1" w:rsidP="00CD16C1">
      <w:pPr>
        <w:pStyle w:val="CommentText"/>
        <w:ind w:left="0" w:firstLine="0"/>
        <w:jc w:val="left"/>
      </w:pPr>
    </w:p>
    <w:p w14:paraId="1BBC3326" w14:textId="77777777" w:rsidR="00CD16C1" w:rsidRDefault="00CD16C1" w:rsidP="00CD16C1">
      <w:pPr>
        <w:pStyle w:val="CommentText"/>
        <w:ind w:left="0" w:firstLine="0"/>
        <w:jc w:val="left"/>
      </w:pPr>
    </w:p>
  </w:comment>
  <w:comment w:id="815" w:author="Andre Eger" w:date="2024-10-11T15:10:00Z" w:initials="AE">
    <w:p w14:paraId="5D2B47D9" w14:textId="77777777" w:rsidR="00737B0C" w:rsidRDefault="00D74CE5" w:rsidP="00737B0C">
      <w:pPr>
        <w:pStyle w:val="CommentText"/>
        <w:ind w:left="0" w:firstLine="0"/>
        <w:jc w:val="left"/>
      </w:pPr>
      <w:r>
        <w:rPr>
          <w:rStyle w:val="CommentReference"/>
        </w:rPr>
        <w:annotationRef/>
      </w:r>
      <w:r w:rsidR="00737B0C">
        <w:t xml:space="preserve">Fair point. I have now also added the original wording as deleted track change FYI. The meaning of the original wording is a little different yet again. </w:t>
      </w:r>
    </w:p>
    <w:p w14:paraId="60702D7E" w14:textId="77777777" w:rsidR="00737B0C" w:rsidRDefault="00737B0C" w:rsidP="00737B0C">
      <w:pPr>
        <w:pStyle w:val="CommentText"/>
        <w:ind w:left="0" w:firstLine="0"/>
        <w:jc w:val="left"/>
      </w:pPr>
      <w:r>
        <w:t xml:space="preserve">As Kirstin suggests, we could adapt something similar to the wording re anthropic order in the order key (see the comments there). </w:t>
      </w:r>
    </w:p>
    <w:p w14:paraId="72FA7B8A" w14:textId="77777777" w:rsidR="00737B0C" w:rsidRDefault="00737B0C" w:rsidP="00737B0C">
      <w:pPr>
        <w:pStyle w:val="CommentText"/>
        <w:ind w:left="0" w:firstLine="0"/>
        <w:jc w:val="left"/>
      </w:pPr>
      <w:r>
        <w:t>Other thoughts?</w:t>
      </w:r>
    </w:p>
  </w:comment>
  <w:comment w:id="816" w:author="Andre Eger" w:date="2024-10-14T11:14:00Z" w:initials="AE">
    <w:p w14:paraId="3EFBD442" w14:textId="77777777" w:rsidR="00AF0173" w:rsidRDefault="00AF0173" w:rsidP="00AF0173">
      <w:pPr>
        <w:pStyle w:val="CommentText"/>
        <w:ind w:left="0" w:firstLine="0"/>
        <w:jc w:val="left"/>
      </w:pPr>
      <w:r>
        <w:rPr>
          <w:rStyle w:val="CommentReference"/>
        </w:rPr>
        <w:annotationRef/>
      </w:r>
      <w:r>
        <w:t>Amended again - in line with the order key now.</w:t>
      </w:r>
    </w:p>
  </w:comment>
  <w:comment w:id="829" w:author="Andre Eger [2]" w:date="2024-08-19T15:31:00Z" w:initials="AE">
    <w:p w14:paraId="6728E5CA" w14:textId="32E5A9E9" w:rsidR="22258984" w:rsidRDefault="1481067E" w:rsidP="1481067E">
      <w:pPr>
        <w:pStyle w:val="CommentText"/>
      </w:pPr>
      <w:r>
        <w:t>is it necessary to add another requirement that would make the cultural origin more certain given there can be considerable ambivalence in the field? What could that be - existing local historical evidence? nearby pa sites/borrow pits? radiocarbon dates? obviously much of this won't/can't be done within a standard soil survey but the NZSC is not only be used for soil survey but also case studies with focus on individual pedons/small areas.</w:t>
      </w:r>
      <w:r w:rsidR="22258984">
        <w:rPr>
          <w:rStyle w:val="CommentReference"/>
        </w:rPr>
        <w:annotationRef/>
      </w:r>
    </w:p>
    <w:p w14:paraId="0B2BC63A" w14:textId="544D3114" w:rsidR="22258984" w:rsidRDefault="22258984" w:rsidP="1481067E">
      <w:pPr>
        <w:pStyle w:val="CommentText"/>
      </w:pPr>
    </w:p>
    <w:p w14:paraId="532863F3" w14:textId="77A96291" w:rsidR="22258984" w:rsidRDefault="1481067E" w:rsidP="1481067E">
      <w:pPr>
        <w:pStyle w:val="CommentText"/>
      </w:pPr>
      <w:r>
        <w:t>Garth:</w:t>
      </w:r>
    </w:p>
    <w:p w14:paraId="2EE34FA0" w14:textId="2A3A09A6" w:rsidR="22258984" w:rsidRDefault="1481067E" w:rsidP="1481067E">
      <w:pPr>
        <w:pStyle w:val="CommentText"/>
      </w:pPr>
      <w:r>
        <w:t xml:space="preserve">There is generally a lot of archeological evidence of/at these sites/soils (e.g., carbon, shells, stones, gravels, artefacts). Many sites have archeological data (records) associated with them, or they are adjacent to historic Maori sites (e.g. paa, kainga, pits). I would see this as additional to the soil survey but linked. Soil mappers just have to indicate some type of cultural influence or alteration. The soil assessment could also identify/promulgate the need for a more in-depth archaeological survey to be carried out. </w:t>
      </w:r>
    </w:p>
    <w:p w14:paraId="576A8BA7" w14:textId="7CDAE6CB" w:rsidR="22258984" w:rsidRDefault="22258984" w:rsidP="1481067E">
      <w:pPr>
        <w:pStyle w:val="CommentText"/>
      </w:pPr>
    </w:p>
    <w:p w14:paraId="78400C3F" w14:textId="261D7EC4" w:rsidR="22258984" w:rsidRDefault="1481067E" w:rsidP="1481067E">
      <w:pPr>
        <w:pStyle w:val="CommentText"/>
      </w:pPr>
      <w:r>
        <w:t>Andre:</w:t>
      </w:r>
    </w:p>
    <w:p w14:paraId="5CA42DA7" w14:textId="7F71E404" w:rsidR="22258984" w:rsidRDefault="1481067E" w:rsidP="1481067E">
      <w:pPr>
        <w:pStyle w:val="CommentText"/>
      </w:pPr>
      <w:r>
        <w:t>Following Garth, it sounds that we don’t need any more circumstantial evidence/requirement for AO. This evidence either already exists anyway, or a potential survey/obs point could actually provide a first indication that there is actually something ‘interesting’ for the iwi or archeologists. This is fine by me.</w:t>
      </w:r>
    </w:p>
  </w:comment>
  <w:comment w:id="896" w:author="Andre Eger [2]" w:date="2024-08-19T15:39:00Z" w:initials="AE">
    <w:p w14:paraId="2C3ACD08" w14:textId="7A368BBC" w:rsidR="05D0D05A" w:rsidRDefault="05D0D05A">
      <w:pPr>
        <w:pStyle w:val="CommentText"/>
      </w:pPr>
      <w:r>
        <w:t>It’s intended that this subgroup would also comprise burial sites or sites with evidence of construction (e.g., pa sites). But should this made explicit or even get an extra subgroup?</w:t>
      </w:r>
      <w:r>
        <w:rPr>
          <w:rStyle w:val="CommentReference"/>
        </w:rPr>
        <w:annotationRef/>
      </w:r>
    </w:p>
    <w:p w14:paraId="26DFFEC3" w14:textId="2DEE8E48" w:rsidR="05D0D05A" w:rsidRDefault="05D0D05A">
      <w:pPr>
        <w:pStyle w:val="CommentText"/>
      </w:pPr>
    </w:p>
    <w:p w14:paraId="07F6B7D0" w14:textId="486DC67D" w:rsidR="05D0D05A" w:rsidRDefault="05D0D05A">
      <w:pPr>
        <w:pStyle w:val="CommentText"/>
      </w:pPr>
    </w:p>
  </w:comment>
  <w:comment w:id="897" w:author="Andre Eger [2]" w:date="2024-08-19T15:39:00Z" w:initials="AE">
    <w:p w14:paraId="448FB86A" w14:textId="155A09B6" w:rsidR="05D0D05A" w:rsidRDefault="05D0D05A">
      <w:pPr>
        <w:pStyle w:val="CommentText"/>
      </w:pPr>
      <w:r>
        <w:t xml:space="preserve">This now has more clearly the theme of artefacts/construction in it (i.e., linked to construction/crafting of large and small things). Middens would be in here now only if they contained artefacts. Otherwise they go into AOB, i.e., this would split them up in different subgroups. </w:t>
      </w:r>
      <w:r>
        <w:rPr>
          <w:rStyle w:val="CommentReference"/>
        </w:rPr>
        <w:annotationRef/>
      </w:r>
    </w:p>
    <w:p w14:paraId="485C0011" w14:textId="0AC79ACF" w:rsidR="05D0D05A" w:rsidRDefault="05D0D05A">
      <w:pPr>
        <w:pStyle w:val="CommentText"/>
      </w:pPr>
    </w:p>
    <w:p w14:paraId="3FEE3F39" w14:textId="525EEAD7" w:rsidR="05D0D05A" w:rsidRDefault="05D0D05A">
      <w:pPr>
        <w:pStyle w:val="CommentText"/>
      </w:pPr>
      <w:r>
        <w:t>I feel I need to make the soils altered by artefacts/building (‘constructions’) distinct from the soils that only contain natural materials. A step up wrt cultural value in my perception. Thoughts?</w:t>
      </w:r>
    </w:p>
    <w:p w14:paraId="711C29D3" w14:textId="308C8AF9" w:rsidR="05D0D05A" w:rsidRDefault="05D0D05A" w:rsidP="002E07F1">
      <w:pPr>
        <w:pStyle w:val="CommentText"/>
      </w:pPr>
      <w:r>
        <w:t>Garth is particularly interested in separating construction and (largish) excavation from gardening practices. Degree/spatial scale of disturbance is regarded as important differential. The current phrasing of the AO subgroups would still be in line with this, I think.</w:t>
      </w:r>
    </w:p>
  </w:comment>
  <w:comment w:id="901" w:author="Andre Eger [2]" w:date="2024-08-19T15:40:00Z" w:initials="AE">
    <w:p w14:paraId="4849CCC6" w14:textId="77777777" w:rsidR="002E07F1" w:rsidRDefault="002E07F1" w:rsidP="002E07F1">
      <w:pPr>
        <w:pStyle w:val="CommentText"/>
        <w:ind w:left="0" w:firstLine="0"/>
        <w:jc w:val="left"/>
      </w:pPr>
      <w:r>
        <w:t>Practical to distinguish between these two conditions (AOO and AOF) or better fold them into one subgroup?</w:t>
      </w:r>
    </w:p>
    <w:p w14:paraId="54BDCE6A" w14:textId="77777777" w:rsidR="002E07F1" w:rsidRDefault="002E07F1" w:rsidP="002E07F1">
      <w:pPr>
        <w:pStyle w:val="CommentText"/>
        <w:ind w:left="0" w:firstLine="0"/>
        <w:jc w:val="left"/>
      </w:pPr>
      <w:r>
        <w:t>Garth leans towards one subgroup only but retaining the descriptions. Likely more practical I suppose.</w:t>
      </w:r>
    </w:p>
  </w:comment>
  <w:comment w:id="902" w:author="Kirstin Deuss" w:date="2024-10-11T16:03:00Z" w:initials="KD">
    <w:p w14:paraId="521FDE85" w14:textId="77777777" w:rsidR="005250E6" w:rsidRDefault="005250E6" w:rsidP="005250E6">
      <w:pPr>
        <w:pStyle w:val="CommentText"/>
        <w:ind w:left="0" w:firstLine="0"/>
        <w:jc w:val="left"/>
      </w:pPr>
      <w:r>
        <w:rPr>
          <w:rStyle w:val="CommentReference"/>
        </w:rPr>
        <w:annotationRef/>
      </w:r>
      <w:r>
        <w:t>Agree to combine at this stage. E.g.</w:t>
      </w:r>
    </w:p>
    <w:p w14:paraId="2BA88503" w14:textId="77777777" w:rsidR="005250E6" w:rsidRDefault="005250E6" w:rsidP="005250E6">
      <w:pPr>
        <w:pStyle w:val="CommentText"/>
        <w:ind w:left="0" w:firstLine="0"/>
        <w:jc w:val="left"/>
      </w:pPr>
      <w:r>
        <w:t>“Soils with a horizon of thickness greater than 30 cm, occuring within 90 cm of the mineral soil surface, that contains either,</w:t>
      </w:r>
    </w:p>
    <w:p w14:paraId="7B037EC1" w14:textId="77777777" w:rsidR="005250E6" w:rsidRDefault="005250E6" w:rsidP="005250E6">
      <w:pPr>
        <w:pStyle w:val="CommentText"/>
        <w:numPr>
          <w:ilvl w:val="0"/>
          <w:numId w:val="161"/>
        </w:numPr>
        <w:ind w:left="300"/>
        <w:jc w:val="left"/>
      </w:pPr>
      <w:r>
        <w:t>organic material (plant- or animal-derived) added by Māori primarily to enhance soil conditions, or</w:t>
      </w:r>
    </w:p>
    <w:p w14:paraId="49750F29" w14:textId="77777777" w:rsidR="005250E6" w:rsidRDefault="005250E6" w:rsidP="005250E6">
      <w:pPr>
        <w:pStyle w:val="CommentText"/>
        <w:numPr>
          <w:ilvl w:val="0"/>
          <w:numId w:val="161"/>
        </w:numPr>
        <w:jc w:val="left"/>
      </w:pPr>
      <w:r>
        <w:t>Other additions by Māori</w:t>
      </w:r>
    </w:p>
  </w:comment>
  <w:comment w:id="907" w:author="Andre Eger [2]" w:date="2024-08-19T15:40:00Z" w:initials="AE">
    <w:p w14:paraId="26F783D6" w14:textId="5F6A3060" w:rsidR="6403F4E2" w:rsidRDefault="6403F4E2">
      <w:pPr>
        <w:pStyle w:val="CommentText"/>
      </w:pPr>
      <w:r>
        <w:t>This is on purpose a slightly broader wording to allow for a range of organic materials. Or do we need colour requirements (e.g., see distinct topsoil criteria ('darker than horizon below'), or chroma/value less than 2 or 3)?</w:t>
      </w:r>
      <w:r>
        <w:rPr>
          <w:rStyle w:val="CommentReference"/>
        </w:rPr>
        <w:annotationRef/>
      </w:r>
    </w:p>
    <w:p w14:paraId="0B9C7105" w14:textId="3F913B7F" w:rsidR="6403F4E2" w:rsidRDefault="6403F4E2">
      <w:pPr>
        <w:pStyle w:val="CommentText"/>
      </w:pPr>
      <w:r>
        <w:t>Garth suggests adding ‘darker than horizon below’. But then it would be possible that shell fragments or bones would be excluded and would go to AOF.</w:t>
      </w:r>
    </w:p>
  </w:comment>
  <w:comment w:id="919" w:author="Andre Eger [2]" w:date="2024-08-19T15:41:00Z" w:initials="AE">
    <w:p w14:paraId="22E8BED1" w14:textId="0EB7940A" w:rsidR="7841FDAC" w:rsidRDefault="7841FDAC">
      <w:pPr>
        <w:pStyle w:val="CommentText"/>
      </w:pPr>
      <w:r>
        <w:t>A ‘modern’ landfill would go in here.</w:t>
      </w:r>
      <w:r>
        <w:rPr>
          <w:rStyle w:val="CommentReference"/>
        </w:rPr>
        <w:annotationRef/>
      </w:r>
    </w:p>
  </w:comment>
  <w:comment w:id="941" w:author="Andre Eger [2]" w:date="2024-08-19T17:12:00Z" w:initials="AE">
    <w:p w14:paraId="3CCD65A6" w14:textId="3735D9FB" w:rsidR="3B81EDBE" w:rsidRDefault="3B81EDBE">
      <w:pPr>
        <w:pStyle w:val="CommentText"/>
      </w:pPr>
      <w:r>
        <w:t>Limited to parts of NI</w:t>
      </w:r>
      <w:r>
        <w:rPr>
          <w:rStyle w:val="CommentReference"/>
        </w:rPr>
        <w:annotationRef/>
      </w:r>
    </w:p>
  </w:comment>
  <w:comment w:id="948" w:author="Andre Eger [2]" w:date="2024-08-19T17:13:00Z" w:initials="AE">
    <w:p w14:paraId="5F61913B" w14:textId="057DCC1D" w:rsidR="3B81EDBE" w:rsidRDefault="3B81EDBE">
      <w:pPr>
        <w:pStyle w:val="CommentText"/>
      </w:pPr>
      <w:r>
        <w:t>Limited to West Coast SI, includes hump-hollowing</w:t>
      </w:r>
      <w:r>
        <w:rPr>
          <w:rStyle w:val="CommentReference"/>
        </w:rPr>
        <w:annotationRef/>
      </w:r>
    </w:p>
  </w:comment>
  <w:comment w:id="949" w:author="Kirstin Deuss" w:date="2024-10-11T16:14:00Z" w:initials="KD">
    <w:p w14:paraId="623D6C47" w14:textId="77777777" w:rsidR="00C343A6" w:rsidRDefault="00C343A6" w:rsidP="00C343A6">
      <w:pPr>
        <w:pStyle w:val="CommentText"/>
        <w:ind w:left="0" w:firstLine="0"/>
        <w:jc w:val="left"/>
      </w:pPr>
      <w:r>
        <w:rPr>
          <w:rStyle w:val="CommentReference"/>
        </w:rPr>
        <w:annotationRef/>
      </w:r>
      <w:r>
        <w:t>Wouldn’t hollows be Truncated Anthropics, and humps be Fill Anthropics? (if you’re mapping at paddock scale, for example)</w:t>
      </w:r>
    </w:p>
  </w:comment>
  <w:comment w:id="950" w:author="Andre Eger" w:date="2024-10-14T12:03:00Z" w:initials="AE">
    <w:p w14:paraId="707E1E03" w14:textId="77777777" w:rsidR="00891C8D" w:rsidRDefault="00784F12" w:rsidP="00891C8D">
      <w:pPr>
        <w:pStyle w:val="CommentText"/>
        <w:ind w:left="0" w:firstLine="0"/>
        <w:jc w:val="left"/>
      </w:pPr>
      <w:r>
        <w:rPr>
          <w:rStyle w:val="CommentReference"/>
        </w:rPr>
        <w:annotationRef/>
      </w:r>
      <w:r w:rsidR="00891C8D">
        <w:t>I think that is ok. Depending on your scale this could look like:</w:t>
      </w:r>
      <w:r w:rsidR="00891C8D">
        <w:br/>
        <w:t>1) coarse scale - just map the area as AMZ since the majority of the area will represent humps while excavated hollows should cover less area.</w:t>
      </w:r>
    </w:p>
    <w:p w14:paraId="31524117" w14:textId="77777777" w:rsidR="00891C8D" w:rsidRDefault="00891C8D" w:rsidP="00891C8D">
      <w:pPr>
        <w:pStyle w:val="CommentText"/>
        <w:ind w:left="0" w:firstLine="0"/>
        <w:jc w:val="left"/>
      </w:pPr>
      <w:r>
        <w:t>2) fine scale - map the humps as AMZ and the hollows as ATT if you prefer.</w:t>
      </w:r>
    </w:p>
    <w:p w14:paraId="3B97EDB1" w14:textId="77777777" w:rsidR="00891C8D" w:rsidRDefault="00891C8D" w:rsidP="00891C8D">
      <w:pPr>
        <w:pStyle w:val="CommentText"/>
        <w:ind w:left="0" w:firstLine="0"/>
        <w:jc w:val="left"/>
      </w:pPr>
    </w:p>
    <w:p w14:paraId="4E866D13" w14:textId="77777777" w:rsidR="00891C8D" w:rsidRDefault="00891C8D" w:rsidP="00891C8D">
      <w:pPr>
        <w:pStyle w:val="CommentText"/>
        <w:ind w:left="0" w:firstLine="0"/>
        <w:jc w:val="left"/>
      </w:pPr>
      <w:r>
        <w:t xml:space="preserve">Conflict with Fill Anthropic soils. I see where you are coming from. It’s a question of scale I suppose. I would argue that AM soils only consist of mixed local material while in AF the external (allochthonous) nature of the material is emphasised. But you are right - the material excavated from the hollows is strictly speaking also external material for the humps (despite being also a natural substrate from very close by). </w:t>
      </w:r>
    </w:p>
    <w:p w14:paraId="2C90DD9C" w14:textId="77777777" w:rsidR="00891C8D" w:rsidRDefault="00891C8D" w:rsidP="00891C8D">
      <w:pPr>
        <w:pStyle w:val="CommentText"/>
        <w:ind w:left="0" w:firstLine="0"/>
        <w:jc w:val="left"/>
      </w:pPr>
      <w:r>
        <w:t>I liked the idea of separating AF soils from a more purposeful ‘soil engineering’ like that of AM soils that is also more self-contained (within a local ‘soil context’), but maybe that is not practical or just plainly unscientific thinking?</w:t>
      </w:r>
    </w:p>
  </w:comment>
  <w:comment w:id="966" w:author="Andre Eger [2]" w:date="2024-08-19T17:13:00Z" w:initials="AE">
    <w:p w14:paraId="2A014EA4" w14:textId="3582FE84" w:rsidR="3B81EDBE" w:rsidRDefault="3B81EDBE">
      <w:pPr>
        <w:pStyle w:val="CommentText"/>
      </w:pPr>
      <w:r>
        <w:t>this would comprise any mixed soil, by Māori or Europeans. without artefacts or dating it's not likely that the exact origin can be determined.</w:t>
      </w:r>
      <w:r>
        <w:rPr>
          <w:rStyle w:val="CommentReference"/>
        </w:rPr>
        <w:annotationRef/>
      </w:r>
    </w:p>
  </w:comment>
  <w:comment w:id="974" w:author="Andre Eger [2]" w:date="2024-08-19T17:13:00Z" w:initials="AE">
    <w:p w14:paraId="6BE95AD0" w14:textId="64E4758F" w:rsidR="5096AA11" w:rsidRDefault="5096AA11">
      <w:pPr>
        <w:pStyle w:val="CommentText"/>
      </w:pPr>
      <w:r>
        <w:t>One example for AF soils: This is where sufficiently thick deposits of ‘surplus’ soils would end up taxonomically (e.g., surplus in one place and then deposition elsewhere after construction/earth moving/mining etc)</w:t>
      </w:r>
      <w:r>
        <w:rPr>
          <w:rStyle w:val="CommentReference"/>
        </w:rPr>
        <w:annotationRef/>
      </w:r>
    </w:p>
  </w:comment>
  <w:comment w:id="1044" w:author="Andre Eger" w:date="2024-08-12T14:08:00Z" w:initials="AE">
    <w:p w14:paraId="2DA2ACF6" w14:textId="77777777" w:rsidR="002E07F1" w:rsidRDefault="002D18EE" w:rsidP="002E07F1">
      <w:pPr>
        <w:pStyle w:val="CommentText"/>
        <w:ind w:left="0" w:firstLine="0"/>
        <w:jc w:val="left"/>
      </w:pPr>
      <w:r>
        <w:rPr>
          <w:rStyle w:val="CommentReference"/>
        </w:rPr>
        <w:annotationRef/>
      </w:r>
      <w:r w:rsidR="002E07F1">
        <w:t>This makes no sense given that there has always been a placic subgroup (BSMP).</w:t>
      </w:r>
    </w:p>
  </w:comment>
  <w:comment w:id="1050" w:author="Balin Robertson [2]" w:date="2024-09-30T17:54:00Z" w:initials="BR">
    <w:p w14:paraId="354860BE" w14:textId="7EFC1999" w:rsidR="00A23EA7" w:rsidRDefault="00A23EA7" w:rsidP="00A23EA7">
      <w:pPr>
        <w:pStyle w:val="CommentText"/>
        <w:ind w:left="0" w:firstLine="0"/>
        <w:jc w:val="left"/>
      </w:pPr>
      <w:r>
        <w:rPr>
          <w:rStyle w:val="CommentReference"/>
        </w:rPr>
        <w:annotationRef/>
      </w:r>
      <w:r>
        <w:t>Is the size a requirement?</w:t>
      </w:r>
    </w:p>
  </w:comment>
  <w:comment w:id="1051" w:author="Andre Eger" w:date="2024-10-08T11:50:00Z" w:initials="AE">
    <w:p w14:paraId="2AC58840" w14:textId="77777777" w:rsidR="003E7D49" w:rsidRDefault="003E7D49" w:rsidP="003E7D49">
      <w:pPr>
        <w:pStyle w:val="CommentText"/>
        <w:ind w:left="0" w:firstLine="0"/>
        <w:jc w:val="left"/>
      </w:pPr>
      <w:r>
        <w:rPr>
          <w:rStyle w:val="CommentReference"/>
        </w:rPr>
        <w:annotationRef/>
      </w:r>
      <w:r>
        <w:t>No, but another instance where we need to agree on a general term for material that is coarser than the fine earth (e.g., coarse fragments)</w:t>
      </w:r>
    </w:p>
  </w:comment>
  <w:comment w:id="1052" w:author="Lauren OBrien" w:date="2024-10-16T15:16:00Z" w:initials="LO">
    <w:p w14:paraId="0620294E" w14:textId="613EEBA3" w:rsidR="00101F58" w:rsidRDefault="00101F58">
      <w:pPr>
        <w:pStyle w:val="CommentText"/>
      </w:pPr>
      <w:r>
        <w:rPr>
          <w:rStyle w:val="CommentReference"/>
        </w:rPr>
        <w:annotationRef/>
      </w:r>
      <w:r w:rsidRPr="54BFAD78">
        <w:t>'rock fragments' seems fine here</w:t>
      </w:r>
    </w:p>
  </w:comment>
  <w:comment w:id="1058" w:author="Balin Robertson [2]" w:date="2024-10-01T10:59:00Z" w:initials="BR">
    <w:p w14:paraId="5D8FF8D9" w14:textId="77777777" w:rsidR="005028E8" w:rsidRDefault="005028E8" w:rsidP="005028E8">
      <w:pPr>
        <w:pStyle w:val="CommentText"/>
        <w:ind w:left="0" w:firstLine="0"/>
        <w:jc w:val="left"/>
      </w:pPr>
      <w:r>
        <w:rPr>
          <w:rStyle w:val="CommentReference"/>
        </w:rPr>
        <w:annotationRef/>
      </w:r>
      <w:r>
        <w:t>I had raised this previously, although seems not to have been a confirmed change? Anyway, below is my thoughts:</w:t>
      </w:r>
    </w:p>
    <w:p w14:paraId="774A8940" w14:textId="77777777" w:rsidR="005028E8" w:rsidRDefault="005028E8" w:rsidP="005028E8">
      <w:pPr>
        <w:pStyle w:val="CommentText"/>
        <w:ind w:left="0" w:firstLine="0"/>
        <w:jc w:val="left"/>
      </w:pPr>
    </w:p>
    <w:p w14:paraId="01805616" w14:textId="77777777" w:rsidR="005028E8" w:rsidRDefault="005028E8" w:rsidP="005028E8">
      <w:pPr>
        <w:pStyle w:val="CommentText"/>
        <w:ind w:left="0" w:firstLine="0"/>
        <w:jc w:val="left"/>
      </w:pPr>
      <w:r>
        <w:rPr>
          <w:color w:val="373A3C"/>
          <w:highlight w:val="white"/>
        </w:rPr>
        <w:t>Acid Brown Soils are defined as "strongly or extremely acid soils, many of which occur in very moist or cold mountain environments. Many have a </w:t>
      </w:r>
      <w:hyperlink r:id="rId4" w:anchor="sec-diag-plac" w:history="1">
        <w:r w:rsidRPr="00641A79">
          <w:rPr>
            <w:rStyle w:val="Hyperlink"/>
            <w:highlight w:val="black"/>
          </w:rPr>
          <w:t>placic horizon</w:t>
        </w:r>
      </w:hyperlink>
      <w:r>
        <w:rPr>
          <w:color w:val="373A3C"/>
          <w:highlight w:val="white"/>
        </w:rPr>
        <w:t xml:space="preserve">". </w:t>
      </w:r>
    </w:p>
    <w:p w14:paraId="33734AF5" w14:textId="77777777" w:rsidR="005028E8" w:rsidRDefault="005028E8" w:rsidP="005028E8">
      <w:pPr>
        <w:pStyle w:val="CommentText"/>
        <w:ind w:left="0" w:firstLine="0"/>
        <w:jc w:val="left"/>
      </w:pPr>
    </w:p>
    <w:p w14:paraId="690F5EFC" w14:textId="77777777" w:rsidR="005028E8" w:rsidRDefault="005028E8" w:rsidP="005028E8">
      <w:pPr>
        <w:pStyle w:val="CommentText"/>
        <w:ind w:left="0" w:firstLine="0"/>
        <w:jc w:val="left"/>
      </w:pPr>
      <w:r>
        <w:rPr>
          <w:color w:val="373A3C"/>
          <w:highlight w:val="white"/>
        </w:rPr>
        <w:t>However, having "a placic horizon" as a criterion, means numerous soils I have found in the Catlins with pH between 5.4 - 6.4 are automatically classified as a BAP - a classification I find quite separate from the intention of the soil group.</w:t>
      </w:r>
    </w:p>
    <w:p w14:paraId="0DBBE7EB" w14:textId="77777777" w:rsidR="005028E8" w:rsidRDefault="005028E8" w:rsidP="005028E8">
      <w:pPr>
        <w:pStyle w:val="CommentText"/>
        <w:ind w:left="0" w:firstLine="0"/>
        <w:jc w:val="left"/>
      </w:pPr>
      <w:r>
        <w:rPr>
          <w:color w:val="F3F2F1"/>
          <w:highlight w:val="black"/>
        </w:rPr>
        <w:br/>
      </w:r>
    </w:p>
    <w:p w14:paraId="7CBCCFA0" w14:textId="77777777" w:rsidR="005028E8" w:rsidRDefault="005028E8" w:rsidP="005028E8">
      <w:pPr>
        <w:pStyle w:val="CommentText"/>
        <w:ind w:left="0" w:firstLine="0"/>
        <w:jc w:val="left"/>
      </w:pPr>
      <w:r>
        <w:rPr>
          <w:color w:val="373A3C"/>
          <w:highlight w:val="white"/>
        </w:rPr>
        <w:t>I think it better to either remove the placic criterion all together or amend it to:</w:t>
      </w:r>
    </w:p>
    <w:p w14:paraId="7276223C" w14:textId="77777777" w:rsidR="005028E8" w:rsidRDefault="005028E8" w:rsidP="005028E8">
      <w:pPr>
        <w:pStyle w:val="CommentText"/>
        <w:ind w:left="0" w:firstLine="0"/>
        <w:jc w:val="left"/>
      </w:pPr>
      <w:r>
        <w:rPr>
          <w:color w:val="373A3C"/>
          <w:highlight w:val="white"/>
        </w:rPr>
        <w:t xml:space="preserve">2) a placic horizon, and pH of 5.2 or less in some part between 20 and 60 cm from the mineral soil surface. </w:t>
      </w:r>
    </w:p>
    <w:p w14:paraId="1B057E07" w14:textId="77777777" w:rsidR="005028E8" w:rsidRDefault="005028E8" w:rsidP="005028E8">
      <w:pPr>
        <w:pStyle w:val="CommentText"/>
        <w:ind w:left="0" w:firstLine="0"/>
        <w:jc w:val="left"/>
      </w:pPr>
    </w:p>
  </w:comment>
  <w:comment w:id="1059" w:author="Andre Eger" w:date="2024-10-02T14:16:00Z" w:initials="AE">
    <w:p w14:paraId="665C2F8D" w14:textId="77777777" w:rsidR="00E522DE" w:rsidRDefault="00E522DE" w:rsidP="00E522DE">
      <w:pPr>
        <w:pStyle w:val="CommentText"/>
        <w:ind w:left="0" w:firstLine="0"/>
        <w:jc w:val="left"/>
      </w:pPr>
      <w:r>
        <w:rPr>
          <w:rStyle w:val="CommentReference"/>
        </w:rPr>
        <w:annotationRef/>
      </w:r>
      <w:r>
        <w:t>Happy with removing the placic criteria.</w:t>
      </w:r>
    </w:p>
  </w:comment>
  <w:comment w:id="1080" w:author="Kirstin Deuss" w:date="2024-10-11T16:37:00Z" w:initials="KD">
    <w:p w14:paraId="2F2375A2" w14:textId="77777777" w:rsidR="00061109" w:rsidRDefault="00061109" w:rsidP="00061109">
      <w:pPr>
        <w:pStyle w:val="CommentText"/>
        <w:ind w:left="0" w:firstLine="0"/>
        <w:jc w:val="left"/>
      </w:pPr>
      <w:r>
        <w:rPr>
          <w:rStyle w:val="CommentReference"/>
        </w:rPr>
        <w:annotationRef/>
      </w:r>
      <w:r>
        <w:t>I notice that here we provide a definition for ‘in some part’ - but the phrase ‘in some part’ is used 68 times in the text. Why does this specific usage get a definition and not the others? Could we put this somewhere a bit less random and obscure?</w:t>
      </w:r>
    </w:p>
  </w:comment>
  <w:comment w:id="1081" w:author="Kirstin Deuss" w:date="2024-10-11T16:41:00Z" w:initials="KD">
    <w:p w14:paraId="2FE65A3A" w14:textId="77777777" w:rsidR="00B62993" w:rsidRDefault="00B62993" w:rsidP="00B62993">
      <w:pPr>
        <w:pStyle w:val="CommentText"/>
        <w:ind w:left="0" w:firstLine="0"/>
        <w:jc w:val="left"/>
      </w:pPr>
      <w:r>
        <w:rPr>
          <w:rStyle w:val="CommentReference"/>
        </w:rPr>
        <w:annotationRef/>
      </w:r>
      <w:r>
        <w:t>E.g. I never actually realised there was a definition for ‘in some part’ because I don’t work with Allophanic Browns</w:t>
      </w:r>
    </w:p>
  </w:comment>
  <w:comment w:id="1082" w:author="Andre Eger" w:date="2024-10-14T09:45:00Z" w:initials="AE">
    <w:p w14:paraId="533E96F7" w14:textId="77777777" w:rsidR="0043163D" w:rsidRDefault="0043163D" w:rsidP="0043163D">
      <w:pPr>
        <w:pStyle w:val="CommentText"/>
        <w:ind w:left="0" w:firstLine="0"/>
        <w:jc w:val="left"/>
      </w:pPr>
      <w:r>
        <w:rPr>
          <w:rStyle w:val="CommentReference"/>
        </w:rPr>
        <w:annotationRef/>
      </w:r>
      <w:r>
        <w:t>Definitions of these terms now at the start of diagnostic horizons section</w:t>
      </w:r>
    </w:p>
  </w:comment>
  <w:comment w:id="1087" w:author="Andre Eger" w:date="2024-09-30T10:45:00Z" w:initials="AE">
    <w:p w14:paraId="3E3D49FF" w14:textId="284AB21C" w:rsidR="00F803CF" w:rsidRDefault="00F803CF" w:rsidP="00F803CF">
      <w:pPr>
        <w:pStyle w:val="CommentText"/>
        <w:ind w:left="0" w:firstLine="0"/>
        <w:jc w:val="left"/>
      </w:pPr>
      <w:r>
        <w:rPr>
          <w:rStyle w:val="CommentReference"/>
        </w:rPr>
        <w:annotationRef/>
      </w:r>
      <w:r>
        <w:t>Becomes redundant with the changes in the Melanic Order</w:t>
      </w:r>
    </w:p>
  </w:comment>
  <w:comment w:id="1280" w:author="Kirstin Deuss" w:date="2024-10-11T17:03:00Z" w:initials="KD">
    <w:p w14:paraId="4B6DB23B" w14:textId="77777777" w:rsidR="00896758" w:rsidRDefault="00896758" w:rsidP="00896758">
      <w:pPr>
        <w:pStyle w:val="CommentText"/>
        <w:ind w:left="0" w:firstLine="0"/>
        <w:jc w:val="left"/>
      </w:pPr>
      <w:r>
        <w:rPr>
          <w:rStyle w:val="CommentReference"/>
        </w:rPr>
        <w:annotationRef/>
      </w:r>
      <w:r>
        <w:t>If we are having a BFWA can we also have a BFPA? (I found loads of these in Wairau)</w:t>
      </w:r>
    </w:p>
  </w:comment>
  <w:comment w:id="1281" w:author="Andre Eger" w:date="2024-10-14T09:49:00Z" w:initials="AE">
    <w:p w14:paraId="7FA65BEC" w14:textId="77777777" w:rsidR="00C3228A" w:rsidRDefault="00C3228A" w:rsidP="00C3228A">
      <w:pPr>
        <w:pStyle w:val="CommentText"/>
        <w:ind w:left="0" w:firstLine="0"/>
        <w:jc w:val="left"/>
      </w:pPr>
      <w:r>
        <w:rPr>
          <w:rStyle w:val="CommentReference"/>
        </w:rPr>
        <w:annotationRef/>
      </w:r>
      <w:r>
        <w:t>Fine by me. check/modify my suggestion above.</w:t>
      </w:r>
    </w:p>
  </w:comment>
  <w:comment w:id="1320" w:author="Balin Robertson [2]" w:date="2024-10-01T12:40:00Z" w:initials="BR">
    <w:p w14:paraId="46514D3F" w14:textId="12952841" w:rsidR="0045239C" w:rsidRDefault="0045239C" w:rsidP="0045239C">
      <w:pPr>
        <w:pStyle w:val="CommentText"/>
        <w:ind w:left="0" w:firstLine="0"/>
        <w:jc w:val="left"/>
      </w:pPr>
      <w:r>
        <w:rPr>
          <w:rStyle w:val="CommentReference"/>
        </w:rPr>
        <w:annotationRef/>
      </w:r>
      <w:r>
        <w:t>Whats the reason for the greater depth here? And not the standard 90 or 100 cm?</w:t>
      </w:r>
    </w:p>
  </w:comment>
  <w:comment w:id="1327" w:author="Balin Robertson [2]" w:date="2024-10-01T12:46:00Z" w:initials="BR">
    <w:p w14:paraId="6E5FCA94" w14:textId="7087505E" w:rsidR="0045239C" w:rsidRDefault="0045239C" w:rsidP="0045239C">
      <w:pPr>
        <w:pStyle w:val="CommentText"/>
        <w:ind w:left="0" w:firstLine="0"/>
        <w:jc w:val="left"/>
      </w:pPr>
      <w:r>
        <w:rPr>
          <w:rStyle w:val="CommentReference"/>
        </w:rPr>
        <w:annotationRef/>
      </w:r>
      <w:r>
        <w:t>Just realised this would include the A horizon which would push a lot of soils into this wouldn’t it? Should this not only be specific to the B or BC horizons?</w:t>
      </w:r>
    </w:p>
    <w:p w14:paraId="6BEB816E" w14:textId="77777777" w:rsidR="0045239C" w:rsidRDefault="0045239C" w:rsidP="0045239C">
      <w:pPr>
        <w:pStyle w:val="CommentText"/>
        <w:ind w:left="0" w:firstLine="0"/>
        <w:jc w:val="left"/>
      </w:pPr>
    </w:p>
    <w:p w14:paraId="44D147EE" w14:textId="77777777" w:rsidR="0045239C" w:rsidRDefault="0045239C" w:rsidP="0045239C">
      <w:pPr>
        <w:pStyle w:val="CommentText"/>
        <w:ind w:left="0" w:firstLine="0"/>
        <w:jc w:val="left"/>
      </w:pPr>
      <w:r>
        <w:t>i.e. shouldn’t it be like the other criteria:</w:t>
      </w:r>
    </w:p>
    <w:p w14:paraId="0C6429F4" w14:textId="77777777" w:rsidR="0045239C" w:rsidRDefault="0045239C" w:rsidP="0045239C">
      <w:pPr>
        <w:pStyle w:val="CommentText"/>
        <w:ind w:left="0" w:firstLine="0"/>
        <w:jc w:val="left"/>
      </w:pPr>
      <w:r>
        <w:t xml:space="preserve">Other soils that have in some part of the B or BC horizon to 90 cm from the mineral soil surface, </w:t>
      </w:r>
      <w:r>
        <w:rPr>
          <w:i/>
          <w:iCs/>
        </w:rPr>
        <w:t>either</w:t>
      </w:r>
    </w:p>
  </w:comment>
  <w:comment w:id="1328" w:author="Andre Eger" w:date="2024-10-02T14:01:00Z" w:initials="AE">
    <w:p w14:paraId="498E53DC" w14:textId="77777777" w:rsidR="007110AC" w:rsidRDefault="00DD0013" w:rsidP="007110AC">
      <w:pPr>
        <w:pStyle w:val="CommentText"/>
        <w:ind w:left="0" w:firstLine="0"/>
        <w:jc w:val="left"/>
      </w:pPr>
      <w:r>
        <w:rPr>
          <w:rStyle w:val="CommentReference"/>
        </w:rPr>
        <w:annotationRef/>
      </w:r>
      <w:r w:rsidR="007110AC">
        <w:t>Some good proof-reading here! You are right I think. I modified this accordingly.</w:t>
      </w:r>
    </w:p>
    <w:p w14:paraId="3EA87432" w14:textId="77777777" w:rsidR="007110AC" w:rsidRDefault="007110AC" w:rsidP="007110AC">
      <w:pPr>
        <w:pStyle w:val="CommentText"/>
        <w:ind w:left="0" w:firstLine="0"/>
        <w:jc w:val="left"/>
      </w:pPr>
      <w:r>
        <w:t>Topsoils are generally low in the NaF test (buffering due to SOC) and Pret (Pret is mainly driven by mineral surfaces). In addition, most topsoils are now heavily modified and are often not the best indicators for the soil weathering status.</w:t>
      </w:r>
    </w:p>
  </w:comment>
  <w:comment w:id="1398" w:author="Balin Robertson [2]" w:date="2024-10-01T16:46:00Z" w:initials="BR">
    <w:p w14:paraId="0AFF8F14" w14:textId="084B68FB" w:rsidR="00403A2B" w:rsidRDefault="00403A2B" w:rsidP="00403A2B">
      <w:pPr>
        <w:pStyle w:val="CommentText"/>
        <w:ind w:left="0" w:firstLine="0"/>
        <w:jc w:val="left"/>
      </w:pPr>
      <w:r>
        <w:rPr>
          <w:rStyle w:val="CommentReference"/>
        </w:rPr>
        <w:annotationRef/>
      </w:r>
      <w:r>
        <w:t>Again, why 120 cm?</w:t>
      </w:r>
    </w:p>
  </w:comment>
  <w:comment w:id="1440" w:author="Lauren OBrien" w:date="2024-09-11T17:40:00Z" w:initials="LO">
    <w:p w14:paraId="08A786A8" w14:textId="77777777" w:rsidR="00B94B2F" w:rsidRDefault="00B94B2F" w:rsidP="00B94B2F">
      <w:pPr>
        <w:pStyle w:val="CommentText"/>
      </w:pPr>
      <w:r>
        <w:t>Do we have a rationale for this? Property no longer considered reliable?</w:t>
      </w:r>
      <w:r>
        <w:rPr>
          <w:rStyle w:val="CommentReference"/>
        </w:rPr>
        <w:annotationRef/>
      </w:r>
    </w:p>
  </w:comment>
  <w:comment w:id="1441" w:author="Andre Eger" w:date="2024-09-30T10:49:00Z" w:initials="AE">
    <w:p w14:paraId="06A4B200" w14:textId="77777777" w:rsidR="00F803CF" w:rsidRDefault="00F803CF" w:rsidP="00F803CF">
      <w:pPr>
        <w:pStyle w:val="CommentText"/>
        <w:ind w:left="0" w:firstLine="0"/>
        <w:jc w:val="left"/>
      </w:pPr>
      <w:r>
        <w:rPr>
          <w:rStyle w:val="CommentReference"/>
        </w:rPr>
        <w:annotationRef/>
      </w:r>
      <w:r>
        <w:t>Impractical, and nobody ever does this. we have no methods for it. the behaviour of the clay that would drive this property should be already covered in the pedality and stickiness. Or we also add a parent material/clay mineral requirement. But the latter one is also difficult to prove without clay mineral analysis…</w:t>
      </w:r>
    </w:p>
  </w:comment>
  <w:comment w:id="1459" w:author="Balin Robertson [2]" w:date="2024-10-01T17:02:00Z" w:initials="BR">
    <w:p w14:paraId="7AB85765" w14:textId="77777777" w:rsidR="00C17F64" w:rsidRDefault="00C17F64" w:rsidP="00C17F64">
      <w:pPr>
        <w:pStyle w:val="CommentText"/>
        <w:ind w:left="0" w:firstLine="0"/>
        <w:jc w:val="left"/>
      </w:pPr>
      <w:r>
        <w:rPr>
          <w:rStyle w:val="CommentReference"/>
        </w:rPr>
        <w:annotationRef/>
      </w:r>
      <w:r>
        <w:t>More out of interest, is there a reason this has a different than normal pH threshold?</w:t>
      </w:r>
    </w:p>
  </w:comment>
  <w:comment w:id="1460" w:author="Andre Eger" w:date="2024-10-11T15:22:00Z" w:initials="AE">
    <w:p w14:paraId="04EF7B02" w14:textId="77777777" w:rsidR="0026510C" w:rsidRDefault="0026510C" w:rsidP="0026510C">
      <w:pPr>
        <w:pStyle w:val="CommentText"/>
        <w:ind w:left="0" w:firstLine="0"/>
        <w:jc w:val="left"/>
      </w:pPr>
      <w:r>
        <w:rPr>
          <w:rStyle w:val="CommentReference"/>
        </w:rPr>
        <w:annotationRef/>
      </w:r>
      <w:r>
        <w:t>No idea, likely derived from the available data at the time.</w:t>
      </w:r>
    </w:p>
  </w:comment>
  <w:comment w:id="1461" w:author="Lauren OBrien" w:date="2024-10-16T15:24:00Z" w:initials="LO">
    <w:p w14:paraId="124B9621" w14:textId="5924EDDF" w:rsidR="00101F58" w:rsidRDefault="00101F58">
      <w:pPr>
        <w:pStyle w:val="CommentText"/>
      </w:pPr>
      <w:r>
        <w:rPr>
          <w:rStyle w:val="CommentReference"/>
        </w:rPr>
        <w:annotationRef/>
      </w:r>
      <w:r w:rsidRPr="07BC7A79">
        <w:t>There's no NPA siblings in Smap yet (or the original NSD sites) and only three NPT siblings in SMap (not recently added either) so unless we get new data out of Northland there's probably not much that can be done here.</w:t>
      </w:r>
    </w:p>
  </w:comment>
  <w:comment w:id="1578" w:author="Andre Eger" w:date="2023-03-08T16:27:00Z" w:initials="AE">
    <w:p w14:paraId="6EC35E50" w14:textId="77777777" w:rsidR="00F51F3D" w:rsidRDefault="00F51F3D" w:rsidP="00F51F3D">
      <w:pPr>
        <w:pStyle w:val="CommentText"/>
      </w:pPr>
      <w:r>
        <w:rPr>
          <w:rStyle w:val="CommentReference"/>
        </w:rPr>
        <w:annotationRef/>
      </w:r>
      <w:r>
        <w:t>New taxa. These represent allophanic variants of soils from mafic bedrock.</w:t>
      </w:r>
    </w:p>
  </w:comment>
  <w:comment w:id="1579" w:author="Andre Eger" w:date="2024-07-29T11:26:00Z" w:initials="AE">
    <w:p w14:paraId="5806152D" w14:textId="77777777" w:rsidR="00F51F3D" w:rsidRDefault="00F51F3D" w:rsidP="00F51F3D">
      <w:pPr>
        <w:pStyle w:val="CommentText"/>
      </w:pPr>
      <w:r>
        <w:rPr>
          <w:rStyle w:val="CommentReference"/>
        </w:rPr>
        <w:annotationRef/>
      </w:r>
      <w:r>
        <w:t xml:space="preserve">Examples for these soil exist in Banks P but also Northland </w:t>
      </w:r>
    </w:p>
  </w:comment>
  <w:comment w:id="1707" w:author="Andre Eger" w:date="2024-09-30T11:08:00Z" w:initials="AE">
    <w:p w14:paraId="377CC1D1" w14:textId="77777777" w:rsidR="009B0072" w:rsidRDefault="00202ED9" w:rsidP="009B0072">
      <w:pPr>
        <w:pStyle w:val="CommentText"/>
        <w:ind w:left="0" w:firstLine="0"/>
        <w:jc w:val="left"/>
      </w:pPr>
      <w:r>
        <w:rPr>
          <w:rStyle w:val="CommentReference"/>
        </w:rPr>
        <w:annotationRef/>
      </w:r>
      <w:r w:rsidR="009B0072">
        <w:t>Revised (accidentally not tracked as change)</w:t>
      </w:r>
    </w:p>
  </w:comment>
  <w:comment w:id="2061" w:author="Andre Eger" w:date="2024-09-30T11:09:00Z" w:initials="AE">
    <w:p w14:paraId="32D78740" w14:textId="3CA96F71" w:rsidR="00202ED9" w:rsidRDefault="00202ED9" w:rsidP="00202ED9">
      <w:pPr>
        <w:pStyle w:val="CommentText"/>
        <w:ind w:left="0" w:firstLine="0"/>
        <w:jc w:val="left"/>
      </w:pPr>
      <w:r>
        <w:rPr>
          <w:rStyle w:val="CommentReference"/>
        </w:rPr>
        <w:annotationRef/>
      </w:r>
      <w:r>
        <w:t>revised</w:t>
      </w:r>
    </w:p>
  </w:comment>
  <w:comment w:id="2129" w:author="Balin Robertson" w:date="2024-10-16T15:46:00Z" w:initials="BR">
    <w:p w14:paraId="7087F3B3" w14:textId="77777777" w:rsidR="00D920B6" w:rsidRDefault="00D920B6" w:rsidP="00D920B6">
      <w:pPr>
        <w:pStyle w:val="CommentText"/>
      </w:pPr>
      <w:r>
        <w:rPr>
          <w:rStyle w:val="CommentReference"/>
        </w:rPr>
        <w:annotationRef/>
      </w:r>
      <w:r w:rsidRPr="19AA6B83">
        <w:t>Should this not be top of the key? As the third criteria of WG group would mean no soil would make it here i think?</w:t>
      </w:r>
    </w:p>
  </w:comment>
  <w:comment w:id="2130" w:author="Lauren OBrien" w:date="2024-10-16T17:14:00Z" w:initials="LO">
    <w:p w14:paraId="2A9CFE5C" w14:textId="77777777" w:rsidR="00D920B6" w:rsidRDefault="00D920B6" w:rsidP="00D920B6">
      <w:pPr>
        <w:pStyle w:val="CommentText"/>
      </w:pPr>
      <w:r>
        <w:rPr>
          <w:rStyle w:val="CommentReference"/>
        </w:rPr>
        <w:annotationRef/>
      </w:r>
      <w:r w:rsidRPr="1566971D">
        <w:t>The idea is that WG's don't go entirely underwater (e.g. tidal soils), but WW does. It was invented specifically for S-Map to help represent riverbeds in the system. It maybe stretches the definition of 'soil' in a pedological sense but it allows S-Map to be continuous instead of having no-data 'water' units all over the place.</w:t>
      </w:r>
    </w:p>
  </w:comment>
  <w:comment w:id="2131" w:author="Balin Robertson" w:date="2024-10-16T17:33:00Z" w:initials="BR">
    <w:p w14:paraId="63D6CB4A" w14:textId="77777777" w:rsidR="00D920B6" w:rsidRDefault="00D920B6" w:rsidP="00D920B6">
      <w:pPr>
        <w:pStyle w:val="CommentText"/>
      </w:pPr>
      <w:r>
        <w:rPr>
          <w:rStyle w:val="CommentReference"/>
        </w:rPr>
        <w:annotationRef/>
      </w:r>
      <w:r>
        <w:fldChar w:fldCharType="begin"/>
      </w:r>
      <w:r>
        <w:instrText xml:space="preserve"> HYPERLINK "mailto:OBrienL@landcareresearch.co.nz"</w:instrText>
      </w:r>
      <w:bookmarkStart w:id="2139" w:name="_@_8268C065ABDA4B80AB63C2326078CE41Z"/>
      <w:r>
        <w:fldChar w:fldCharType="separate"/>
      </w:r>
      <w:bookmarkEnd w:id="2139"/>
      <w:r w:rsidRPr="57582A21">
        <w:rPr>
          <w:rStyle w:val="Mention"/>
          <w:noProof/>
        </w:rPr>
        <w:t>@Lauren OBrien</w:t>
      </w:r>
      <w:r>
        <w:fldChar w:fldCharType="end"/>
      </w:r>
      <w:r w:rsidRPr="6397A433">
        <w:t xml:space="preserve"> I understand what it is, im just saying that if the key is followed, no soil will reach here because it will key out in WG because of the third criteria</w:t>
      </w:r>
    </w:p>
  </w:comment>
  <w:comment w:id="2132" w:author="Balin Robertson" w:date="2024-10-16T17:36:00Z" w:initials="BR">
    <w:p w14:paraId="4241B4BE" w14:textId="77777777" w:rsidR="00D920B6" w:rsidRDefault="00D920B6" w:rsidP="00D920B6">
      <w:pPr>
        <w:pStyle w:val="CommentText"/>
      </w:pPr>
      <w:r>
        <w:rPr>
          <w:rStyle w:val="CommentReference"/>
        </w:rPr>
        <w:annotationRef/>
      </w:r>
      <w:r w:rsidRPr="73C74AF8">
        <w:t>i.e. a river bed that has surface water will be saturated for 30 or more consecutive days in most years, thus will key out as WG</w:t>
      </w:r>
    </w:p>
  </w:comment>
  <w:comment w:id="2133" w:author="Lauren OBrien" w:date="2024-10-16T17:47:00Z" w:initials="LO">
    <w:p w14:paraId="6DBFB536" w14:textId="77777777" w:rsidR="00D920B6" w:rsidRDefault="00D920B6" w:rsidP="00D920B6">
      <w:pPr>
        <w:pStyle w:val="CommentText"/>
      </w:pPr>
      <w:r>
        <w:rPr>
          <w:rStyle w:val="CommentReference"/>
        </w:rPr>
        <w:annotationRef/>
      </w:r>
      <w:r w:rsidRPr="56F051FC">
        <w:t>Hmm must be how I'm reading it. I'm not interpreting 'saturated' as water extending to or above the soil surface - per the first line, the zone of saturation only needs to start within the top 30cm, it doesn't have to go right to 0cm. If my ankles were wet I'd scroll past!</w:t>
      </w:r>
    </w:p>
    <w:p w14:paraId="6E97D0CD" w14:textId="77777777" w:rsidR="00D920B6" w:rsidRDefault="00D920B6" w:rsidP="00D920B6">
      <w:pPr>
        <w:pStyle w:val="CommentText"/>
      </w:pPr>
    </w:p>
    <w:p w14:paraId="51322FCC" w14:textId="77777777" w:rsidR="00D920B6" w:rsidRDefault="00D920B6" w:rsidP="00D920B6">
      <w:pPr>
        <w:pStyle w:val="CommentText"/>
      </w:pPr>
      <w:r w:rsidRPr="1B9B2D1E">
        <w:t>Could reword WG criteria 3 to read 'saturated but not submerged'?</w:t>
      </w:r>
    </w:p>
    <w:p w14:paraId="0D609189" w14:textId="77777777" w:rsidR="00D920B6" w:rsidRDefault="00D920B6" w:rsidP="00D920B6">
      <w:pPr>
        <w:pStyle w:val="CommentText"/>
      </w:pPr>
    </w:p>
    <w:p w14:paraId="4CBBE1E0" w14:textId="77777777" w:rsidR="00D920B6" w:rsidRDefault="00D920B6" w:rsidP="00D920B6">
      <w:pPr>
        <w:pStyle w:val="CommentText"/>
      </w:pPr>
      <w:r w:rsidRPr="40060828">
        <w:t>That's if we actually want to add WW - IMO the only thing keeping them from being a new WG subgroup is that the coarser sandy and rocky riverbeds might be wet but not gleyed...?</w:t>
      </w:r>
    </w:p>
  </w:comment>
  <w:comment w:id="2134" w:author="Balin Robertson" w:date="2024-10-17T09:00:00Z" w:initials="BR">
    <w:p w14:paraId="5ED5358D" w14:textId="77777777" w:rsidR="00D920B6" w:rsidRDefault="00D920B6" w:rsidP="00D920B6">
      <w:pPr>
        <w:pStyle w:val="CommentText"/>
      </w:pPr>
      <w:r>
        <w:rPr>
          <w:rStyle w:val="CommentReference"/>
        </w:rPr>
        <w:annotationRef/>
      </w:r>
      <w:r w:rsidRPr="6A0C775E">
        <w:t>Saturated means all pore volume is full of water which would be a prerequisite for surface water to be present for any extended period of time; i.e. im not sure you can have beyond saturation.</w:t>
      </w:r>
    </w:p>
    <w:p w14:paraId="347440A2" w14:textId="77777777" w:rsidR="00D920B6" w:rsidRDefault="00D920B6" w:rsidP="00D920B6">
      <w:pPr>
        <w:pStyle w:val="CommentText"/>
      </w:pPr>
    </w:p>
    <w:p w14:paraId="6AE05B98" w14:textId="77777777" w:rsidR="00D920B6" w:rsidRDefault="00D920B6" w:rsidP="00D920B6">
      <w:pPr>
        <w:pStyle w:val="CommentText"/>
      </w:pPr>
      <w:r w:rsidRPr="715DFD49">
        <w:t>I think adding subgroup of WG (which reading the blurb for gley raw soils would make sense to me:</w:t>
      </w:r>
    </w:p>
    <w:p w14:paraId="3C26C0C4" w14:textId="77777777" w:rsidR="00D920B6" w:rsidRDefault="00D920B6" w:rsidP="00D920B6">
      <w:pPr>
        <w:pStyle w:val="CommentText"/>
      </w:pPr>
    </w:p>
    <w:p w14:paraId="35BE046F" w14:textId="77777777" w:rsidR="00D920B6" w:rsidRDefault="00D920B6" w:rsidP="00D920B6">
      <w:pPr>
        <w:pStyle w:val="CommentText"/>
      </w:pPr>
      <w:r w:rsidRPr="5C536597">
        <w:t xml:space="preserve">"Wetness is expressed in the soil by grey colours with brownish or reddish mottles, </w:t>
      </w:r>
      <w:r w:rsidRPr="75598022">
        <w:rPr>
          <w:color w:val="FF0000"/>
        </w:rPr>
        <w:t xml:space="preserve">by water saturation </w:t>
      </w:r>
      <w:r w:rsidRPr="3D95A6FC">
        <w:t>or is indicated.."</w:t>
      </w:r>
    </w:p>
    <w:p w14:paraId="55BCD902" w14:textId="77777777" w:rsidR="00D920B6" w:rsidRDefault="00D920B6" w:rsidP="00D920B6">
      <w:pPr>
        <w:pStyle w:val="CommentText"/>
      </w:pPr>
    </w:p>
    <w:p w14:paraId="48DE14E4" w14:textId="77777777" w:rsidR="00D920B6" w:rsidRDefault="00D920B6" w:rsidP="00D920B6">
      <w:pPr>
        <w:pStyle w:val="CommentText"/>
      </w:pPr>
    </w:p>
  </w:comment>
  <w:comment w:id="2135" w:author="Andre Eger" w:date="2024-10-17T15:58:00Z" w:initials="AE">
    <w:p w14:paraId="0AD44FA4" w14:textId="77777777" w:rsidR="00D920B6" w:rsidRDefault="00D920B6" w:rsidP="00D920B6">
      <w:pPr>
        <w:pStyle w:val="CommentText"/>
        <w:ind w:left="0" w:firstLine="0"/>
        <w:jc w:val="left"/>
      </w:pPr>
      <w:r>
        <w:rPr>
          <w:rStyle w:val="CommentReference"/>
        </w:rPr>
        <w:annotationRef/>
      </w:r>
      <w:r>
        <w:t>What about just shifting WW to the top of the key, ahead of WG? Would that make us all happy? I can’t remember now why it was put in here after WH. WW is basically water saturated to the top all/most of the time, while a WG is not saturated completely across the entire profile (i.e., saturation starts at depth &gt;0 cm).</w:t>
      </w:r>
    </w:p>
  </w:comment>
  <w:comment w:id="2145" w:author="Balin Robertson" w:date="2024-10-16T15:46:00Z" w:initials="BR">
    <w:p w14:paraId="79CFB9CA" w14:textId="00D5219E" w:rsidR="00101F58" w:rsidRDefault="00101F58">
      <w:pPr>
        <w:pStyle w:val="CommentText"/>
      </w:pPr>
      <w:r>
        <w:rPr>
          <w:rStyle w:val="CommentReference"/>
        </w:rPr>
        <w:annotationRef/>
      </w:r>
      <w:r w:rsidRPr="19AA6B83">
        <w:t>Should this not be top of the key? As the third criteria of WG group would mean no soil would make it here i think?</w:t>
      </w:r>
    </w:p>
  </w:comment>
  <w:comment w:id="2146" w:author="Lauren OBrien" w:date="2024-10-16T17:14:00Z" w:initials="LO">
    <w:p w14:paraId="4066E352" w14:textId="33FE113D" w:rsidR="00B07153" w:rsidRDefault="00B07153">
      <w:pPr>
        <w:pStyle w:val="CommentText"/>
      </w:pPr>
      <w:r>
        <w:rPr>
          <w:rStyle w:val="CommentReference"/>
        </w:rPr>
        <w:annotationRef/>
      </w:r>
      <w:r w:rsidRPr="1566971D">
        <w:t>The idea is that WG's don't go entirely underwater (e.g. tidal soils), but WW does. It was invented specifically for S-Map to help represent riverbeds in the system. It maybe stretches the definition of 'soil' in a pedological sense but it allows S-Map to be continuous instead of having no-data 'water' units all over the place.</w:t>
      </w:r>
    </w:p>
  </w:comment>
  <w:comment w:id="2147" w:author="Balin Robertson" w:date="2024-10-16T17:33:00Z" w:initials="BR">
    <w:p w14:paraId="57327535" w14:textId="7901F844" w:rsidR="00B07153" w:rsidRDefault="00B07153">
      <w:pPr>
        <w:pStyle w:val="CommentText"/>
      </w:pPr>
      <w:r>
        <w:rPr>
          <w:rStyle w:val="CommentReference"/>
        </w:rPr>
        <w:annotationRef/>
      </w:r>
      <w:r>
        <w:fldChar w:fldCharType="begin"/>
      </w:r>
      <w:r>
        <w:instrText xml:space="preserve"> HYPERLINK "mailto:OBrienL@landcareresearch.co.nz"</w:instrText>
      </w:r>
      <w:bookmarkStart w:id="2158" w:name="_@_9B2731B5A9C94E898A9F38471EAA1C25Z"/>
      <w:r>
        <w:fldChar w:fldCharType="separate"/>
      </w:r>
      <w:bookmarkEnd w:id="2158"/>
      <w:r w:rsidRPr="57582A21">
        <w:rPr>
          <w:rStyle w:val="Mention"/>
          <w:noProof/>
        </w:rPr>
        <w:t>@Lauren OBrien</w:t>
      </w:r>
      <w:r>
        <w:fldChar w:fldCharType="end"/>
      </w:r>
      <w:r w:rsidRPr="6397A433">
        <w:t xml:space="preserve"> I understand what it is, im just saying that if the key is followed, no soil will reach here because it will key out in WG because of the third criteria</w:t>
      </w:r>
    </w:p>
  </w:comment>
  <w:comment w:id="2148" w:author="Balin Robertson" w:date="2024-10-16T17:36:00Z" w:initials="BR">
    <w:p w14:paraId="40A295F9" w14:textId="35888EAA" w:rsidR="00B07153" w:rsidRDefault="00B07153">
      <w:pPr>
        <w:pStyle w:val="CommentText"/>
      </w:pPr>
      <w:r>
        <w:rPr>
          <w:rStyle w:val="CommentReference"/>
        </w:rPr>
        <w:annotationRef/>
      </w:r>
      <w:r w:rsidRPr="73C74AF8">
        <w:t>i.e. a river bed that has surface water will be saturated for 30 or more consecutive days in most years, thus will key out as WG</w:t>
      </w:r>
    </w:p>
  </w:comment>
  <w:comment w:id="2149" w:author="Lauren OBrien" w:date="2024-10-16T17:47:00Z" w:initials="LO">
    <w:p w14:paraId="3AD2E195" w14:textId="3FAA491E" w:rsidR="00B07153" w:rsidRDefault="00B07153">
      <w:pPr>
        <w:pStyle w:val="CommentText"/>
      </w:pPr>
      <w:r>
        <w:rPr>
          <w:rStyle w:val="CommentReference"/>
        </w:rPr>
        <w:annotationRef/>
      </w:r>
      <w:r w:rsidRPr="56F051FC">
        <w:t>Hmm must be how I'm reading it. I'm not interpreting 'saturated' as water extending to or above the soil surface - per the first line, the zone of saturation only needs to start within the top 30cm, it doesn't have to go right to 0cm. If my ankles were wet I'd scroll past!</w:t>
      </w:r>
    </w:p>
    <w:p w14:paraId="361070B1" w14:textId="46A0CD93" w:rsidR="00B07153" w:rsidRDefault="00B07153">
      <w:pPr>
        <w:pStyle w:val="CommentText"/>
      </w:pPr>
    </w:p>
    <w:p w14:paraId="2A736FC0" w14:textId="30E965A1" w:rsidR="00B07153" w:rsidRDefault="00B07153">
      <w:pPr>
        <w:pStyle w:val="CommentText"/>
      </w:pPr>
      <w:r w:rsidRPr="1B9B2D1E">
        <w:t>Could reword WG criteria 3 to read 'saturated but not submerged'?</w:t>
      </w:r>
    </w:p>
    <w:p w14:paraId="78363CCF" w14:textId="17584FEC" w:rsidR="00B07153" w:rsidRDefault="00B07153">
      <w:pPr>
        <w:pStyle w:val="CommentText"/>
      </w:pPr>
    </w:p>
    <w:p w14:paraId="3D181B0B" w14:textId="24AA4480" w:rsidR="00B07153" w:rsidRDefault="00B07153">
      <w:pPr>
        <w:pStyle w:val="CommentText"/>
      </w:pPr>
      <w:r w:rsidRPr="40060828">
        <w:t>That's if we actually want to add WW - IMO the only thing keeping them from being a new WG subgroup is that the coarser sandy and rocky riverbeds might be wet but not gleyed...?</w:t>
      </w:r>
    </w:p>
  </w:comment>
  <w:comment w:id="2150" w:author="Balin Robertson" w:date="2024-10-17T09:00:00Z" w:initials="BR">
    <w:p w14:paraId="1736C375" w14:textId="7DBA0046" w:rsidR="00B07153" w:rsidRDefault="00B07153">
      <w:pPr>
        <w:pStyle w:val="CommentText"/>
      </w:pPr>
      <w:r>
        <w:rPr>
          <w:rStyle w:val="CommentReference"/>
        </w:rPr>
        <w:annotationRef/>
      </w:r>
      <w:r w:rsidRPr="6A0C775E">
        <w:t>Saturated means all pore volume is full of water which would be a prerequisite for surface water to be present for any extended period of time; i.e. im not sure you can have beyond saturation.</w:t>
      </w:r>
    </w:p>
    <w:p w14:paraId="51DB25D2" w14:textId="438B7BCC" w:rsidR="00B07153" w:rsidRDefault="00B07153">
      <w:pPr>
        <w:pStyle w:val="CommentText"/>
      </w:pPr>
    </w:p>
    <w:p w14:paraId="568D0A03" w14:textId="2FC1520E" w:rsidR="00B07153" w:rsidRDefault="00B07153">
      <w:pPr>
        <w:pStyle w:val="CommentText"/>
      </w:pPr>
      <w:r w:rsidRPr="715DFD49">
        <w:t>I think adding subgroup of WG (which reading the blurb for gley raw soils would make sense to me:</w:t>
      </w:r>
    </w:p>
    <w:p w14:paraId="422BD972" w14:textId="79B570C5" w:rsidR="00B07153" w:rsidRDefault="00B07153">
      <w:pPr>
        <w:pStyle w:val="CommentText"/>
      </w:pPr>
    </w:p>
    <w:p w14:paraId="7AB9BB53" w14:textId="5CBD033D" w:rsidR="00B07153" w:rsidRDefault="00B07153">
      <w:pPr>
        <w:pStyle w:val="CommentText"/>
      </w:pPr>
      <w:r w:rsidRPr="5C536597">
        <w:t xml:space="preserve">"Wetness is expressed in the soil by grey colours with brownish or reddish mottles, </w:t>
      </w:r>
      <w:r w:rsidRPr="75598022">
        <w:rPr>
          <w:color w:val="FF0000"/>
        </w:rPr>
        <w:t xml:space="preserve">by water saturation </w:t>
      </w:r>
      <w:r w:rsidRPr="3D95A6FC">
        <w:t>or is indicated.."</w:t>
      </w:r>
    </w:p>
    <w:p w14:paraId="17A81336" w14:textId="6E95F391" w:rsidR="00B07153" w:rsidRDefault="00B07153">
      <w:pPr>
        <w:pStyle w:val="CommentText"/>
      </w:pPr>
    </w:p>
    <w:p w14:paraId="5DAFF653" w14:textId="66BBF082" w:rsidR="00B07153" w:rsidRDefault="00B07153">
      <w:pPr>
        <w:pStyle w:val="CommentText"/>
      </w:pPr>
    </w:p>
  </w:comment>
  <w:comment w:id="2151" w:author="Andre Eger" w:date="2024-10-17T15:58:00Z" w:initials="AE">
    <w:p w14:paraId="4DF74AB3" w14:textId="77777777" w:rsidR="009A50D7" w:rsidRDefault="00C16BFC" w:rsidP="009A50D7">
      <w:pPr>
        <w:pStyle w:val="CommentText"/>
        <w:ind w:left="0" w:firstLine="0"/>
        <w:jc w:val="left"/>
      </w:pPr>
      <w:r>
        <w:rPr>
          <w:rStyle w:val="CommentReference"/>
        </w:rPr>
        <w:annotationRef/>
      </w:r>
      <w:r w:rsidR="009A50D7">
        <w:t>What about just shifting WW to the top of the key, ahead of WG? Would that make us all happy? I can’t remember now why it was put in here after WH. WW is basically water saturated to the top all/most of the time, while a WG is not saturated completely across the entire profile (i.e., saturation starts at depth &gt;0 cm).</w:t>
      </w:r>
    </w:p>
  </w:comment>
  <w:comment w:id="2163" w:author="Kirstin Deuss" w:date="2024-11-12T16:24:00Z" w:initials="KD">
    <w:p w14:paraId="50019A50" w14:textId="0686F124" w:rsidR="005873B7" w:rsidRDefault="005873B7">
      <w:pPr>
        <w:pStyle w:val="CommentText"/>
      </w:pPr>
      <w:r>
        <w:rPr>
          <w:rStyle w:val="CommentReference"/>
        </w:rPr>
        <w:annotationRef/>
      </w:r>
      <w:r w:rsidRPr="194F54F7">
        <w:t>rock fragments?</w:t>
      </w:r>
    </w:p>
  </w:comment>
  <w:comment w:id="2201" w:author="Balin Robertson" w:date="2024-10-16T15:51:00Z" w:initials="BR">
    <w:p w14:paraId="7ED544BD" w14:textId="13CEB46A" w:rsidR="00101F58" w:rsidRDefault="00101F58">
      <w:pPr>
        <w:pStyle w:val="CommentText"/>
      </w:pPr>
      <w:r>
        <w:rPr>
          <w:rStyle w:val="CommentReference"/>
        </w:rPr>
        <w:annotationRef/>
      </w:r>
      <w:r w:rsidRPr="019A976C">
        <w:t>Is it necessary to even have a subgroup then? i.e. why not just WH??</w:t>
      </w:r>
    </w:p>
  </w:comment>
  <w:comment w:id="2202" w:author="Kirstin Deuss" w:date="1900-01-01T00:00:00Z" w:initials="KD">
    <w:p w14:paraId="1898EFCE" w14:textId="4342C1CE" w:rsidR="001572B5" w:rsidRDefault="001572B5">
      <w:pPr>
        <w:pStyle w:val="CommentText"/>
      </w:pPr>
      <w:r>
        <w:rPr>
          <w:rStyle w:val="CommentReference"/>
        </w:rPr>
        <w:annotationRef/>
      </w:r>
      <w:r w:rsidRPr="4DE5F5A6">
        <w:t>Having a subgroup here would be consistent with having a subgroup in Oxidic Brown Soils (BXT - Typic Oxidic Brown Soils) and Nodular Oxidic Soils (XNT - Typic Nodular Oxidic Soils), which also have no subgroups.</w:t>
      </w:r>
    </w:p>
    <w:p w14:paraId="2E1F52A9" w14:textId="239F4B8D" w:rsidR="001572B5" w:rsidRDefault="001572B5">
      <w:pPr>
        <w:pStyle w:val="CommentText"/>
      </w:pPr>
    </w:p>
    <w:p w14:paraId="4480A691" w14:textId="0BB2134F" w:rsidR="001572B5" w:rsidRDefault="001572B5">
      <w:pPr>
        <w:pStyle w:val="CommentText"/>
      </w:pPr>
      <w:r w:rsidRPr="5D293067">
        <w:t>I'd suggest leaving a subgroup and calling it WHT - Typic Hydrothermal Raw soils. This way we are being consistent.</w:t>
      </w:r>
    </w:p>
    <w:p w14:paraId="61332F2B" w14:textId="3CF7F91B" w:rsidR="001572B5" w:rsidRDefault="001572B5">
      <w:pPr>
        <w:pStyle w:val="CommentText"/>
      </w:pPr>
    </w:p>
    <w:p w14:paraId="6E487924" w14:textId="761FA992" w:rsidR="001572B5" w:rsidRDefault="001572B5">
      <w:pPr>
        <w:pStyle w:val="CommentText"/>
      </w:pPr>
      <w:r w:rsidRPr="60F86314">
        <w:t>Same goes for Hydrothermal Recent Soils - calling it an RHT (Typic Hydrothermal Recent Soil) would keep things consistent.</w:t>
      </w:r>
    </w:p>
  </w:comment>
  <w:comment w:id="2203" w:author="Kirstin Deuss" w:date="1900-01-01T00:00:00Z" w:initials="KD">
    <w:p w14:paraId="08CF7569" w14:textId="06929F87" w:rsidR="008B5012" w:rsidRDefault="008B5012">
      <w:pPr>
        <w:pStyle w:val="CommentText"/>
      </w:pPr>
      <w:r>
        <w:rPr>
          <w:rStyle w:val="CommentReference"/>
        </w:rPr>
        <w:annotationRef/>
      </w:r>
      <w:r w:rsidRPr="5925ADD6">
        <w:t>Actually I just noticed that we are inconsistent anyway, with many of the rest of the Raw Soils not having Subgroups! Maybe we restrict the 'no subgroups' to the Raw Soils?</w:t>
      </w:r>
    </w:p>
  </w:comment>
  <w:comment w:id="2304" w:author="Lauren OBrien" w:date="2024-10-16T17:51:00Z" w:initials="LO">
    <w:p w14:paraId="166279CD" w14:textId="11819C81" w:rsidR="00B07153" w:rsidRDefault="00B07153">
      <w:pPr>
        <w:pStyle w:val="CommentText"/>
      </w:pPr>
      <w:r>
        <w:rPr>
          <w:rStyle w:val="CommentReference"/>
        </w:rPr>
        <w:annotationRef/>
      </w:r>
      <w:r w:rsidRPr="36F1CCAE">
        <w:t>Can we have an RXM? I've hit a few this past year...they drop into ROM without it</w:t>
      </w:r>
    </w:p>
  </w:comment>
  <w:comment w:id="2305" w:author="Lauren OBrien" w:date="2024-11-04T11:45:00Z" w:initials="LO">
    <w:p w14:paraId="0BF49022" w14:textId="3756E4D5" w:rsidR="00684D59" w:rsidRDefault="00684D59">
      <w:pPr>
        <w:pStyle w:val="CommentText"/>
      </w:pPr>
      <w:r>
        <w:rPr>
          <w:rStyle w:val="CommentReference"/>
        </w:rPr>
        <w:annotationRef/>
      </w:r>
      <w:r>
        <w:fldChar w:fldCharType="begin"/>
      </w:r>
      <w:r>
        <w:instrText xml:space="preserve"> HYPERLINK "mailto:RobertsonB@landcareresearch.co.nz"</w:instrText>
      </w:r>
      <w:bookmarkStart w:id="2306" w:name="_@_D3941266B6AB4D86B5B1BAE2C7AB473CZ"/>
      <w:r>
        <w:fldChar w:fldCharType="separate"/>
      </w:r>
      <w:bookmarkEnd w:id="2306"/>
      <w:r w:rsidRPr="69EEAD56">
        <w:rPr>
          <w:rStyle w:val="Mention"/>
          <w:noProof/>
        </w:rPr>
        <w:t>@Balin</w:t>
      </w:r>
      <w:r>
        <w:fldChar w:fldCharType="end"/>
      </w:r>
      <w:r w:rsidRPr="6C1224DA">
        <w:t xml:space="preserve"> well, they drop into RXT first atm, but I don't think that adequately highlights the imperfect drainage - and yes they generally have high chroma mottles in the Ah or Ap as well as beneath. Agree we need to talk more about assessing drainage in surface horizons though. You may recall some of my attempts to deal with the issue in the drainage rules proposal.</w:t>
      </w:r>
    </w:p>
    <w:p w14:paraId="30033D19" w14:textId="54331FFB" w:rsidR="00684D59" w:rsidRDefault="00684D59">
      <w:pPr>
        <w:pStyle w:val="CommentText"/>
      </w:pPr>
    </w:p>
    <w:p w14:paraId="63689BE8" w14:textId="71BAD286" w:rsidR="00684D59" w:rsidRDefault="00684D59">
      <w:pPr>
        <w:pStyle w:val="CommentText"/>
      </w:pPr>
      <w:r w:rsidRPr="277FBF85">
        <w:t>Anyway: we have RXTs with a range of drainages in SMap but also a few validation rules about imperfectly drained soils belonging in mottled subgroups. RX is the only R group apart from RH that doesn't have a mottled option, and IMO that creates an inconsistency. I guess the assumption was that high, thin soils on steep land couldn't stay that persistently wet but that's not the case.</w:t>
      </w:r>
    </w:p>
  </w:comment>
  <w:comment w:id="2380" w:author="Andre Eger" w:date="2024-09-30T11:10:00Z" w:initials="AE">
    <w:p w14:paraId="4186D708" w14:textId="75FB89A8" w:rsidR="00202ED9" w:rsidRDefault="00202ED9" w:rsidP="00202ED9">
      <w:pPr>
        <w:pStyle w:val="CommentText"/>
        <w:ind w:left="0" w:firstLine="0"/>
        <w:jc w:val="left"/>
      </w:pPr>
      <w:r>
        <w:rPr>
          <w:rStyle w:val="CommentReference"/>
        </w:rPr>
        <w:annotationRef/>
      </w:r>
      <w:r>
        <w:t>revised</w:t>
      </w:r>
    </w:p>
  </w:comment>
  <w:comment w:id="2494" w:author="Andre Eger [2]" w:date="2024-07-19T16:45:00Z" w:initials="AE">
    <w:p w14:paraId="63817024" w14:textId="7037E00C" w:rsidR="7563AD0B" w:rsidRDefault="7563AD0B">
      <w:pPr>
        <w:pStyle w:val="CommentText"/>
      </w:pPr>
      <w:r>
        <w:t>all other perch-gleyed groups also have perch-gley features. here it's omitted. no idea why and i think it should be added here as well.</w:t>
      </w:r>
      <w:r>
        <w:rPr>
          <w:rStyle w:val="CommentReference"/>
        </w:rPr>
        <w:annotationRef/>
      </w:r>
    </w:p>
  </w:comment>
  <w:comment w:id="2557" w:author="Andre Eger" w:date="2024-10-17T16:42:00Z" w:initials="AE">
    <w:p w14:paraId="324A8B0A" w14:textId="77777777" w:rsidR="00C14A86" w:rsidRDefault="00DC23C2" w:rsidP="00C14A86">
      <w:pPr>
        <w:pStyle w:val="CommentText"/>
        <w:ind w:left="0" w:firstLine="0"/>
        <w:jc w:val="left"/>
      </w:pPr>
      <w:r>
        <w:rPr>
          <w:rStyle w:val="CommentReference"/>
        </w:rPr>
        <w:annotationRef/>
      </w:r>
      <w:r w:rsidR="00C14A86">
        <w:t>I suggest we leave Allan’s acknowledgements as they are now, but add our own below it.</w:t>
      </w:r>
    </w:p>
  </w:comment>
  <w:comment w:id="2606" w:author="Andre Eger" w:date="2024-07-26T12:52:00Z" w:initials="AE">
    <w:p w14:paraId="791B18E9" w14:textId="297AAF6F" w:rsidR="00F2052A" w:rsidRDefault="00F2052A" w:rsidP="00F2052A">
      <w:pPr>
        <w:pStyle w:val="CommentText"/>
        <w:ind w:left="0" w:firstLine="0"/>
        <w:jc w:val="left"/>
      </w:pPr>
      <w:r>
        <w:rPr>
          <w:rStyle w:val="CommentReference"/>
        </w:rPr>
        <w:annotationRef/>
      </w:r>
      <w:r>
        <w:t>Update!</w:t>
      </w:r>
    </w:p>
  </w:comment>
  <w:comment w:id="2634" w:author="Andre Eger" w:date="2024-07-26T13:12:00Z" w:initials="AE">
    <w:p w14:paraId="465D0AB9" w14:textId="77777777" w:rsidR="00EF4945" w:rsidRDefault="00EF4945" w:rsidP="00EF4945">
      <w:pPr>
        <w:pStyle w:val="CommentText"/>
        <w:ind w:left="0" w:firstLine="0"/>
        <w:jc w:val="left"/>
      </w:pPr>
      <w:r>
        <w:rPr>
          <w:rStyle w:val="CommentReference"/>
        </w:rPr>
        <w:annotationRef/>
      </w:r>
      <w:r>
        <w:t>update</w:t>
      </w:r>
    </w:p>
  </w:comment>
  <w:comment w:id="2656" w:author="Andre Eger [2]" w:date="2024-11-13T16:48:00Z" w:initials="AE">
    <w:p w14:paraId="17F1E6B6" w14:textId="77777777" w:rsidR="00EF1DE2" w:rsidRDefault="00EF1DE2" w:rsidP="00EF1DE2">
      <w:pPr>
        <w:pStyle w:val="CommentText"/>
        <w:ind w:left="0" w:firstLine="0"/>
        <w:jc w:val="left"/>
      </w:pPr>
      <w:r>
        <w:rPr>
          <w:rStyle w:val="CommentReference"/>
        </w:rPr>
        <w:annotationRef/>
      </w:r>
      <w:r>
        <w:t>To be updated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0AE4EB" w15:done="0"/>
  <w15:commentEx w15:paraId="01CA0783" w15:done="0"/>
  <w15:commentEx w15:paraId="1B9A5DD3" w15:done="0"/>
  <w15:commentEx w15:paraId="0C0E38E1" w15:paraIdParent="1B9A5DD3" w15:done="0"/>
  <w15:commentEx w15:paraId="18A8BF52" w15:paraIdParent="1B9A5DD3" w15:done="0"/>
  <w15:commentEx w15:paraId="588855DE" w15:paraIdParent="1B9A5DD3" w15:done="0"/>
  <w15:commentEx w15:paraId="467F826F" w15:done="0"/>
  <w15:commentEx w15:paraId="1719829E" w15:paraIdParent="467F826F" w15:done="0"/>
  <w15:commentEx w15:paraId="6096D355" w15:done="0"/>
  <w15:commentEx w15:paraId="05B9C35D" w15:paraIdParent="6096D355" w15:done="0"/>
  <w15:commentEx w15:paraId="31DB7020" w15:paraIdParent="6096D355" w15:done="0"/>
  <w15:commentEx w15:paraId="459F66C5" w15:paraIdParent="6096D355" w15:done="0"/>
  <w15:commentEx w15:paraId="58FC49BD" w15:done="0"/>
  <w15:commentEx w15:paraId="7F3AAEB4" w15:paraIdParent="58FC49BD" w15:done="0"/>
  <w15:commentEx w15:paraId="16DBCEB1" w15:done="0"/>
  <w15:commentEx w15:paraId="5F22AA66" w15:paraIdParent="16DBCEB1" w15:done="0"/>
  <w15:commentEx w15:paraId="1000989E" w15:paraIdParent="16DBCEB1" w15:done="0"/>
  <w15:commentEx w15:paraId="5F1C6C29" w15:paraIdParent="16DBCEB1" w15:done="0"/>
  <w15:commentEx w15:paraId="2E4FDE7F" w15:done="0"/>
  <w15:commentEx w15:paraId="07411CB3" w15:done="0"/>
  <w15:commentEx w15:paraId="27507878" w15:done="0"/>
  <w15:commentEx w15:paraId="0A9F5549" w15:done="0"/>
  <w15:commentEx w15:paraId="5024473E" w15:paraIdParent="0A9F5549" w15:done="0"/>
  <w15:commentEx w15:paraId="54062280" w15:paraIdParent="0A9F5549" w15:done="0"/>
  <w15:commentEx w15:paraId="57156CA1" w15:done="0"/>
  <w15:commentEx w15:paraId="32F8884D" w15:done="0"/>
  <w15:commentEx w15:paraId="6C9D2D45" w15:paraIdParent="32F8884D" w15:done="0"/>
  <w15:commentEx w15:paraId="295837AC" w15:paraIdParent="32F8884D" w15:done="0"/>
  <w15:commentEx w15:paraId="06918D82" w15:done="0"/>
  <w15:commentEx w15:paraId="70DF600F" w15:done="0"/>
  <w15:commentEx w15:paraId="2864370B" w15:done="0"/>
  <w15:commentEx w15:paraId="7844ADFE" w15:paraIdParent="2864370B" w15:done="0"/>
  <w15:commentEx w15:paraId="273E0B3B" w15:paraIdParent="2864370B" w15:done="0"/>
  <w15:commentEx w15:paraId="4B44BF2B" w15:done="0"/>
  <w15:commentEx w15:paraId="3918C4BC" w15:paraIdParent="4B44BF2B" w15:done="0"/>
  <w15:commentEx w15:paraId="047AF7F1" w15:paraIdParent="4B44BF2B" w15:done="0"/>
  <w15:commentEx w15:paraId="681956A0" w15:done="0"/>
  <w15:commentEx w15:paraId="000E20FF" w15:done="0"/>
  <w15:commentEx w15:paraId="6F582A38" w15:paraIdParent="000E20FF" w15:done="0"/>
  <w15:commentEx w15:paraId="7D498A2A" w15:paraIdParent="000E20FF" w15:done="0"/>
  <w15:commentEx w15:paraId="066ECF4C" w15:done="0"/>
  <w15:commentEx w15:paraId="759CB6E8" w15:done="0"/>
  <w15:commentEx w15:paraId="320FD437" w15:paraIdParent="759CB6E8" w15:done="0"/>
  <w15:commentEx w15:paraId="27E01B1D" w15:done="0"/>
  <w15:commentEx w15:paraId="0FA44A6C" w15:paraIdParent="27E01B1D" w15:done="0"/>
  <w15:commentEx w15:paraId="22C01D57" w15:paraIdParent="27E01B1D" w15:done="0"/>
  <w15:commentEx w15:paraId="35C5DB2C" w15:done="0"/>
  <w15:commentEx w15:paraId="5CB87481" w15:done="0"/>
  <w15:commentEx w15:paraId="752ED077" w15:done="0"/>
  <w15:commentEx w15:paraId="251DC595" w15:paraIdParent="752ED077" w15:done="0"/>
  <w15:commentEx w15:paraId="24462352" w15:done="0"/>
  <w15:commentEx w15:paraId="41943B6E" w15:paraIdParent="24462352" w15:done="0"/>
  <w15:commentEx w15:paraId="2BE95F4E" w15:paraIdParent="24462352" w15:done="0"/>
  <w15:commentEx w15:paraId="08642DA6" w15:paraIdParent="24462352" w15:done="0"/>
  <w15:commentEx w15:paraId="1F14F31A" w15:paraIdParent="24462352" w15:done="0"/>
  <w15:commentEx w15:paraId="371A297D" w15:paraIdParent="24462352" w15:done="0"/>
  <w15:commentEx w15:paraId="577394F7" w15:paraIdParent="24462352" w15:done="0"/>
  <w15:commentEx w15:paraId="2FF9F0E8" w15:paraIdParent="24462352" w15:done="0"/>
  <w15:commentEx w15:paraId="28567C21" w15:paraIdParent="2FF9F0E8" w15:done="0"/>
  <w15:commentEx w15:paraId="70631D51" w15:done="0"/>
  <w15:commentEx w15:paraId="10004891" w15:done="0"/>
  <w15:commentEx w15:paraId="5350FF46" w15:done="0"/>
  <w15:commentEx w15:paraId="655DFB77" w15:paraIdParent="5350FF46" w15:done="0"/>
  <w15:commentEx w15:paraId="519E4D25" w15:paraIdParent="5350FF46" w15:done="0"/>
  <w15:commentEx w15:paraId="48100B3A" w15:done="0"/>
  <w15:commentEx w15:paraId="1BBC3326" w15:paraIdParent="48100B3A" w15:done="0"/>
  <w15:commentEx w15:paraId="72FA7B8A" w15:paraIdParent="48100B3A" w15:done="0"/>
  <w15:commentEx w15:paraId="3EFBD442" w15:paraIdParent="48100B3A" w15:done="0"/>
  <w15:commentEx w15:paraId="5CA42DA7" w15:done="0"/>
  <w15:commentEx w15:paraId="07F6B7D0" w15:done="0"/>
  <w15:commentEx w15:paraId="711C29D3" w15:paraIdParent="07F6B7D0" w15:done="0"/>
  <w15:commentEx w15:paraId="54BDCE6A" w15:done="0"/>
  <w15:commentEx w15:paraId="49750F29" w15:paraIdParent="54BDCE6A" w15:done="0"/>
  <w15:commentEx w15:paraId="0B9C7105" w15:done="0"/>
  <w15:commentEx w15:paraId="22E8BED1" w15:done="0"/>
  <w15:commentEx w15:paraId="3CCD65A6" w15:done="0"/>
  <w15:commentEx w15:paraId="5F61913B" w15:done="0"/>
  <w15:commentEx w15:paraId="623D6C47" w15:paraIdParent="5F61913B" w15:done="0"/>
  <w15:commentEx w15:paraId="2C90DD9C" w15:paraIdParent="5F61913B" w15:done="0"/>
  <w15:commentEx w15:paraId="2A014EA4" w15:done="0"/>
  <w15:commentEx w15:paraId="6BE95AD0" w15:done="0"/>
  <w15:commentEx w15:paraId="2DA2ACF6" w15:done="0"/>
  <w15:commentEx w15:paraId="354860BE" w15:done="0"/>
  <w15:commentEx w15:paraId="2AC58840" w15:paraIdParent="354860BE" w15:done="0"/>
  <w15:commentEx w15:paraId="0620294E" w15:paraIdParent="354860BE" w15:done="0"/>
  <w15:commentEx w15:paraId="1B057E07" w15:done="0"/>
  <w15:commentEx w15:paraId="665C2F8D" w15:paraIdParent="1B057E07" w15:done="0"/>
  <w15:commentEx w15:paraId="2F2375A2" w15:done="0"/>
  <w15:commentEx w15:paraId="2FE65A3A" w15:paraIdParent="2F2375A2" w15:done="0"/>
  <w15:commentEx w15:paraId="533E96F7" w15:paraIdParent="2F2375A2" w15:done="0"/>
  <w15:commentEx w15:paraId="3E3D49FF" w15:done="0"/>
  <w15:commentEx w15:paraId="4B6DB23B" w15:done="0"/>
  <w15:commentEx w15:paraId="7FA65BEC" w15:paraIdParent="4B6DB23B" w15:done="0"/>
  <w15:commentEx w15:paraId="46514D3F" w15:done="0"/>
  <w15:commentEx w15:paraId="0C6429F4" w15:done="0"/>
  <w15:commentEx w15:paraId="3EA87432" w15:paraIdParent="0C6429F4" w15:done="0"/>
  <w15:commentEx w15:paraId="0AFF8F14" w15:done="0"/>
  <w15:commentEx w15:paraId="08A786A8" w15:done="0"/>
  <w15:commentEx w15:paraId="06A4B200" w15:paraIdParent="08A786A8" w15:done="0"/>
  <w15:commentEx w15:paraId="7AB85765" w15:done="0"/>
  <w15:commentEx w15:paraId="04EF7B02" w15:paraIdParent="7AB85765" w15:done="0"/>
  <w15:commentEx w15:paraId="124B9621" w15:paraIdParent="7AB85765" w15:done="0"/>
  <w15:commentEx w15:paraId="6EC35E50" w15:done="0"/>
  <w15:commentEx w15:paraId="5806152D" w15:paraIdParent="6EC35E50" w15:done="0"/>
  <w15:commentEx w15:paraId="377CC1D1" w15:done="0"/>
  <w15:commentEx w15:paraId="32D78740" w15:done="0"/>
  <w15:commentEx w15:paraId="7087F3B3" w15:done="0"/>
  <w15:commentEx w15:paraId="2A9CFE5C" w15:paraIdParent="7087F3B3" w15:done="0"/>
  <w15:commentEx w15:paraId="63D6CB4A" w15:paraIdParent="7087F3B3" w15:done="0"/>
  <w15:commentEx w15:paraId="4241B4BE" w15:paraIdParent="7087F3B3" w15:done="0"/>
  <w15:commentEx w15:paraId="4CBBE1E0" w15:paraIdParent="7087F3B3" w15:done="0"/>
  <w15:commentEx w15:paraId="48DE14E4" w15:paraIdParent="7087F3B3" w15:done="0"/>
  <w15:commentEx w15:paraId="0AD44FA4" w15:paraIdParent="7087F3B3" w15:done="0"/>
  <w15:commentEx w15:paraId="79CFB9CA" w15:done="0"/>
  <w15:commentEx w15:paraId="4066E352" w15:paraIdParent="79CFB9CA" w15:done="0"/>
  <w15:commentEx w15:paraId="57327535" w15:paraIdParent="79CFB9CA" w15:done="0"/>
  <w15:commentEx w15:paraId="40A295F9" w15:paraIdParent="79CFB9CA" w15:done="0"/>
  <w15:commentEx w15:paraId="3D181B0B" w15:paraIdParent="79CFB9CA" w15:done="0"/>
  <w15:commentEx w15:paraId="5DAFF653" w15:paraIdParent="79CFB9CA" w15:done="0"/>
  <w15:commentEx w15:paraId="4DF74AB3" w15:paraIdParent="79CFB9CA" w15:done="0"/>
  <w15:commentEx w15:paraId="50019A50" w15:done="0"/>
  <w15:commentEx w15:paraId="7ED544BD" w15:done="0"/>
  <w15:commentEx w15:paraId="6E487924" w15:paraIdParent="7ED544BD" w15:done="0"/>
  <w15:commentEx w15:paraId="08CF7569" w15:paraIdParent="7ED544BD" w15:done="0"/>
  <w15:commentEx w15:paraId="166279CD" w15:done="0"/>
  <w15:commentEx w15:paraId="63689BE8" w15:paraIdParent="166279CD" w15:done="0"/>
  <w15:commentEx w15:paraId="4186D708" w15:done="0"/>
  <w15:commentEx w15:paraId="63817024" w15:done="0"/>
  <w15:commentEx w15:paraId="324A8B0A" w15:done="0"/>
  <w15:commentEx w15:paraId="791B18E9" w15:done="0"/>
  <w15:commentEx w15:paraId="465D0AB9" w15:done="0"/>
  <w15:commentEx w15:paraId="17F1E6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BA3263A" w16cex:dateUtc="2024-11-12T21:09:00Z"/>
  <w16cex:commentExtensible w16cex:durableId="6DF0A16C" w16cex:dateUtc="2024-07-25T23:47:00Z"/>
  <w16cex:commentExtensible w16cex:durableId="2900189A" w16cex:dateUtc="2024-09-09T06:41:00Z"/>
  <w16cex:commentExtensible w16cex:durableId="7DC707BB" w16cex:dateUtc="2024-09-12T22:46:00Z"/>
  <w16cex:commentExtensible w16cex:durableId="262F9147" w16cex:dateUtc="2024-09-12T23:52:00Z">
    <w16cex:extLst>
      <w16:ext w16:uri="{CE6994B0-6A32-4C9F-8C6B-6E91EDA988CE}">
        <cr:reactions xmlns:cr="http://schemas.microsoft.com/office/comments/2020/reactions">
          <cr:reaction reactionType="1">
            <cr:reactionInfo dateUtc="2024-09-19T23:05:04Z">
              <cr:user userId="S::robertsonb@landcareresearch.co.nz::bddde00e-c4ec-4037-ac78-66b017191634" userProvider="AD" userName="Balin Robertson"/>
            </cr:reactionInfo>
          </cr:reaction>
        </cr:reactions>
      </w16:ext>
    </w16cex:extLst>
  </w16cex:commentExtensible>
  <w16cex:commentExtensible w16cex:durableId="79B322A5" w16cex:dateUtc="2024-09-27T00:48:00Z"/>
  <w16cex:commentExtensible w16cex:durableId="378173AA" w16cex:dateUtc="2024-07-26T01:13:00Z"/>
  <w16cex:commentExtensible w16cex:durableId="0C60F8D3" w16cex:dateUtc="2024-09-14T07:02:00Z"/>
  <w16cex:commentExtensible w16cex:durableId="0ADF9C50" w16cex:dateUtc="2024-07-18T03:44:00Z"/>
  <w16cex:commentExtensible w16cex:durableId="3762D946" w16cex:dateUtc="2024-09-16T23:24:00Z"/>
  <w16cex:commentExtensible w16cex:durableId="73A15984" w16cex:dateUtc="2024-09-27T00:53:00Z"/>
  <w16cex:commentExtensible w16cex:durableId="0D9DBFDF" w16cex:dateUtc="2024-11-09T22:53:00Z">
    <w16cex:extLst>
      <w16:ext w16:uri="{CE6994B0-6A32-4C9F-8C6B-6E91EDA988CE}">
        <cr:reactions xmlns:cr="http://schemas.microsoft.com/office/comments/2020/reactions">
          <cr:reaction reactionType="1">
            <cr:reactionInfo dateUtc="2024-11-12T05:01:04Z">
              <cr:user userId="S::deussk@landcareresearch.co.nz::4c11e484-036c-452d-be6d-2161719cb9cc" userProvider="AD" userName="Kirstin Deuss"/>
            </cr:reactionInfo>
          </cr:reaction>
        </cr:reactions>
      </w16:ext>
    </w16cex:extLst>
  </w16cex:commentExtensible>
  <w16cex:commentExtensible w16cex:durableId="064ED287" w16cex:dateUtc="2024-09-17T21:59:00Z"/>
  <w16cex:commentExtensible w16cex:durableId="253CD346" w16cex:dateUtc="2024-09-27T01:02:00Z"/>
  <w16cex:commentExtensible w16cex:durableId="7609B39A" w16cex:dateUtc="2024-09-17T21:49:00Z"/>
  <w16cex:commentExtensible w16cex:durableId="102EA707" w16cex:dateUtc="2024-09-17T22:12:00Z"/>
  <w16cex:commentExtensible w16cex:durableId="2C64D60B" w16cex:dateUtc="2024-09-27T01:30:00Z"/>
  <w16cex:commentExtensible w16cex:durableId="059AB05B" w16cex:dateUtc="2024-10-10T20:56:00Z">
    <w16cex:extLst>
      <w16:ext w16:uri="{CE6994B0-6A32-4C9F-8C6B-6E91EDA988CE}">
        <cr:reactions xmlns:cr="http://schemas.microsoft.com/office/comments/2020/reactions">
          <cr:reaction reactionType="1">
            <cr:reactionInfo dateUtc="2024-11-03T03:15:22Z">
              <cr:user userId="S::obrienl@landcareresearch.co.nz::41ba71fe-1d11-4412-83d2-e46ee5e84901" userProvider="AD" userName="Lauren OBrien"/>
            </cr:reactionInfo>
          </cr:reaction>
        </cr:reactions>
      </w16:ext>
    </w16cex:extLst>
  </w16cex:commentExtensible>
  <w16cex:commentExtensible w16cex:durableId="7C32B35A" w16cex:dateUtc="2024-09-17T21:52:00Z"/>
  <w16cex:commentExtensible w16cex:durableId="2DDF6A6E" w16cex:dateUtc="2024-11-13T02:26:00Z"/>
  <w16cex:commentExtensible w16cex:durableId="7C613C55" w16cex:dateUtc="2024-07-26T01:32:00Z"/>
  <w16cex:commentExtensible w16cex:durableId="64A1C007" w16cex:dateUtc="2024-08-19T03:13:00Z"/>
  <w16cex:commentExtensible w16cex:durableId="6E27C864" w16cex:dateUtc="2024-09-17T22:48:00Z"/>
  <w16cex:commentExtensible w16cex:durableId="28CA560D" w16cex:dateUtc="2024-09-27T02:09:00Z"/>
  <w16cex:commentExtensible w16cex:durableId="44FAE8DC" w16cex:dateUtc="2024-08-19T03:14:00Z"/>
  <w16cex:commentExtensible w16cex:durableId="7D46D1DC" w16cex:dateUtc="2024-07-12T03:00:00Z">
    <w16cex:extLst>
      <w16:ext w16:uri="{CE6994B0-6A32-4C9F-8C6B-6E91EDA988CE}">
        <cr:reactions xmlns:cr="http://schemas.microsoft.com/office/comments/2020/reactions">
          <cr:reaction reactionType="1">
            <cr:reactionInfo dateUtc="2024-09-17T23:56:34Z">
              <cr:user userId="S::robertsonb@landcareresearch.co.nz::bddde00e-c4ec-4037-ac78-66b017191634" userProvider="AD" userName="Balin Robertson"/>
            </cr:reactionInfo>
          </cr:reaction>
        </cr:reactions>
      </w16:ext>
    </w16cex:extLst>
  </w16cex:commentExtensible>
  <w16cex:commentExtensible w16cex:durableId="0F402C2D" w16cex:dateUtc="2024-09-14T07:15:00Z"/>
  <w16cex:commentExtensible w16cex:durableId="00370C23" w16cex:dateUtc="2024-09-17T23:41:00Z"/>
  <w16cex:commentExtensible w16cex:durableId="463608AD" w16cex:dateUtc="2024-05-24T02:28:00Z"/>
  <w16cex:commentExtensible w16cex:durableId="768D7EB6" w16cex:dateUtc="2024-07-30T05:21:00Z"/>
  <w16cex:commentExtensible w16cex:durableId="4F24387A" w16cex:dateUtc="2024-09-19T00:43:00Z"/>
  <w16cex:commentExtensible w16cex:durableId="67AFDDF2" w16cex:dateUtc="2024-09-27T03:07:00Z"/>
  <w16cex:commentExtensible w16cex:durableId="3CCB5E7A" w16cex:dateUtc="2024-10-10T21:11:00Z"/>
  <w16cex:commentExtensible w16cex:durableId="51875714" w16cex:dateUtc="2024-09-19T00:51:00Z"/>
  <w16cex:commentExtensible w16cex:durableId="7F1C7724" w16cex:dateUtc="2024-09-27T03:13:00Z"/>
  <w16cex:commentExtensible w16cex:durableId="7F973E8F" w16cex:dateUtc="2024-10-10T21:13:00Z"/>
  <w16cex:commentExtensible w16cex:durableId="3A63C333" w16cex:dateUtc="2024-09-19T02:18:00Z"/>
  <w16cex:commentExtensible w16cex:durableId="4A18CFF7" w16cex:dateUtc="2024-09-19T03:07:00Z"/>
  <w16cex:commentExtensible w16cex:durableId="2999148F" w16cex:dateUtc="2024-09-27T03:23:00Z"/>
  <w16cex:commentExtensible w16cex:durableId="1B6B7C36" w16cex:dateUtc="2024-10-10T21:16:00Z"/>
  <w16cex:commentExtensible w16cex:durableId="0EC44D36" w16cex:dateUtc="2024-11-12T21:58:00Z"/>
  <w16cex:commentExtensible w16cex:durableId="5A795EBD" w16cex:dateUtc="2024-09-19T21:49:00Z">
    <w16cex:extLst>
      <w16:ext w16:uri="{CE6994B0-6A32-4C9F-8C6B-6E91EDA988CE}">
        <cr:reactions xmlns:cr="http://schemas.microsoft.com/office/comments/2020/reactions">
          <cr:reaction reactionType="1">
            <cr:reactionInfo dateUtc="2024-09-27T04:21:34Z">
              <cr:user userId="S::obrienl@landcareresearch.co.nz::41ba71fe-1d11-4412-83d2-e46ee5e84901" userProvider="AD" userName="Lauren OBrien"/>
            </cr:reactionInfo>
          </cr:reaction>
        </cr:reactions>
      </w16:ext>
    </w16cex:extLst>
  </w16cex:commentExtensible>
  <w16cex:commentExtensible w16cex:durableId="2553E2FB" w16cex:dateUtc="2024-09-27T03:54:00Z"/>
  <w16cex:commentExtensible w16cex:durableId="40D6EF07" w16cex:dateUtc="2024-09-11T09:05:00Z"/>
  <w16cex:commentExtensible w16cex:durableId="76E04BEA" w16cex:dateUtc="2024-09-27T03:38:00Z"/>
  <w16cex:commentExtensible w16cex:durableId="25DD43B7" w16cex:dateUtc="2024-10-16T01:59:00Z"/>
  <w16cex:commentExtensible w16cex:durableId="770E1E52" w16cex:dateUtc="2024-11-12T22:07:00Z"/>
  <w16cex:commentExtensible w16cex:durableId="6D3FDBCE" w16cex:dateUtc="2024-07-15T22:12:00Z"/>
  <w16cex:commentExtensible w16cex:durableId="7C43AB24" w16cex:dateUtc="2024-10-11T03:39:00Z">
    <w16cex:extLst>
      <w16:ext w16:uri="{CE6994B0-6A32-4C9F-8C6B-6E91EDA988CE}">
        <cr:reactions xmlns:cr="http://schemas.microsoft.com/office/comments/2020/reactions">
          <cr:reaction reactionType="1">
            <cr:reactionInfo dateUtc="2024-10-13T20:20:23Z">
              <cr:user userId="S::EgerA@landcareresearch.co.nz::a4c8abf0-c00a-4a80-9639-3a82a2fb8229" userProvider="AD" userName="Andre Eger"/>
            </cr:reactionInfo>
          </cr:reaction>
        </cr:reactions>
      </w16:ext>
    </w16cex:extLst>
  </w16cex:commentExtensible>
  <w16cex:commentExtensible w16cex:durableId="1A8A7CC7" w16cex:dateUtc="2024-10-13T20:30:00Z"/>
  <w16cex:commentExtensible w16cex:durableId="108C944F" w16cex:dateUtc="2024-09-30T03:19:00Z"/>
  <w16cex:commentExtensible w16cex:durableId="693B276F" w16cex:dateUtc="2024-09-30T06:03:00Z"/>
  <w16cex:commentExtensible w16cex:durableId="4AC9FEBE" w16cex:dateUtc="2024-09-30T20:36:00Z"/>
  <w16cex:commentExtensible w16cex:durableId="4EA75F33" w16cex:dateUtc="2024-09-30T20:43:00Z"/>
  <w16cex:commentExtensible w16cex:durableId="13D68DA8" w16cex:dateUtc="2024-10-10T21:48:00Z"/>
  <w16cex:commentExtensible w16cex:durableId="38BAEC19" w16cex:dateUtc="2024-10-10T21:50:00Z"/>
  <w16cex:commentExtensible w16cex:durableId="789965B2" w16cex:dateUtc="2024-10-11T01:21:00Z"/>
  <w16cex:commentExtensible w16cex:durableId="601042C0" w16cex:dateUtc="2024-10-11T01:29:00Z"/>
  <w16cex:commentExtensible w16cex:durableId="06B990EB" w16cex:dateUtc="2024-10-16T02:08:00Z"/>
  <w16cex:commentExtensible w16cex:durableId="1CA469C1" w16cex:dateUtc="2024-11-12T22:28:00Z"/>
  <w16cex:commentExtensible w16cex:durableId="20717CD0" w16cex:dateUtc="2024-08-19T05:39:00Z"/>
  <w16cex:commentExtensible w16cex:durableId="13AD7FB7" w16cex:dateUtc="2024-08-19T03:19:00Z"/>
  <w16cex:commentExtensible w16cex:durableId="16E174FF" w16cex:dateUtc="2024-09-09T21:13:00Z"/>
  <w16cex:commentExtensible w16cex:durableId="040F0386" w16cex:dateUtc="2024-10-11T01:12:00Z"/>
  <w16cex:commentExtensible w16cex:durableId="6828DB23" w16cex:dateUtc="2024-10-10T23:42:00Z">
    <w16cex:extLst>
      <w16:ext w16:uri="{CE6994B0-6A32-4C9F-8C6B-6E91EDA988CE}">
        <cr:reactions xmlns:cr="http://schemas.microsoft.com/office/comments/2020/reactions">
          <cr:reaction reactionType="1">
            <cr:reactionInfo dateUtc="2024-10-13T21:59:56Z">
              <cr:user userId="S::robertsonb@landcareresearch.co.nz::bddde00e-c4ec-4037-ac78-66b017191634" userProvider="AD" userName="Balin Robertson"/>
            </cr:reactionInfo>
          </cr:reaction>
        </cr:reactions>
      </w16:ext>
    </w16cex:extLst>
  </w16cex:commentExtensible>
  <w16cex:commentExtensible w16cex:durableId="1FA8AF32" w16cex:dateUtc="2024-10-11T01:51:00Z"/>
  <w16cex:commentExtensible w16cex:durableId="47D6DD5A" w16cex:dateUtc="2024-10-11T02:10:00Z"/>
  <w16cex:commentExtensible w16cex:durableId="2153E8A2" w16cex:dateUtc="2024-10-13T22:14:00Z"/>
  <w16cex:commentExtensible w16cex:durableId="05835032" w16cex:dateUtc="2024-08-19T03:31:00Z">
    <w16cex:extLst>
      <w16:ext w16:uri="{CE6994B0-6A32-4C9F-8C6B-6E91EDA988CE}">
        <cr:reactions xmlns:cr="http://schemas.microsoft.com/office/comments/2020/reactions">
          <cr:reaction reactionType="1">
            <cr:reactionInfo dateUtc="2024-09-30T04:18:18Z">
              <cr:user userId="S::RobertsonB@landcareresearch.co.nz::bddde00e-c4ec-4037-ac78-66b017191634" userProvider="AD" userName="Balin Robertson"/>
            </cr:reactionInfo>
          </cr:reaction>
        </cr:reactions>
      </w16:ext>
    </w16cex:extLst>
  </w16cex:commentExtensible>
  <w16cex:commentExtensible w16cex:durableId="276D654D" w16cex:dateUtc="2024-08-19T03:39:00Z"/>
  <w16cex:commentExtensible w16cex:durableId="1E5A30BC" w16cex:dateUtc="2024-08-19T03:39:00Z">
    <w16cex:extLst>
      <w16:ext w16:uri="{CE6994B0-6A32-4C9F-8C6B-6E91EDA988CE}">
        <cr:reactions xmlns:cr="http://schemas.microsoft.com/office/comments/2020/reactions">
          <cr:reaction reactionType="1">
            <cr:reactionInfo dateUtc="2024-10-13T22:24:24Z">
              <cr:user userId="S::robertsonb@landcareresearch.co.nz::bddde00e-c4ec-4037-ac78-66b017191634" userProvider="AD" userName="Balin Robertson"/>
            </cr:reactionInfo>
          </cr:reaction>
        </cr:reactions>
      </w16:ext>
    </w16cex:extLst>
  </w16cex:commentExtensible>
  <w16cex:commentExtensible w16cex:durableId="32382226" w16cex:dateUtc="2024-08-19T03:40:00Z">
    <w16cex:extLst>
      <w16:ext w16:uri="{CE6994B0-6A32-4C9F-8C6B-6E91EDA988CE}">
        <cr:reactions xmlns:cr="http://schemas.microsoft.com/office/comments/2020/reactions">
          <cr:reaction reactionType="1">
            <cr:reactionInfo dateUtc="2024-10-13T22:25:29Z">
              <cr:user userId="S::robertsonb@landcareresearch.co.nz::bddde00e-c4ec-4037-ac78-66b017191634" userProvider="AD" userName="Balin Robertson"/>
            </cr:reactionInfo>
          </cr:reaction>
        </cr:reactions>
      </w16:ext>
    </w16cex:extLst>
  </w16cex:commentExtensible>
  <w16cex:commentExtensible w16cex:durableId="216837BE" w16cex:dateUtc="2024-10-11T03:03:00Z"/>
  <w16cex:commentExtensible w16cex:durableId="34CFB3B3" w16cex:dateUtc="2024-08-19T03:40:00Z"/>
  <w16cex:commentExtensible w16cex:durableId="420DA81E" w16cex:dateUtc="2024-08-19T03:41:00Z"/>
  <w16cex:commentExtensible w16cex:durableId="7E42990F" w16cex:dateUtc="2024-08-19T05:12:00Z"/>
  <w16cex:commentExtensible w16cex:durableId="727C2651" w16cex:dateUtc="2024-08-19T05:13:00Z"/>
  <w16cex:commentExtensible w16cex:durableId="28C8E18A" w16cex:dateUtc="2024-10-11T03:14:00Z"/>
  <w16cex:commentExtensible w16cex:durableId="5E6F4E2D" w16cex:dateUtc="2024-10-13T23:03:00Z"/>
  <w16cex:commentExtensible w16cex:durableId="76649198" w16cex:dateUtc="2024-08-19T05:13:00Z"/>
  <w16cex:commentExtensible w16cex:durableId="06DD0002" w16cex:dateUtc="2024-08-19T05:13:00Z"/>
  <w16cex:commentExtensible w16cex:durableId="5A41FD9D" w16cex:dateUtc="2024-08-12T02:08:00Z">
    <w16cex:extLst>
      <w16:ext w16:uri="{CE6994B0-6A32-4C9F-8C6B-6E91EDA988CE}">
        <cr:reactions xmlns:cr="http://schemas.microsoft.com/office/comments/2020/reactions">
          <cr:reaction reactionType="1">
            <cr:reactionInfo dateUtc="2024-10-13T22:33:23Z">
              <cr:user userId="S::robertsonb@landcareresearch.co.nz::bddde00e-c4ec-4037-ac78-66b017191634" userProvider="AD" userName="Balin Robertson"/>
            </cr:reactionInfo>
          </cr:reaction>
        </cr:reactions>
      </w16:ext>
    </w16cex:extLst>
  </w16cex:commentExtensible>
  <w16cex:commentExtensible w16cex:durableId="0D94097E" w16cex:dateUtc="2024-09-30T04:54:00Z"/>
  <w16cex:commentExtensible w16cex:durableId="5656B2BF" w16cex:dateUtc="2024-10-07T22:50:00Z">
    <w16cex:extLst>
      <w16:ext w16:uri="{CE6994B0-6A32-4C9F-8C6B-6E91EDA988CE}">
        <cr:reactions xmlns:cr="http://schemas.microsoft.com/office/comments/2020/reactions">
          <cr:reaction reactionType="1">
            <cr:reactionInfo dateUtc="2024-10-11T03:31:36Z">
              <cr:user userId="S::DeussK@landcareresearch.co.nz::4c11e484-036c-452d-be6d-2161719cb9cc" userProvider="AD" userName="Kirstin Deuss"/>
            </cr:reactionInfo>
          </cr:reaction>
        </cr:reactions>
      </w16:ext>
    </w16cex:extLst>
  </w16cex:commentExtensible>
  <w16cex:commentExtensible w16cex:durableId="6ECDFCE5" w16cex:dateUtc="2024-10-16T02:16:00Z"/>
  <w16cex:commentExtensible w16cex:durableId="2399FEEA" w16cex:dateUtc="2024-09-30T21:59:00Z"/>
  <w16cex:commentExtensible w16cex:durableId="3CDEB27E" w16cex:dateUtc="2024-10-02T01:16:00Z"/>
  <w16cex:commentExtensible w16cex:durableId="51A21BFD" w16cex:dateUtc="2024-10-11T03:37:00Z">
    <w16cex:extLst>
      <w16:ext w16:uri="{CE6994B0-6A32-4C9F-8C6B-6E91EDA988CE}">
        <cr:reactions xmlns:cr="http://schemas.microsoft.com/office/comments/2020/reactions">
          <cr:reaction reactionType="1">
            <cr:reactionInfo dateUtc="2024-10-13T22:38:06Z">
              <cr:user userId="S::robertsonb@landcareresearch.co.nz::bddde00e-c4ec-4037-ac78-66b017191634" userProvider="AD" userName="Balin Robertson"/>
            </cr:reactionInfo>
          </cr:reaction>
        </cr:reactions>
      </w16:ext>
    </w16cex:extLst>
  </w16cex:commentExtensible>
  <w16cex:commentExtensible w16cex:durableId="73B8E0DB" w16cex:dateUtc="2024-10-11T03:41:00Z"/>
  <w16cex:commentExtensible w16cex:durableId="712B6BE1" w16cex:dateUtc="2024-10-13T20:45:00Z">
    <w16cex:extLst>
      <w16:ext w16:uri="{CE6994B0-6A32-4C9F-8C6B-6E91EDA988CE}">
        <cr:reactions xmlns:cr="http://schemas.microsoft.com/office/comments/2020/reactions">
          <cr:reaction reactionType="1">
            <cr:reactionInfo dateUtc="2024-11-12T05:31:49Z">
              <cr:user userId="S::deussk@landcareresearch.co.nz::4c11e484-036c-452d-be6d-2161719cb9cc" userProvider="AD" userName="Kirstin Deuss"/>
            </cr:reactionInfo>
          </cr:reaction>
        </cr:reactions>
      </w16:ext>
    </w16cex:extLst>
  </w16cex:commentExtensible>
  <w16cex:commentExtensible w16cex:durableId="190B396A" w16cex:dateUtc="2024-09-29T21:45:00Z"/>
  <w16cex:commentExtensible w16cex:durableId="4F560343" w16cex:dateUtc="2024-10-11T04:03:00Z"/>
  <w16cex:commentExtensible w16cex:durableId="4B18B173" w16cex:dateUtc="2024-10-13T20:49:00Z">
    <w16cex:extLst>
      <w16:ext w16:uri="{CE6994B0-6A32-4C9F-8C6B-6E91EDA988CE}">
        <cr:reactions xmlns:cr="http://schemas.microsoft.com/office/comments/2020/reactions">
          <cr:reaction reactionType="1">
            <cr:reactionInfo dateUtc="2024-11-12T00:53:24Z">
              <cr:user userId="S::deussk@landcareresearch.co.nz::4c11e484-036c-452d-be6d-2161719cb9cc" userProvider="AD" userName="Kirstin Deuss"/>
            </cr:reactionInfo>
          </cr:reaction>
        </cr:reactions>
      </w16:ext>
    </w16cex:extLst>
  </w16cex:commentExtensible>
  <w16cex:commentExtensible w16cex:durableId="6C3C9FA9" w16cex:dateUtc="2024-09-30T23:40:00Z"/>
  <w16cex:commentExtensible w16cex:durableId="71DCAEED" w16cex:dateUtc="2024-09-30T23:46:00Z"/>
  <w16cex:commentExtensible w16cex:durableId="2A81FDF6" w16cex:dateUtc="2024-10-02T01:01:00Z">
    <w16cex:extLst>
      <w16:ext w16:uri="{CE6994B0-6A32-4C9F-8C6B-6E91EDA988CE}">
        <cr:reactions xmlns:cr="http://schemas.microsoft.com/office/comments/2020/reactions">
          <cr:reaction reactionType="1">
            <cr:reactionInfo dateUtc="2024-10-11T04:09:14Z">
              <cr:user userId="S::DeussK@landcareresearch.co.nz::4c11e484-036c-452d-be6d-2161719cb9cc" userProvider="AD" userName="Kirstin Deuss"/>
            </cr:reactionInfo>
          </cr:reaction>
        </cr:reactions>
      </w16:ext>
    </w16cex:extLst>
  </w16cex:commentExtensible>
  <w16cex:commentExtensible w16cex:durableId="61C49E94" w16cex:dateUtc="2024-10-01T03:46:00Z"/>
  <w16cex:commentExtensible w16cex:durableId="338377FB" w16cex:dateUtc="2024-09-11T05:40:00Z"/>
  <w16cex:commentExtensible w16cex:durableId="7DEBB33A" w16cex:dateUtc="2024-09-29T21:49:00Z">
    <w16cex:extLst>
      <w16:ext w16:uri="{CE6994B0-6A32-4C9F-8C6B-6E91EDA988CE}">
        <cr:reactions xmlns:cr="http://schemas.microsoft.com/office/comments/2020/reactions">
          <cr:reaction reactionType="1">
            <cr:reactionInfo dateUtc="2024-10-11T04:20:59Z">
              <cr:user userId="S::DeussK@landcareresearch.co.nz::4c11e484-036c-452d-be6d-2161719cb9cc" userProvider="AD" userName="Kirstin Deuss"/>
            </cr:reactionInfo>
            <cr:reactionInfo dateUtc="2024-09-30T05:51:22Z">
              <cr:user userId="S::obrienl@landcareresearch.co.nz::41ba71fe-1d11-4412-83d2-e46ee5e84901" userProvider="AD" userName="Lauren OBrien"/>
            </cr:reactionInfo>
          </cr:reaction>
        </cr:reactions>
      </w16:ext>
    </w16cex:extLst>
  </w16cex:commentExtensible>
  <w16cex:commentExtensible w16cex:durableId="15FDC9B1" w16cex:dateUtc="2024-10-01T04:02:00Z"/>
  <w16cex:commentExtensible w16cex:durableId="69B8EA5A" w16cex:dateUtc="2024-10-11T02:22:00Z"/>
  <w16cex:commentExtensible w16cex:durableId="29D7D791" w16cex:dateUtc="2024-10-16T02:24:00Z"/>
  <w16cex:commentExtensible w16cex:durableId="27B335EA" w16cex:dateUtc="2023-03-08T03:27:00Z"/>
  <w16cex:commentExtensible w16cex:durableId="392477CF" w16cex:dateUtc="2024-07-28T23:26:00Z"/>
  <w16cex:commentExtensible w16cex:durableId="6EEC8A7B" w16cex:dateUtc="2024-09-29T22:08:00Z"/>
  <w16cex:commentExtensible w16cex:durableId="273AF37E" w16cex:dateUtc="2024-09-29T22:09:00Z"/>
  <w16cex:commentExtensible w16cex:durableId="3ACFD7D6" w16cex:dateUtc="2024-10-16T02:46:00Z"/>
  <w16cex:commentExtensible w16cex:durableId="6EDAAE22" w16cex:dateUtc="2024-10-16T04:14:00Z"/>
  <w16cex:commentExtensible w16cex:durableId="200AE664" w16cex:dateUtc="2024-10-16T04:33:00Z"/>
  <w16cex:commentExtensible w16cex:durableId="7E7ED773" w16cex:dateUtc="2024-10-16T04:36:00Z"/>
  <w16cex:commentExtensible w16cex:durableId="6FCCA21C" w16cex:dateUtc="2024-10-16T04:47:00Z"/>
  <w16cex:commentExtensible w16cex:durableId="13366225" w16cex:dateUtc="2024-10-16T20:00:00Z"/>
  <w16cex:commentExtensible w16cex:durableId="23BC900D" w16cex:dateUtc="2024-10-17T02:58:00Z">
    <w16cex:extLst>
      <w16:ext w16:uri="{CE6994B0-6A32-4C9F-8C6B-6E91EDA988CE}">
        <cr:reactions xmlns:cr="http://schemas.microsoft.com/office/comments/2020/reactions">
          <cr:reaction reactionType="1">
            <cr:reactionInfo dateUtc="2024-10-20T22:15:04Z">
              <cr:user userId="S::robertsonb@landcareresearch.co.nz::bddde00e-c4ec-4037-ac78-66b017191634" userProvider="AD" userName="Balin Robertson"/>
            </cr:reactionInfo>
          </cr:reaction>
        </cr:reactions>
      </w16:ext>
    </w16cex:extLst>
  </w16cex:commentExtensible>
  <w16cex:commentExtensible w16cex:durableId="2158F9D0" w16cex:dateUtc="2024-10-16T02:46:00Z"/>
  <w16cex:commentExtensible w16cex:durableId="5B3CEBC9" w16cex:dateUtc="2024-10-16T04:14:00Z"/>
  <w16cex:commentExtensible w16cex:durableId="0084D515" w16cex:dateUtc="2024-10-16T04:33:00Z"/>
  <w16cex:commentExtensible w16cex:durableId="4F2D4B2C" w16cex:dateUtc="2024-10-16T04:36:00Z"/>
  <w16cex:commentExtensible w16cex:durableId="160080D8" w16cex:dateUtc="2024-10-16T04:47:00Z"/>
  <w16cex:commentExtensible w16cex:durableId="18F1D6FB" w16cex:dateUtc="2024-10-16T20:00:00Z"/>
  <w16cex:commentExtensible w16cex:durableId="33BC28C1" w16cex:dateUtc="2024-10-17T02:58:00Z">
    <w16cex:extLst>
      <w16:ext w16:uri="{CE6994B0-6A32-4C9F-8C6B-6E91EDA988CE}">
        <cr:reactions xmlns:cr="http://schemas.microsoft.com/office/comments/2020/reactions">
          <cr:reaction reactionType="1">
            <cr:reactionInfo dateUtc="2024-10-20T22:15:04Z">
              <cr:user userId="S::robertsonb@landcareresearch.co.nz::bddde00e-c4ec-4037-ac78-66b017191634" userProvider="AD" userName="Balin Robertson"/>
            </cr:reactionInfo>
          </cr:reaction>
        </cr:reactions>
      </w16:ext>
    </w16cex:extLst>
  </w16cex:commentExtensible>
  <w16cex:commentExtensible w16cex:durableId="326210CB" w16cex:dateUtc="2024-11-12T03:24:00Z"/>
  <w16cex:commentExtensible w16cex:durableId="4AA15D7B" w16cex:dateUtc="2024-10-16T02:51:00Z">
    <w16cex:extLst>
      <w16:ext w16:uri="{CE6994B0-6A32-4C9F-8C6B-6E91EDA988CE}">
        <cr:reactions xmlns:cr="http://schemas.microsoft.com/office/comments/2020/reactions">
          <cr:reaction reactionType="1">
            <cr:reactionInfo dateUtc="2024-10-17T02:53:48Z">
              <cr:user userId="S::EgerA@landcareresearch.co.nz::a4c8abf0-c00a-4a80-9639-3a82a2fb8229" userProvider="AD" userName="Andre Eger"/>
            </cr:reactionInfo>
          </cr:reaction>
        </cr:reactions>
      </w16:ext>
    </w16cex:extLst>
  </w16cex:commentExtensible>
  <w16cex:commentExtensible w16cex:durableId="5286C6F7" w16cex:dateUtc="2024-11-12T03:31:00Z"/>
  <w16cex:commentExtensible w16cex:durableId="7D46082B" w16cex:dateUtc="2024-11-12T03:35:00Z"/>
  <w16cex:commentExtensible w16cex:durableId="76743DC1" w16cex:dateUtc="2024-10-16T04:51:00Z">
    <w16cex:extLst>
      <w16:ext w16:uri="{CE6994B0-6A32-4C9F-8C6B-6E91EDA988CE}">
        <cr:reactions xmlns:cr="http://schemas.microsoft.com/office/comments/2020/reactions">
          <cr:reaction reactionType="1">
            <cr:reactionInfo dateUtc="2024-10-17T03:16:07Z">
              <cr:user userId="S::EgerA@landcareresearch.co.nz::a4c8abf0-c00a-4a80-9639-3a82a2fb8229" userProvider="AD" userName="Andre Eger"/>
            </cr:reactionInfo>
          </cr:reaction>
        </cr:reactions>
      </w16:ext>
    </w16cex:extLst>
  </w16cex:commentExtensible>
  <w16cex:commentExtensible w16cex:durableId="2AF47BAA" w16cex:dateUtc="2024-11-03T22:45:00Z"/>
  <w16cex:commentExtensible w16cex:durableId="526CB669" w16cex:dateUtc="2024-09-29T22:10:00Z"/>
  <w16cex:commentExtensible w16cex:durableId="282E0926" w16cex:dateUtc="2024-07-19T04:45:00Z">
    <w16cex:extLst>
      <w16:ext w16:uri="{CE6994B0-6A32-4C9F-8C6B-6E91EDA988CE}">
        <cr:reactions xmlns:cr="http://schemas.microsoft.com/office/comments/2020/reactions">
          <cr:reaction reactionType="1">
            <cr:reactionInfo dateUtc="2024-10-13T22:46:53Z">
              <cr:user userId="S::robertsonb@landcareresearch.co.nz::bddde00e-c4ec-4037-ac78-66b017191634" userProvider="AD" userName="Balin Robertson"/>
            </cr:reactionInfo>
          </cr:reaction>
        </cr:reactions>
      </w16:ext>
    </w16cex:extLst>
  </w16cex:commentExtensible>
  <w16cex:commentExtensible w16cex:durableId="35DC2BA2" w16cex:dateUtc="2024-10-17T03:42:00Z">
    <w16cex:extLst>
      <w16:ext w16:uri="{CE6994B0-6A32-4C9F-8C6B-6E91EDA988CE}">
        <cr:reactions xmlns:cr="http://schemas.microsoft.com/office/comments/2020/reactions">
          <cr:reaction reactionType="1">
            <cr:reactionInfo dateUtc="2024-10-20T22:58:04Z">
              <cr:user userId="S::robertsonb@landcareresearch.co.nz::bddde00e-c4ec-4037-ac78-66b017191634" userProvider="AD" userName="Balin Robertson"/>
            </cr:reactionInfo>
          </cr:reaction>
        </cr:reactions>
      </w16:ext>
    </w16cex:extLst>
  </w16cex:commentExtensible>
  <w16cex:commentExtensible w16cex:durableId="5521DE91" w16cex:dateUtc="2024-07-26T00:52:00Z"/>
  <w16cex:commentExtensible w16cex:durableId="0F76BF7C" w16cex:dateUtc="2024-07-26T01:12:00Z"/>
  <w16cex:commentExtensible w16cex:durableId="42D353B1" w16cex:dateUtc="2024-11-13T0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0AE4EB" w16cid:durableId="0BA3263A"/>
  <w16cid:commentId w16cid:paraId="01CA0783" w16cid:durableId="6DF0A16C"/>
  <w16cid:commentId w16cid:paraId="1B9A5DD3" w16cid:durableId="2900189A"/>
  <w16cid:commentId w16cid:paraId="0C0E38E1" w16cid:durableId="7DC707BB"/>
  <w16cid:commentId w16cid:paraId="18A8BF52" w16cid:durableId="262F9147"/>
  <w16cid:commentId w16cid:paraId="588855DE" w16cid:durableId="79B322A5"/>
  <w16cid:commentId w16cid:paraId="467F826F" w16cid:durableId="378173AA"/>
  <w16cid:commentId w16cid:paraId="1719829E" w16cid:durableId="0C60F8D3"/>
  <w16cid:commentId w16cid:paraId="6096D355" w16cid:durableId="0ADF9C50"/>
  <w16cid:commentId w16cid:paraId="05B9C35D" w16cid:durableId="3762D946"/>
  <w16cid:commentId w16cid:paraId="31DB7020" w16cid:durableId="73A15984"/>
  <w16cid:commentId w16cid:paraId="459F66C5" w16cid:durableId="0D9DBFDF"/>
  <w16cid:commentId w16cid:paraId="58FC49BD" w16cid:durableId="064ED287"/>
  <w16cid:commentId w16cid:paraId="7F3AAEB4" w16cid:durableId="253CD346"/>
  <w16cid:commentId w16cid:paraId="16DBCEB1" w16cid:durableId="7609B39A"/>
  <w16cid:commentId w16cid:paraId="5F22AA66" w16cid:durableId="102EA707"/>
  <w16cid:commentId w16cid:paraId="1000989E" w16cid:durableId="2C64D60B"/>
  <w16cid:commentId w16cid:paraId="5F1C6C29" w16cid:durableId="059AB05B"/>
  <w16cid:commentId w16cid:paraId="2E4FDE7F" w16cid:durableId="7C32B35A"/>
  <w16cid:commentId w16cid:paraId="07411CB3" w16cid:durableId="2DDF6A6E"/>
  <w16cid:commentId w16cid:paraId="27507878" w16cid:durableId="7C613C55"/>
  <w16cid:commentId w16cid:paraId="0A9F5549" w16cid:durableId="64A1C007"/>
  <w16cid:commentId w16cid:paraId="5024473E" w16cid:durableId="6E27C864"/>
  <w16cid:commentId w16cid:paraId="54062280" w16cid:durableId="28CA560D"/>
  <w16cid:commentId w16cid:paraId="57156CA1" w16cid:durableId="44FAE8DC"/>
  <w16cid:commentId w16cid:paraId="32F8884D" w16cid:durableId="7D46D1DC"/>
  <w16cid:commentId w16cid:paraId="6C9D2D45" w16cid:durableId="0F402C2D"/>
  <w16cid:commentId w16cid:paraId="295837AC" w16cid:durableId="00370C23"/>
  <w16cid:commentId w16cid:paraId="06918D82" w16cid:durableId="463608AD"/>
  <w16cid:commentId w16cid:paraId="70DF600F" w16cid:durableId="768D7EB6"/>
  <w16cid:commentId w16cid:paraId="2864370B" w16cid:durableId="4F24387A"/>
  <w16cid:commentId w16cid:paraId="7844ADFE" w16cid:durableId="67AFDDF2"/>
  <w16cid:commentId w16cid:paraId="273E0B3B" w16cid:durableId="3CCB5E7A"/>
  <w16cid:commentId w16cid:paraId="4B44BF2B" w16cid:durableId="51875714"/>
  <w16cid:commentId w16cid:paraId="3918C4BC" w16cid:durableId="7F1C7724"/>
  <w16cid:commentId w16cid:paraId="047AF7F1" w16cid:durableId="7F973E8F"/>
  <w16cid:commentId w16cid:paraId="681956A0" w16cid:durableId="3A63C333"/>
  <w16cid:commentId w16cid:paraId="000E20FF" w16cid:durableId="4A18CFF7"/>
  <w16cid:commentId w16cid:paraId="6F582A38" w16cid:durableId="2999148F"/>
  <w16cid:commentId w16cid:paraId="7D498A2A" w16cid:durableId="1B6B7C36"/>
  <w16cid:commentId w16cid:paraId="066ECF4C" w16cid:durableId="0EC44D36"/>
  <w16cid:commentId w16cid:paraId="759CB6E8" w16cid:durableId="5A795EBD"/>
  <w16cid:commentId w16cid:paraId="320FD437" w16cid:durableId="2553E2FB"/>
  <w16cid:commentId w16cid:paraId="27E01B1D" w16cid:durableId="40D6EF07"/>
  <w16cid:commentId w16cid:paraId="0FA44A6C" w16cid:durableId="76E04BEA"/>
  <w16cid:commentId w16cid:paraId="22C01D57" w16cid:durableId="25DD43B7"/>
  <w16cid:commentId w16cid:paraId="35C5DB2C" w16cid:durableId="770E1E52"/>
  <w16cid:commentId w16cid:paraId="5CB87481" w16cid:durableId="6D3FDBCE"/>
  <w16cid:commentId w16cid:paraId="752ED077" w16cid:durableId="7C43AB24"/>
  <w16cid:commentId w16cid:paraId="251DC595" w16cid:durableId="1A8A7CC7"/>
  <w16cid:commentId w16cid:paraId="24462352" w16cid:durableId="108C944F"/>
  <w16cid:commentId w16cid:paraId="41943B6E" w16cid:durableId="693B276F"/>
  <w16cid:commentId w16cid:paraId="2BE95F4E" w16cid:durableId="4AC9FEBE"/>
  <w16cid:commentId w16cid:paraId="08642DA6" w16cid:durableId="4EA75F33"/>
  <w16cid:commentId w16cid:paraId="1F14F31A" w16cid:durableId="13D68DA8"/>
  <w16cid:commentId w16cid:paraId="371A297D" w16cid:durableId="38BAEC19"/>
  <w16cid:commentId w16cid:paraId="577394F7" w16cid:durableId="789965B2"/>
  <w16cid:commentId w16cid:paraId="2FF9F0E8" w16cid:durableId="601042C0"/>
  <w16cid:commentId w16cid:paraId="28567C21" w16cid:durableId="06B990EB"/>
  <w16cid:commentId w16cid:paraId="70631D51" w16cid:durableId="1CA469C1"/>
  <w16cid:commentId w16cid:paraId="10004891" w16cid:durableId="20717CD0"/>
  <w16cid:commentId w16cid:paraId="5350FF46" w16cid:durableId="13AD7FB7"/>
  <w16cid:commentId w16cid:paraId="655DFB77" w16cid:durableId="16E174FF"/>
  <w16cid:commentId w16cid:paraId="519E4D25" w16cid:durableId="040F0386"/>
  <w16cid:commentId w16cid:paraId="48100B3A" w16cid:durableId="6828DB23"/>
  <w16cid:commentId w16cid:paraId="1BBC3326" w16cid:durableId="1FA8AF32"/>
  <w16cid:commentId w16cid:paraId="72FA7B8A" w16cid:durableId="47D6DD5A"/>
  <w16cid:commentId w16cid:paraId="3EFBD442" w16cid:durableId="2153E8A2"/>
  <w16cid:commentId w16cid:paraId="5CA42DA7" w16cid:durableId="05835032"/>
  <w16cid:commentId w16cid:paraId="07F6B7D0" w16cid:durableId="276D654D"/>
  <w16cid:commentId w16cid:paraId="711C29D3" w16cid:durableId="1E5A30BC"/>
  <w16cid:commentId w16cid:paraId="54BDCE6A" w16cid:durableId="32382226"/>
  <w16cid:commentId w16cid:paraId="49750F29" w16cid:durableId="216837BE"/>
  <w16cid:commentId w16cid:paraId="0B9C7105" w16cid:durableId="34CFB3B3"/>
  <w16cid:commentId w16cid:paraId="22E8BED1" w16cid:durableId="420DA81E"/>
  <w16cid:commentId w16cid:paraId="3CCD65A6" w16cid:durableId="7E42990F"/>
  <w16cid:commentId w16cid:paraId="5F61913B" w16cid:durableId="727C2651"/>
  <w16cid:commentId w16cid:paraId="623D6C47" w16cid:durableId="28C8E18A"/>
  <w16cid:commentId w16cid:paraId="2C90DD9C" w16cid:durableId="5E6F4E2D"/>
  <w16cid:commentId w16cid:paraId="2A014EA4" w16cid:durableId="76649198"/>
  <w16cid:commentId w16cid:paraId="6BE95AD0" w16cid:durableId="06DD0002"/>
  <w16cid:commentId w16cid:paraId="2DA2ACF6" w16cid:durableId="5A41FD9D"/>
  <w16cid:commentId w16cid:paraId="354860BE" w16cid:durableId="0D94097E"/>
  <w16cid:commentId w16cid:paraId="2AC58840" w16cid:durableId="5656B2BF"/>
  <w16cid:commentId w16cid:paraId="0620294E" w16cid:durableId="6ECDFCE5"/>
  <w16cid:commentId w16cid:paraId="1B057E07" w16cid:durableId="2399FEEA"/>
  <w16cid:commentId w16cid:paraId="665C2F8D" w16cid:durableId="3CDEB27E"/>
  <w16cid:commentId w16cid:paraId="2F2375A2" w16cid:durableId="51A21BFD"/>
  <w16cid:commentId w16cid:paraId="2FE65A3A" w16cid:durableId="73B8E0DB"/>
  <w16cid:commentId w16cid:paraId="533E96F7" w16cid:durableId="712B6BE1"/>
  <w16cid:commentId w16cid:paraId="3E3D49FF" w16cid:durableId="190B396A"/>
  <w16cid:commentId w16cid:paraId="4B6DB23B" w16cid:durableId="4F560343"/>
  <w16cid:commentId w16cid:paraId="7FA65BEC" w16cid:durableId="4B18B173"/>
  <w16cid:commentId w16cid:paraId="46514D3F" w16cid:durableId="6C3C9FA9"/>
  <w16cid:commentId w16cid:paraId="0C6429F4" w16cid:durableId="71DCAEED"/>
  <w16cid:commentId w16cid:paraId="3EA87432" w16cid:durableId="2A81FDF6"/>
  <w16cid:commentId w16cid:paraId="0AFF8F14" w16cid:durableId="61C49E94"/>
  <w16cid:commentId w16cid:paraId="08A786A8" w16cid:durableId="338377FB"/>
  <w16cid:commentId w16cid:paraId="06A4B200" w16cid:durableId="7DEBB33A"/>
  <w16cid:commentId w16cid:paraId="7AB85765" w16cid:durableId="15FDC9B1"/>
  <w16cid:commentId w16cid:paraId="04EF7B02" w16cid:durableId="69B8EA5A"/>
  <w16cid:commentId w16cid:paraId="124B9621" w16cid:durableId="29D7D791"/>
  <w16cid:commentId w16cid:paraId="6EC35E50" w16cid:durableId="27B335EA"/>
  <w16cid:commentId w16cid:paraId="5806152D" w16cid:durableId="392477CF"/>
  <w16cid:commentId w16cid:paraId="377CC1D1" w16cid:durableId="6EEC8A7B"/>
  <w16cid:commentId w16cid:paraId="32D78740" w16cid:durableId="273AF37E"/>
  <w16cid:commentId w16cid:paraId="7087F3B3" w16cid:durableId="3ACFD7D6"/>
  <w16cid:commentId w16cid:paraId="2A9CFE5C" w16cid:durableId="6EDAAE22"/>
  <w16cid:commentId w16cid:paraId="63D6CB4A" w16cid:durableId="200AE664"/>
  <w16cid:commentId w16cid:paraId="4241B4BE" w16cid:durableId="7E7ED773"/>
  <w16cid:commentId w16cid:paraId="4CBBE1E0" w16cid:durableId="6FCCA21C"/>
  <w16cid:commentId w16cid:paraId="48DE14E4" w16cid:durableId="13366225"/>
  <w16cid:commentId w16cid:paraId="0AD44FA4" w16cid:durableId="23BC900D"/>
  <w16cid:commentId w16cid:paraId="79CFB9CA" w16cid:durableId="2158F9D0"/>
  <w16cid:commentId w16cid:paraId="4066E352" w16cid:durableId="5B3CEBC9"/>
  <w16cid:commentId w16cid:paraId="57327535" w16cid:durableId="0084D515"/>
  <w16cid:commentId w16cid:paraId="40A295F9" w16cid:durableId="4F2D4B2C"/>
  <w16cid:commentId w16cid:paraId="3D181B0B" w16cid:durableId="160080D8"/>
  <w16cid:commentId w16cid:paraId="5DAFF653" w16cid:durableId="18F1D6FB"/>
  <w16cid:commentId w16cid:paraId="4DF74AB3" w16cid:durableId="33BC28C1"/>
  <w16cid:commentId w16cid:paraId="50019A50" w16cid:durableId="326210CB"/>
  <w16cid:commentId w16cid:paraId="7ED544BD" w16cid:durableId="4AA15D7B"/>
  <w16cid:commentId w16cid:paraId="6E487924" w16cid:durableId="5286C6F7"/>
  <w16cid:commentId w16cid:paraId="08CF7569" w16cid:durableId="7D46082B"/>
  <w16cid:commentId w16cid:paraId="166279CD" w16cid:durableId="76743DC1"/>
  <w16cid:commentId w16cid:paraId="63689BE8" w16cid:durableId="2AF47BAA"/>
  <w16cid:commentId w16cid:paraId="4186D708" w16cid:durableId="526CB669"/>
  <w16cid:commentId w16cid:paraId="63817024" w16cid:durableId="282E0926"/>
  <w16cid:commentId w16cid:paraId="324A8B0A" w16cid:durableId="35DC2BA2"/>
  <w16cid:commentId w16cid:paraId="791B18E9" w16cid:durableId="5521DE91"/>
  <w16cid:commentId w16cid:paraId="465D0AB9" w16cid:durableId="0F76BF7C"/>
  <w16cid:commentId w16cid:paraId="17F1E6B6" w16cid:durableId="42D35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A866B" w14:textId="77777777" w:rsidR="00ED62B3" w:rsidRDefault="00ED62B3">
      <w:pPr>
        <w:spacing w:after="0" w:line="240" w:lineRule="auto"/>
      </w:pPr>
      <w:r>
        <w:separator/>
      </w:r>
    </w:p>
  </w:endnote>
  <w:endnote w:type="continuationSeparator" w:id="0">
    <w:p w14:paraId="046AC3EF" w14:textId="77777777" w:rsidR="00ED62B3" w:rsidRDefault="00ED62B3">
      <w:pPr>
        <w:spacing w:after="0" w:line="240" w:lineRule="auto"/>
      </w:pPr>
      <w:r>
        <w:continuationSeparator/>
      </w:r>
    </w:p>
  </w:endnote>
  <w:endnote w:type="continuationNotice" w:id="1">
    <w:p w14:paraId="7373D1D4" w14:textId="77777777" w:rsidR="00ED62B3" w:rsidRDefault="00ED62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3"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1568" behindDoc="0" locked="0" layoutInCell="1" allowOverlap="1" wp14:anchorId="0BE92328" wp14:editId="0BE92329">
              <wp:simplePos x="0" y="0"/>
              <wp:positionH relativeFrom="page">
                <wp:posOffset>7826705</wp:posOffset>
              </wp:positionH>
              <wp:positionV relativeFrom="page">
                <wp:posOffset>10958706</wp:posOffset>
              </wp:positionV>
              <wp:extent cx="266700" cy="266697"/>
              <wp:effectExtent l="0" t="0" r="0" b="0"/>
              <wp:wrapSquare wrapText="bothSides"/>
              <wp:docPr id="131528" name="Group 13152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29" name="Shape 13152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30" name="Shape 13153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47C96E" id="Group 131528" o:spid="_x0000_s1026" style="position:absolute;margin-left:616.3pt;margin-top:862.9pt;width:21pt;height:21pt;z-index:25150156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">
              <v:shape id="Shape 13152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" path="m,190497l,e" filled="f" strokeweight=".25pt">
                <v:stroke miterlimit="83231f" joinstyle="miter"/>
                <v:path arrowok="t" textboxrect="0,0,0,190497"/>
              </v:shape>
              <v:shape id="Shape 13153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2592" behindDoc="0" locked="0" layoutInCell="1" allowOverlap="1" wp14:anchorId="0BE9232A" wp14:editId="0BE9232B">
              <wp:simplePos x="0" y="0"/>
              <wp:positionH relativeFrom="page">
                <wp:posOffset>0</wp:posOffset>
              </wp:positionH>
              <wp:positionV relativeFrom="page">
                <wp:posOffset>10958706</wp:posOffset>
              </wp:positionV>
              <wp:extent cx="266700" cy="266697"/>
              <wp:effectExtent l="0" t="0" r="0" b="0"/>
              <wp:wrapSquare wrapText="bothSides"/>
              <wp:docPr id="131531" name="Group 13153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32" name="Shape 13153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33" name="Shape 13153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01EFD8" id="Group 131531" o:spid="_x0000_s1026" style="position:absolute;margin-left:0;margin-top:862.9pt;width:21pt;height:21pt;z-index:25150259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Ucd5IqwCAADNCAAADgAAAAAA&#10;AAAAAAAAAAAuAgAAZHJzL2Uyb0RvYy54bWxQSwECLQAUAAYACAAAACEA9kqxxd8AAAAJAQAADwAA&#10;AAAAAAAAAAAAAAAGBQAAZHJzL2Rvd25yZXYueG1sUEsFBgAAAAAEAAQA8wAAABIGAAAAAA==&#10;">
              <v:shape id="Shape 13153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" path="m,190497l,e" filled="f" strokeweight=".25pt">
                <v:stroke miterlimit="83231f" joinstyle="miter"/>
                <v:path arrowok="t" textboxrect="0,0,0,190497"/>
              </v:shape>
              <v:shape id="Shape 13153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4" w14:textId="77777777" w:rsidR="00216ADB" w:rsidRDefault="00216ADB">
    <w:pPr>
      <w:spacing w:after="0" w:line="259" w:lineRule="auto"/>
      <w:ind w:left="68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5360" behindDoc="0" locked="0" layoutInCell="1" allowOverlap="1" wp14:anchorId="0BE9236A" wp14:editId="0BE9236B">
              <wp:simplePos x="0" y="0"/>
              <wp:positionH relativeFrom="page">
                <wp:posOffset>1843264</wp:posOffset>
              </wp:positionH>
              <wp:positionV relativeFrom="page">
                <wp:posOffset>9728204</wp:posOffset>
              </wp:positionV>
              <wp:extent cx="203403" cy="41275"/>
              <wp:effectExtent l="0" t="0" r="0" b="0"/>
              <wp:wrapSquare wrapText="bothSides"/>
              <wp:docPr id="131762" name="Group 131762"/>
              <wp:cNvGraphicFramePr/>
              <a:graphic xmlns:a="http://schemas.openxmlformats.org/drawingml/2006/main">
                <a:graphicData uri="http://schemas.microsoft.com/office/word/2010/wordprocessingGroup">
                  <wpg:wgp>
                    <wpg:cNvGrpSpPr/>
                    <wpg:grpSpPr>
                      <a:xfrm>
                        <a:off x="0" y="0"/>
                        <a:ext cx="203403" cy="41275"/>
                        <a:chOff x="0" y="0"/>
                        <a:chExt cx="203403" cy="41275"/>
                      </a:xfrm>
                    </wpg:grpSpPr>
                    <wps:wsp>
                      <wps:cNvPr id="131763" name="Rectangle 131763"/>
                      <wps:cNvSpPr/>
                      <wps:spPr>
                        <a:xfrm rot="-5399999">
                          <a:off x="107815" y="-121435"/>
                          <a:ext cx="54896" cy="270526"/>
                        </a:xfrm>
                        <a:prstGeom prst="rect">
                          <a:avLst/>
                        </a:prstGeom>
                        <a:ln>
                          <a:noFill/>
                        </a:ln>
                      </wps:spPr>
                      <wps:txbx>
                        <w:txbxContent>
                          <w:p w14:paraId="0BE927B0"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anchor>
          </w:drawing>
        </mc:Choice>
        <mc:Fallback>
          <w:pict>
            <v:group w14:anchorId="0BE9236A" id="Group 131762" o:spid="_x0000_s1695" style="position:absolute;left:0;text-align:left;margin-left:145.15pt;margin-top:766pt;width:16pt;height:3.25pt;z-index:251535360;mso-position-horizontal-relative:page;mso-position-vertical-relative:page" coordsize="203403,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">
              <v:rect id="Rectangle 131763" o:spid="_x0000_s1696" style="position:absolute;left:107815;top:-121435;width:54896;height:2705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" filled="f" stroked="f">
                <v:textbox inset="0,0,0,0">
                  <w:txbxContent>
                    <w:p w14:paraId="0BE927B0" w14:textId="77777777" w:rsidR="00216ADB" w:rsidRDefault="00216ADB">
                      <w:pPr>
                        <w:spacing w:after="160" w:line="259" w:lineRule="auto"/>
                        <w:ind w:left="0" w:firstLine="0"/>
                        <w:jc w:val="left"/>
                      </w:pPr>
                      <w:r>
                        <w:rPr>
                          <w:b/>
                        </w:rP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6384" behindDoc="0" locked="0" layoutInCell="1" allowOverlap="1" wp14:anchorId="0BE9236C" wp14:editId="0BE9236D">
              <wp:simplePos x="0" y="0"/>
              <wp:positionH relativeFrom="page">
                <wp:posOffset>2458922</wp:posOffset>
              </wp:positionH>
              <wp:positionV relativeFrom="page">
                <wp:posOffset>9728205</wp:posOffset>
              </wp:positionV>
              <wp:extent cx="654291" cy="41275"/>
              <wp:effectExtent l="0" t="0" r="0" b="0"/>
              <wp:wrapSquare wrapText="bothSides"/>
              <wp:docPr id="131764" name="Group 131764"/>
              <wp:cNvGraphicFramePr/>
              <a:graphic xmlns:a="http://schemas.openxmlformats.org/drawingml/2006/main">
                <a:graphicData uri="http://schemas.microsoft.com/office/word/2010/wordprocessingGroup">
                  <wpg:wgp>
                    <wpg:cNvGrpSpPr/>
                    <wpg:grpSpPr>
                      <a:xfrm>
                        <a:off x="0" y="0"/>
                        <a:ext cx="654291" cy="41275"/>
                        <a:chOff x="0" y="0"/>
                        <a:chExt cx="654291" cy="41275"/>
                      </a:xfrm>
                    </wpg:grpSpPr>
                    <wps:wsp>
                      <wps:cNvPr id="131765" name="Rectangle 131765"/>
                      <wps:cNvSpPr/>
                      <wps:spPr>
                        <a:xfrm rot="-5399999">
                          <a:off x="105290" y="-118910"/>
                          <a:ext cx="54896" cy="265477"/>
                        </a:xfrm>
                        <a:prstGeom prst="rect">
                          <a:avLst/>
                        </a:prstGeom>
                        <a:ln>
                          <a:noFill/>
                        </a:ln>
                      </wps:spPr>
                      <wps:txbx>
                        <w:txbxContent>
                          <w:p w14:paraId="0BE927B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66" name="Rectangle 131766"/>
                      <wps:cNvSpPr/>
                      <wps:spPr>
                        <a:xfrm rot="-5399999">
                          <a:off x="332632" y="-118910"/>
                          <a:ext cx="54896" cy="265477"/>
                        </a:xfrm>
                        <a:prstGeom prst="rect">
                          <a:avLst/>
                        </a:prstGeom>
                        <a:ln>
                          <a:noFill/>
                        </a:ln>
                      </wps:spPr>
                      <wps:txbx>
                        <w:txbxContent>
                          <w:p w14:paraId="0BE927B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67" name="Rectangle 131767"/>
                      <wps:cNvSpPr/>
                      <wps:spPr>
                        <a:xfrm rot="-5399999">
                          <a:off x="559975" y="-118910"/>
                          <a:ext cx="54896" cy="265477"/>
                        </a:xfrm>
                        <a:prstGeom prst="rect">
                          <a:avLst/>
                        </a:prstGeom>
                        <a:ln>
                          <a:noFill/>
                        </a:ln>
                      </wps:spPr>
                      <wps:txbx>
                        <w:txbxContent>
                          <w:p w14:paraId="0BE927B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6C" id="Group 131764" o:spid="_x0000_s1697" style="position:absolute;left:0;text-align:left;margin-left:193.6pt;margin-top:766pt;width:51.5pt;height:3.25pt;z-index:251536384;mso-position-horizontal-relative:page;mso-position-vertical-relative:page" coordsize="654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">
              <v:rect id="Rectangle 131765" o:spid="_x0000_s1698" style="position:absolute;left:1053;top:-1189;width:54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" filled="f" stroked="f">
                <v:textbox inset="0,0,0,0">
                  <w:txbxContent>
                    <w:p w14:paraId="0BE927B1" w14:textId="77777777" w:rsidR="00216ADB" w:rsidRDefault="00216ADB">
                      <w:pPr>
                        <w:spacing w:after="160" w:line="259" w:lineRule="auto"/>
                        <w:ind w:left="0" w:firstLine="0"/>
                        <w:jc w:val="left"/>
                      </w:pPr>
                      <w:r>
                        <w:t xml:space="preserve"> </w:t>
                      </w:r>
                    </w:p>
                  </w:txbxContent>
                </v:textbox>
              </v:rect>
              <v:rect id="Rectangle 131766" o:spid="_x0000_s1699" style="position:absolute;left:3327;top:-1190;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" filled="f" stroked="f">
                <v:textbox inset="0,0,0,0">
                  <w:txbxContent>
                    <w:p w14:paraId="0BE927B2" w14:textId="77777777" w:rsidR="00216ADB" w:rsidRDefault="00216ADB">
                      <w:pPr>
                        <w:spacing w:after="160" w:line="259" w:lineRule="auto"/>
                        <w:ind w:left="0" w:firstLine="0"/>
                        <w:jc w:val="left"/>
                      </w:pPr>
                      <w:r>
                        <w:t xml:space="preserve"> </w:t>
                      </w:r>
                    </w:p>
                  </w:txbxContent>
                </v:textbox>
              </v:rect>
              <v:rect id="Rectangle 131767" o:spid="_x0000_s1700" style="position:absolute;left:5600;top:-1190;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" filled="f" stroked="f">
                <v:textbox inset="0,0,0,0">
                  <w:txbxContent>
                    <w:p w14:paraId="0BE927B3"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7408" behindDoc="0" locked="0" layoutInCell="1" allowOverlap="1" wp14:anchorId="0BE9236E" wp14:editId="0BE9236F">
              <wp:simplePos x="0" y="0"/>
              <wp:positionH relativeFrom="page">
                <wp:posOffset>3751820</wp:posOffset>
              </wp:positionH>
              <wp:positionV relativeFrom="page">
                <wp:posOffset>9728205</wp:posOffset>
              </wp:positionV>
              <wp:extent cx="426948" cy="41275"/>
              <wp:effectExtent l="0" t="0" r="0" b="0"/>
              <wp:wrapSquare wrapText="bothSides"/>
              <wp:docPr id="131768" name="Group 131768"/>
              <wp:cNvGraphicFramePr/>
              <a:graphic xmlns:a="http://schemas.openxmlformats.org/drawingml/2006/main">
                <a:graphicData uri="http://schemas.microsoft.com/office/word/2010/wordprocessingGroup">
                  <wpg:wgp>
                    <wpg:cNvGrpSpPr/>
                    <wpg:grpSpPr>
                      <a:xfrm>
                        <a:off x="0" y="0"/>
                        <a:ext cx="426948" cy="41275"/>
                        <a:chOff x="0" y="0"/>
                        <a:chExt cx="426948" cy="41275"/>
                      </a:xfrm>
                    </wpg:grpSpPr>
                    <wps:wsp>
                      <wps:cNvPr id="131769" name="Rectangle 131769"/>
                      <wps:cNvSpPr/>
                      <wps:spPr>
                        <a:xfrm rot="-5399999">
                          <a:off x="105291" y="-118910"/>
                          <a:ext cx="54896" cy="265477"/>
                        </a:xfrm>
                        <a:prstGeom prst="rect">
                          <a:avLst/>
                        </a:prstGeom>
                        <a:ln>
                          <a:noFill/>
                        </a:ln>
                      </wps:spPr>
                      <wps:txbx>
                        <w:txbxContent>
                          <w:p w14:paraId="0BE927B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70" name="Rectangle 131770"/>
                      <wps:cNvSpPr/>
                      <wps:spPr>
                        <a:xfrm rot="-5399999">
                          <a:off x="332632" y="-118910"/>
                          <a:ext cx="54896" cy="265477"/>
                        </a:xfrm>
                        <a:prstGeom prst="rect">
                          <a:avLst/>
                        </a:prstGeom>
                        <a:ln>
                          <a:noFill/>
                        </a:ln>
                      </wps:spPr>
                      <wps:txbx>
                        <w:txbxContent>
                          <w:p w14:paraId="0BE927B5"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6E" id="Group 131768" o:spid="_x0000_s1701" style="position:absolute;left:0;text-align:left;margin-left:295.4pt;margin-top:766pt;width:33.6pt;height:3.25pt;z-index:251537408;mso-position-horizontal-relative:page;mso-position-vertical-relative:page" coordsize="426948,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">
              <v:rect id="Rectangle 131769" o:spid="_x0000_s1702" style="position:absolute;left:105291;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" filled="f" stroked="f">
                <v:textbox inset="0,0,0,0">
                  <w:txbxContent>
                    <w:p w14:paraId="0BE927B4" w14:textId="77777777" w:rsidR="00216ADB" w:rsidRDefault="00216ADB">
                      <w:pPr>
                        <w:spacing w:after="160" w:line="259" w:lineRule="auto"/>
                        <w:ind w:left="0" w:firstLine="0"/>
                        <w:jc w:val="left"/>
                      </w:pPr>
                      <w:r>
                        <w:t xml:space="preserve"> </w:t>
                      </w:r>
                    </w:p>
                  </w:txbxContent>
                </v:textbox>
              </v:rect>
              <v:rect id="Rectangle 131770" o:spid="_x0000_s1703" style="position:absolute;left:332632;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" filled="f" stroked="f">
                <v:textbox inset="0,0,0,0">
                  <w:txbxContent>
                    <w:p w14:paraId="0BE927B5"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8432" behindDoc="0" locked="0" layoutInCell="1" allowOverlap="1" wp14:anchorId="0BE92370" wp14:editId="0BE92371">
              <wp:simplePos x="0" y="0"/>
              <wp:positionH relativeFrom="page">
                <wp:posOffset>5272061</wp:posOffset>
              </wp:positionH>
              <wp:positionV relativeFrom="page">
                <wp:posOffset>9728205</wp:posOffset>
              </wp:positionV>
              <wp:extent cx="426948" cy="41275"/>
              <wp:effectExtent l="0" t="0" r="0" b="0"/>
              <wp:wrapSquare wrapText="bothSides"/>
              <wp:docPr id="131771" name="Group 131771"/>
              <wp:cNvGraphicFramePr/>
              <a:graphic xmlns:a="http://schemas.openxmlformats.org/drawingml/2006/main">
                <a:graphicData uri="http://schemas.microsoft.com/office/word/2010/wordprocessingGroup">
                  <wpg:wgp>
                    <wpg:cNvGrpSpPr/>
                    <wpg:grpSpPr>
                      <a:xfrm>
                        <a:off x="0" y="0"/>
                        <a:ext cx="426948" cy="41275"/>
                        <a:chOff x="0" y="0"/>
                        <a:chExt cx="426948" cy="41275"/>
                      </a:xfrm>
                    </wpg:grpSpPr>
                    <wps:wsp>
                      <wps:cNvPr id="131772" name="Rectangle 131772"/>
                      <wps:cNvSpPr/>
                      <wps:spPr>
                        <a:xfrm rot="-5399999">
                          <a:off x="105290" y="-118910"/>
                          <a:ext cx="54896" cy="265477"/>
                        </a:xfrm>
                        <a:prstGeom prst="rect">
                          <a:avLst/>
                        </a:prstGeom>
                        <a:ln>
                          <a:noFill/>
                        </a:ln>
                      </wps:spPr>
                      <wps:txbx>
                        <w:txbxContent>
                          <w:p w14:paraId="0BE927B6"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73" name="Rectangle 131773"/>
                      <wps:cNvSpPr/>
                      <wps:spPr>
                        <a:xfrm rot="-5399999">
                          <a:off x="332633" y="-118910"/>
                          <a:ext cx="54896" cy="265477"/>
                        </a:xfrm>
                        <a:prstGeom prst="rect">
                          <a:avLst/>
                        </a:prstGeom>
                        <a:ln>
                          <a:noFill/>
                        </a:ln>
                      </wps:spPr>
                      <wps:txbx>
                        <w:txbxContent>
                          <w:p w14:paraId="0BE927B7"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70" id="Group 131771" o:spid="_x0000_s1704" style="position:absolute;left:0;text-align:left;margin-left:415.1pt;margin-top:766pt;width:33.6pt;height:3.25pt;z-index:251538432;mso-position-horizontal-relative:page;mso-position-vertical-relative:page" coordsize="426948,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">
              <v:rect id="Rectangle 131772" o:spid="_x0000_s1705" style="position:absolute;left:105290;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" filled="f" stroked="f">
                <v:textbox inset="0,0,0,0">
                  <w:txbxContent>
                    <w:p w14:paraId="0BE927B6" w14:textId="77777777" w:rsidR="00216ADB" w:rsidRDefault="00216ADB">
                      <w:pPr>
                        <w:spacing w:after="160" w:line="259" w:lineRule="auto"/>
                        <w:ind w:left="0" w:firstLine="0"/>
                        <w:jc w:val="left"/>
                      </w:pPr>
                      <w:r>
                        <w:t xml:space="preserve"> </w:t>
                      </w:r>
                    </w:p>
                  </w:txbxContent>
                </v:textbox>
              </v:rect>
              <v:rect id="Rectangle 131773" o:spid="_x0000_s1706" style="position:absolute;left:332633;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" filled="f" stroked="f">
                <v:textbox inset="0,0,0,0">
                  <w:txbxContent>
                    <w:p w14:paraId="0BE927B7"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9456" behindDoc="0" locked="0" layoutInCell="1" allowOverlap="1" wp14:anchorId="0BE92372" wp14:editId="0BE92373">
              <wp:simplePos x="0" y="0"/>
              <wp:positionH relativeFrom="page">
                <wp:posOffset>7826705</wp:posOffset>
              </wp:positionH>
              <wp:positionV relativeFrom="page">
                <wp:posOffset>10958706</wp:posOffset>
              </wp:positionV>
              <wp:extent cx="266700" cy="266697"/>
              <wp:effectExtent l="0" t="0" r="0" b="0"/>
              <wp:wrapSquare wrapText="bothSides"/>
              <wp:docPr id="131774" name="Group 13177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775" name="Shape 13177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76" name="Shape 13177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1C1FF0" id="Group 131774" o:spid="_x0000_s1026" style="position:absolute;margin-left:616.3pt;margin-top:862.9pt;width:21pt;height:21pt;z-index:25153945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s+oMVKcCAADMCAAADgAAAAAAAAAA&#10;AAAAAAAuAgAAZHJzL2Uyb0RvYy54bWxQSwECLQAUAAYACAAAACEAUXFSeeEAAAAPAQAADwAAAAAA&#10;AAAAAAAAAAABBQAAZHJzL2Rvd25yZXYueG1sUEsFBgAAAAAEAAQA8wAAAA8GAAAAAA==&#10;">
              <v:shape id="Shape 13177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" path="m,190497l,e" filled="f" strokeweight=".25pt">
                <v:stroke miterlimit="83231f" joinstyle="miter"/>
                <v:path arrowok="t" textboxrect="0,0,0,190497"/>
              </v:shape>
              <v:shape id="Shape 13177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40480" behindDoc="0" locked="0" layoutInCell="1" allowOverlap="1" wp14:anchorId="0BE92374" wp14:editId="0BE92375">
              <wp:simplePos x="0" y="0"/>
              <wp:positionH relativeFrom="page">
                <wp:posOffset>0</wp:posOffset>
              </wp:positionH>
              <wp:positionV relativeFrom="page">
                <wp:posOffset>10958706</wp:posOffset>
              </wp:positionV>
              <wp:extent cx="266700" cy="266697"/>
              <wp:effectExtent l="0" t="0" r="0" b="0"/>
              <wp:wrapSquare wrapText="bothSides"/>
              <wp:docPr id="131777" name="Group 13177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778" name="Shape 13177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79" name="Shape 13177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472882" id="Group 131777" o:spid="_x0000_s1026" style="position:absolute;margin-left:0;margin-top:862.9pt;width:21pt;height:21pt;z-index:25154048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">
              <v:shape id="Shape 13177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" path="m,190497l,e" filled="f" strokeweight=".25pt">
                <v:stroke miterlimit="83231f" joinstyle="miter"/>
                <v:path arrowok="t" textboxrect="0,0,0,190497"/>
              </v:shape>
              <v:shape id="Shape 13177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14</w:t>
    </w:r>
    <w:r>
      <w:rPr>
        <w:color w:val="2B579A"/>
        <w:sz w:val="22"/>
        <w:shd w:val="clear" w:color="auto" w:fill="E6E6E6"/>
      </w:rPr>
      <w:fldChar w:fldCharType="end"/>
    </w:r>
    <w:r>
      <w:rPr>
        <w:sz w:val="22"/>
      </w:rPr>
      <w:t xml:space="preserve">  </w:t>
    </w:r>
    <w:r w:rsidRPr="000464F3">
      <w:rPr>
        <w:sz w:val="18"/>
        <w:szCs w:val="18"/>
      </w:rPr>
      <w:t>INTRODUCTION</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5" w14:textId="77777777" w:rsidR="00216ADB" w:rsidRDefault="00216ADB" w:rsidP="000464F3">
    <w:pPr>
      <w:spacing w:after="256" w:line="259" w:lineRule="auto"/>
      <w:ind w:left="7443" w:hanging="10"/>
      <w:jc w:val="right"/>
    </w:pP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41504" behindDoc="0" locked="0" layoutInCell="1" allowOverlap="1" wp14:anchorId="0BE92376" wp14:editId="0BE92377">
              <wp:simplePos x="0" y="0"/>
              <wp:positionH relativeFrom="page">
                <wp:posOffset>1843574</wp:posOffset>
              </wp:positionH>
              <wp:positionV relativeFrom="page">
                <wp:posOffset>9728204</wp:posOffset>
              </wp:positionV>
              <wp:extent cx="203403" cy="41275"/>
              <wp:effectExtent l="0" t="0" r="0" b="0"/>
              <wp:wrapSquare wrapText="bothSides"/>
              <wp:docPr id="131726" name="Group 131726"/>
              <wp:cNvGraphicFramePr/>
              <a:graphic xmlns:a="http://schemas.openxmlformats.org/drawingml/2006/main">
                <a:graphicData uri="http://schemas.microsoft.com/office/word/2010/wordprocessingGroup">
                  <wpg:wgp>
                    <wpg:cNvGrpSpPr/>
                    <wpg:grpSpPr>
                      <a:xfrm>
                        <a:off x="0" y="0"/>
                        <a:ext cx="203403" cy="41275"/>
                        <a:chOff x="0" y="0"/>
                        <a:chExt cx="203403" cy="41275"/>
                      </a:xfrm>
                    </wpg:grpSpPr>
                    <wps:wsp>
                      <wps:cNvPr id="131727" name="Rectangle 131727"/>
                      <wps:cNvSpPr/>
                      <wps:spPr>
                        <a:xfrm rot="-5399999">
                          <a:off x="107816" y="-121435"/>
                          <a:ext cx="54896" cy="270526"/>
                        </a:xfrm>
                        <a:prstGeom prst="rect">
                          <a:avLst/>
                        </a:prstGeom>
                        <a:ln>
                          <a:noFill/>
                        </a:ln>
                      </wps:spPr>
                      <wps:txbx>
                        <w:txbxContent>
                          <w:p w14:paraId="0BE927B8"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anchor>
          </w:drawing>
        </mc:Choice>
        <mc:Fallback>
          <w:pict>
            <v:group w14:anchorId="0BE92376" id="Group 131726" o:spid="_x0000_s1707" style="position:absolute;left:0;text-align:left;margin-left:145.15pt;margin-top:766pt;width:16pt;height:3.25pt;z-index:251541504;mso-position-horizontal-relative:page;mso-position-vertical-relative:page" coordsize="203403,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">
              <v:rect id="Rectangle 131727" o:spid="_x0000_s1708" style="position:absolute;left:107816;top:-121435;width:54896;height:2705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" filled="f" stroked="f">
                <v:textbox inset="0,0,0,0">
                  <w:txbxContent>
                    <w:p w14:paraId="0BE927B8" w14:textId="77777777" w:rsidR="00216ADB" w:rsidRDefault="00216ADB">
                      <w:pPr>
                        <w:spacing w:after="160" w:line="259" w:lineRule="auto"/>
                        <w:ind w:left="0" w:firstLine="0"/>
                        <w:jc w:val="left"/>
                      </w:pPr>
                      <w:r>
                        <w:rPr>
                          <w:b/>
                        </w:rPr>
                        <w:t xml:space="preserve"> </w:t>
                      </w:r>
                    </w:p>
                  </w:txbxContent>
                </v:textbox>
              </v:rect>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42528" behindDoc="0" locked="0" layoutInCell="1" allowOverlap="1" wp14:anchorId="0BE92378" wp14:editId="0BE92379">
              <wp:simplePos x="0" y="0"/>
              <wp:positionH relativeFrom="page">
                <wp:posOffset>2457911</wp:posOffset>
              </wp:positionH>
              <wp:positionV relativeFrom="page">
                <wp:posOffset>9728039</wp:posOffset>
              </wp:positionV>
              <wp:extent cx="654291" cy="41275"/>
              <wp:effectExtent l="0" t="0" r="0" b="0"/>
              <wp:wrapSquare wrapText="bothSides"/>
              <wp:docPr id="131728" name="Group 131728"/>
              <wp:cNvGraphicFramePr/>
              <a:graphic xmlns:a="http://schemas.openxmlformats.org/drawingml/2006/main">
                <a:graphicData uri="http://schemas.microsoft.com/office/word/2010/wordprocessingGroup">
                  <wpg:wgp>
                    <wpg:cNvGrpSpPr/>
                    <wpg:grpSpPr>
                      <a:xfrm>
                        <a:off x="0" y="0"/>
                        <a:ext cx="654291" cy="41275"/>
                        <a:chOff x="0" y="0"/>
                        <a:chExt cx="654291" cy="41275"/>
                      </a:xfrm>
                    </wpg:grpSpPr>
                    <wps:wsp>
                      <wps:cNvPr id="131729" name="Rectangle 131729"/>
                      <wps:cNvSpPr/>
                      <wps:spPr>
                        <a:xfrm rot="-5399999">
                          <a:off x="105290" y="-118910"/>
                          <a:ext cx="54896" cy="265477"/>
                        </a:xfrm>
                        <a:prstGeom prst="rect">
                          <a:avLst/>
                        </a:prstGeom>
                        <a:ln>
                          <a:noFill/>
                        </a:ln>
                      </wps:spPr>
                      <wps:txbx>
                        <w:txbxContent>
                          <w:p w14:paraId="0BE927B9"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30" name="Rectangle 131730"/>
                      <wps:cNvSpPr/>
                      <wps:spPr>
                        <a:xfrm rot="-5399999">
                          <a:off x="332633" y="-118910"/>
                          <a:ext cx="54896" cy="265477"/>
                        </a:xfrm>
                        <a:prstGeom prst="rect">
                          <a:avLst/>
                        </a:prstGeom>
                        <a:ln>
                          <a:noFill/>
                        </a:ln>
                      </wps:spPr>
                      <wps:txbx>
                        <w:txbxContent>
                          <w:p w14:paraId="0BE927BA"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31" name="Rectangle 131731"/>
                      <wps:cNvSpPr/>
                      <wps:spPr>
                        <a:xfrm rot="-5399999">
                          <a:off x="559975" y="-118910"/>
                          <a:ext cx="54896" cy="265477"/>
                        </a:xfrm>
                        <a:prstGeom prst="rect">
                          <a:avLst/>
                        </a:prstGeom>
                        <a:ln>
                          <a:noFill/>
                        </a:ln>
                      </wps:spPr>
                      <wps:txbx>
                        <w:txbxContent>
                          <w:p w14:paraId="0BE927BB"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78" id="Group 131728" o:spid="_x0000_s1709" style="position:absolute;left:0;text-align:left;margin-left:193.55pt;margin-top:766pt;width:51.5pt;height:3.25pt;z-index:251542528;mso-position-horizontal-relative:page;mso-position-vertical-relative:page" coordsize="654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">
              <v:rect id="Rectangle 131729" o:spid="_x0000_s1710" style="position:absolute;left:1053;top:-1189;width:548;height:26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" filled="f" stroked="f">
                <v:textbox inset="0,0,0,0">
                  <w:txbxContent>
                    <w:p w14:paraId="0BE927B9" w14:textId="77777777" w:rsidR="00216ADB" w:rsidRDefault="00216ADB">
                      <w:pPr>
                        <w:spacing w:after="160" w:line="259" w:lineRule="auto"/>
                        <w:ind w:left="0" w:firstLine="0"/>
                        <w:jc w:val="left"/>
                      </w:pPr>
                      <w:r>
                        <w:t xml:space="preserve"> </w:t>
                      </w:r>
                    </w:p>
                  </w:txbxContent>
                </v:textbox>
              </v:rect>
              <v:rect id="Rectangle 131730" o:spid="_x0000_s1711" style="position:absolute;left:3327;top:-1190;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" filled="f" stroked="f">
                <v:textbox inset="0,0,0,0">
                  <w:txbxContent>
                    <w:p w14:paraId="0BE927BA" w14:textId="77777777" w:rsidR="00216ADB" w:rsidRDefault="00216ADB">
                      <w:pPr>
                        <w:spacing w:after="160" w:line="259" w:lineRule="auto"/>
                        <w:ind w:left="0" w:firstLine="0"/>
                        <w:jc w:val="left"/>
                      </w:pPr>
                      <w:r>
                        <w:t xml:space="preserve"> </w:t>
                      </w:r>
                    </w:p>
                  </w:txbxContent>
                </v:textbox>
              </v:rect>
              <v:rect id="Rectangle 131731" o:spid="_x0000_s1712" style="position:absolute;left:5600;top:-1190;width:548;height:26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" filled="f" stroked="f">
                <v:textbox inset="0,0,0,0">
                  <w:txbxContent>
                    <w:p w14:paraId="0BE927BB"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43552" behindDoc="0" locked="0" layoutInCell="1" allowOverlap="1" wp14:anchorId="0BE9237A" wp14:editId="0BE9237B">
              <wp:simplePos x="0" y="0"/>
              <wp:positionH relativeFrom="page">
                <wp:posOffset>3750809</wp:posOffset>
              </wp:positionH>
              <wp:positionV relativeFrom="page">
                <wp:posOffset>9728039</wp:posOffset>
              </wp:positionV>
              <wp:extent cx="426948" cy="41275"/>
              <wp:effectExtent l="0" t="0" r="0" b="0"/>
              <wp:wrapSquare wrapText="bothSides"/>
              <wp:docPr id="131732" name="Group 131732"/>
              <wp:cNvGraphicFramePr/>
              <a:graphic xmlns:a="http://schemas.openxmlformats.org/drawingml/2006/main">
                <a:graphicData uri="http://schemas.microsoft.com/office/word/2010/wordprocessingGroup">
                  <wpg:wgp>
                    <wpg:cNvGrpSpPr/>
                    <wpg:grpSpPr>
                      <a:xfrm>
                        <a:off x="0" y="0"/>
                        <a:ext cx="426948" cy="41275"/>
                        <a:chOff x="0" y="0"/>
                        <a:chExt cx="426948" cy="41275"/>
                      </a:xfrm>
                    </wpg:grpSpPr>
                    <wps:wsp>
                      <wps:cNvPr id="131733" name="Rectangle 131733"/>
                      <wps:cNvSpPr/>
                      <wps:spPr>
                        <a:xfrm rot="-5399999">
                          <a:off x="105290" y="-118910"/>
                          <a:ext cx="54896" cy="265477"/>
                        </a:xfrm>
                        <a:prstGeom prst="rect">
                          <a:avLst/>
                        </a:prstGeom>
                        <a:ln>
                          <a:noFill/>
                        </a:ln>
                      </wps:spPr>
                      <wps:txbx>
                        <w:txbxContent>
                          <w:p w14:paraId="0BE927BC"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34" name="Rectangle 131734"/>
                      <wps:cNvSpPr/>
                      <wps:spPr>
                        <a:xfrm rot="-5399999">
                          <a:off x="332632" y="-118910"/>
                          <a:ext cx="54896" cy="265477"/>
                        </a:xfrm>
                        <a:prstGeom prst="rect">
                          <a:avLst/>
                        </a:prstGeom>
                        <a:ln>
                          <a:noFill/>
                        </a:ln>
                      </wps:spPr>
                      <wps:txbx>
                        <w:txbxContent>
                          <w:p w14:paraId="0BE927BD"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7A" id="Group 131732" o:spid="_x0000_s1713" style="position:absolute;left:0;text-align:left;margin-left:295.35pt;margin-top:766pt;width:33.6pt;height:3.25pt;z-index:251543552;mso-position-horizontal-relative:page;mso-position-vertical-relative:page" coordsize="426948,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">
              <v:rect id="Rectangle 131733" o:spid="_x0000_s1714" style="position:absolute;left:105290;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" filled="f" stroked="f">
                <v:textbox inset="0,0,0,0">
                  <w:txbxContent>
                    <w:p w14:paraId="0BE927BC" w14:textId="77777777" w:rsidR="00216ADB" w:rsidRDefault="00216ADB">
                      <w:pPr>
                        <w:spacing w:after="160" w:line="259" w:lineRule="auto"/>
                        <w:ind w:left="0" w:firstLine="0"/>
                        <w:jc w:val="left"/>
                      </w:pPr>
                      <w:r>
                        <w:t xml:space="preserve"> </w:t>
                      </w:r>
                    </w:p>
                  </w:txbxContent>
                </v:textbox>
              </v:rect>
              <v:rect id="Rectangle 131734" o:spid="_x0000_s1715" style="position:absolute;left:332632;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" filled="f" stroked="f">
                <v:textbox inset="0,0,0,0">
                  <w:txbxContent>
                    <w:p w14:paraId="0BE927BD"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44576" behindDoc="0" locked="0" layoutInCell="1" allowOverlap="1" wp14:anchorId="0BE9237C" wp14:editId="0BE9237D">
              <wp:simplePos x="0" y="0"/>
              <wp:positionH relativeFrom="page">
                <wp:posOffset>5271050</wp:posOffset>
              </wp:positionH>
              <wp:positionV relativeFrom="page">
                <wp:posOffset>9728039</wp:posOffset>
              </wp:positionV>
              <wp:extent cx="426948" cy="41275"/>
              <wp:effectExtent l="0" t="0" r="0" b="0"/>
              <wp:wrapSquare wrapText="bothSides"/>
              <wp:docPr id="131735" name="Group 131735"/>
              <wp:cNvGraphicFramePr/>
              <a:graphic xmlns:a="http://schemas.openxmlformats.org/drawingml/2006/main">
                <a:graphicData uri="http://schemas.microsoft.com/office/word/2010/wordprocessingGroup">
                  <wpg:wgp>
                    <wpg:cNvGrpSpPr/>
                    <wpg:grpSpPr>
                      <a:xfrm>
                        <a:off x="0" y="0"/>
                        <a:ext cx="426948" cy="41275"/>
                        <a:chOff x="0" y="0"/>
                        <a:chExt cx="426948" cy="41275"/>
                      </a:xfrm>
                    </wpg:grpSpPr>
                    <wps:wsp>
                      <wps:cNvPr id="131736" name="Rectangle 131736"/>
                      <wps:cNvSpPr/>
                      <wps:spPr>
                        <a:xfrm rot="-5399999">
                          <a:off x="105291" y="-118910"/>
                          <a:ext cx="54896" cy="265477"/>
                        </a:xfrm>
                        <a:prstGeom prst="rect">
                          <a:avLst/>
                        </a:prstGeom>
                        <a:ln>
                          <a:noFill/>
                        </a:ln>
                      </wps:spPr>
                      <wps:txbx>
                        <w:txbxContent>
                          <w:p w14:paraId="0BE927B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37" name="Rectangle 131737"/>
                      <wps:cNvSpPr/>
                      <wps:spPr>
                        <a:xfrm rot="-5399999">
                          <a:off x="332632" y="-118910"/>
                          <a:ext cx="54896" cy="265477"/>
                        </a:xfrm>
                        <a:prstGeom prst="rect">
                          <a:avLst/>
                        </a:prstGeom>
                        <a:ln>
                          <a:noFill/>
                        </a:ln>
                      </wps:spPr>
                      <wps:txbx>
                        <w:txbxContent>
                          <w:p w14:paraId="0BE927B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7C" id="Group 131735" o:spid="_x0000_s1716" style="position:absolute;left:0;text-align:left;margin-left:415.05pt;margin-top:766pt;width:33.6pt;height:3.25pt;z-index:251544576;mso-position-horizontal-relative:page;mso-position-vertical-relative:page" coordsize="426948,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">
              <v:rect id="Rectangle 131736" o:spid="_x0000_s1717" style="position:absolute;left:105291;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" filled="f" stroked="f">
                <v:textbox inset="0,0,0,0">
                  <w:txbxContent>
                    <w:p w14:paraId="0BE927BE" w14:textId="77777777" w:rsidR="00216ADB" w:rsidRDefault="00216ADB">
                      <w:pPr>
                        <w:spacing w:after="160" w:line="259" w:lineRule="auto"/>
                        <w:ind w:left="0" w:firstLine="0"/>
                        <w:jc w:val="left"/>
                      </w:pPr>
                      <w:r>
                        <w:t xml:space="preserve"> </w:t>
                      </w:r>
                    </w:p>
                  </w:txbxContent>
                </v:textbox>
              </v:rect>
              <v:rect id="Rectangle 131737" o:spid="_x0000_s1718" style="position:absolute;left:332632;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" filled="f" stroked="f">
                <v:textbox inset="0,0,0,0">
                  <w:txbxContent>
                    <w:p w14:paraId="0BE927BF"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45600" behindDoc="0" locked="0" layoutInCell="1" allowOverlap="1" wp14:anchorId="0BE9237E" wp14:editId="0BE9237F">
              <wp:simplePos x="0" y="0"/>
              <wp:positionH relativeFrom="page">
                <wp:posOffset>7826705</wp:posOffset>
              </wp:positionH>
              <wp:positionV relativeFrom="page">
                <wp:posOffset>10958706</wp:posOffset>
              </wp:positionV>
              <wp:extent cx="266700" cy="266697"/>
              <wp:effectExtent l="0" t="0" r="0" b="0"/>
              <wp:wrapSquare wrapText="bothSides"/>
              <wp:docPr id="131738" name="Group 13173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739" name="Shape 13173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40" name="Shape 13174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3774E7" id="Group 131738" o:spid="_x0000_s1026" style="position:absolute;margin-left:616.3pt;margin-top:862.9pt;width:21pt;height:21pt;z-index:25154560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">
              <v:shape id="Shape 13173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" path="m,190497l,e" filled="f" strokeweight=".25pt">
                <v:stroke miterlimit="83231f" joinstyle="miter"/>
                <v:path arrowok="t" textboxrect="0,0,0,190497"/>
              </v:shape>
              <v:shape id="Shape 13174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46624" behindDoc="0" locked="0" layoutInCell="1" allowOverlap="1" wp14:anchorId="0BE92380" wp14:editId="0BE92381">
              <wp:simplePos x="0" y="0"/>
              <wp:positionH relativeFrom="page">
                <wp:posOffset>0</wp:posOffset>
              </wp:positionH>
              <wp:positionV relativeFrom="page">
                <wp:posOffset>10958706</wp:posOffset>
              </wp:positionV>
              <wp:extent cx="266700" cy="266697"/>
              <wp:effectExtent l="0" t="0" r="0" b="0"/>
              <wp:wrapSquare wrapText="bothSides"/>
              <wp:docPr id="131741" name="Group 13174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742" name="Shape 13174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43" name="Shape 13174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A15CB4" id="Group 131741" o:spid="_x0000_s1026" style="position:absolute;margin-left:0;margin-top:862.9pt;width:21pt;height:21pt;z-index:25154662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qsinnqwIAAM0IAAAOAAAAAAAA&#10;AAAAAAAAAC4CAABkcnMvZTJvRG9jLnhtbFBLAQItABQABgAIAAAAIQD2SrHF3wAAAAkBAAAPAAAA&#10;AAAAAAAAAAAAAAUFAABkcnMvZG93bnJldi54bWxQSwUGAAAAAAQABADzAAAAEQYAAAAA&#10;">
              <v:shape id="Shape 13174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" path="m,190497l,e" filled="f" strokeweight=".25pt">
                <v:stroke miterlimit="83231f" joinstyle="miter"/>
                <v:path arrowok="t" textboxrect="0,0,0,190497"/>
              </v:shape>
              <v:shape id="Shape 13174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sz w:val="18"/>
        <w:szCs w:val="18"/>
      </w:rPr>
      <w:t xml:space="preserve">    INTRODUCTION</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13</w:t>
    </w:r>
    <w:r>
      <w:rPr>
        <w:color w:val="2B579A"/>
        <w:sz w:val="22"/>
        <w:shd w:val="clear" w:color="auto" w:fill="E6E6E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7" w14:textId="77777777" w:rsidR="00216ADB" w:rsidRDefault="00216ADB">
    <w:pPr>
      <w:spacing w:after="0" w:line="259" w:lineRule="auto"/>
      <w:ind w:left="68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47648" behindDoc="0" locked="0" layoutInCell="1" allowOverlap="1" wp14:anchorId="0BE92386" wp14:editId="0BE92387">
              <wp:simplePos x="0" y="0"/>
              <wp:positionH relativeFrom="page">
                <wp:posOffset>1843264</wp:posOffset>
              </wp:positionH>
              <wp:positionV relativeFrom="page">
                <wp:posOffset>9728204</wp:posOffset>
              </wp:positionV>
              <wp:extent cx="203403" cy="41275"/>
              <wp:effectExtent l="0" t="0" r="0" b="0"/>
              <wp:wrapSquare wrapText="bothSides"/>
              <wp:docPr id="131695" name="Group 131695"/>
              <wp:cNvGraphicFramePr/>
              <a:graphic xmlns:a="http://schemas.openxmlformats.org/drawingml/2006/main">
                <a:graphicData uri="http://schemas.microsoft.com/office/word/2010/wordprocessingGroup">
                  <wpg:wgp>
                    <wpg:cNvGrpSpPr/>
                    <wpg:grpSpPr>
                      <a:xfrm>
                        <a:off x="0" y="0"/>
                        <a:ext cx="203403" cy="41275"/>
                        <a:chOff x="0" y="0"/>
                        <a:chExt cx="203403" cy="41275"/>
                      </a:xfrm>
                    </wpg:grpSpPr>
                    <wps:wsp>
                      <wps:cNvPr id="131696" name="Rectangle 131696"/>
                      <wps:cNvSpPr/>
                      <wps:spPr>
                        <a:xfrm rot="-5399999">
                          <a:off x="107815" y="-121435"/>
                          <a:ext cx="54896" cy="270526"/>
                        </a:xfrm>
                        <a:prstGeom prst="rect">
                          <a:avLst/>
                        </a:prstGeom>
                        <a:ln>
                          <a:noFill/>
                        </a:ln>
                      </wps:spPr>
                      <wps:txbx>
                        <w:txbxContent>
                          <w:p w14:paraId="0BE927C0" w14:textId="77777777" w:rsidR="00216ADB" w:rsidRDefault="00216ADB">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anchor>
          </w:drawing>
        </mc:Choice>
        <mc:Fallback>
          <w:pict>
            <v:group w14:anchorId="0BE92386" id="Group 131695" o:spid="_x0000_s1719" style="position:absolute;left:0;text-align:left;margin-left:145.15pt;margin-top:766pt;width:16pt;height:3.25pt;z-index:251547648;mso-position-horizontal-relative:page;mso-position-vertical-relative:page" coordsize="203403,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">
              <v:rect id="Rectangle 131696" o:spid="_x0000_s1720" style="position:absolute;left:107815;top:-121435;width:54896;height:2705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" filled="f" stroked="f">
                <v:textbox inset="0,0,0,0">
                  <w:txbxContent>
                    <w:p w14:paraId="0BE927C0" w14:textId="77777777" w:rsidR="00216ADB" w:rsidRDefault="00216ADB">
                      <w:pPr>
                        <w:spacing w:after="160" w:line="259" w:lineRule="auto"/>
                        <w:ind w:left="0" w:firstLine="0"/>
                        <w:jc w:val="left"/>
                      </w:pPr>
                      <w:r>
                        <w:rPr>
                          <w:b/>
                        </w:rP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48672" behindDoc="0" locked="0" layoutInCell="1" allowOverlap="1" wp14:anchorId="0BE92388" wp14:editId="0BE92389">
              <wp:simplePos x="0" y="0"/>
              <wp:positionH relativeFrom="page">
                <wp:posOffset>3703446</wp:posOffset>
              </wp:positionH>
              <wp:positionV relativeFrom="page">
                <wp:posOffset>9728208</wp:posOffset>
              </wp:positionV>
              <wp:extent cx="426948" cy="41275"/>
              <wp:effectExtent l="0" t="0" r="0" b="0"/>
              <wp:wrapSquare wrapText="bothSides"/>
              <wp:docPr id="131697" name="Group 131697"/>
              <wp:cNvGraphicFramePr/>
              <a:graphic xmlns:a="http://schemas.openxmlformats.org/drawingml/2006/main">
                <a:graphicData uri="http://schemas.microsoft.com/office/word/2010/wordprocessingGroup">
                  <wpg:wgp>
                    <wpg:cNvGrpSpPr/>
                    <wpg:grpSpPr>
                      <a:xfrm>
                        <a:off x="0" y="0"/>
                        <a:ext cx="426948" cy="41275"/>
                        <a:chOff x="0" y="0"/>
                        <a:chExt cx="426948" cy="41275"/>
                      </a:xfrm>
                    </wpg:grpSpPr>
                    <wps:wsp>
                      <wps:cNvPr id="131698" name="Rectangle 131698"/>
                      <wps:cNvSpPr/>
                      <wps:spPr>
                        <a:xfrm rot="-5399999">
                          <a:off x="105290" y="-118910"/>
                          <a:ext cx="54896" cy="265477"/>
                        </a:xfrm>
                        <a:prstGeom prst="rect">
                          <a:avLst/>
                        </a:prstGeom>
                        <a:ln>
                          <a:noFill/>
                        </a:ln>
                      </wps:spPr>
                      <wps:txbx>
                        <w:txbxContent>
                          <w:p w14:paraId="0BE927C1"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699" name="Rectangle 131699"/>
                      <wps:cNvSpPr/>
                      <wps:spPr>
                        <a:xfrm rot="-5399999">
                          <a:off x="332633" y="-118910"/>
                          <a:ext cx="54896" cy="265477"/>
                        </a:xfrm>
                        <a:prstGeom prst="rect">
                          <a:avLst/>
                        </a:prstGeom>
                        <a:ln>
                          <a:noFill/>
                        </a:ln>
                      </wps:spPr>
                      <wps:txbx>
                        <w:txbxContent>
                          <w:p w14:paraId="0BE927C2"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88" id="Group 131697" o:spid="_x0000_s1721" style="position:absolute;left:0;text-align:left;margin-left:291.6pt;margin-top:766pt;width:33.6pt;height:3.25pt;z-index:251548672;mso-position-horizontal-relative:page;mso-position-vertical-relative:page" coordsize="426948,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">
              <v:rect id="Rectangle 131698" o:spid="_x0000_s1722" style="position:absolute;left:105290;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" filled="f" stroked="f">
                <v:textbox inset="0,0,0,0">
                  <w:txbxContent>
                    <w:p w14:paraId="0BE927C1" w14:textId="77777777" w:rsidR="00216ADB" w:rsidRDefault="00216ADB">
                      <w:pPr>
                        <w:spacing w:after="160" w:line="259" w:lineRule="auto"/>
                        <w:ind w:left="0" w:firstLine="0"/>
                        <w:jc w:val="left"/>
                      </w:pPr>
                      <w:r>
                        <w:t xml:space="preserve"> </w:t>
                      </w:r>
                    </w:p>
                  </w:txbxContent>
                </v:textbox>
              </v:rect>
              <v:rect id="Rectangle 131699" o:spid="_x0000_s1723" style="position:absolute;left:332633;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" filled="f" stroked="f">
                <v:textbox inset="0,0,0,0">
                  <w:txbxContent>
                    <w:p w14:paraId="0BE927C2"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49696" behindDoc="0" locked="0" layoutInCell="1" allowOverlap="1" wp14:anchorId="0BE9238A" wp14:editId="0BE9238B">
              <wp:simplePos x="0" y="0"/>
              <wp:positionH relativeFrom="page">
                <wp:posOffset>5221210</wp:posOffset>
              </wp:positionH>
              <wp:positionV relativeFrom="page">
                <wp:posOffset>9728211</wp:posOffset>
              </wp:positionV>
              <wp:extent cx="426948" cy="41277"/>
              <wp:effectExtent l="0" t="0" r="0" b="0"/>
              <wp:wrapSquare wrapText="bothSides"/>
              <wp:docPr id="131700" name="Group 131700"/>
              <wp:cNvGraphicFramePr/>
              <a:graphic xmlns:a="http://schemas.openxmlformats.org/drawingml/2006/main">
                <a:graphicData uri="http://schemas.microsoft.com/office/word/2010/wordprocessingGroup">
                  <wpg:wgp>
                    <wpg:cNvGrpSpPr/>
                    <wpg:grpSpPr>
                      <a:xfrm>
                        <a:off x="0" y="0"/>
                        <a:ext cx="426948" cy="41277"/>
                        <a:chOff x="0" y="0"/>
                        <a:chExt cx="426948" cy="41277"/>
                      </a:xfrm>
                    </wpg:grpSpPr>
                    <wps:wsp>
                      <wps:cNvPr id="131701" name="Rectangle 131701"/>
                      <wps:cNvSpPr/>
                      <wps:spPr>
                        <a:xfrm rot="-5399999">
                          <a:off x="105290" y="-118910"/>
                          <a:ext cx="54896" cy="265477"/>
                        </a:xfrm>
                        <a:prstGeom prst="rect">
                          <a:avLst/>
                        </a:prstGeom>
                        <a:ln>
                          <a:noFill/>
                        </a:ln>
                      </wps:spPr>
                      <wps:txbx>
                        <w:txbxContent>
                          <w:p w14:paraId="0BE927C3"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702" name="Rectangle 131702"/>
                      <wps:cNvSpPr/>
                      <wps:spPr>
                        <a:xfrm rot="-5399999">
                          <a:off x="332633" y="-118909"/>
                          <a:ext cx="54896" cy="265477"/>
                        </a:xfrm>
                        <a:prstGeom prst="rect">
                          <a:avLst/>
                        </a:prstGeom>
                        <a:ln>
                          <a:noFill/>
                        </a:ln>
                      </wps:spPr>
                      <wps:txbx>
                        <w:txbxContent>
                          <w:p w14:paraId="0BE927C4"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8A" id="Group 131700" o:spid="_x0000_s1724" style="position:absolute;left:0;text-align:left;margin-left:411.1pt;margin-top:766pt;width:33.6pt;height:3.25pt;z-index:251549696;mso-position-horizontal-relative:page;mso-position-vertical-relative:page" coordsize="426948,4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">
              <v:rect id="Rectangle 131701" o:spid="_x0000_s1725" style="position:absolute;left:105290;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" filled="f" stroked="f">
                <v:textbox inset="0,0,0,0">
                  <w:txbxContent>
                    <w:p w14:paraId="0BE927C3" w14:textId="77777777" w:rsidR="00216ADB" w:rsidRDefault="00216ADB">
                      <w:pPr>
                        <w:spacing w:after="160" w:line="259" w:lineRule="auto"/>
                        <w:ind w:left="0" w:firstLine="0"/>
                        <w:jc w:val="left"/>
                      </w:pPr>
                      <w:r>
                        <w:t xml:space="preserve"> </w:t>
                      </w:r>
                    </w:p>
                  </w:txbxContent>
                </v:textbox>
              </v:rect>
              <v:rect id="Rectangle 131702" o:spid="_x0000_s1726" style="position:absolute;left:332633;top:-118909;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" filled="f" stroked="f">
                <v:textbox inset="0,0,0,0">
                  <w:txbxContent>
                    <w:p w14:paraId="0BE927C4"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0720" behindDoc="0" locked="0" layoutInCell="1" allowOverlap="1" wp14:anchorId="0BE9238C" wp14:editId="0BE9238D">
              <wp:simplePos x="0" y="0"/>
              <wp:positionH relativeFrom="page">
                <wp:posOffset>7826705</wp:posOffset>
              </wp:positionH>
              <wp:positionV relativeFrom="page">
                <wp:posOffset>10958706</wp:posOffset>
              </wp:positionV>
              <wp:extent cx="266700" cy="266697"/>
              <wp:effectExtent l="0" t="0" r="0" b="0"/>
              <wp:wrapSquare wrapText="bothSides"/>
              <wp:docPr id="131703" name="Group 13170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704" name="Shape 131704"/>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05" name="Shape 131705"/>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445DAB" id="Group 131703" o:spid="_x0000_s1026" style="position:absolute;margin-left:616.3pt;margin-top:862.9pt;width:21pt;height:21pt;z-index:25155072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FFJr6uoAgAAzAgAAA4AAAAAAAAA&#10;AAAAAAAALgIAAGRycy9lMm9Eb2MueG1sUEsBAi0AFAAGAAgAAAAhAFFxUnnhAAAADwEAAA8AAAAA&#10;AAAAAAAAAAAAAgUAAGRycy9kb3ducmV2LnhtbFBLBQYAAAAABAAEAPMAAAAQBgAAAAA=&#10;">
              <v:shape id="Shape 131704"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" path="m,190497l,e" filled="f" strokeweight=".25pt">
                <v:stroke miterlimit="83231f" joinstyle="miter"/>
                <v:path arrowok="t" textboxrect="0,0,0,190497"/>
              </v:shape>
              <v:shape id="Shape 131705"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1744" behindDoc="0" locked="0" layoutInCell="1" allowOverlap="1" wp14:anchorId="0BE9238E" wp14:editId="0BE9238F">
              <wp:simplePos x="0" y="0"/>
              <wp:positionH relativeFrom="page">
                <wp:posOffset>0</wp:posOffset>
              </wp:positionH>
              <wp:positionV relativeFrom="page">
                <wp:posOffset>10958706</wp:posOffset>
              </wp:positionV>
              <wp:extent cx="266700" cy="266697"/>
              <wp:effectExtent l="0" t="0" r="0" b="0"/>
              <wp:wrapSquare wrapText="bothSides"/>
              <wp:docPr id="131706" name="Group 13170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707" name="Shape 131707"/>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08" name="Shape 131708"/>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A2BBE9" id="Group 131706" o:spid="_x0000_s1026" style="position:absolute;margin-left:0;margin-top:862.9pt;width:21pt;height:21pt;z-index:25155174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FB8ubqwIAAM0IAAAOAAAAAAAA&#10;AAAAAAAAAC4CAABkcnMvZTJvRG9jLnhtbFBLAQItABQABgAIAAAAIQD2SrHF3wAAAAkBAAAPAAAA&#10;AAAAAAAAAAAAAAUFAABkcnMvZG93bnJldi54bWxQSwUGAAAAAAQABADzAAAAEQYAAAAA&#10;">
              <v:shape id="Shape 131707"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" path="m,190497l,e" filled="f" strokeweight=".25pt">
                <v:stroke miterlimit="83231f" joinstyle="miter"/>
                <v:path arrowok="t" textboxrect="0,0,0,190497"/>
              </v:shape>
              <v:shape id="Shape 131708"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10</w:t>
    </w:r>
    <w:r>
      <w:rPr>
        <w:color w:val="2B579A"/>
        <w:sz w:val="22"/>
        <w:shd w:val="clear" w:color="auto" w:fill="E6E6E6"/>
      </w:rPr>
      <w:fldChar w:fldCharType="end"/>
    </w:r>
    <w:r>
      <w:rPr>
        <w:sz w:val="22"/>
      </w:rPr>
      <w:t xml:space="preserve">  </w:t>
    </w:r>
    <w:r w:rsidRPr="000464F3">
      <w:rPr>
        <w:sz w:val="18"/>
        <w:szCs w:val="18"/>
      </w:rPr>
      <w:t>INTRODUCTION</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A"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8912" behindDoc="0" locked="0" layoutInCell="1" allowOverlap="1" wp14:anchorId="0BE92398" wp14:editId="0BE92399">
              <wp:simplePos x="0" y="0"/>
              <wp:positionH relativeFrom="page">
                <wp:posOffset>7826705</wp:posOffset>
              </wp:positionH>
              <wp:positionV relativeFrom="page">
                <wp:posOffset>10958706</wp:posOffset>
              </wp:positionV>
              <wp:extent cx="266700" cy="266697"/>
              <wp:effectExtent l="0" t="0" r="0" b="0"/>
              <wp:wrapSquare wrapText="bothSides"/>
              <wp:docPr id="131845" name="Group 13184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46" name="Shape 131846"/>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47" name="Shape 131847"/>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A9D703" id="Group 131845" o:spid="_x0000_s1026" style="position:absolute;margin-left:616.3pt;margin-top:862.9pt;width:21pt;height:21pt;z-index:25155891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K+kVjKoAgAAzAgAAA4AAAAAAAAA&#10;AAAAAAAALgIAAGRycy9lMm9Eb2MueG1sUEsBAi0AFAAGAAgAAAAhAFFxUnnhAAAADwEAAA8AAAAA&#10;AAAAAAAAAAAAAgUAAGRycy9kb3ducmV2LnhtbFBLBQYAAAAABAAEAPMAAAAQBgAAAAA=&#10;">
              <v:shape id="Shape 131846"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" path="m,190497l,e" filled="f" strokeweight=".25pt">
                <v:stroke miterlimit="83231f" joinstyle="miter"/>
                <v:path arrowok="t" textboxrect="0,0,0,190497"/>
              </v:shape>
              <v:shape id="Shape 131847"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9936" behindDoc="0" locked="0" layoutInCell="1" allowOverlap="1" wp14:anchorId="0BE9239A" wp14:editId="0BE9239B">
              <wp:simplePos x="0" y="0"/>
              <wp:positionH relativeFrom="page">
                <wp:posOffset>0</wp:posOffset>
              </wp:positionH>
              <wp:positionV relativeFrom="page">
                <wp:posOffset>10958706</wp:posOffset>
              </wp:positionV>
              <wp:extent cx="266700" cy="266697"/>
              <wp:effectExtent l="0" t="0" r="0" b="0"/>
              <wp:wrapSquare wrapText="bothSides"/>
              <wp:docPr id="131848" name="Group 13184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49" name="Shape 131849"/>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50" name="Shape 131850"/>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9BB243" id="Group 131848" o:spid="_x0000_s1026" style="position:absolute;margin-left:0;margin-top:862.9pt;width:21pt;height:21pt;z-index:25155993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">
              <v:shape id="Shape 131849"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" path="m,190497l,e" filled="f" strokeweight=".25pt">
                <v:stroke miterlimit="83231f" joinstyle="miter"/>
                <v:path arrowok="t" textboxrect="0,0,0,190497"/>
              </v:shape>
              <v:shape id="Shape 131850"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28</w:t>
    </w:r>
    <w:r>
      <w:rPr>
        <w:color w:val="2B579A"/>
        <w:sz w:val="22"/>
        <w:shd w:val="clear" w:color="auto" w:fill="E6E6E6"/>
      </w:rPr>
      <w:fldChar w:fldCharType="end"/>
    </w:r>
    <w:r>
      <w:rPr>
        <w:sz w:val="22"/>
      </w:rPr>
      <w:t xml:space="preserve">  </w:t>
    </w:r>
    <w:r w:rsidRPr="000464F3">
      <w:rPr>
        <w:sz w:val="18"/>
        <w:szCs w:val="18"/>
      </w:rPr>
      <w:t>DIAGNOSTIC HORIZONS</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B" w14:textId="77777777" w:rsidR="00216ADB" w:rsidRDefault="00216ADB" w:rsidP="000464F3">
    <w:pPr>
      <w:spacing w:after="0" w:line="259" w:lineRule="auto"/>
      <w:ind w:left="6009" w:firstLine="0"/>
      <w:jc w:val="right"/>
    </w:pP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60960" behindDoc="0" locked="0" layoutInCell="1" allowOverlap="1" wp14:anchorId="0BE9239C" wp14:editId="0BE9239D">
              <wp:simplePos x="0" y="0"/>
              <wp:positionH relativeFrom="page">
                <wp:posOffset>7826705</wp:posOffset>
              </wp:positionH>
              <wp:positionV relativeFrom="page">
                <wp:posOffset>10958706</wp:posOffset>
              </wp:positionV>
              <wp:extent cx="266700" cy="266697"/>
              <wp:effectExtent l="0" t="0" r="0" b="0"/>
              <wp:wrapSquare wrapText="bothSides"/>
              <wp:docPr id="131821" name="Group 13182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22" name="Shape 131822"/>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23" name="Shape 131823"/>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26E672" id="Group 131821" o:spid="_x0000_s1026" style="position:absolute;margin-left:616.3pt;margin-top:862.9pt;width:21pt;height:21pt;z-index:25156096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JkSwS6oAgAAzAgAAA4AAAAAAAAA&#10;AAAAAAAALgIAAGRycy9lMm9Eb2MueG1sUEsBAi0AFAAGAAgAAAAhAFFxUnnhAAAADwEAAA8AAAAA&#10;AAAAAAAAAAAAAgUAAGRycy9kb3ducmV2LnhtbFBLBQYAAAAABAAEAPMAAAAQBgAAAAA=&#10;">
              <v:shape id="Shape 131822"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" path="m,190497l,e" filled="f" strokeweight=".25pt">
                <v:stroke miterlimit="83231f" joinstyle="miter"/>
                <v:path arrowok="t" textboxrect="0,0,0,190497"/>
              </v:shape>
              <v:shape id="Shape 131823"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61984" behindDoc="0" locked="0" layoutInCell="1" allowOverlap="1" wp14:anchorId="0BE9239E" wp14:editId="0BE9239F">
              <wp:simplePos x="0" y="0"/>
              <wp:positionH relativeFrom="page">
                <wp:posOffset>0</wp:posOffset>
              </wp:positionH>
              <wp:positionV relativeFrom="page">
                <wp:posOffset>10958706</wp:posOffset>
              </wp:positionV>
              <wp:extent cx="266700" cy="266697"/>
              <wp:effectExtent l="0" t="0" r="0" b="0"/>
              <wp:wrapSquare wrapText="bothSides"/>
              <wp:docPr id="131824" name="Group 13182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25" name="Shape 131825"/>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26" name="Shape 131826"/>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ED44E8" id="Group 131824" o:spid="_x0000_s1026" style="position:absolute;margin-left:0;margin-top:862.9pt;width:21pt;height:21pt;z-index:25156198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o5mKLqwIAAM0IAAAOAAAAAAAA&#10;AAAAAAAAAC4CAABkcnMvZTJvRG9jLnhtbFBLAQItABQABgAIAAAAIQD2SrHF3wAAAAkBAAAPAAAA&#10;AAAAAAAAAAAAAAUFAABkcnMvZG93bnJldi54bWxQSwUGAAAAAAQABADzAAAAEQYAAAAA&#10;">
              <v:shape id="Shape 131825"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" path="m,190497l,e" filled="f" strokeweight=".25pt">
                <v:stroke miterlimit="83231f" joinstyle="miter"/>
                <v:path arrowok="t" textboxrect="0,0,0,190497"/>
              </v:shape>
              <v:shape id="Shape 131826"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0464F3">
      <w:rPr>
        <w:sz w:val="18"/>
        <w:szCs w:val="18"/>
      </w:rPr>
      <w:t>DIAGNOSTIC HORIZONS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29</w:t>
    </w:r>
    <w:r>
      <w:rPr>
        <w:color w:val="2B579A"/>
        <w:sz w:val="22"/>
        <w:shd w:val="clear" w:color="auto" w:fill="E6E6E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D" w14:textId="77777777" w:rsidR="00216ADB" w:rsidRDefault="00216ADB">
    <w:pPr>
      <w:spacing w:after="0" w:line="259" w:lineRule="auto"/>
      <w:ind w:left="6009"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63008" behindDoc="0" locked="0" layoutInCell="1" allowOverlap="1" wp14:anchorId="0BE923A4" wp14:editId="0BE923A5">
              <wp:simplePos x="0" y="0"/>
              <wp:positionH relativeFrom="page">
                <wp:posOffset>7826705</wp:posOffset>
              </wp:positionH>
              <wp:positionV relativeFrom="page">
                <wp:posOffset>10958706</wp:posOffset>
              </wp:positionV>
              <wp:extent cx="266700" cy="266697"/>
              <wp:effectExtent l="0" t="0" r="0" b="0"/>
              <wp:wrapSquare wrapText="bothSides"/>
              <wp:docPr id="131798" name="Group 13179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799" name="Shape 13179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00" name="Shape 13180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262623" id="Group 131798" o:spid="_x0000_s1026" style="position:absolute;margin-left:616.3pt;margin-top:862.9pt;width:21pt;height:21pt;z-index:25156300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">
              <v:shape id="Shape 13179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" path="m,190497l,e" filled="f" strokeweight=".25pt">
                <v:stroke miterlimit="83231f" joinstyle="miter"/>
                <v:path arrowok="t" textboxrect="0,0,0,190497"/>
              </v:shape>
              <v:shape id="Shape 13180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64032" behindDoc="0" locked="0" layoutInCell="1" allowOverlap="1" wp14:anchorId="0BE923A6" wp14:editId="0BE923A7">
              <wp:simplePos x="0" y="0"/>
              <wp:positionH relativeFrom="page">
                <wp:posOffset>0</wp:posOffset>
              </wp:positionH>
              <wp:positionV relativeFrom="page">
                <wp:posOffset>10958706</wp:posOffset>
              </wp:positionV>
              <wp:extent cx="266700" cy="266697"/>
              <wp:effectExtent l="0" t="0" r="0" b="0"/>
              <wp:wrapSquare wrapText="bothSides"/>
              <wp:docPr id="131801" name="Group 13180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02" name="Shape 13180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03" name="Shape 13180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EB9FFB" id="Group 131801" o:spid="_x0000_s1026" style="position:absolute;margin-left:0;margin-top:862.9pt;width:21pt;height:21pt;z-index:25156403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DujqIeqwIAAM0IAAAOAAAAAAAA&#10;AAAAAAAAAC4CAABkcnMvZTJvRG9jLnhtbFBLAQItABQABgAIAAAAIQD2SrHF3wAAAAkBAAAPAAAA&#10;AAAAAAAAAAAAAAUFAABkcnMvZG93bnJldi54bWxQSwUGAAAAAAQABADzAAAAEQYAAAAA&#10;">
              <v:shape id="Shape 13180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" path="m,190497l,e" filled="f" strokeweight=".25pt">
                <v:stroke miterlimit="83231f" joinstyle="miter"/>
                <v:path arrowok="t" textboxrect="0,0,0,190497"/>
              </v:shape>
              <v:shape id="Shape 13180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sz w:val="22"/>
      </w:rPr>
      <w:t xml:space="preserve">diagnostic horizons  </w: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15</w:t>
    </w:r>
    <w:r>
      <w:rPr>
        <w:color w:val="2B579A"/>
        <w:sz w:val="22"/>
        <w:shd w:val="clear" w:color="auto" w:fill="E6E6E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0"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1200" behindDoc="0" locked="0" layoutInCell="1" allowOverlap="1" wp14:anchorId="0BE923B0" wp14:editId="0BE923B1">
              <wp:simplePos x="0" y="0"/>
              <wp:positionH relativeFrom="page">
                <wp:posOffset>7826705</wp:posOffset>
              </wp:positionH>
              <wp:positionV relativeFrom="page">
                <wp:posOffset>10958706</wp:posOffset>
              </wp:positionV>
              <wp:extent cx="266700" cy="266697"/>
              <wp:effectExtent l="0" t="0" r="0" b="0"/>
              <wp:wrapSquare wrapText="bothSides"/>
              <wp:docPr id="131916" name="Group 13191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17" name="Shape 131917"/>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18" name="Shape 131918"/>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B8F4A9" id="Group 131916" o:spid="_x0000_s1026" style="position:absolute;margin-left:616.3pt;margin-top:862.9pt;width:21pt;height:21pt;z-index:25157120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BY6hR/qQIAAMwIAAAOAAAAAAAA&#10;AAAAAAAAAC4CAABkcnMvZTJvRG9jLnhtbFBLAQItABQABgAIAAAAIQBRcVJ54QAAAA8BAAAPAAAA&#10;AAAAAAAAAAAAAAMFAABkcnMvZG93bnJldi54bWxQSwUGAAAAAAQABADzAAAAEQYAAAAA&#10;">
              <v:shape id="Shape 131917"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" path="m,190497l,e" filled="f" strokeweight=".25pt">
                <v:stroke miterlimit="83231f" joinstyle="miter"/>
                <v:path arrowok="t" textboxrect="0,0,0,190497"/>
              </v:shape>
              <v:shape id="Shape 131918"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2224" behindDoc="0" locked="0" layoutInCell="1" allowOverlap="1" wp14:anchorId="0BE923B2" wp14:editId="0BE923B3">
              <wp:simplePos x="0" y="0"/>
              <wp:positionH relativeFrom="page">
                <wp:posOffset>0</wp:posOffset>
              </wp:positionH>
              <wp:positionV relativeFrom="page">
                <wp:posOffset>10958706</wp:posOffset>
              </wp:positionV>
              <wp:extent cx="266700" cy="266697"/>
              <wp:effectExtent l="0" t="0" r="0" b="0"/>
              <wp:wrapSquare wrapText="bothSides"/>
              <wp:docPr id="131919" name="Group 13191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20" name="Shape 131920"/>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21" name="Shape 131921"/>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AFBAD5" id="Group 131919" o:spid="_x0000_s1026" style="position:absolute;margin-left:0;margin-top:862.9pt;width:21pt;height:21pt;z-index:25157222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VwdIgqwIAAM0IAAAOAAAAAAAA&#10;AAAAAAAAAC4CAABkcnMvZTJvRG9jLnhtbFBLAQItABQABgAIAAAAIQD2SrHF3wAAAAkBAAAPAAAA&#10;AAAAAAAAAAAAAAUFAABkcnMvZG93bnJldi54bWxQSwUGAAAAAAQABADzAAAAEQYAAAAA&#10;">
              <v:shape id="Shape 131920"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" path="m,190497l,e" filled="f" strokeweight=".25pt">
                <v:stroke miterlimit="83231f" joinstyle="miter"/>
                <v:path arrowok="t" textboxrect="0,0,0,190497"/>
              </v:shape>
              <v:shape id="Shape 131921"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40</w:t>
    </w:r>
    <w:r>
      <w:rPr>
        <w:color w:val="2B579A"/>
        <w:sz w:val="22"/>
        <w:shd w:val="clear" w:color="auto" w:fill="E6E6E6"/>
      </w:rPr>
      <w:fldChar w:fldCharType="end"/>
    </w:r>
    <w:r>
      <w:rPr>
        <w:sz w:val="22"/>
      </w:rPr>
      <w:t xml:space="preserve">  </w:t>
    </w:r>
    <w:r w:rsidRPr="000464F3">
      <w:rPr>
        <w:sz w:val="18"/>
        <w:szCs w:val="18"/>
      </w:rPr>
      <w:t>KEY TO SOIL ORDERS</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1" w14:textId="77777777" w:rsidR="00216ADB" w:rsidRDefault="00216ADB">
    <w:pPr>
      <w:spacing w:after="0" w:line="259" w:lineRule="auto"/>
      <w:ind w:left="6286" w:firstLine="0"/>
      <w:jc w:val="left"/>
    </w:pP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73248" behindDoc="0" locked="0" layoutInCell="1" allowOverlap="1" wp14:anchorId="0BE923B4" wp14:editId="0BE923B5">
              <wp:simplePos x="0" y="0"/>
              <wp:positionH relativeFrom="page">
                <wp:posOffset>7826705</wp:posOffset>
              </wp:positionH>
              <wp:positionV relativeFrom="page">
                <wp:posOffset>10958706</wp:posOffset>
              </wp:positionV>
              <wp:extent cx="266700" cy="266697"/>
              <wp:effectExtent l="0" t="0" r="0" b="0"/>
              <wp:wrapSquare wrapText="bothSides"/>
              <wp:docPr id="131892" name="Group 13189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93" name="Shape 13189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94" name="Shape 13189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5EA6A9" id="Group 131892" o:spid="_x0000_s1026" style="position:absolute;margin-left:616.3pt;margin-top:862.9pt;width:21pt;height:21pt;z-index:25157324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BQ41ZYqQIAAMwIAAAOAAAAAAAA&#10;AAAAAAAAAC4CAABkcnMvZTJvRG9jLnhtbFBLAQItABQABgAIAAAAIQBRcVJ54QAAAA8BAAAPAAAA&#10;AAAAAAAAAAAAAAMFAABkcnMvZG93bnJldi54bWxQSwUGAAAAAAQABADzAAAAEQYAAAAA&#10;">
              <v:shape id="Shape 13189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" path="m,190497l,e" filled="f" strokeweight=".25pt">
                <v:stroke miterlimit="83231f" joinstyle="miter"/>
                <v:path arrowok="t" textboxrect="0,0,0,190497"/>
              </v:shape>
              <v:shape id="Shape 13189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74272" behindDoc="0" locked="0" layoutInCell="1" allowOverlap="1" wp14:anchorId="0BE923B6" wp14:editId="0BE923B7">
              <wp:simplePos x="0" y="0"/>
              <wp:positionH relativeFrom="page">
                <wp:posOffset>0</wp:posOffset>
              </wp:positionH>
              <wp:positionV relativeFrom="page">
                <wp:posOffset>10958706</wp:posOffset>
              </wp:positionV>
              <wp:extent cx="266700" cy="266697"/>
              <wp:effectExtent l="0" t="0" r="0" b="0"/>
              <wp:wrapSquare wrapText="bothSides"/>
              <wp:docPr id="131895" name="Group 13189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96" name="Shape 13189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97" name="Shape 13189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A52E513" id="Group 131895" o:spid="_x0000_s1026" style="position:absolute;margin-left:0;margin-top:862.9pt;width:21pt;height:21pt;z-index:25157427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D6ZlCEqwIAAM0IAAAOAAAAAAAA&#10;AAAAAAAAAC4CAABkcnMvZTJvRG9jLnhtbFBLAQItABQABgAIAAAAIQD2SrHF3wAAAAkBAAAPAAAA&#10;AAAAAAAAAAAAAAUFAABkcnMvZG93bnJldi54bWxQSwUGAAAAAAQABADzAAAAEQYAAAAA&#10;">
              <v:shape id="Shape 13189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" path="m,190497l,e" filled="f" strokeweight=".25pt">
                <v:stroke miterlimit="83231f" joinstyle="miter"/>
                <v:path arrowok="t" textboxrect="0,0,0,190497"/>
              </v:shape>
              <v:shape id="Shape 13189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sz w:val="18"/>
        <w:szCs w:val="18"/>
      </w:rPr>
      <w:t>KEY TO SOIL ORDERS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39</w:t>
    </w:r>
    <w:r>
      <w:rPr>
        <w:color w:val="2B579A"/>
        <w:sz w:val="22"/>
        <w:shd w:val="clear" w:color="auto" w:fill="E6E6E6"/>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3" w14:textId="77777777" w:rsidR="00216ADB" w:rsidRDefault="00216ADB">
    <w:pPr>
      <w:spacing w:after="0" w:line="259" w:lineRule="auto"/>
      <w:ind w:left="628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5296" behindDoc="0" locked="0" layoutInCell="1" allowOverlap="1" wp14:anchorId="0BE923BC" wp14:editId="0BE923BD">
              <wp:simplePos x="0" y="0"/>
              <wp:positionH relativeFrom="page">
                <wp:posOffset>7826705</wp:posOffset>
              </wp:positionH>
              <wp:positionV relativeFrom="page">
                <wp:posOffset>10958706</wp:posOffset>
              </wp:positionV>
              <wp:extent cx="266700" cy="266697"/>
              <wp:effectExtent l="0" t="0" r="0" b="0"/>
              <wp:wrapSquare wrapText="bothSides"/>
              <wp:docPr id="131869" name="Group 13186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70" name="Shape 131870"/>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71" name="Shape 131871"/>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561146" id="Group 131869" o:spid="_x0000_s1026" style="position:absolute;margin-left:616.3pt;margin-top:862.9pt;width:21pt;height:21pt;z-index:25157529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L523F2oAgAAzAgAAA4AAAAAAAAA&#10;AAAAAAAALgIAAGRycy9lMm9Eb2MueG1sUEsBAi0AFAAGAAgAAAAhAFFxUnnhAAAADwEAAA8AAAAA&#10;AAAAAAAAAAAAAgUAAGRycy9kb3ducmV2LnhtbFBLBQYAAAAABAAEAPMAAAAQBgAAAAA=&#10;">
              <v:shape id="Shape 131870"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" path="m,190497l,e" filled="f" strokeweight=".25pt">
                <v:stroke miterlimit="83231f" joinstyle="miter"/>
                <v:path arrowok="t" textboxrect="0,0,0,190497"/>
              </v:shape>
              <v:shape id="Shape 131871"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6320" behindDoc="0" locked="0" layoutInCell="1" allowOverlap="1" wp14:anchorId="0BE923BE" wp14:editId="0BE923BF">
              <wp:simplePos x="0" y="0"/>
              <wp:positionH relativeFrom="page">
                <wp:posOffset>0</wp:posOffset>
              </wp:positionH>
              <wp:positionV relativeFrom="page">
                <wp:posOffset>10958706</wp:posOffset>
              </wp:positionV>
              <wp:extent cx="266700" cy="266697"/>
              <wp:effectExtent l="0" t="0" r="0" b="0"/>
              <wp:wrapSquare wrapText="bothSides"/>
              <wp:docPr id="131872" name="Group 13187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873" name="Shape 131873"/>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74" name="Shape 131874"/>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349942" id="Group 131872" o:spid="_x0000_s1026" style="position:absolute;margin-left:0;margin-top:862.9pt;width:21pt;height:21pt;z-index:25157632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9WO6/qwCAADNCAAADgAAAAAA&#10;AAAAAAAAAAAuAgAAZHJzL2Uyb0RvYy54bWxQSwECLQAUAAYACAAAACEA9kqxxd8AAAAJAQAADwAA&#10;AAAAAAAAAAAAAAAGBQAAZHJzL2Rvd25yZXYueG1sUEsFBgAAAAAEAAQA8wAAABIGAAAAAA==&#10;">
              <v:shape id="Shape 131873"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" path="m,190497l,e" filled="f" strokeweight=".25pt">
                <v:stroke miterlimit="83231f" joinstyle="miter"/>
                <v:path arrowok="t" textboxrect="0,0,0,190497"/>
              </v:shape>
              <v:shape id="Shape 131874"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sz w:val="22"/>
      </w:rPr>
      <w:t xml:space="preserve">key to soil orders  </w: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35</w:t>
    </w:r>
    <w:r>
      <w:rPr>
        <w:color w:val="2B579A"/>
        <w:sz w:val="22"/>
        <w:shd w:val="clear" w:color="auto" w:fill="E6E6E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6" w14:textId="77777777" w:rsidR="00216ADB" w:rsidRPr="000464F3" w:rsidRDefault="00216ADB">
    <w:pPr>
      <w:spacing w:after="0" w:line="259" w:lineRule="auto"/>
      <w:ind w:left="0" w:firstLine="0"/>
      <w:jc w:val="left"/>
      <w:rPr>
        <w:i/>
        <w:sz w:val="18"/>
        <w:szCs w:val="18"/>
      </w:rPr>
    </w:pPr>
    <w:r w:rsidRPr="000464F3">
      <w:rPr>
        <w:rFonts w:ascii="Calibri" w:eastAsia="Calibri" w:hAnsi="Calibri" w:cs="Calibri"/>
        <w:i/>
        <w:noProof/>
        <w:color w:val="000000"/>
        <w:sz w:val="22"/>
        <w:shd w:val="clear" w:color="auto" w:fill="E6E6E6"/>
      </w:rPr>
      <mc:AlternateContent>
        <mc:Choice Requires="wpg">
          <w:drawing>
            <wp:anchor distT="0" distB="0" distL="114300" distR="114300" simplePos="0" relativeHeight="251583488" behindDoc="0" locked="0" layoutInCell="1" allowOverlap="1" wp14:anchorId="0BE923C8" wp14:editId="0BE923C9">
              <wp:simplePos x="0" y="0"/>
              <wp:positionH relativeFrom="page">
                <wp:posOffset>7826705</wp:posOffset>
              </wp:positionH>
              <wp:positionV relativeFrom="page">
                <wp:posOffset>10958706</wp:posOffset>
              </wp:positionV>
              <wp:extent cx="266700" cy="266697"/>
              <wp:effectExtent l="0" t="0" r="0" b="0"/>
              <wp:wrapSquare wrapText="bothSides"/>
              <wp:docPr id="131982" name="Group 13198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83" name="Shape 13198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84" name="Shape 13198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127303" id="Group 131982" o:spid="_x0000_s1026" style="position:absolute;margin-left:616.3pt;margin-top:862.9pt;width:21pt;height:21pt;z-index:25158348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AuJbdAqQIAAMwIAAAOAAAAAAAA&#10;AAAAAAAAAC4CAABkcnMvZTJvRG9jLnhtbFBLAQItABQABgAIAAAAIQBRcVJ54QAAAA8BAAAPAAAA&#10;AAAAAAAAAAAAAAMFAABkcnMvZG93bnJldi54bWxQSwUGAAAAAAQABADzAAAAEQYAAAAA&#10;">
              <v:shape id="Shape 13198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" path="m,190497l,e" filled="f" strokeweight=".25pt">
                <v:stroke miterlimit="83231f" joinstyle="miter"/>
                <v:path arrowok="t" textboxrect="0,0,0,190497"/>
              </v:shape>
              <v:shape id="Shape 13198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rFonts w:ascii="Calibri" w:eastAsia="Calibri" w:hAnsi="Calibri" w:cs="Calibri"/>
        <w:i/>
        <w:noProof/>
        <w:color w:val="000000"/>
        <w:sz w:val="22"/>
        <w:shd w:val="clear" w:color="auto" w:fill="E6E6E6"/>
      </w:rPr>
      <mc:AlternateContent>
        <mc:Choice Requires="wpg">
          <w:drawing>
            <wp:anchor distT="0" distB="0" distL="114300" distR="114300" simplePos="0" relativeHeight="251584512" behindDoc="0" locked="0" layoutInCell="1" allowOverlap="1" wp14:anchorId="0BE923CA" wp14:editId="0BE923CB">
              <wp:simplePos x="0" y="0"/>
              <wp:positionH relativeFrom="page">
                <wp:posOffset>0</wp:posOffset>
              </wp:positionH>
              <wp:positionV relativeFrom="page">
                <wp:posOffset>10958706</wp:posOffset>
              </wp:positionV>
              <wp:extent cx="266700" cy="266697"/>
              <wp:effectExtent l="0" t="0" r="0" b="0"/>
              <wp:wrapSquare wrapText="bothSides"/>
              <wp:docPr id="131985" name="Group 13198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86" name="Shape 13198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87" name="Shape 13198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5DC5EF" id="Group 131985" o:spid="_x0000_s1026" style="position:absolute;margin-left:0;margin-top:862.9pt;width:21pt;height:21pt;z-index:25158451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hHkx1qwIAAM0IAAAOAAAAAAAA&#10;AAAAAAAAAC4CAABkcnMvZTJvRG9jLnhtbFBLAQItABQABgAIAAAAIQD2SrHF3wAAAAkBAAAPAAAA&#10;AAAAAAAAAAAAAAUFAABkcnMvZG93bnJldi54bWxQSwUGAAAAAAQABADzAAAAEQYAAAAA&#10;">
              <v:shape id="Shape 13198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" path="m,190497l,e" filled="f" strokeweight=".25pt">
                <v:stroke miterlimit="83231f" joinstyle="miter"/>
                <v:path arrowok="t" textboxrect="0,0,0,190497"/>
              </v:shape>
              <v:shape id="Shape 13198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i/>
        <w:color w:val="2B579A"/>
        <w:shd w:val="clear" w:color="auto" w:fill="E6E6E6"/>
      </w:rPr>
      <w:fldChar w:fldCharType="begin"/>
    </w:r>
    <w:r w:rsidRPr="000464F3">
      <w:rPr>
        <w:i/>
      </w:rPr>
      <w:instrText xml:space="preserve"> PAGE   \* MERGEFORMAT </w:instrText>
    </w:r>
    <w:r w:rsidRPr="000464F3">
      <w:rPr>
        <w:i/>
        <w:color w:val="2B579A"/>
        <w:shd w:val="clear" w:color="auto" w:fill="E6E6E6"/>
      </w:rPr>
      <w:fldChar w:fldCharType="separate"/>
    </w:r>
    <w:r w:rsidR="001223FA" w:rsidRPr="001223FA">
      <w:rPr>
        <w:i/>
        <w:noProof/>
        <w:sz w:val="22"/>
      </w:rPr>
      <w:t>46</w:t>
    </w:r>
    <w:r w:rsidRPr="000464F3">
      <w:rPr>
        <w:i/>
        <w:color w:val="2B579A"/>
        <w:sz w:val="22"/>
        <w:shd w:val="clear" w:color="auto" w:fill="E6E6E6"/>
      </w:rPr>
      <w:fldChar w:fldCharType="end"/>
    </w:r>
    <w:r w:rsidRPr="000464F3">
      <w:rPr>
        <w:i/>
        <w:sz w:val="22"/>
      </w:rPr>
      <w:t xml:space="preserve">   </w:t>
    </w:r>
    <w:r w:rsidRPr="000464F3">
      <w:rPr>
        <w:i/>
        <w:sz w:val="18"/>
        <w:szCs w:val="18"/>
      </w:rPr>
      <w:t>ALLOPHANIC SOILS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4"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3616" behindDoc="0" locked="0" layoutInCell="1" allowOverlap="1" wp14:anchorId="0BE9232C" wp14:editId="0BE9232D">
              <wp:simplePos x="0" y="0"/>
              <wp:positionH relativeFrom="page">
                <wp:posOffset>7826705</wp:posOffset>
              </wp:positionH>
              <wp:positionV relativeFrom="page">
                <wp:posOffset>10958706</wp:posOffset>
              </wp:positionV>
              <wp:extent cx="266700" cy="266697"/>
              <wp:effectExtent l="0" t="0" r="0" b="0"/>
              <wp:wrapSquare wrapText="bothSides"/>
              <wp:docPr id="131508" name="Group 13150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09" name="Shape 13150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10" name="Shape 13151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8CF72A" id="Group 131508" o:spid="_x0000_s1026" style="position:absolute;margin-left:616.3pt;margin-top:862.9pt;width:21pt;height:21pt;z-index:25150361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">
              <v:shape id="Shape 13150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" path="m,190497l,e" filled="f" strokeweight=".25pt">
                <v:stroke miterlimit="83231f" joinstyle="miter"/>
                <v:path arrowok="t" textboxrect="0,0,0,190497"/>
              </v:shape>
              <v:shape id="Shape 13151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4640" behindDoc="0" locked="0" layoutInCell="1" allowOverlap="1" wp14:anchorId="0BE9232E" wp14:editId="0BE9232F">
              <wp:simplePos x="0" y="0"/>
              <wp:positionH relativeFrom="page">
                <wp:posOffset>0</wp:posOffset>
              </wp:positionH>
              <wp:positionV relativeFrom="page">
                <wp:posOffset>10958706</wp:posOffset>
              </wp:positionV>
              <wp:extent cx="266700" cy="266697"/>
              <wp:effectExtent l="0" t="0" r="0" b="0"/>
              <wp:wrapSquare wrapText="bothSides"/>
              <wp:docPr id="131511" name="Group 13151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12" name="Shape 13151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13" name="Shape 13151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006B71" id="Group 131511" o:spid="_x0000_s1026" style="position:absolute;margin-left:0;margin-top:862.9pt;width:21pt;height:21pt;z-index:25150464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WxFnzqwIAAM0IAAAOAAAAAAAA&#10;AAAAAAAAAC4CAABkcnMvZTJvRG9jLnhtbFBLAQItABQABgAIAAAAIQD2SrHF3wAAAAkBAAAPAAAA&#10;AAAAAAAAAAAAAAUFAABkcnMvZG93bnJldi54bWxQSwUGAAAAAAQABADzAAAAEQYAAAAA&#10;">
              <v:shape id="Shape 13151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" path="m,190497l,e" filled="f" strokeweight=".25pt">
                <v:stroke miterlimit="83231f" joinstyle="miter"/>
                <v:path arrowok="t" textboxrect="0,0,0,190497"/>
              </v:shape>
              <v:shape id="Shape 13151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7" w14:textId="77777777" w:rsidR="00216ADB" w:rsidRPr="000464F3" w:rsidRDefault="00216ADB" w:rsidP="000602CE">
    <w:pPr>
      <w:spacing w:after="282" w:line="259" w:lineRule="auto"/>
      <w:ind w:left="10" w:right="64" w:hanging="10"/>
      <w:jc w:val="right"/>
      <w:rPr>
        <w:i/>
      </w:rPr>
    </w:pPr>
    <w:r w:rsidRPr="000464F3">
      <w:rPr>
        <w:i/>
        <w:sz w:val="22"/>
      </w:rPr>
      <w:t xml:space="preserve">  </w:t>
    </w:r>
    <w:r w:rsidRPr="000464F3">
      <w:rPr>
        <w:i/>
        <w:sz w:val="18"/>
        <w:szCs w:val="18"/>
      </w:rPr>
      <w:t>ALLOPHANIC SOILS</w:t>
    </w:r>
    <w:r w:rsidRPr="000464F3">
      <w:rPr>
        <w:i/>
        <w:sz w:val="22"/>
      </w:rPr>
      <w:t xml:space="preserve">  </w:t>
    </w:r>
    <w:r w:rsidRPr="000464F3">
      <w:rPr>
        <w:i/>
        <w:color w:val="2B579A"/>
        <w:shd w:val="clear" w:color="auto" w:fill="E6E6E6"/>
      </w:rPr>
      <w:fldChar w:fldCharType="begin"/>
    </w:r>
    <w:r w:rsidRPr="000464F3">
      <w:rPr>
        <w:i/>
      </w:rPr>
      <w:instrText xml:space="preserve"> PAGE   \* MERGEFORMAT </w:instrText>
    </w:r>
    <w:r w:rsidRPr="000464F3">
      <w:rPr>
        <w:i/>
        <w:color w:val="2B579A"/>
        <w:shd w:val="clear" w:color="auto" w:fill="E6E6E6"/>
      </w:rPr>
      <w:fldChar w:fldCharType="separate"/>
    </w:r>
    <w:r w:rsidR="001223FA" w:rsidRPr="001223FA">
      <w:rPr>
        <w:i/>
        <w:noProof/>
        <w:sz w:val="22"/>
      </w:rPr>
      <w:t>45</w:t>
    </w:r>
    <w:r w:rsidRPr="000464F3">
      <w:rPr>
        <w:i/>
        <w:color w:val="2B579A"/>
        <w:sz w:val="22"/>
        <w:shd w:val="clear" w:color="auto" w:fill="E6E6E6"/>
      </w:rPr>
      <w:fldChar w:fldCharType="end"/>
    </w:r>
  </w:p>
  <w:p w14:paraId="0BE922B8" w14:textId="77777777" w:rsidR="00216ADB" w:rsidRDefault="00216ADB">
    <w:pPr>
      <w:spacing w:after="0" w:line="259" w:lineRule="auto"/>
      <w:ind w:left="-2121" w:right="10628"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85536" behindDoc="0" locked="0" layoutInCell="1" allowOverlap="1" wp14:anchorId="0BE923CC" wp14:editId="0BE923CD">
              <wp:simplePos x="0" y="0"/>
              <wp:positionH relativeFrom="page">
                <wp:posOffset>7826705</wp:posOffset>
              </wp:positionH>
              <wp:positionV relativeFrom="page">
                <wp:posOffset>10958706</wp:posOffset>
              </wp:positionV>
              <wp:extent cx="266700" cy="266697"/>
              <wp:effectExtent l="0" t="0" r="0" b="0"/>
              <wp:wrapSquare wrapText="bothSides"/>
              <wp:docPr id="131959" name="Group 13195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60" name="Shape 131960"/>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61" name="Shape 131961"/>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8DBFF7" id="Group 131959" o:spid="_x0000_s1026" style="position:absolute;margin-left:616.3pt;margin-top:862.9pt;width:21pt;height:21pt;z-index:25158553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MCwPUWoAgAAzAgAAA4AAAAAAAAA&#10;AAAAAAAALgIAAGRycy9lMm9Eb2MueG1sUEsBAi0AFAAGAAgAAAAhAFFxUnnhAAAADwEAAA8AAAAA&#10;AAAAAAAAAAAAAgUAAGRycy9kb3ducmV2LnhtbFBLBQYAAAAABAAEAPMAAAAQBgAAAAA=&#10;">
              <v:shape id="Shape 131960"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" path="m,190497l,e" filled="f" strokeweight=".25pt">
                <v:stroke miterlimit="83231f" joinstyle="miter"/>
                <v:path arrowok="t" textboxrect="0,0,0,190497"/>
              </v:shape>
              <v:shape id="Shape 131961"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86560" behindDoc="0" locked="0" layoutInCell="1" allowOverlap="1" wp14:anchorId="0BE923CE" wp14:editId="0BE923CF">
              <wp:simplePos x="0" y="0"/>
              <wp:positionH relativeFrom="page">
                <wp:posOffset>0</wp:posOffset>
              </wp:positionH>
              <wp:positionV relativeFrom="page">
                <wp:posOffset>10958706</wp:posOffset>
              </wp:positionV>
              <wp:extent cx="266700" cy="266697"/>
              <wp:effectExtent l="0" t="0" r="0" b="0"/>
              <wp:wrapSquare wrapText="bothSides"/>
              <wp:docPr id="131962" name="Group 13196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63" name="Shape 131963"/>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64" name="Shape 131964"/>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682ACB" id="Group 131962" o:spid="_x0000_s1026" style="position:absolute;margin-left:0;margin-top:862.9pt;width:21pt;height:21pt;z-index:25158656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bhumD6wCAADNCAAADgAAAAAA&#10;AAAAAAAAAAAuAgAAZHJzL2Uyb0RvYy54bWxQSwECLQAUAAYACAAAACEA9kqxxd8AAAAJAQAADwAA&#10;AAAAAAAAAAAAAAAGBQAAZHJzL2Rvd25yZXYueG1sUEsFBgAAAAAEAAQA8wAAABIGAAAAAA==&#10;">
              <v:shape id="Shape 131963"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" path="m,190497l,e" filled="f" strokeweight=".25pt">
                <v:stroke miterlimit="83231f" joinstyle="miter"/>
                <v:path arrowok="t" textboxrect="0,0,0,190497"/>
              </v:shape>
              <v:shape id="Shape 131964"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A" w14:textId="77777777" w:rsidR="00216ADB" w:rsidRPr="000464F3" w:rsidRDefault="00216ADB" w:rsidP="00242F46">
    <w:pPr>
      <w:spacing w:after="282" w:line="259" w:lineRule="auto"/>
      <w:ind w:left="10" w:right="386" w:hanging="10"/>
      <w:jc w:val="right"/>
      <w:rPr>
        <w:i/>
      </w:rPr>
    </w:pPr>
    <w:r w:rsidRPr="000464F3">
      <w:rPr>
        <w:i/>
        <w:sz w:val="18"/>
        <w:szCs w:val="18"/>
      </w:rPr>
      <w:t>ALLOPHANIC SOILS</w:t>
    </w:r>
    <w:r w:rsidRPr="000464F3">
      <w:rPr>
        <w:i/>
        <w:sz w:val="22"/>
      </w:rPr>
      <w:t xml:space="preserve">  </w:t>
    </w:r>
    <w:r w:rsidRPr="000464F3">
      <w:rPr>
        <w:rFonts w:ascii="Calibri" w:eastAsia="Calibri" w:hAnsi="Calibri" w:cs="Calibri"/>
        <w:i/>
        <w:noProof/>
        <w:color w:val="000000"/>
        <w:sz w:val="22"/>
        <w:shd w:val="clear" w:color="auto" w:fill="E6E6E6"/>
      </w:rPr>
      <mc:AlternateContent>
        <mc:Choice Requires="wpg">
          <w:drawing>
            <wp:anchor distT="0" distB="0" distL="114300" distR="114300" simplePos="0" relativeHeight="251587584" behindDoc="0" locked="0" layoutInCell="1" allowOverlap="1" wp14:anchorId="0BE923D4" wp14:editId="0BE923D5">
              <wp:simplePos x="0" y="0"/>
              <wp:positionH relativeFrom="page">
                <wp:posOffset>7826705</wp:posOffset>
              </wp:positionH>
              <wp:positionV relativeFrom="page">
                <wp:posOffset>10958706</wp:posOffset>
              </wp:positionV>
              <wp:extent cx="266700" cy="266697"/>
              <wp:effectExtent l="0" t="0" r="0" b="0"/>
              <wp:wrapSquare wrapText="bothSides"/>
              <wp:docPr id="131939" name="Group 13193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40" name="Shape 131940"/>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41" name="Shape 131941"/>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F6A5EC" id="Group 131939" o:spid="_x0000_s1026" style="position:absolute;margin-left:616.3pt;margin-top:862.9pt;width:21pt;height:21pt;z-index:25158758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Osn39ioAgAAzAgAAA4AAAAAAAAA&#10;AAAAAAAALgIAAGRycy9lMm9Eb2MueG1sUEsBAi0AFAAGAAgAAAAhAFFxUnnhAAAADwEAAA8AAAAA&#10;AAAAAAAAAAAAAgUAAGRycy9kb3ducmV2LnhtbFBLBQYAAAAABAAEAPMAAAAQBgAAAAA=&#10;">
              <v:shape id="Shape 131940"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" path="m,190497l,e" filled="f" strokeweight=".25pt">
                <v:stroke miterlimit="83231f" joinstyle="miter"/>
                <v:path arrowok="t" textboxrect="0,0,0,190497"/>
              </v:shape>
              <v:shape id="Shape 131941"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rFonts w:ascii="Calibri" w:eastAsia="Calibri" w:hAnsi="Calibri" w:cs="Calibri"/>
        <w:i/>
        <w:noProof/>
        <w:color w:val="000000"/>
        <w:sz w:val="22"/>
        <w:shd w:val="clear" w:color="auto" w:fill="E6E6E6"/>
      </w:rPr>
      <mc:AlternateContent>
        <mc:Choice Requires="wpg">
          <w:drawing>
            <wp:anchor distT="0" distB="0" distL="114300" distR="114300" simplePos="0" relativeHeight="251588608" behindDoc="0" locked="0" layoutInCell="1" allowOverlap="1" wp14:anchorId="0BE923D6" wp14:editId="0BE923D7">
              <wp:simplePos x="0" y="0"/>
              <wp:positionH relativeFrom="page">
                <wp:posOffset>0</wp:posOffset>
              </wp:positionH>
              <wp:positionV relativeFrom="page">
                <wp:posOffset>10958706</wp:posOffset>
              </wp:positionV>
              <wp:extent cx="266700" cy="266697"/>
              <wp:effectExtent l="0" t="0" r="0" b="0"/>
              <wp:wrapSquare wrapText="bothSides"/>
              <wp:docPr id="131942" name="Group 13194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943" name="Shape 131943"/>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44" name="Shape 131944"/>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E8164C" id="Group 131942" o:spid="_x0000_s1026" style="position:absolute;margin-left:0;margin-top:862.9pt;width:21pt;height:21pt;z-index:25158860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pGIbeqwIAAM0IAAAOAAAAAAAA&#10;AAAAAAAAAC4CAABkcnMvZTJvRG9jLnhtbFBLAQItABQABgAIAAAAIQD2SrHF3wAAAAkBAAAPAAAA&#10;AAAAAAAAAAAAAAUFAABkcnMvZG93bnJldi54bWxQSwUGAAAAAAQABADzAAAAEQYAAAAA&#10;">
              <v:shape id="Shape 131943"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" path="m,190497l,e" filled="f" strokeweight=".25pt">
                <v:stroke miterlimit="83231f" joinstyle="miter"/>
                <v:path arrowok="t" textboxrect="0,0,0,190497"/>
              </v:shape>
              <v:shape id="Shape 131944"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i/>
        <w:color w:val="2B579A"/>
        <w:shd w:val="clear" w:color="auto" w:fill="E6E6E6"/>
      </w:rPr>
      <w:fldChar w:fldCharType="begin"/>
    </w:r>
    <w:r w:rsidRPr="000464F3">
      <w:rPr>
        <w:i/>
      </w:rPr>
      <w:instrText xml:space="preserve"> PAGE   \* MERGEFORMAT </w:instrText>
    </w:r>
    <w:r w:rsidRPr="000464F3">
      <w:rPr>
        <w:i/>
        <w:color w:val="2B579A"/>
        <w:shd w:val="clear" w:color="auto" w:fill="E6E6E6"/>
      </w:rPr>
      <w:fldChar w:fldCharType="separate"/>
    </w:r>
    <w:r w:rsidR="001223FA" w:rsidRPr="001223FA">
      <w:rPr>
        <w:i/>
        <w:noProof/>
        <w:sz w:val="22"/>
      </w:rPr>
      <w:t>41</w:t>
    </w:r>
    <w:r w:rsidRPr="000464F3">
      <w:rPr>
        <w:i/>
        <w:color w:val="2B579A"/>
        <w:sz w:val="22"/>
        <w:shd w:val="clear" w:color="auto" w:fill="E6E6E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D"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5776" behindDoc="0" locked="0" layoutInCell="1" allowOverlap="1" wp14:anchorId="0BE923E0" wp14:editId="0BE923E1">
              <wp:simplePos x="0" y="0"/>
              <wp:positionH relativeFrom="page">
                <wp:posOffset>7826705</wp:posOffset>
              </wp:positionH>
              <wp:positionV relativeFrom="page">
                <wp:posOffset>10958706</wp:posOffset>
              </wp:positionV>
              <wp:extent cx="266700" cy="266697"/>
              <wp:effectExtent l="0" t="0" r="0" b="0"/>
              <wp:wrapSquare wrapText="bothSides"/>
              <wp:docPr id="132050" name="Group 13205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051" name="Shape 13205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52" name="Shape 13205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011CE4" id="Group 132050" o:spid="_x0000_s1026" style="position:absolute;margin-left:616.3pt;margin-top:862.9pt;width:21pt;height:21pt;z-index:25159577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DuFgyioAgAAzAgAAA4AAAAAAAAA&#10;AAAAAAAALgIAAGRycy9lMm9Eb2MueG1sUEsBAi0AFAAGAAgAAAAhAFFxUnnhAAAADwEAAA8AAAAA&#10;AAAAAAAAAAAAAgUAAGRycy9kb3ducmV2LnhtbFBLBQYAAAAABAAEAPMAAAAQBgAAAAA=&#10;">
              <v:shape id="Shape 13205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" path="m,190497l,e" filled="f" strokeweight=".25pt">
                <v:stroke miterlimit="83231f" joinstyle="miter"/>
                <v:path arrowok="t" textboxrect="0,0,0,190497"/>
              </v:shape>
              <v:shape id="Shape 13205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6800" behindDoc="0" locked="0" layoutInCell="1" allowOverlap="1" wp14:anchorId="0BE923E2" wp14:editId="0BE923E3">
              <wp:simplePos x="0" y="0"/>
              <wp:positionH relativeFrom="page">
                <wp:posOffset>0</wp:posOffset>
              </wp:positionH>
              <wp:positionV relativeFrom="page">
                <wp:posOffset>10958706</wp:posOffset>
              </wp:positionV>
              <wp:extent cx="266700" cy="266697"/>
              <wp:effectExtent l="0" t="0" r="0" b="0"/>
              <wp:wrapSquare wrapText="bothSides"/>
              <wp:docPr id="132053" name="Group 13205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054" name="Shape 13205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55" name="Shape 13205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7512F9" id="Group 132053" o:spid="_x0000_s1026" style="position:absolute;margin-left:0;margin-top:862.9pt;width:21pt;height:21pt;z-index:25159680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ufgLtqwCAADNCAAADgAAAAAA&#10;AAAAAAAAAAAuAgAAZHJzL2Uyb0RvYy54bWxQSwECLQAUAAYACAAAACEA9kqxxd8AAAAJAQAADwAA&#10;AAAAAAAAAAAAAAAGBQAAZHJzL2Rvd25yZXYueG1sUEsFBgAAAAAEAAQA8wAAABIGAAAAAA==&#10;">
              <v:shape id="Shape 13205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" path="m,190497l,e" filled="f" strokeweight=".25pt">
                <v:stroke miterlimit="83231f" joinstyle="miter"/>
                <v:path arrowok="t" textboxrect="0,0,0,190497"/>
              </v:shape>
              <v:shape id="Shape 13205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50</w:t>
    </w:r>
    <w:r>
      <w:rPr>
        <w:color w:val="2B579A"/>
        <w:sz w:val="22"/>
        <w:shd w:val="clear" w:color="auto" w:fill="E6E6E6"/>
      </w:rPr>
      <w:fldChar w:fldCharType="end"/>
    </w:r>
    <w:r>
      <w:rPr>
        <w:sz w:val="22"/>
      </w:rPr>
      <w:t xml:space="preserve">  </w:t>
    </w:r>
    <w:r w:rsidRPr="000464F3">
      <w:rPr>
        <w:sz w:val="18"/>
        <w:szCs w:val="18"/>
      </w:rPr>
      <w:t>ANTHROPIC SOILS</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E" w14:textId="77777777" w:rsidR="00216ADB" w:rsidRDefault="00216ADB" w:rsidP="00B64D2A">
    <w:pPr>
      <w:spacing w:after="0" w:line="259" w:lineRule="auto"/>
      <w:ind w:left="6521" w:firstLine="0"/>
      <w:jc w:val="right"/>
    </w:pP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97824" behindDoc="0" locked="0" layoutInCell="1" allowOverlap="1" wp14:anchorId="0BE923E4" wp14:editId="0BE923E5">
              <wp:simplePos x="0" y="0"/>
              <wp:positionH relativeFrom="page">
                <wp:posOffset>7826705</wp:posOffset>
              </wp:positionH>
              <wp:positionV relativeFrom="page">
                <wp:posOffset>10958706</wp:posOffset>
              </wp:positionV>
              <wp:extent cx="266700" cy="266697"/>
              <wp:effectExtent l="0" t="0" r="0" b="0"/>
              <wp:wrapSquare wrapText="bothSides"/>
              <wp:docPr id="132027" name="Group 13202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028" name="Shape 13202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29" name="Shape 13202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5D6C2D" id="Group 132027" o:spid="_x0000_s1026" style="position:absolute;margin-left:616.3pt;margin-top:862.9pt;width:21pt;height:21pt;z-index:25159782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M00ohSoAgAAzAgAAA4AAAAAAAAA&#10;AAAAAAAALgIAAGRycy9lMm9Eb2MueG1sUEsBAi0AFAAGAAgAAAAhAFFxUnnhAAAADwEAAA8AAAAA&#10;AAAAAAAAAAAAAgUAAGRycy9kb3ducmV2LnhtbFBLBQYAAAAABAAEAPMAAAAQBgAAAAA=&#10;">
              <v:shape id="Shape 13202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" path="m,190497l,e" filled="f" strokeweight=".25pt">
                <v:stroke miterlimit="83231f" joinstyle="miter"/>
                <v:path arrowok="t" textboxrect="0,0,0,190497"/>
              </v:shape>
              <v:shape id="Shape 13202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0464F3">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598848" behindDoc="0" locked="0" layoutInCell="1" allowOverlap="1" wp14:anchorId="0BE923E6" wp14:editId="0BE923E7">
              <wp:simplePos x="0" y="0"/>
              <wp:positionH relativeFrom="page">
                <wp:posOffset>0</wp:posOffset>
              </wp:positionH>
              <wp:positionV relativeFrom="page">
                <wp:posOffset>10958706</wp:posOffset>
              </wp:positionV>
              <wp:extent cx="266700" cy="266697"/>
              <wp:effectExtent l="0" t="0" r="0" b="0"/>
              <wp:wrapSquare wrapText="bothSides"/>
              <wp:docPr id="132030" name="Group 13203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031" name="Shape 13203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32" name="Shape 13203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5C8D34" id="Group 132030" o:spid="_x0000_s1026" style="position:absolute;margin-left:0;margin-top:862.9pt;width:21pt;height:21pt;z-index:25159884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UJp7BqwIAAM0IAAAOAAAAAAAA&#10;AAAAAAAAAC4CAABkcnMvZTJvRG9jLnhtbFBLAQItABQABgAIAAAAIQD2SrHF3wAAAAkBAAAPAAAA&#10;AAAAAAAAAAAAAAUFAABkcnMvZG93bnJldi54bWxQSwUGAAAAAAQABADzAAAAEQYAAAAA&#10;">
              <v:shape id="Shape 13203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" path="m,190497l,e" filled="f" strokeweight=".25pt">
                <v:stroke miterlimit="83231f" joinstyle="miter"/>
                <v:path arrowok="t" textboxrect="0,0,0,190497"/>
              </v:shape>
              <v:shape id="Shape 13203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0464F3">
      <w:rPr>
        <w:sz w:val="18"/>
        <w:szCs w:val="18"/>
      </w:rPr>
      <w:t>ANTHROPIC SOILS</w:t>
    </w:r>
    <w: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49</w:t>
    </w:r>
    <w:r>
      <w:rPr>
        <w:color w:val="2B579A"/>
        <w:sz w:val="22"/>
        <w:shd w:val="clear" w:color="auto" w:fill="E6E6E6"/>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C0" w14:textId="77777777" w:rsidR="00216ADB" w:rsidRDefault="00216ADB">
    <w:pPr>
      <w:spacing w:after="0" w:line="259" w:lineRule="auto"/>
      <w:ind w:left="8284"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9872" behindDoc="0" locked="0" layoutInCell="1" allowOverlap="1" wp14:anchorId="0BE923EC" wp14:editId="0BE923ED">
              <wp:simplePos x="0" y="0"/>
              <wp:positionH relativeFrom="page">
                <wp:posOffset>7826705</wp:posOffset>
              </wp:positionH>
              <wp:positionV relativeFrom="page">
                <wp:posOffset>10958706</wp:posOffset>
              </wp:positionV>
              <wp:extent cx="266700" cy="266697"/>
              <wp:effectExtent l="0" t="0" r="0" b="0"/>
              <wp:wrapSquare wrapText="bothSides"/>
              <wp:docPr id="132005" name="Group 13200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006" name="Shape 132006"/>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07" name="Shape 132007"/>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401BFF" id="Group 132005" o:spid="_x0000_s1026" style="position:absolute;margin-left:616.3pt;margin-top:862.9pt;width:21pt;height:21pt;z-index:25159987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">
              <v:shape id="Shape 132006"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" path="m,190497l,e" filled="f" strokeweight=".25pt">
                <v:stroke miterlimit="83231f" joinstyle="miter"/>
                <v:path arrowok="t" textboxrect="0,0,0,190497"/>
              </v:shape>
              <v:shape id="Shape 132007"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00896" behindDoc="0" locked="0" layoutInCell="1" allowOverlap="1" wp14:anchorId="0BE923EE" wp14:editId="0BE923EF">
              <wp:simplePos x="0" y="0"/>
              <wp:positionH relativeFrom="page">
                <wp:posOffset>0</wp:posOffset>
              </wp:positionH>
              <wp:positionV relativeFrom="page">
                <wp:posOffset>10958706</wp:posOffset>
              </wp:positionV>
              <wp:extent cx="266700" cy="266697"/>
              <wp:effectExtent l="0" t="0" r="0" b="0"/>
              <wp:wrapSquare wrapText="bothSides"/>
              <wp:docPr id="132008" name="Group 13200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009" name="Shape 132009"/>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10" name="Shape 132010"/>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065499" id="Group 132008" o:spid="_x0000_s1026" style="position:absolute;margin-left:0;margin-top:862.9pt;width:21pt;height:21pt;z-index:25160089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">
              <v:shape id="Shape 132009"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" path="m,190497l,e" filled="f" strokeweight=".25pt">
                <v:stroke miterlimit="83231f" joinstyle="miter"/>
                <v:path arrowok="t" textboxrect="0,0,0,190497"/>
              </v:shape>
              <v:shape id="Shape 132010"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41</w:t>
    </w:r>
    <w:r>
      <w:rPr>
        <w:color w:val="2B579A"/>
        <w:sz w:val="22"/>
        <w:shd w:val="clear" w:color="auto" w:fill="E6E6E6"/>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0"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2640" behindDoc="0" locked="0" layoutInCell="1" allowOverlap="1" wp14:anchorId="0BE92428" wp14:editId="0BE92429">
              <wp:simplePos x="0" y="0"/>
              <wp:positionH relativeFrom="page">
                <wp:posOffset>7826705</wp:posOffset>
              </wp:positionH>
              <wp:positionV relativeFrom="page">
                <wp:posOffset>10958706</wp:posOffset>
              </wp:positionV>
              <wp:extent cx="266700" cy="266697"/>
              <wp:effectExtent l="0" t="0" r="0" b="0"/>
              <wp:wrapSquare wrapText="bothSides"/>
              <wp:docPr id="132261" name="Group 13226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62" name="Shape 132262"/>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63" name="Shape 132263"/>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599B43" id="Group 132261" o:spid="_x0000_s1026" style="position:absolute;margin-left:616.3pt;margin-top:862.9pt;width:21pt;height:21pt;z-index:25163264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JyRVauoAgAAzAgAAA4AAAAAAAAA&#10;AAAAAAAALgIAAGRycy9lMm9Eb2MueG1sUEsBAi0AFAAGAAgAAAAhAFFxUnnhAAAADwEAAA8AAAAA&#10;AAAAAAAAAAAAAgUAAGRycy9kb3ducmV2LnhtbFBLBQYAAAAABAAEAPMAAAAQBgAAAAA=&#10;">
              <v:shape id="Shape 132262"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" path="m,190497l,e" filled="f" strokeweight=".25pt">
                <v:stroke miterlimit="83231f" joinstyle="miter"/>
                <v:path arrowok="t" textboxrect="0,0,0,190497"/>
              </v:shape>
              <v:shape id="Shape 132263"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3664" behindDoc="0" locked="0" layoutInCell="1" allowOverlap="1" wp14:anchorId="0BE9242A" wp14:editId="0BE9242B">
              <wp:simplePos x="0" y="0"/>
              <wp:positionH relativeFrom="page">
                <wp:posOffset>0</wp:posOffset>
              </wp:positionH>
              <wp:positionV relativeFrom="page">
                <wp:posOffset>10958706</wp:posOffset>
              </wp:positionV>
              <wp:extent cx="266700" cy="266697"/>
              <wp:effectExtent l="0" t="0" r="0" b="0"/>
              <wp:wrapSquare wrapText="bothSides"/>
              <wp:docPr id="132264" name="Group 13226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65" name="Shape 132265"/>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66" name="Shape 132266"/>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B8D803" id="Group 132264" o:spid="_x0000_s1026" style="position:absolute;margin-left:0;margin-top:862.9pt;width:21pt;height:21pt;z-index:25163366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">
              <v:shape id="Shape 132265"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" path="m,190497l,e" filled="f" strokeweight=".25pt">
                <v:stroke miterlimit="83231f" joinstyle="miter"/>
                <v:path arrowok="t" textboxrect="0,0,0,190497"/>
              </v:shape>
              <v:shape id="Shape 132266"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68</w:t>
    </w:r>
    <w:r>
      <w:rPr>
        <w:color w:val="2B579A"/>
        <w:sz w:val="22"/>
        <w:shd w:val="clear" w:color="auto" w:fill="E6E6E6"/>
      </w:rPr>
      <w:fldChar w:fldCharType="end"/>
    </w:r>
    <w:r>
      <w:rPr>
        <w:sz w:val="22"/>
      </w:rPr>
      <w:t xml:space="preserve">  </w:t>
    </w:r>
    <w:r w:rsidRPr="00972915">
      <w:rPr>
        <w:sz w:val="18"/>
        <w:szCs w:val="18"/>
      </w:rPr>
      <w:t>GLEY SOILS</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1" w14:textId="77777777" w:rsidR="00216ADB" w:rsidRDefault="00216ADB" w:rsidP="00972915">
    <w:pPr>
      <w:spacing w:after="0" w:line="259" w:lineRule="auto"/>
      <w:ind w:left="7153" w:firstLine="0"/>
      <w:jc w:val="righ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34688" behindDoc="0" locked="0" layoutInCell="1" allowOverlap="1" wp14:anchorId="0BE9242C" wp14:editId="0BE9242D">
              <wp:simplePos x="0" y="0"/>
              <wp:positionH relativeFrom="page">
                <wp:posOffset>7826705</wp:posOffset>
              </wp:positionH>
              <wp:positionV relativeFrom="page">
                <wp:posOffset>10958706</wp:posOffset>
              </wp:positionV>
              <wp:extent cx="266700" cy="266697"/>
              <wp:effectExtent l="0" t="0" r="0" b="0"/>
              <wp:wrapSquare wrapText="bothSides"/>
              <wp:docPr id="132237" name="Group 13223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38" name="Shape 13223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39" name="Shape 13223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1E7710" id="Group 132237" o:spid="_x0000_s1026" style="position:absolute;margin-left:616.3pt;margin-top:862.9pt;width:21pt;height:21pt;z-index:25163468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K/nyhuoAgAAzAgAAA4AAAAAAAAA&#10;AAAAAAAALgIAAGRycy9lMm9Eb2MueG1sUEsBAi0AFAAGAAgAAAAhAFFxUnnhAAAADwEAAA8AAAAA&#10;AAAAAAAAAAAAAgUAAGRycy9kb3ducmV2LnhtbFBLBQYAAAAABAAEAPMAAAAQBgAAAAA=&#10;">
              <v:shape id="Shape 13223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" path="m,190497l,e" filled="f" strokeweight=".25pt">
                <v:stroke miterlimit="83231f" joinstyle="miter"/>
                <v:path arrowok="t" textboxrect="0,0,0,190497"/>
              </v:shape>
              <v:shape id="Shape 13223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35712" behindDoc="0" locked="0" layoutInCell="1" allowOverlap="1" wp14:anchorId="0BE9242E" wp14:editId="0BE9242F">
              <wp:simplePos x="0" y="0"/>
              <wp:positionH relativeFrom="page">
                <wp:posOffset>0</wp:posOffset>
              </wp:positionH>
              <wp:positionV relativeFrom="page">
                <wp:posOffset>10958706</wp:posOffset>
              </wp:positionV>
              <wp:extent cx="266700" cy="266697"/>
              <wp:effectExtent l="0" t="0" r="0" b="0"/>
              <wp:wrapSquare wrapText="bothSides"/>
              <wp:docPr id="132240" name="Group 13224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41" name="Shape 13224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42" name="Shape 13224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FACF3C" id="Group 132240" o:spid="_x0000_s1026" style="position:absolute;margin-left:0;margin-top:862.9pt;width:21pt;height:21pt;z-index:25163571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vU84EqwIAAM0IAAAOAAAAAAAA&#10;AAAAAAAAAC4CAABkcnMvZTJvRG9jLnhtbFBLAQItABQABgAIAAAAIQD2SrHF3wAAAAkBAAAPAAAA&#10;AAAAAAAAAAAAAAUFAABkcnMvZG93bnJldi54bWxQSwUGAAAAAAQABADzAAAAEQYAAAAA&#10;">
              <v:shape id="Shape 13224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" path="m,190497l,e" filled="f" strokeweight=".25pt">
                <v:stroke miterlimit="83231f" joinstyle="miter"/>
                <v:path arrowok="t" textboxrect="0,0,0,190497"/>
              </v:shape>
              <v:shape id="Shape 13224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sz w:val="18"/>
        <w:szCs w:val="18"/>
      </w:rPr>
      <w:t>GLEY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69</w:t>
    </w:r>
    <w:r>
      <w:rPr>
        <w:color w:val="2B579A"/>
        <w:sz w:val="22"/>
        <w:shd w:val="clear" w:color="auto" w:fill="E6E6E6"/>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3"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6736" behindDoc="0" locked="0" layoutInCell="1" allowOverlap="1" wp14:anchorId="0BE92434" wp14:editId="0BE92435">
              <wp:simplePos x="0" y="0"/>
              <wp:positionH relativeFrom="page">
                <wp:posOffset>7826705</wp:posOffset>
              </wp:positionH>
              <wp:positionV relativeFrom="page">
                <wp:posOffset>10958706</wp:posOffset>
              </wp:positionV>
              <wp:extent cx="266700" cy="266697"/>
              <wp:effectExtent l="0" t="0" r="0" b="0"/>
              <wp:wrapSquare wrapText="bothSides"/>
              <wp:docPr id="132214" name="Group 13221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15" name="Shape 13221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16" name="Shape 13221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DB159B" id="Group 132214" o:spid="_x0000_s1026" style="position:absolute;margin-left:616.3pt;margin-top:862.9pt;width:21pt;height:21pt;z-index:25163673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8b/XBacCAADMCAAADgAAAAAAAAAA&#10;AAAAAAAuAgAAZHJzL2Uyb0RvYy54bWxQSwECLQAUAAYACAAAACEAUXFSeeEAAAAPAQAADwAAAAAA&#10;AAAAAAAAAAABBQAAZHJzL2Rvd25yZXYueG1sUEsFBgAAAAAEAAQA8wAAAA8GAAAAAA==&#10;">
              <v:shape id="Shape 13221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" path="m,190497l,e" filled="f" strokeweight=".25pt">
                <v:stroke miterlimit="83231f" joinstyle="miter"/>
                <v:path arrowok="t" textboxrect="0,0,0,190497"/>
              </v:shape>
              <v:shape id="Shape 13221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7760" behindDoc="0" locked="0" layoutInCell="1" allowOverlap="1" wp14:anchorId="0BE92436" wp14:editId="0BE92437">
              <wp:simplePos x="0" y="0"/>
              <wp:positionH relativeFrom="page">
                <wp:posOffset>0</wp:posOffset>
              </wp:positionH>
              <wp:positionV relativeFrom="page">
                <wp:posOffset>10958706</wp:posOffset>
              </wp:positionV>
              <wp:extent cx="266700" cy="266697"/>
              <wp:effectExtent l="0" t="0" r="0" b="0"/>
              <wp:wrapSquare wrapText="bothSides"/>
              <wp:docPr id="132217" name="Group 13221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18" name="Shape 13221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19" name="Shape 13221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AE0A47" id="Group 132217" o:spid="_x0000_s1026" style="position:absolute;margin-left:0;margin-top:862.9pt;width:21pt;height:21pt;z-index:25163776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ct+rKqwIAAM0IAAAOAAAAAAAA&#10;AAAAAAAAAC4CAABkcnMvZTJvRG9jLnhtbFBLAQItABQABgAIAAAAIQD2SrHF3wAAAAkBAAAPAAAA&#10;AAAAAAAAAAAAAAUFAABkcnMvZG93bnJldi54bWxQSwUGAAAAAAQABADzAAAAEQYAAAAA&#10;">
              <v:shape id="Shape 13221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" path="m,190497l,e" filled="f" strokeweight=".25pt">
                <v:stroke miterlimit="83231f" joinstyle="miter"/>
                <v:path arrowok="t" textboxrect="0,0,0,190497"/>
              </v:shape>
              <v:shape id="Shape 13221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64</w:t>
    </w:r>
    <w:r>
      <w:rPr>
        <w:color w:val="2B579A"/>
        <w:sz w:val="22"/>
        <w:shd w:val="clear" w:color="auto" w:fill="E6E6E6"/>
      </w:rPr>
      <w:fldChar w:fldCharType="end"/>
    </w:r>
    <w:r>
      <w:rPr>
        <w:sz w:val="22"/>
      </w:rPr>
      <w:t xml:space="preserve">  </w:t>
    </w:r>
    <w:proofErr w:type="spellStart"/>
    <w:r>
      <w:rPr>
        <w:sz w:val="22"/>
      </w:rPr>
      <w:t>gley</w:t>
    </w:r>
    <w:proofErr w:type="spellEnd"/>
    <w:r>
      <w:rPr>
        <w:sz w:val="22"/>
      </w:rPr>
      <w:t xml:space="preserve"> soils</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6" w14:textId="77777777" w:rsidR="00216ADB" w:rsidRDefault="00216ADB" w:rsidP="00C15B45">
    <w:pPr>
      <w:spacing w:after="256" w:line="259" w:lineRule="auto"/>
      <w:ind w:left="325" w:hanging="1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4928" behindDoc="0" locked="0" layoutInCell="1" allowOverlap="1" wp14:anchorId="0BE92440" wp14:editId="0BE92441">
              <wp:simplePos x="0" y="0"/>
              <wp:positionH relativeFrom="page">
                <wp:posOffset>7826705</wp:posOffset>
              </wp:positionH>
              <wp:positionV relativeFrom="page">
                <wp:posOffset>10958706</wp:posOffset>
              </wp:positionV>
              <wp:extent cx="266700" cy="266697"/>
              <wp:effectExtent l="0" t="0" r="0" b="0"/>
              <wp:wrapSquare wrapText="bothSides"/>
              <wp:docPr id="132331" name="Group 13233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32" name="Shape 132332"/>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33" name="Shape 132333"/>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1BB663" id="Group 132331" o:spid="_x0000_s1026" style="position:absolute;margin-left:616.3pt;margin-top:862.9pt;width:21pt;height:21pt;z-index:25164492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PV/AFOoAgAAzAgAAA4AAAAAAAAA&#10;AAAAAAAALgIAAGRycy9lMm9Eb2MueG1sUEsBAi0AFAAGAAgAAAAhAFFxUnnhAAAADwEAAA8AAAAA&#10;AAAAAAAAAAAAAgUAAGRycy9kb3ducmV2LnhtbFBLBQYAAAAABAAEAPMAAAAQBgAAAAA=&#10;">
              <v:shape id="Shape 132332"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" path="m,190497l,e" filled="f" strokeweight=".25pt">
                <v:stroke miterlimit="83231f" joinstyle="miter"/>
                <v:path arrowok="t" textboxrect="0,0,0,190497"/>
              </v:shape>
              <v:shape id="Shape 132333"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5952" behindDoc="0" locked="0" layoutInCell="1" allowOverlap="1" wp14:anchorId="0BE92442" wp14:editId="0BE92443">
              <wp:simplePos x="0" y="0"/>
              <wp:positionH relativeFrom="page">
                <wp:posOffset>0</wp:posOffset>
              </wp:positionH>
              <wp:positionV relativeFrom="page">
                <wp:posOffset>10958706</wp:posOffset>
              </wp:positionV>
              <wp:extent cx="266700" cy="266697"/>
              <wp:effectExtent l="0" t="0" r="0" b="0"/>
              <wp:wrapSquare wrapText="bothSides"/>
              <wp:docPr id="132334" name="Group 13233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35" name="Shape 132335"/>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36" name="Shape 132336"/>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93252F" id="Group 132334" o:spid="_x0000_s1026" style="position:absolute;margin-left:0;margin-top:862.9pt;width:21pt;height:21pt;z-index:25164595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1Q3uwqwIAAM0IAAAOAAAAAAAA&#10;AAAAAAAAAC4CAABkcnMvZTJvRG9jLnhtbFBLAQItABQABgAIAAAAIQD2SrHF3wAAAAkBAAAPAAAA&#10;AAAAAAAAAAAAAAUFAABkcnMvZG93bnJldi54bWxQSwUGAAAAAAQABADzAAAAEQYAAAAA&#10;">
              <v:shape id="Shape 132335"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" path="m,190497l,e" filled="f" strokeweight=".25pt">
                <v:stroke miterlimit="83231f" joinstyle="miter"/>
                <v:path arrowok="t" textboxrect="0,0,0,190497"/>
              </v:shape>
              <v:shape id="Shape 132336"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72</w:t>
    </w:r>
    <w:r>
      <w:rPr>
        <w:color w:val="2B579A"/>
        <w:sz w:val="22"/>
        <w:shd w:val="clear" w:color="auto" w:fill="E6E6E6"/>
      </w:rPr>
      <w:fldChar w:fldCharType="end"/>
    </w:r>
    <w:r>
      <w:rPr>
        <w:sz w:val="22"/>
      </w:rPr>
      <w:t xml:space="preserve">  </w:t>
    </w:r>
    <w:r w:rsidRPr="00972915">
      <w:rPr>
        <w:sz w:val="18"/>
        <w:szCs w:val="18"/>
      </w:rPr>
      <w:t>GRANULAR SOILS</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7" w14:textId="77777777" w:rsidR="00216ADB" w:rsidRDefault="00216ADB">
    <w:pPr>
      <w:spacing w:after="0" w:line="259" w:lineRule="auto"/>
      <w:ind w:left="6635" w:right="-51" w:firstLine="0"/>
      <w:jc w:val="lef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46976" behindDoc="0" locked="0" layoutInCell="1" allowOverlap="1" wp14:anchorId="0BE92444" wp14:editId="0BE92445">
              <wp:simplePos x="0" y="0"/>
              <wp:positionH relativeFrom="page">
                <wp:posOffset>7826705</wp:posOffset>
              </wp:positionH>
              <wp:positionV relativeFrom="page">
                <wp:posOffset>10958706</wp:posOffset>
              </wp:positionV>
              <wp:extent cx="266700" cy="266697"/>
              <wp:effectExtent l="0" t="0" r="0" b="0"/>
              <wp:wrapSquare wrapText="bothSides"/>
              <wp:docPr id="132308" name="Group 13230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09" name="Shape 13230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10" name="Shape 13231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8982D3" id="Group 132308" o:spid="_x0000_s1026" style="position:absolute;margin-left:616.3pt;margin-top:862.9pt;width:21pt;height:21pt;z-index:25164697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">
              <v:shape id="Shape 13230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" path="m,190497l,e" filled="f" strokeweight=".25pt">
                <v:stroke miterlimit="83231f" joinstyle="miter"/>
                <v:path arrowok="t" textboxrect="0,0,0,190497"/>
              </v:shape>
              <v:shape id="Shape 13231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48000" behindDoc="0" locked="0" layoutInCell="1" allowOverlap="1" wp14:anchorId="0BE92446" wp14:editId="0BE92447">
              <wp:simplePos x="0" y="0"/>
              <wp:positionH relativeFrom="page">
                <wp:posOffset>0</wp:posOffset>
              </wp:positionH>
              <wp:positionV relativeFrom="page">
                <wp:posOffset>10958706</wp:posOffset>
              </wp:positionV>
              <wp:extent cx="266700" cy="266697"/>
              <wp:effectExtent l="0" t="0" r="0" b="0"/>
              <wp:wrapSquare wrapText="bothSides"/>
              <wp:docPr id="132311" name="Group 13231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12" name="Shape 13231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13" name="Shape 13231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E8EB48D" id="Group 132311" o:spid="_x0000_s1026" style="position:absolute;margin-left:0;margin-top:862.9pt;width:21pt;height:21pt;z-index:25164800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8yu7JawCAADNCAAADgAAAAAA&#10;AAAAAAAAAAAuAgAAZHJzL2Uyb0RvYy54bWxQSwECLQAUAAYACAAAACEA9kqxxd8AAAAJAQAADwAA&#10;AAAAAAAAAAAAAAAGBQAAZHJzL2Rvd25yZXYueG1sUEsFBgAAAAAEAAQA8wAAABIGAAAAAA==&#10;">
              <v:shape id="Shape 13231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" path="m,190497l,e" filled="f" strokeweight=".25pt">
                <v:stroke miterlimit="83231f" joinstyle="miter"/>
                <v:path arrowok="t" textboxrect="0,0,0,190497"/>
              </v:shape>
              <v:shape id="Shape 13231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sz w:val="18"/>
        <w:szCs w:val="18"/>
      </w:rPr>
      <w:t>GRANULAR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73</w:t>
    </w:r>
    <w:r>
      <w:rPr>
        <w:color w:val="2B579A"/>
        <w:sz w:val="22"/>
        <w:shd w:val="clear" w:color="auto" w:fill="E6E6E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6"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5664" behindDoc="0" locked="0" layoutInCell="1" allowOverlap="1" wp14:anchorId="0BE92334" wp14:editId="0BE92335">
              <wp:simplePos x="0" y="0"/>
              <wp:positionH relativeFrom="page">
                <wp:posOffset>7826705</wp:posOffset>
              </wp:positionH>
              <wp:positionV relativeFrom="page">
                <wp:posOffset>10958706</wp:posOffset>
              </wp:positionV>
              <wp:extent cx="266700" cy="266697"/>
              <wp:effectExtent l="0" t="0" r="0" b="0"/>
              <wp:wrapSquare wrapText="bothSides"/>
              <wp:docPr id="131484" name="Group 13148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485" name="Shape 13148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486" name="Shape 13148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C2AD74" id="Group 131484" o:spid="_x0000_s1026" style="position:absolute;margin-left:616.3pt;margin-top:862.9pt;width:21pt;height:21pt;z-index:25150566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Eneg4eoAgAAzAgAAA4AAAAAAAAA&#10;AAAAAAAALgIAAGRycy9lMm9Eb2MueG1sUEsBAi0AFAAGAAgAAAAhAFFxUnnhAAAADwEAAA8AAAAA&#10;AAAAAAAAAAAAAgUAAGRycy9kb3ducmV2LnhtbFBLBQYAAAAABAAEAPMAAAAQBgAAAAA=&#10;">
              <v:shape id="Shape 13148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" path="m,190497l,e" filled="f" strokeweight=".25pt">
                <v:stroke miterlimit="83231f" joinstyle="miter"/>
                <v:path arrowok="t" textboxrect="0,0,0,190497"/>
              </v:shape>
              <v:shape id="Shape 13148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6688" behindDoc="0" locked="0" layoutInCell="1" allowOverlap="1" wp14:anchorId="0BE92336" wp14:editId="0BE92337">
              <wp:simplePos x="0" y="0"/>
              <wp:positionH relativeFrom="page">
                <wp:posOffset>0</wp:posOffset>
              </wp:positionH>
              <wp:positionV relativeFrom="page">
                <wp:posOffset>10958706</wp:posOffset>
              </wp:positionV>
              <wp:extent cx="266700" cy="266697"/>
              <wp:effectExtent l="0" t="0" r="0" b="0"/>
              <wp:wrapSquare wrapText="bothSides"/>
              <wp:docPr id="131487" name="Group 13148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488" name="Shape 13148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489" name="Shape 13148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EBA54" id="Group 131487" o:spid="_x0000_s1026" style="position:absolute;margin-left:0;margin-top:862.9pt;width:21pt;height:21pt;z-index:25150668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Dk20JrqwIAAM0IAAAOAAAAAAAA&#10;AAAAAAAAAC4CAABkcnMvZTJvRG9jLnhtbFBLAQItABQABgAIAAAAIQD2SrHF3wAAAAkBAAAPAAAA&#10;AAAAAAAAAAAAAAUFAABkcnMvZG93bnJldi54bWxQSwUGAAAAAAQABADzAAAAEQYAAAAA&#10;">
              <v:shape id="Shape 13148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" path="m,190497l,e" filled="f" strokeweight=".25pt">
                <v:stroke miterlimit="83231f" joinstyle="miter"/>
                <v:path arrowok="t" textboxrect="0,0,0,190497"/>
              </v:shape>
              <v:shape id="Shape 13148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9" w14:textId="77777777" w:rsidR="00216ADB" w:rsidRDefault="00216ADB">
    <w:pPr>
      <w:spacing w:after="0" w:line="259" w:lineRule="auto"/>
      <w:ind w:left="6635" w:right="-5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9024" behindDoc="0" locked="0" layoutInCell="1" allowOverlap="1" wp14:anchorId="0BE9244C" wp14:editId="0BE9244D">
              <wp:simplePos x="0" y="0"/>
              <wp:positionH relativeFrom="page">
                <wp:posOffset>7826705</wp:posOffset>
              </wp:positionH>
              <wp:positionV relativeFrom="page">
                <wp:posOffset>10958706</wp:posOffset>
              </wp:positionV>
              <wp:extent cx="266700" cy="266697"/>
              <wp:effectExtent l="0" t="0" r="0" b="0"/>
              <wp:wrapSquare wrapText="bothSides"/>
              <wp:docPr id="132285" name="Group 13228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86" name="Shape 132286"/>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87" name="Shape 132287"/>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EBB6EB" id="Group 132285" o:spid="_x0000_s1026" style="position:absolute;margin-left:616.3pt;margin-top:862.9pt;width:21pt;height:21pt;z-index:25164902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MVx262oAgAAzAgAAA4AAAAAAAAA&#10;AAAAAAAALgIAAGRycy9lMm9Eb2MueG1sUEsBAi0AFAAGAAgAAAAhAFFxUnnhAAAADwEAAA8AAAAA&#10;AAAAAAAAAAAAAgUAAGRycy9kb3ducmV2LnhtbFBLBQYAAAAABAAEAPMAAAAQBgAAAAA=&#10;">
              <v:shape id="Shape 132286"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" path="m,190497l,e" filled="f" strokeweight=".25pt">
                <v:stroke miterlimit="83231f" joinstyle="miter"/>
                <v:path arrowok="t" textboxrect="0,0,0,190497"/>
              </v:shape>
              <v:shape id="Shape 132287"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0048" behindDoc="0" locked="0" layoutInCell="1" allowOverlap="1" wp14:anchorId="0BE9244E" wp14:editId="0BE9244F">
              <wp:simplePos x="0" y="0"/>
              <wp:positionH relativeFrom="page">
                <wp:posOffset>0</wp:posOffset>
              </wp:positionH>
              <wp:positionV relativeFrom="page">
                <wp:posOffset>10958706</wp:posOffset>
              </wp:positionV>
              <wp:extent cx="266700" cy="266697"/>
              <wp:effectExtent l="0" t="0" r="0" b="0"/>
              <wp:wrapSquare wrapText="bothSides"/>
              <wp:docPr id="132288" name="Group 13228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289" name="Shape 132289"/>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90" name="Shape 132290"/>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1A92D99" id="Group 132288" o:spid="_x0000_s1026" style="position:absolute;margin-left:0;margin-top:862.9pt;width:21pt;height:21pt;z-index:25165004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">
              <v:shape id="Shape 132289"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" path="m,190497l,e" filled="f" strokeweight=".25pt">
                <v:stroke miterlimit="83231f" joinstyle="miter"/>
                <v:path arrowok="t" textboxrect="0,0,0,190497"/>
              </v:shape>
              <v:shape id="Shape 132290"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sz w:val="22"/>
      </w:rPr>
      <w:t xml:space="preserve">granular soils  </w: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71</w:t>
    </w:r>
    <w:r>
      <w:rPr>
        <w:color w:val="2B579A"/>
        <w:sz w:val="22"/>
        <w:shd w:val="clear" w:color="auto" w:fill="E6E6E6"/>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C"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7216" behindDoc="0" locked="0" layoutInCell="1" allowOverlap="1" wp14:anchorId="0BE92458" wp14:editId="0BE92459">
              <wp:simplePos x="0" y="0"/>
              <wp:positionH relativeFrom="page">
                <wp:posOffset>7826705</wp:posOffset>
              </wp:positionH>
              <wp:positionV relativeFrom="page">
                <wp:posOffset>10958706</wp:posOffset>
              </wp:positionV>
              <wp:extent cx="266700" cy="266697"/>
              <wp:effectExtent l="0" t="0" r="0" b="0"/>
              <wp:wrapSquare wrapText="bothSides"/>
              <wp:docPr id="132410" name="Group 13241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11" name="Shape 13241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12" name="Shape 13241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1CB145" id="Group 132410" o:spid="_x0000_s1026" style="position:absolute;margin-left:616.3pt;margin-top:862.9pt;width:21pt;height:21pt;z-index:25165721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MOcBEuoAgAAzAgAAA4AAAAAAAAA&#10;AAAAAAAALgIAAGRycy9lMm9Eb2MueG1sUEsBAi0AFAAGAAgAAAAhAFFxUnnhAAAADwEAAA8AAAAA&#10;AAAAAAAAAAAAAgUAAGRycy9kb3ducmV2LnhtbFBLBQYAAAAABAAEAPMAAAAQBgAAAAA=&#10;">
              <v:shape id="Shape 13241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" path="m,190497l,e" filled="f" strokeweight=".25pt">
                <v:stroke miterlimit="83231f" joinstyle="miter"/>
                <v:path arrowok="t" textboxrect="0,0,0,190497"/>
              </v:shape>
              <v:shape id="Shape 13241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8240" behindDoc="0" locked="0" layoutInCell="1" allowOverlap="1" wp14:anchorId="0BE9245A" wp14:editId="0BE9245B">
              <wp:simplePos x="0" y="0"/>
              <wp:positionH relativeFrom="page">
                <wp:posOffset>0</wp:posOffset>
              </wp:positionH>
              <wp:positionV relativeFrom="page">
                <wp:posOffset>10958706</wp:posOffset>
              </wp:positionV>
              <wp:extent cx="266700" cy="266697"/>
              <wp:effectExtent l="0" t="0" r="0" b="0"/>
              <wp:wrapSquare wrapText="bothSides"/>
              <wp:docPr id="132413" name="Group 13241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14" name="Shape 13241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15" name="Shape 13241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0DD8F5" id="Group 132413" o:spid="_x0000_s1026" style="position:absolute;margin-left:0;margin-top:862.9pt;width:21pt;height:21pt;z-index:25165824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">
              <v:shape id="Shape 13241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" path="m,190497l,e" filled="f" strokeweight=".25pt">
                <v:stroke miterlimit="83231f" joinstyle="miter"/>
                <v:path arrowok="t" textboxrect="0,0,0,190497"/>
              </v:shape>
              <v:shape id="Shape 13241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80</w:t>
    </w:r>
    <w:r>
      <w:rPr>
        <w:color w:val="2B579A"/>
        <w:sz w:val="22"/>
        <w:shd w:val="clear" w:color="auto" w:fill="E6E6E6"/>
      </w:rPr>
      <w:fldChar w:fldCharType="end"/>
    </w:r>
    <w:r>
      <w:rPr>
        <w:sz w:val="22"/>
      </w:rPr>
      <w:t xml:space="preserve">  </w:t>
    </w:r>
    <w:r w:rsidRPr="00972915">
      <w:rPr>
        <w:sz w:val="18"/>
        <w:szCs w:val="18"/>
      </w:rPr>
      <w:t>MELANIC SOILS</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D" w14:textId="77777777" w:rsidR="00216ADB" w:rsidRDefault="00216ADB" w:rsidP="00972915">
    <w:pPr>
      <w:spacing w:after="0" w:line="259" w:lineRule="auto"/>
      <w:ind w:left="6804" w:firstLine="0"/>
      <w:jc w:val="righ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59264" behindDoc="0" locked="0" layoutInCell="1" allowOverlap="1" wp14:anchorId="0BE9245C" wp14:editId="0BE9245D">
              <wp:simplePos x="0" y="0"/>
              <wp:positionH relativeFrom="page">
                <wp:posOffset>7826705</wp:posOffset>
              </wp:positionH>
              <wp:positionV relativeFrom="page">
                <wp:posOffset>10958706</wp:posOffset>
              </wp:positionV>
              <wp:extent cx="266700" cy="266697"/>
              <wp:effectExtent l="0" t="0" r="0" b="0"/>
              <wp:wrapSquare wrapText="bothSides"/>
              <wp:docPr id="132384" name="Group 13238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85" name="Shape 13238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86" name="Shape 13238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889D35" id="Group 132384" o:spid="_x0000_s1026" style="position:absolute;margin-left:616.3pt;margin-top:862.9pt;width:21pt;height:21pt;z-index:25165926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4C8vB6cCAADMCAAADgAAAAAAAAAA&#10;AAAAAAAuAgAAZHJzL2Uyb0RvYy54bWxQSwECLQAUAAYACAAAACEAUXFSeeEAAAAPAQAADwAAAAAA&#10;AAAAAAAAAAABBQAAZHJzL2Rvd25yZXYueG1sUEsFBgAAAAAEAAQA8wAAAA8GAAAAAA==&#10;">
              <v:shape id="Shape 13238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" path="m,190497l,e" filled="f" strokeweight=".25pt">
                <v:stroke miterlimit="83231f" joinstyle="miter"/>
                <v:path arrowok="t" textboxrect="0,0,0,190497"/>
              </v:shape>
              <v:shape id="Shape 13238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60288" behindDoc="0" locked="0" layoutInCell="1" allowOverlap="1" wp14:anchorId="0BE9245E" wp14:editId="0BE9245F">
              <wp:simplePos x="0" y="0"/>
              <wp:positionH relativeFrom="page">
                <wp:posOffset>0</wp:posOffset>
              </wp:positionH>
              <wp:positionV relativeFrom="page">
                <wp:posOffset>10958706</wp:posOffset>
              </wp:positionV>
              <wp:extent cx="266700" cy="266697"/>
              <wp:effectExtent l="0" t="0" r="0" b="0"/>
              <wp:wrapSquare wrapText="bothSides"/>
              <wp:docPr id="132387" name="Group 13238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88" name="Shape 13238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89" name="Shape 13238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69C96C" id="Group 132387" o:spid="_x0000_s1026" style="position:absolute;margin-left:0;margin-top:862.9pt;width:21pt;height:21pt;z-index:25166028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ZzpTJqwIAAM0IAAAOAAAAAAAA&#10;AAAAAAAAAC4CAABkcnMvZTJvRG9jLnhtbFBLAQItABQABgAIAAAAIQD2SrHF3wAAAAkBAAAPAAAA&#10;AAAAAAAAAAAAAAUFAABkcnMvZG93bnJldi54bWxQSwUGAAAAAAQABADzAAAAEQYAAAAA&#10;">
              <v:shape id="Shape 13238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" path="m,190497l,e" filled="f" strokeweight=".25pt">
                <v:stroke miterlimit="83231f" joinstyle="miter"/>
                <v:path arrowok="t" textboxrect="0,0,0,190497"/>
              </v:shape>
              <v:shape id="Shape 13238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sz w:val="18"/>
        <w:szCs w:val="18"/>
      </w:rPr>
      <w:t>MELANIC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81</w:t>
    </w:r>
    <w:r>
      <w:rPr>
        <w:color w:val="2B579A"/>
        <w:sz w:val="22"/>
        <w:shd w:val="clear" w:color="auto" w:fill="E6E6E6"/>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F"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1312" behindDoc="0" locked="0" layoutInCell="1" allowOverlap="1" wp14:anchorId="0BE92464" wp14:editId="0BE92465">
              <wp:simplePos x="0" y="0"/>
              <wp:positionH relativeFrom="page">
                <wp:posOffset>7826705</wp:posOffset>
              </wp:positionH>
              <wp:positionV relativeFrom="page">
                <wp:posOffset>10958706</wp:posOffset>
              </wp:positionV>
              <wp:extent cx="266700" cy="266697"/>
              <wp:effectExtent l="0" t="0" r="0" b="0"/>
              <wp:wrapSquare wrapText="bothSides"/>
              <wp:docPr id="132358" name="Group 13235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59" name="Shape 13235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60" name="Shape 13236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BC2602" id="Group 132358" o:spid="_x0000_s1026" style="position:absolute;margin-left:616.3pt;margin-top:862.9pt;width:21pt;height:21pt;z-index:25166131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">
              <v:shape id="Shape 13235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" path="m,190497l,e" filled="f" strokeweight=".25pt">
                <v:stroke miterlimit="83231f" joinstyle="miter"/>
                <v:path arrowok="t" textboxrect="0,0,0,190497"/>
              </v:shape>
              <v:shape id="Shape 13236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2336" behindDoc="0" locked="0" layoutInCell="1" allowOverlap="1" wp14:anchorId="0BE92466" wp14:editId="0BE92467">
              <wp:simplePos x="0" y="0"/>
              <wp:positionH relativeFrom="page">
                <wp:posOffset>0</wp:posOffset>
              </wp:positionH>
              <wp:positionV relativeFrom="page">
                <wp:posOffset>10958706</wp:posOffset>
              </wp:positionV>
              <wp:extent cx="266700" cy="266697"/>
              <wp:effectExtent l="0" t="0" r="0" b="0"/>
              <wp:wrapSquare wrapText="bothSides"/>
              <wp:docPr id="132361" name="Group 13236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362" name="Shape 13236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63" name="Shape 13236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465221" id="Group 132361" o:spid="_x0000_s1026" style="position:absolute;margin-left:0;margin-top:862.9pt;width:21pt;height:21pt;z-index:25166233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KqCCKwCAADNCAAADgAAAAAA&#10;AAAAAAAAAAAuAgAAZHJzL2Uyb0RvYy54bWxQSwECLQAUAAYACAAAACEA9kqxxd8AAAAJAQAADwAA&#10;AAAAAAAAAAAAAAAGBQAAZHJzL2Rvd25yZXYueG1sUEsFBgAAAAAEAAQA8wAAABIGAAAAAA==&#10;">
              <v:shape id="Shape 13236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" path="m,190497l,e" filled="f" strokeweight=".25pt">
                <v:stroke miterlimit="83231f" joinstyle="miter"/>
                <v:path arrowok="t" textboxrect="0,0,0,190497"/>
              </v:shape>
              <v:shape id="Shape 13236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76</w:t>
    </w:r>
    <w:r>
      <w:rPr>
        <w:color w:val="2B579A"/>
        <w:sz w:val="22"/>
        <w:shd w:val="clear" w:color="auto" w:fill="E6E6E6"/>
      </w:rPr>
      <w:fldChar w:fldCharType="end"/>
    </w:r>
    <w:r>
      <w:rPr>
        <w:sz w:val="22"/>
      </w:rPr>
      <w:t xml:space="preserve">  </w:t>
    </w:r>
    <w:r>
      <w:rPr>
        <w:sz w:val="15"/>
      </w:rPr>
      <w:t>melanic</w:t>
    </w:r>
    <w:r>
      <w:rPr>
        <w:sz w:val="22"/>
      </w:rPr>
      <w:t xml:space="preserve"> </w:t>
    </w:r>
    <w:r>
      <w:rPr>
        <w:sz w:val="15"/>
      </w:rPr>
      <w:t>soils</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2"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9504" behindDoc="0" locked="0" layoutInCell="1" allowOverlap="1" wp14:anchorId="0BE92470" wp14:editId="0BE92471">
              <wp:simplePos x="0" y="0"/>
              <wp:positionH relativeFrom="page">
                <wp:posOffset>7826705</wp:posOffset>
              </wp:positionH>
              <wp:positionV relativeFrom="page">
                <wp:posOffset>10958706</wp:posOffset>
              </wp:positionV>
              <wp:extent cx="266700" cy="266697"/>
              <wp:effectExtent l="0" t="0" r="0" b="0"/>
              <wp:wrapSquare wrapText="bothSides"/>
              <wp:docPr id="132488" name="Group 13248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89" name="Shape 13248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90" name="Shape 13249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6CA345" id="Group 132488" o:spid="_x0000_s1026" style="position:absolute;margin-left:616.3pt;margin-top:862.9pt;width:21pt;height:21pt;z-index:25166950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">
              <v:shape id="Shape 13248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" path="m,190497l,e" filled="f" strokeweight=".25pt">
                <v:stroke miterlimit="83231f" joinstyle="miter"/>
                <v:path arrowok="t" textboxrect="0,0,0,190497"/>
              </v:shape>
              <v:shape id="Shape 13249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0528" behindDoc="0" locked="0" layoutInCell="1" allowOverlap="1" wp14:anchorId="0BE92472" wp14:editId="0BE92473">
              <wp:simplePos x="0" y="0"/>
              <wp:positionH relativeFrom="page">
                <wp:posOffset>0</wp:posOffset>
              </wp:positionH>
              <wp:positionV relativeFrom="page">
                <wp:posOffset>10958706</wp:posOffset>
              </wp:positionV>
              <wp:extent cx="266700" cy="266697"/>
              <wp:effectExtent l="0" t="0" r="0" b="0"/>
              <wp:wrapSquare wrapText="bothSides"/>
              <wp:docPr id="132491" name="Group 13249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92" name="Shape 13249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93" name="Shape 13249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917A13" id="Group 132491" o:spid="_x0000_s1026" style="position:absolute;margin-left:0;margin-top:862.9pt;width:21pt;height:21pt;z-index:25167052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kyiZAqwIAAM0IAAAOAAAAAAAA&#10;AAAAAAAAAC4CAABkcnMvZTJvRG9jLnhtbFBLAQItABQABgAIAAAAIQD2SrHF3wAAAAkBAAAPAAAA&#10;AAAAAAAAAAAAAAUFAABkcnMvZG93bnJldi54bWxQSwUGAAAAAAQABADzAAAAEQYAAAAA&#10;">
              <v:shape id="Shape 13249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" path="m,190497l,e" filled="f" strokeweight=".25pt">
                <v:stroke miterlimit="83231f" joinstyle="miter"/>
                <v:path arrowok="t" textboxrect="0,0,0,190497"/>
              </v:shape>
              <v:shape id="Shape 13249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86</w:t>
    </w:r>
    <w:r>
      <w:rPr>
        <w:color w:val="2B579A"/>
        <w:sz w:val="22"/>
        <w:shd w:val="clear" w:color="auto" w:fill="E6E6E6"/>
      </w:rPr>
      <w:fldChar w:fldCharType="end"/>
    </w:r>
    <w:r>
      <w:rPr>
        <w:sz w:val="22"/>
      </w:rPr>
      <w:t xml:space="preserve">  </w:t>
    </w:r>
    <w:r w:rsidRPr="00972915">
      <w:rPr>
        <w:sz w:val="18"/>
        <w:szCs w:val="18"/>
      </w:rPr>
      <w:t>ORGANIC SOILS</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3" w14:textId="77777777" w:rsidR="00216ADB" w:rsidRDefault="00216ADB" w:rsidP="00972915">
    <w:pPr>
      <w:spacing w:after="0" w:line="259" w:lineRule="auto"/>
      <w:ind w:left="6663" w:right="-35" w:firstLine="0"/>
      <w:jc w:val="righ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71552" behindDoc="0" locked="0" layoutInCell="1" allowOverlap="1" wp14:anchorId="0BE92474" wp14:editId="0BE92475">
              <wp:simplePos x="0" y="0"/>
              <wp:positionH relativeFrom="page">
                <wp:posOffset>7826705</wp:posOffset>
              </wp:positionH>
              <wp:positionV relativeFrom="page">
                <wp:posOffset>10958706</wp:posOffset>
              </wp:positionV>
              <wp:extent cx="266700" cy="266697"/>
              <wp:effectExtent l="0" t="0" r="0" b="0"/>
              <wp:wrapSquare wrapText="bothSides"/>
              <wp:docPr id="132462" name="Group 13246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63" name="Shape 13246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64" name="Shape 13246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DD2544" id="Group 132462" o:spid="_x0000_s1026" style="position:absolute;margin-left:616.3pt;margin-top:862.9pt;width:21pt;height:21pt;z-index:25167155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CcQ2LWqQIAAMwIAAAOAAAAAAAA&#10;AAAAAAAAAC4CAABkcnMvZTJvRG9jLnhtbFBLAQItABQABgAIAAAAIQBRcVJ54QAAAA8BAAAPAAAA&#10;AAAAAAAAAAAAAAMFAABkcnMvZG93bnJldi54bWxQSwUGAAAAAAQABADzAAAAEQYAAAAA&#10;">
              <v:shape id="Shape 13246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" path="m,190497l,e" filled="f" strokeweight=".25pt">
                <v:stroke miterlimit="83231f" joinstyle="miter"/>
                <v:path arrowok="t" textboxrect="0,0,0,190497"/>
              </v:shape>
              <v:shape id="Shape 13246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72576" behindDoc="0" locked="0" layoutInCell="1" allowOverlap="1" wp14:anchorId="0BE92476" wp14:editId="0BE92477">
              <wp:simplePos x="0" y="0"/>
              <wp:positionH relativeFrom="page">
                <wp:posOffset>0</wp:posOffset>
              </wp:positionH>
              <wp:positionV relativeFrom="page">
                <wp:posOffset>10958706</wp:posOffset>
              </wp:positionV>
              <wp:extent cx="266700" cy="266697"/>
              <wp:effectExtent l="0" t="0" r="0" b="0"/>
              <wp:wrapSquare wrapText="bothSides"/>
              <wp:docPr id="132465" name="Group 13246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66" name="Shape 13246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67" name="Shape 13246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6E9A82" id="Group 132465" o:spid="_x0000_s1026" style="position:absolute;margin-left:0;margin-top:862.9pt;width:21pt;height:21pt;z-index:25167257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D4IcVyqwIAAM0IAAAOAAAAAAAA&#10;AAAAAAAAAC4CAABkcnMvZTJvRG9jLnhtbFBLAQItABQABgAIAAAAIQD2SrHF3wAAAAkBAAAPAAAA&#10;AAAAAAAAAAAAAAUFAABkcnMvZG93bnJldi54bWxQSwUGAAAAAAQABADzAAAAEQYAAAAA&#10;">
              <v:shape id="Shape 13246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" path="m,190497l,e" filled="f" strokeweight=".25pt">
                <v:stroke miterlimit="83231f" joinstyle="miter"/>
                <v:path arrowok="t" textboxrect="0,0,0,190497"/>
              </v:shape>
              <v:shape id="Shape 13246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sz w:val="18"/>
        <w:szCs w:val="18"/>
      </w:rPr>
      <w:t xml:space="preserve"> ORGANIC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85</w:t>
    </w:r>
    <w:r>
      <w:rPr>
        <w:color w:val="2B579A"/>
        <w:sz w:val="22"/>
        <w:shd w:val="clear" w:color="auto" w:fill="E6E6E6"/>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5"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3600" behindDoc="0" locked="0" layoutInCell="1" allowOverlap="1" wp14:anchorId="0BE9247C" wp14:editId="0BE9247D">
              <wp:simplePos x="0" y="0"/>
              <wp:positionH relativeFrom="page">
                <wp:posOffset>7826705</wp:posOffset>
              </wp:positionH>
              <wp:positionV relativeFrom="page">
                <wp:posOffset>10958706</wp:posOffset>
              </wp:positionV>
              <wp:extent cx="266700" cy="266697"/>
              <wp:effectExtent l="0" t="0" r="0" b="0"/>
              <wp:wrapSquare wrapText="bothSides"/>
              <wp:docPr id="132437" name="Group 13243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38" name="Shape 13243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39" name="Shape 13243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19BB90" id="Group 132437" o:spid="_x0000_s1026" style="position:absolute;margin-left:616.3pt;margin-top:862.9pt;width:21pt;height:21pt;z-index:25167360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JfN2DSoAgAAzAgAAA4AAAAAAAAA&#10;AAAAAAAALgIAAGRycy9lMm9Eb2MueG1sUEsBAi0AFAAGAAgAAAAhAFFxUnnhAAAADwEAAA8AAAAA&#10;AAAAAAAAAAAAAgUAAGRycy9kb3ducmV2LnhtbFBLBQYAAAAABAAEAPMAAAAQBgAAAAA=&#10;">
              <v:shape id="Shape 13243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" path="m,190497l,e" filled="f" strokeweight=".25pt">
                <v:stroke miterlimit="83231f" joinstyle="miter"/>
                <v:path arrowok="t" textboxrect="0,0,0,190497"/>
              </v:shape>
              <v:shape id="Shape 13243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4624" behindDoc="0" locked="0" layoutInCell="1" allowOverlap="1" wp14:anchorId="0BE9247E" wp14:editId="0BE9247F">
              <wp:simplePos x="0" y="0"/>
              <wp:positionH relativeFrom="page">
                <wp:posOffset>0</wp:posOffset>
              </wp:positionH>
              <wp:positionV relativeFrom="page">
                <wp:posOffset>10958706</wp:posOffset>
              </wp:positionV>
              <wp:extent cx="266700" cy="266697"/>
              <wp:effectExtent l="0" t="0" r="0" b="0"/>
              <wp:wrapSquare wrapText="bothSides"/>
              <wp:docPr id="132440" name="Group 13244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441" name="Shape 13244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42" name="Shape 13244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1C5A1E" id="Group 132440" o:spid="_x0000_s1026" style="position:absolute;margin-left:0;margin-top:862.9pt;width:21pt;height:21pt;z-index:25167462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SQXnqwIAAM0IAAAOAAAAAAAA&#10;AAAAAAAAAC4CAABkcnMvZTJvRG9jLnhtbFBLAQItABQABgAIAAAAIQD2SrHF3wAAAAkBAAAPAAAA&#10;AAAAAAAAAAAAAAUFAABkcnMvZG93bnJldi54bWxQSwUGAAAAAAQABADzAAAAEQYAAAAA&#10;">
              <v:shape id="Shape 13244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" path="m,190497l,e" filled="f" strokeweight=".25pt">
                <v:stroke miterlimit="83231f" joinstyle="miter"/>
                <v:path arrowok="t" textboxrect="0,0,0,190497"/>
              </v:shape>
              <v:shape id="Shape 13244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82</w:t>
    </w:r>
    <w:r>
      <w:rPr>
        <w:color w:val="2B579A"/>
        <w:sz w:val="22"/>
        <w:shd w:val="clear" w:color="auto" w:fill="E6E6E6"/>
      </w:rPr>
      <w:fldChar w:fldCharType="end"/>
    </w:r>
    <w:r>
      <w:rPr>
        <w:sz w:val="22"/>
      </w:rPr>
      <w:t xml:space="preserve">  </w:t>
    </w:r>
    <w:r>
      <w:rPr>
        <w:sz w:val="15"/>
      </w:rPr>
      <w:t>organic</w:t>
    </w:r>
    <w:r>
      <w:rPr>
        <w:sz w:val="22"/>
      </w:rPr>
      <w:t xml:space="preserve"> </w:t>
    </w:r>
    <w:r>
      <w:rPr>
        <w:sz w:val="15"/>
      </w:rPr>
      <w:t>soils</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8"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1792" behindDoc="0" locked="0" layoutInCell="1" allowOverlap="1" wp14:anchorId="0BE92488" wp14:editId="0BE92489">
              <wp:simplePos x="0" y="0"/>
              <wp:positionH relativeFrom="page">
                <wp:posOffset>7826705</wp:posOffset>
              </wp:positionH>
              <wp:positionV relativeFrom="page">
                <wp:posOffset>10958706</wp:posOffset>
              </wp:positionV>
              <wp:extent cx="266700" cy="266697"/>
              <wp:effectExtent l="0" t="0" r="0" b="0"/>
              <wp:wrapSquare wrapText="bothSides"/>
              <wp:docPr id="132556" name="Group 13255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57" name="Shape 132557"/>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58" name="Shape 132558"/>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CE56AD" id="Group 132556" o:spid="_x0000_s1026" style="position:absolute;margin-left:616.3pt;margin-top:862.9pt;width:21pt;height:21pt;z-index:25168179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BlQ5LVqQIAAMwIAAAOAAAAAAAA&#10;AAAAAAAAAC4CAABkcnMvZTJvRG9jLnhtbFBLAQItABQABgAIAAAAIQBRcVJ54QAAAA8BAAAPAAAA&#10;AAAAAAAAAAAAAAMFAABkcnMvZG93bnJldi54bWxQSwUGAAAAAAQABADzAAAAEQYAAAAA&#10;">
              <v:shape id="Shape 132557"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" path="m,190497l,e" filled="f" strokeweight=".25pt">
                <v:stroke miterlimit="83231f" joinstyle="miter"/>
                <v:path arrowok="t" textboxrect="0,0,0,190497"/>
              </v:shape>
              <v:shape id="Shape 132558"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2816" behindDoc="0" locked="0" layoutInCell="1" allowOverlap="1" wp14:anchorId="0BE9248A" wp14:editId="0BE9248B">
              <wp:simplePos x="0" y="0"/>
              <wp:positionH relativeFrom="page">
                <wp:posOffset>0</wp:posOffset>
              </wp:positionH>
              <wp:positionV relativeFrom="page">
                <wp:posOffset>10958706</wp:posOffset>
              </wp:positionV>
              <wp:extent cx="266700" cy="266697"/>
              <wp:effectExtent l="0" t="0" r="0" b="0"/>
              <wp:wrapSquare wrapText="bothSides"/>
              <wp:docPr id="132559" name="Group 13255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60" name="Shape 132560"/>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61" name="Shape 132561"/>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E6D10F" id="Group 132559" o:spid="_x0000_s1026" style="position:absolute;margin-left:0;margin-top:862.9pt;width:21pt;height:21pt;z-index:25168281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NBi1wqwIAAM0IAAAOAAAAAAAA&#10;AAAAAAAAAC4CAABkcnMvZTJvRG9jLnhtbFBLAQItABQABgAIAAAAIQD2SrHF3wAAAAkBAAAPAAAA&#10;AAAAAAAAAAAAAAUFAABkcnMvZG93bnJldi54bWxQSwUGAAAAAAQABADzAAAAEQYAAAAA&#10;">
              <v:shape id="Shape 132560"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" path="m,190497l,e" filled="f" strokeweight=".25pt">
                <v:stroke miterlimit="83231f" joinstyle="miter"/>
                <v:path arrowok="t" textboxrect="0,0,0,190497"/>
              </v:shape>
              <v:shape id="Shape 132561"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90</w:t>
    </w:r>
    <w:r>
      <w:rPr>
        <w:color w:val="2B579A"/>
        <w:sz w:val="22"/>
        <w:shd w:val="clear" w:color="auto" w:fill="E6E6E6"/>
      </w:rPr>
      <w:fldChar w:fldCharType="end"/>
    </w:r>
    <w:r>
      <w:rPr>
        <w:sz w:val="22"/>
      </w:rPr>
      <w:t xml:space="preserve">  </w:t>
    </w:r>
    <w:r w:rsidRPr="00972915">
      <w:rPr>
        <w:sz w:val="18"/>
        <w:szCs w:val="18"/>
      </w:rPr>
      <w:t>OXIDIC SOILS</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9" w14:textId="77777777" w:rsidR="00216ADB" w:rsidRDefault="00216ADB" w:rsidP="00972915">
    <w:pPr>
      <w:spacing w:after="0" w:line="259" w:lineRule="auto"/>
      <w:ind w:left="6946" w:firstLine="0"/>
      <w:jc w:val="righ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83840" behindDoc="0" locked="0" layoutInCell="1" allowOverlap="1" wp14:anchorId="0BE9248C" wp14:editId="0BE9248D">
              <wp:simplePos x="0" y="0"/>
              <wp:positionH relativeFrom="page">
                <wp:posOffset>7826705</wp:posOffset>
              </wp:positionH>
              <wp:positionV relativeFrom="page">
                <wp:posOffset>10958706</wp:posOffset>
              </wp:positionV>
              <wp:extent cx="266700" cy="266697"/>
              <wp:effectExtent l="0" t="0" r="0" b="0"/>
              <wp:wrapSquare wrapText="bothSides"/>
              <wp:docPr id="132533" name="Group 13253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34" name="Shape 132534"/>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35" name="Shape 132535"/>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88FF67" id="Group 132533" o:spid="_x0000_s1026" style="position:absolute;margin-left:616.3pt;margin-top:862.9pt;width:21pt;height:21pt;z-index:25168384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BC2DMtqQIAAMwIAAAOAAAAAAAA&#10;AAAAAAAAAC4CAABkcnMvZTJvRG9jLnhtbFBLAQItABQABgAIAAAAIQBRcVJ54QAAAA8BAAAPAAAA&#10;AAAAAAAAAAAAAAMFAABkcnMvZG93bnJldi54bWxQSwUGAAAAAAQABADzAAAAEQYAAAAA&#10;">
              <v:shape id="Shape 132534"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" path="m,190497l,e" filled="f" strokeweight=".25pt">
                <v:stroke miterlimit="83231f" joinstyle="miter"/>
                <v:path arrowok="t" textboxrect="0,0,0,190497"/>
              </v:shape>
              <v:shape id="Shape 132535"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84864" behindDoc="0" locked="0" layoutInCell="1" allowOverlap="1" wp14:anchorId="0BE9248E" wp14:editId="0BE9248F">
              <wp:simplePos x="0" y="0"/>
              <wp:positionH relativeFrom="page">
                <wp:posOffset>0</wp:posOffset>
              </wp:positionH>
              <wp:positionV relativeFrom="page">
                <wp:posOffset>10958706</wp:posOffset>
              </wp:positionV>
              <wp:extent cx="266700" cy="266697"/>
              <wp:effectExtent l="0" t="0" r="0" b="0"/>
              <wp:wrapSquare wrapText="bothSides"/>
              <wp:docPr id="132536" name="Group 13253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37" name="Shape 132537"/>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38" name="Shape 132538"/>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54ACFD" id="Group 132536" o:spid="_x0000_s1026" style="position:absolute;margin-left:0;margin-top:862.9pt;width:21pt;height:21pt;z-index:25168486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">
              <v:shape id="Shape 132537"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" path="m,190497l,e" filled="f" strokeweight=".25pt">
                <v:stroke miterlimit="83231f" joinstyle="miter"/>
                <v:path arrowok="t" textboxrect="0,0,0,190497"/>
              </v:shape>
              <v:shape id="Shape 132538"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sz w:val="18"/>
        <w:szCs w:val="18"/>
      </w:rPr>
      <w:t>OXIDIC SOILS</w:t>
    </w:r>
    <w: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89</w:t>
    </w:r>
    <w:r>
      <w:rPr>
        <w:color w:val="2B579A"/>
        <w:sz w:val="22"/>
        <w:shd w:val="clear" w:color="auto" w:fill="E6E6E6"/>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B" w14:textId="77777777" w:rsidR="00216ADB" w:rsidRDefault="00216ADB">
    <w:pPr>
      <w:spacing w:after="0" w:line="259" w:lineRule="auto"/>
      <w:ind w:left="8284"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5888" behindDoc="0" locked="0" layoutInCell="1" allowOverlap="1" wp14:anchorId="0BE92494" wp14:editId="0BE92495">
              <wp:simplePos x="0" y="0"/>
              <wp:positionH relativeFrom="page">
                <wp:posOffset>7826705</wp:posOffset>
              </wp:positionH>
              <wp:positionV relativeFrom="page">
                <wp:posOffset>10958706</wp:posOffset>
              </wp:positionV>
              <wp:extent cx="266700" cy="266697"/>
              <wp:effectExtent l="0" t="0" r="0" b="0"/>
              <wp:wrapSquare wrapText="bothSides"/>
              <wp:docPr id="132511" name="Group 13251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12" name="Shape 132512"/>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13" name="Shape 132513"/>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817152" id="Group 132511" o:spid="_x0000_s1026" style="position:absolute;margin-left:616.3pt;margin-top:862.9pt;width:21pt;height:21pt;z-index:25168588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ObC8OGoAgAAzAgAAA4AAAAAAAAA&#10;AAAAAAAALgIAAGRycy9lMm9Eb2MueG1sUEsBAi0AFAAGAAgAAAAhAFFxUnnhAAAADwEAAA8AAAAA&#10;AAAAAAAAAAAAAgUAAGRycy9kb3ducmV2LnhtbFBLBQYAAAAABAAEAPMAAAAQBgAAAAA=&#10;">
              <v:shape id="Shape 132512"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" path="m,190497l,e" filled="f" strokeweight=".25pt">
                <v:stroke miterlimit="83231f" joinstyle="miter"/>
                <v:path arrowok="t" textboxrect="0,0,0,190497"/>
              </v:shape>
              <v:shape id="Shape 132513"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6912" behindDoc="0" locked="0" layoutInCell="1" allowOverlap="1" wp14:anchorId="0BE92496" wp14:editId="0BE92497">
              <wp:simplePos x="0" y="0"/>
              <wp:positionH relativeFrom="page">
                <wp:posOffset>0</wp:posOffset>
              </wp:positionH>
              <wp:positionV relativeFrom="page">
                <wp:posOffset>10958706</wp:posOffset>
              </wp:positionV>
              <wp:extent cx="266700" cy="266697"/>
              <wp:effectExtent l="0" t="0" r="0" b="0"/>
              <wp:wrapSquare wrapText="bothSides"/>
              <wp:docPr id="132514" name="Group 13251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15" name="Shape 132515"/>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16" name="Shape 132516"/>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C2D1F8" id="Group 132514" o:spid="_x0000_s1026" style="position:absolute;margin-left:0;margin-top:862.9pt;width:21pt;height:21pt;z-index:25168691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">
              <v:shape id="Shape 132515"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" path="m,190497l,e" filled="f" strokeweight=".25pt">
                <v:stroke miterlimit="83231f" joinstyle="miter"/>
                <v:path arrowok="t" textboxrect="0,0,0,190497"/>
              </v:shape>
              <v:shape id="Shape 132516"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41</w:t>
    </w:r>
    <w:r>
      <w:rPr>
        <w:color w:val="2B579A"/>
        <w:sz w:val="22"/>
        <w:shd w:val="clear" w:color="auto" w:fill="E6E6E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9" w14:textId="77777777" w:rsidR="00216ADB" w:rsidRPr="00F544DB" w:rsidRDefault="00216ADB">
    <w:pPr>
      <w:spacing w:after="0" w:line="259" w:lineRule="auto"/>
      <w:ind w:left="0" w:firstLine="0"/>
      <w:jc w:val="left"/>
      <w:rPr>
        <w:sz w:val="18"/>
        <w:szCs w:val="18"/>
      </w:rPr>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9760" behindDoc="0" locked="0" layoutInCell="1" allowOverlap="1" wp14:anchorId="0BE9233C" wp14:editId="0BE9233D">
              <wp:simplePos x="0" y="0"/>
              <wp:positionH relativeFrom="page">
                <wp:posOffset>7826705</wp:posOffset>
              </wp:positionH>
              <wp:positionV relativeFrom="page">
                <wp:posOffset>10958706</wp:posOffset>
              </wp:positionV>
              <wp:extent cx="266700" cy="266697"/>
              <wp:effectExtent l="0" t="0" r="0" b="0"/>
              <wp:wrapSquare wrapText="bothSides"/>
              <wp:docPr id="131603" name="Group 13160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04" name="Shape 131604"/>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05" name="Shape 131605"/>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6652B8" id="Group 131603" o:spid="_x0000_s1026" style="position:absolute;margin-left:616.3pt;margin-top:862.9pt;width:21pt;height:21pt;z-index:25150976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CaRwcQqQIAAMwIAAAOAAAAAAAA&#10;AAAAAAAAAC4CAABkcnMvZTJvRG9jLnhtbFBLAQItABQABgAIAAAAIQBRcVJ54QAAAA8BAAAPAAAA&#10;AAAAAAAAAAAAAAMFAABkcnMvZG93bnJldi54bWxQSwUGAAAAAAQABADzAAAAEQYAAAAA&#10;">
              <v:shape id="Shape 131604"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" path="m,190497l,e" filled="f" strokeweight=".25pt">
                <v:stroke miterlimit="83231f" joinstyle="miter"/>
                <v:path arrowok="t" textboxrect="0,0,0,190497"/>
              </v:shape>
              <v:shape id="Shape 131605"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0784" behindDoc="0" locked="0" layoutInCell="1" allowOverlap="1" wp14:anchorId="0BE9233E" wp14:editId="0BE9233F">
              <wp:simplePos x="0" y="0"/>
              <wp:positionH relativeFrom="page">
                <wp:posOffset>0</wp:posOffset>
              </wp:positionH>
              <wp:positionV relativeFrom="page">
                <wp:posOffset>10958706</wp:posOffset>
              </wp:positionV>
              <wp:extent cx="266700" cy="266697"/>
              <wp:effectExtent l="0" t="0" r="0" b="0"/>
              <wp:wrapSquare wrapText="bothSides"/>
              <wp:docPr id="131606" name="Group 13160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07" name="Shape 131607"/>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08" name="Shape 131608"/>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3B6978" id="Group 131606" o:spid="_x0000_s1026" style="position:absolute;margin-left:0;margin-top:862.9pt;width:21pt;height:21pt;z-index:25151078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Hf3/76wCAADNCAAADgAAAAAA&#10;AAAAAAAAAAAuAgAAZHJzL2Uyb0RvYy54bWxQSwECLQAUAAYACAAAACEA9kqxxd8AAAAJAQAADwAA&#10;AAAAAAAAAAAAAAAGBQAAZHJzL2Rvd25yZXYueG1sUEsFBgAAAAAEAAQA8wAAABIGAAAAAA==&#10;">
              <v:shape id="Shape 131607"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" path="m,190497l,e" filled="f" strokeweight=".25pt">
                <v:stroke miterlimit="83231f" joinstyle="miter"/>
                <v:path arrowok="t" textboxrect="0,0,0,190497"/>
              </v:shape>
              <v:shape id="Shape 131608"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6</w:t>
    </w:r>
    <w:r>
      <w:rPr>
        <w:color w:val="2B579A"/>
        <w:sz w:val="22"/>
        <w:shd w:val="clear" w:color="auto" w:fill="E6E6E6"/>
      </w:rPr>
      <w:fldChar w:fldCharType="end"/>
    </w:r>
    <w:r>
      <w:rPr>
        <w:sz w:val="22"/>
      </w:rPr>
      <w:t xml:space="preserve">  </w:t>
    </w:r>
    <w:r w:rsidRPr="00F544DB">
      <w:rPr>
        <w:sz w:val="18"/>
        <w:szCs w:val="18"/>
      </w:rPr>
      <w:t>INTRODUCTION</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E"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94080" behindDoc="0" locked="0" layoutInCell="1" allowOverlap="1" wp14:anchorId="0BE924A0" wp14:editId="0BE924A1">
              <wp:simplePos x="0" y="0"/>
              <wp:positionH relativeFrom="page">
                <wp:posOffset>7826705</wp:posOffset>
              </wp:positionH>
              <wp:positionV relativeFrom="page">
                <wp:posOffset>10958706</wp:posOffset>
              </wp:positionV>
              <wp:extent cx="266700" cy="266697"/>
              <wp:effectExtent l="0" t="0" r="0" b="0"/>
              <wp:wrapSquare wrapText="bothSides"/>
              <wp:docPr id="132627" name="Group 13262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28" name="Shape 13262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29" name="Shape 13262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7AC137" id="Group 132627" o:spid="_x0000_s1026" style="position:absolute;margin-left:616.3pt;margin-top:862.9pt;width:21pt;height:21pt;z-index:25169408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PUesDuoAgAAzAgAAA4AAAAAAAAA&#10;AAAAAAAALgIAAGRycy9lMm9Eb2MueG1sUEsBAi0AFAAGAAgAAAAhAFFxUnnhAAAADwEAAA8AAAAA&#10;AAAAAAAAAAAAAgUAAGRycy9kb3ducmV2LnhtbFBLBQYAAAAABAAEAPMAAAAQBgAAAAA=&#10;">
              <v:shape id="Shape 13262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" path="m,190497l,e" filled="f" strokeweight=".25pt">
                <v:stroke miterlimit="83231f" joinstyle="miter"/>
                <v:path arrowok="t" textboxrect="0,0,0,190497"/>
              </v:shape>
              <v:shape id="Shape 13262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95104" behindDoc="0" locked="0" layoutInCell="1" allowOverlap="1" wp14:anchorId="0BE924A2" wp14:editId="0BE924A3">
              <wp:simplePos x="0" y="0"/>
              <wp:positionH relativeFrom="page">
                <wp:posOffset>0</wp:posOffset>
              </wp:positionH>
              <wp:positionV relativeFrom="page">
                <wp:posOffset>10958706</wp:posOffset>
              </wp:positionV>
              <wp:extent cx="266700" cy="266697"/>
              <wp:effectExtent l="0" t="0" r="0" b="0"/>
              <wp:wrapSquare wrapText="bothSides"/>
              <wp:docPr id="132630" name="Group 13263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31" name="Shape 13263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32" name="Shape 13263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C60AD3" id="Group 132630" o:spid="_x0000_s1026" style="position:absolute;margin-left:0;margin-top:862.9pt;width:21pt;height:21pt;z-index:25169510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FPFUiqwIAAM0IAAAOAAAAAAAA&#10;AAAAAAAAAC4CAABkcnMvZTJvRG9jLnhtbFBLAQItABQABgAIAAAAIQD2SrHF3wAAAAkBAAAPAAAA&#10;AAAAAAAAAAAAAAUFAABkcnMvZG93bnJldi54bWxQSwUGAAAAAAQABADzAAAAEQYAAAAA&#10;">
              <v:shape id="Shape 13263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" path="m,190497l,e" filled="f" strokeweight=".25pt">
                <v:stroke miterlimit="83231f" joinstyle="miter"/>
                <v:path arrowok="t" textboxrect="0,0,0,190497"/>
              </v:shape>
              <v:shape id="Shape 13263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98</w:t>
    </w:r>
    <w:r>
      <w:rPr>
        <w:color w:val="2B579A"/>
        <w:sz w:val="22"/>
        <w:shd w:val="clear" w:color="auto" w:fill="E6E6E6"/>
      </w:rPr>
      <w:fldChar w:fldCharType="end"/>
    </w:r>
    <w:r>
      <w:rPr>
        <w:sz w:val="22"/>
      </w:rPr>
      <w:t xml:space="preserve">  </w:t>
    </w:r>
    <w:r w:rsidRPr="00972915">
      <w:rPr>
        <w:sz w:val="18"/>
        <w:szCs w:val="18"/>
      </w:rPr>
      <w:t>PALLIC SOILS</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F" w14:textId="77777777" w:rsidR="00216ADB" w:rsidRDefault="00216ADB">
    <w:pPr>
      <w:spacing w:after="0" w:line="259" w:lineRule="auto"/>
      <w:ind w:left="6975" w:right="-4" w:firstLine="0"/>
      <w:jc w:val="lef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96128" behindDoc="0" locked="0" layoutInCell="1" allowOverlap="1" wp14:anchorId="0BE924A4" wp14:editId="0BE924A5">
              <wp:simplePos x="0" y="0"/>
              <wp:positionH relativeFrom="page">
                <wp:posOffset>7826705</wp:posOffset>
              </wp:positionH>
              <wp:positionV relativeFrom="page">
                <wp:posOffset>10958706</wp:posOffset>
              </wp:positionV>
              <wp:extent cx="266700" cy="266697"/>
              <wp:effectExtent l="0" t="0" r="0" b="0"/>
              <wp:wrapSquare wrapText="bothSides"/>
              <wp:docPr id="132603" name="Group 13260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04" name="Shape 132604"/>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05" name="Shape 132605"/>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0CC6A3" id="Group 132603" o:spid="_x0000_s1026" style="position:absolute;margin-left:616.3pt;margin-top:862.9pt;width:21pt;height:21pt;z-index:25169612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DAkhEEqQIAAMwIAAAOAAAAAAAA&#10;AAAAAAAAAC4CAABkcnMvZTJvRG9jLnhtbFBLAQItABQABgAIAAAAIQBRcVJ54QAAAA8BAAAPAAAA&#10;AAAAAAAAAAAAAAMFAABkcnMvZG93bnJldi54bWxQSwUGAAAAAAQABADzAAAAEQYAAAAA&#10;">
              <v:shape id="Shape 132604"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" path="m,190497l,e" filled="f" strokeweight=".25pt">
                <v:stroke miterlimit="83231f" joinstyle="miter"/>
                <v:path arrowok="t" textboxrect="0,0,0,190497"/>
              </v:shape>
              <v:shape id="Shape 132605"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97152" behindDoc="0" locked="0" layoutInCell="1" allowOverlap="1" wp14:anchorId="0BE924A6" wp14:editId="0BE924A7">
              <wp:simplePos x="0" y="0"/>
              <wp:positionH relativeFrom="page">
                <wp:posOffset>0</wp:posOffset>
              </wp:positionH>
              <wp:positionV relativeFrom="page">
                <wp:posOffset>10958706</wp:posOffset>
              </wp:positionV>
              <wp:extent cx="266700" cy="266697"/>
              <wp:effectExtent l="0" t="0" r="0" b="0"/>
              <wp:wrapSquare wrapText="bothSides"/>
              <wp:docPr id="132606" name="Group 13260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07" name="Shape 132607"/>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08" name="Shape 132608"/>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4A5638" id="Group 132606" o:spid="_x0000_s1026" style="position:absolute;margin-left:0;margin-top:862.9pt;width:21pt;height:21pt;z-index:25169715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6QjW2qwCAADNCAAADgAAAAAA&#10;AAAAAAAAAAAuAgAAZHJzL2Uyb0RvYy54bWxQSwECLQAUAAYACAAAACEA9kqxxd8AAAAJAQAADwAA&#10;AAAAAAAAAAAAAAAGBQAAZHJzL2Rvd25yZXYueG1sUEsFBgAAAAAEAAQA8wAAABIGAAAAAA==&#10;">
              <v:shape id="Shape 132607"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" path="m,190497l,e" filled="f" strokeweight=".25pt">
                <v:stroke miterlimit="83231f" joinstyle="miter"/>
                <v:path arrowok="t" textboxrect="0,0,0,190497"/>
              </v:shape>
              <v:shape id="Shape 132608"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sz w:val="18"/>
        <w:szCs w:val="18"/>
      </w:rPr>
      <w:t>PALLIC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97</w:t>
    </w:r>
    <w:r>
      <w:rPr>
        <w:color w:val="2B579A"/>
        <w:sz w:val="22"/>
        <w:shd w:val="clear" w:color="auto" w:fill="E6E6E6"/>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1" w14:textId="77777777" w:rsidR="00216ADB" w:rsidRDefault="00216ADB">
    <w:pPr>
      <w:spacing w:after="0" w:line="259" w:lineRule="auto"/>
      <w:ind w:left="6975" w:right="-4"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98176" behindDoc="0" locked="0" layoutInCell="1" allowOverlap="1" wp14:anchorId="0BE924AC" wp14:editId="0BE924AD">
              <wp:simplePos x="0" y="0"/>
              <wp:positionH relativeFrom="page">
                <wp:posOffset>7826705</wp:posOffset>
              </wp:positionH>
              <wp:positionV relativeFrom="page">
                <wp:posOffset>10958706</wp:posOffset>
              </wp:positionV>
              <wp:extent cx="266700" cy="266697"/>
              <wp:effectExtent l="0" t="0" r="0" b="0"/>
              <wp:wrapSquare wrapText="bothSides"/>
              <wp:docPr id="132580" name="Group 13258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81" name="Shape 13258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82" name="Shape 13258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DF4D4A" id="Group 132580" o:spid="_x0000_s1026" style="position:absolute;margin-left:616.3pt;margin-top:862.9pt;width:21pt;height:21pt;z-index:25169817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NIM/EmoAgAAzAgAAA4AAAAAAAAA&#10;AAAAAAAALgIAAGRycy9lMm9Eb2MueG1sUEsBAi0AFAAGAAgAAAAhAFFxUnnhAAAADwEAAA8AAAAA&#10;AAAAAAAAAAAAAgUAAGRycy9kb3ducmV2LnhtbFBLBQYAAAAABAAEAPMAAAAQBgAAAAA=&#10;">
              <v:shape id="Shape 13258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" path="m,190497l,e" filled="f" strokeweight=".25pt">
                <v:stroke miterlimit="83231f" joinstyle="miter"/>
                <v:path arrowok="t" textboxrect="0,0,0,190497"/>
              </v:shape>
              <v:shape id="Shape 13258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99200" behindDoc="0" locked="0" layoutInCell="1" allowOverlap="1" wp14:anchorId="0BE924AE" wp14:editId="0BE924AF">
              <wp:simplePos x="0" y="0"/>
              <wp:positionH relativeFrom="page">
                <wp:posOffset>0</wp:posOffset>
              </wp:positionH>
              <wp:positionV relativeFrom="page">
                <wp:posOffset>10958706</wp:posOffset>
              </wp:positionV>
              <wp:extent cx="266700" cy="266697"/>
              <wp:effectExtent l="0" t="0" r="0" b="0"/>
              <wp:wrapSquare wrapText="bothSides"/>
              <wp:docPr id="132583" name="Group 13258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584" name="Shape 13258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85" name="Shape 13258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9E7702" id="Group 132583" o:spid="_x0000_s1026" style="position:absolute;margin-left:0;margin-top:862.9pt;width:21pt;height:21pt;z-index:25169920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">
              <v:shape id="Shape 13258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" path="m,190497l,e" filled="f" strokeweight=".25pt">
                <v:stroke miterlimit="83231f" joinstyle="miter"/>
                <v:path arrowok="t" textboxrect="0,0,0,190497"/>
              </v:shape>
              <v:shape id="Shape 13258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proofErr w:type="spellStart"/>
    <w:r>
      <w:rPr>
        <w:sz w:val="22"/>
      </w:rPr>
      <w:t>pallic</w:t>
    </w:r>
    <w:proofErr w:type="spellEnd"/>
    <w:r>
      <w:rPr>
        <w:sz w:val="22"/>
      </w:rPr>
      <w:t xml:space="preserve"> soils  </w: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91</w:t>
    </w:r>
    <w:r>
      <w:rPr>
        <w:color w:val="2B579A"/>
        <w:sz w:val="22"/>
        <w:shd w:val="clear" w:color="auto" w:fill="E6E6E6"/>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4"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6368" behindDoc="0" locked="0" layoutInCell="1" allowOverlap="1" wp14:anchorId="0BE924B8" wp14:editId="0BE924B9">
              <wp:simplePos x="0" y="0"/>
              <wp:positionH relativeFrom="page">
                <wp:posOffset>7826705</wp:posOffset>
              </wp:positionH>
              <wp:positionV relativeFrom="page">
                <wp:posOffset>10958706</wp:posOffset>
              </wp:positionV>
              <wp:extent cx="266700" cy="266697"/>
              <wp:effectExtent l="0" t="0" r="0" b="0"/>
              <wp:wrapSquare wrapText="bothSides"/>
              <wp:docPr id="132696" name="Group 13269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97" name="Shape 132697"/>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98" name="Shape 132698"/>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53A748" id="Group 132696" o:spid="_x0000_s1026" style="position:absolute;margin-left:616.3pt;margin-top:862.9pt;width:21pt;height:21pt;z-index:25170636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ASi2OKcCAADMCAAADgAAAAAAAAAA&#10;AAAAAAAuAgAAZHJzL2Uyb0RvYy54bWxQSwECLQAUAAYACAAAACEAUXFSeeEAAAAPAQAADwAAAAAA&#10;AAAAAAAAAAABBQAAZHJzL2Rvd25yZXYueG1sUEsFBgAAAAAEAAQA8wAAAA8GAAAAAA==&#10;">
              <v:shape id="Shape 132697"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" path="m,190497l,e" filled="f" strokeweight=".25pt">
                <v:stroke miterlimit="83231f" joinstyle="miter"/>
                <v:path arrowok="t" textboxrect="0,0,0,190497"/>
              </v:shape>
              <v:shape id="Shape 132698"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7392" behindDoc="0" locked="0" layoutInCell="1" allowOverlap="1" wp14:anchorId="0BE924BA" wp14:editId="0BE924BB">
              <wp:simplePos x="0" y="0"/>
              <wp:positionH relativeFrom="page">
                <wp:posOffset>0</wp:posOffset>
              </wp:positionH>
              <wp:positionV relativeFrom="page">
                <wp:posOffset>10958706</wp:posOffset>
              </wp:positionV>
              <wp:extent cx="266700" cy="266697"/>
              <wp:effectExtent l="0" t="0" r="0" b="0"/>
              <wp:wrapSquare wrapText="bothSides"/>
              <wp:docPr id="132699" name="Group 13269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00" name="Shape 132700"/>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01" name="Shape 132701"/>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B4CE24" id="Group 132699" o:spid="_x0000_s1026" style="position:absolute;margin-left:0;margin-top:862.9pt;width:21pt;height:21pt;z-index:25170739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">
              <v:shape id="Shape 132700"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" path="m,190497l,e" filled="f" strokeweight=".25pt">
                <v:stroke miterlimit="83231f" joinstyle="miter"/>
                <v:path arrowok="t" textboxrect="0,0,0,190497"/>
              </v:shape>
              <v:shape id="Shape 132701"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104</w:t>
    </w:r>
    <w:r>
      <w:rPr>
        <w:color w:val="2B579A"/>
        <w:sz w:val="22"/>
        <w:shd w:val="clear" w:color="auto" w:fill="E6E6E6"/>
      </w:rPr>
      <w:fldChar w:fldCharType="end"/>
    </w:r>
    <w:r>
      <w:rPr>
        <w:sz w:val="22"/>
      </w:rPr>
      <w:t xml:space="preserve">  </w:t>
    </w:r>
    <w:r w:rsidRPr="00972915">
      <w:rPr>
        <w:sz w:val="18"/>
        <w:szCs w:val="18"/>
      </w:rPr>
      <w:t>PODZOLS</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5" w14:textId="77777777" w:rsidR="00216ADB" w:rsidRDefault="00216ADB" w:rsidP="00147CEF">
    <w:pPr>
      <w:spacing w:after="282" w:line="259" w:lineRule="auto"/>
      <w:ind w:left="10" w:right="386" w:hanging="10"/>
      <w:jc w:val="righ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8416" behindDoc="0" locked="0" layoutInCell="1" allowOverlap="1" wp14:anchorId="0BE924BC" wp14:editId="0BE924BD">
              <wp:simplePos x="0" y="0"/>
              <wp:positionH relativeFrom="page">
                <wp:posOffset>7826705</wp:posOffset>
              </wp:positionH>
              <wp:positionV relativeFrom="page">
                <wp:posOffset>10958706</wp:posOffset>
              </wp:positionV>
              <wp:extent cx="266700" cy="266697"/>
              <wp:effectExtent l="0" t="0" r="0" b="0"/>
              <wp:wrapSquare wrapText="bothSides"/>
              <wp:docPr id="132672" name="Group 13267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73" name="Shape 13267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74" name="Shape 13267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846B3D" id="Group 132672" o:spid="_x0000_s1026" style="position:absolute;margin-left:616.3pt;margin-top:862.9pt;width:21pt;height:21pt;z-index:25170841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D+kArZqQIAAMwIAAAOAAAAAAAA&#10;AAAAAAAAAC4CAABkcnMvZTJvRG9jLnhtbFBLAQItABQABgAIAAAAIQBRcVJ54QAAAA8BAAAPAAAA&#10;AAAAAAAAAAAAAAMFAABkcnMvZG93bnJldi54bWxQSwUGAAAAAAQABADzAAAAEQYAAAAA&#10;">
              <v:shape id="Shape 13267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" path="m,190497l,e" filled="f" strokeweight=".25pt">
                <v:stroke miterlimit="83231f" joinstyle="miter"/>
                <v:path arrowok="t" textboxrect="0,0,0,190497"/>
              </v:shape>
              <v:shape id="Shape 13267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9440" behindDoc="0" locked="0" layoutInCell="1" allowOverlap="1" wp14:anchorId="0BE924BE" wp14:editId="0BE924BF">
              <wp:simplePos x="0" y="0"/>
              <wp:positionH relativeFrom="page">
                <wp:posOffset>0</wp:posOffset>
              </wp:positionH>
              <wp:positionV relativeFrom="page">
                <wp:posOffset>10958706</wp:posOffset>
              </wp:positionV>
              <wp:extent cx="266700" cy="266697"/>
              <wp:effectExtent l="0" t="0" r="0" b="0"/>
              <wp:wrapSquare wrapText="bothSides"/>
              <wp:docPr id="132675" name="Group 13267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76" name="Shape 13267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77" name="Shape 13267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71FE0F" id="Group 132675" o:spid="_x0000_s1026" style="position:absolute;margin-left:0;margin-top:862.9pt;width:21pt;height:21pt;z-index:25170944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">
              <v:shape id="Shape 13267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" path="m,190497l,e" filled="f" strokeweight=".25pt">
                <v:stroke miterlimit="83231f" joinstyle="miter"/>
                <v:path arrowok="t" textboxrect="0,0,0,190497"/>
              </v:shape>
              <v:shape id="Shape 13267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t xml:space="preserve">                    </w:t>
    </w:r>
    <w:r w:rsidRPr="00972915">
      <w:rPr>
        <w:sz w:val="18"/>
        <w:szCs w:val="18"/>
      </w:rPr>
      <w:t>P</w:t>
    </w:r>
    <w:r>
      <w:rPr>
        <w:sz w:val="18"/>
        <w:szCs w:val="18"/>
      </w:rPr>
      <w:t>ODZOLS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99</w:t>
    </w:r>
    <w:r>
      <w:rPr>
        <w:color w:val="2B579A"/>
        <w:sz w:val="22"/>
        <w:shd w:val="clear" w:color="auto" w:fill="E6E6E6"/>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7" w14:textId="77777777" w:rsidR="00216ADB" w:rsidRDefault="00216ADB">
    <w:pPr>
      <w:spacing w:after="0" w:line="259" w:lineRule="auto"/>
      <w:ind w:left="8284"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0464" behindDoc="0" locked="0" layoutInCell="1" allowOverlap="1" wp14:anchorId="0BE924C4" wp14:editId="0BE924C5">
              <wp:simplePos x="0" y="0"/>
              <wp:positionH relativeFrom="page">
                <wp:posOffset>7826705</wp:posOffset>
              </wp:positionH>
              <wp:positionV relativeFrom="page">
                <wp:posOffset>10958706</wp:posOffset>
              </wp:positionV>
              <wp:extent cx="266700" cy="266697"/>
              <wp:effectExtent l="0" t="0" r="0" b="0"/>
              <wp:wrapSquare wrapText="bothSides"/>
              <wp:docPr id="132650" name="Group 13265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51" name="Shape 13265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52" name="Shape 13265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C0F5F2" id="Group 132650" o:spid="_x0000_s1026" style="position:absolute;margin-left:616.3pt;margin-top:862.9pt;width:21pt;height:21pt;z-index:25171046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AOvkQeoAgAAzAgAAA4AAAAAAAAA&#10;AAAAAAAALgIAAGRycy9lMm9Eb2MueG1sUEsBAi0AFAAGAAgAAAAhAFFxUnnhAAAADwEAAA8AAAAA&#10;AAAAAAAAAAAAAgUAAGRycy9kb3ducmV2LnhtbFBLBQYAAAAABAAEAPMAAAAQBgAAAAA=&#10;">
              <v:shape id="Shape 13265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" path="m,190497l,e" filled="f" strokeweight=".25pt">
                <v:stroke miterlimit="83231f" joinstyle="miter"/>
                <v:path arrowok="t" textboxrect="0,0,0,190497"/>
              </v:shape>
              <v:shape id="Shape 13265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1488" behindDoc="0" locked="0" layoutInCell="1" allowOverlap="1" wp14:anchorId="0BE924C6" wp14:editId="0BE924C7">
              <wp:simplePos x="0" y="0"/>
              <wp:positionH relativeFrom="page">
                <wp:posOffset>0</wp:posOffset>
              </wp:positionH>
              <wp:positionV relativeFrom="page">
                <wp:posOffset>10958706</wp:posOffset>
              </wp:positionV>
              <wp:extent cx="266700" cy="266697"/>
              <wp:effectExtent l="0" t="0" r="0" b="0"/>
              <wp:wrapSquare wrapText="bothSides"/>
              <wp:docPr id="132653" name="Group 13265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654" name="Shape 13265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55" name="Shape 13265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4E21AB" id="Group 132653" o:spid="_x0000_s1026" style="position:absolute;margin-left:0;margin-top:862.9pt;width:21pt;height:21pt;z-index:25171148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qOLAVawCAADNCAAADgAAAAAA&#10;AAAAAAAAAAAuAgAAZHJzL2Uyb0RvYy54bWxQSwECLQAUAAYACAAAACEA9kqxxd8AAAAJAQAADwAA&#10;AAAAAAAAAAAAAAAGBQAAZHJzL2Rvd25yZXYueG1sUEsFBgAAAAAEAAQA8wAAABIGAAAAAA==&#10;">
              <v:shape id="Shape 13265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" path="m,190497l,e" filled="f" strokeweight=".25pt">
                <v:stroke miterlimit="83231f" joinstyle="miter"/>
                <v:path arrowok="t" textboxrect="0,0,0,190497"/>
              </v:shape>
              <v:shape id="Shape 13265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41</w:t>
    </w:r>
    <w:r>
      <w:rPr>
        <w:color w:val="2B579A"/>
        <w:sz w:val="22"/>
        <w:shd w:val="clear" w:color="auto" w:fill="E6E6E6"/>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A"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8656" behindDoc="0" locked="0" layoutInCell="1" allowOverlap="1" wp14:anchorId="0BE924D0" wp14:editId="0BE924D1">
              <wp:simplePos x="0" y="0"/>
              <wp:positionH relativeFrom="page">
                <wp:posOffset>7826705</wp:posOffset>
              </wp:positionH>
              <wp:positionV relativeFrom="page">
                <wp:posOffset>10958706</wp:posOffset>
              </wp:positionV>
              <wp:extent cx="266700" cy="266697"/>
              <wp:effectExtent l="0" t="0" r="0" b="0"/>
              <wp:wrapSquare wrapText="bothSides"/>
              <wp:docPr id="132765" name="Group 13276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66" name="Shape 132766"/>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67" name="Shape 132767"/>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42851C" id="Group 132765" o:spid="_x0000_s1026" style="position:absolute;margin-left:616.3pt;margin-top:862.9pt;width:21pt;height:21pt;z-index:25171865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sqcP8qcCAADMCAAADgAAAAAAAAAA&#10;AAAAAAAuAgAAZHJzL2Uyb0RvYy54bWxQSwECLQAUAAYACAAAACEAUXFSeeEAAAAPAQAADwAAAAAA&#10;AAAAAAAAAAABBQAAZHJzL2Rvd25yZXYueG1sUEsFBgAAAAAEAAQA8wAAAA8GAAAAAA==&#10;">
              <v:shape id="Shape 132766"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" path="m,190497l,e" filled="f" strokeweight=".25pt">
                <v:stroke miterlimit="83231f" joinstyle="miter"/>
                <v:path arrowok="t" textboxrect="0,0,0,190497"/>
              </v:shape>
              <v:shape id="Shape 132767"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9680" behindDoc="0" locked="0" layoutInCell="1" allowOverlap="1" wp14:anchorId="0BE924D2" wp14:editId="0BE924D3">
              <wp:simplePos x="0" y="0"/>
              <wp:positionH relativeFrom="page">
                <wp:posOffset>0</wp:posOffset>
              </wp:positionH>
              <wp:positionV relativeFrom="page">
                <wp:posOffset>10958706</wp:posOffset>
              </wp:positionV>
              <wp:extent cx="266700" cy="266697"/>
              <wp:effectExtent l="0" t="0" r="0" b="0"/>
              <wp:wrapSquare wrapText="bothSides"/>
              <wp:docPr id="132768" name="Group 13276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69" name="Shape 132769"/>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70" name="Shape 132770"/>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981174" id="Group 132768" o:spid="_x0000_s1026" style="position:absolute;margin-left:0;margin-top:862.9pt;width:21pt;height:21pt;z-index:25171968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">
              <v:shape id="Shape 132769"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" path="m,190497l,e" filled="f" strokeweight=".25pt">
                <v:stroke miterlimit="83231f" joinstyle="miter"/>
                <v:path arrowok="t" textboxrect="0,0,0,190497"/>
              </v:shape>
              <v:shape id="Shape 132770"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108</w:t>
    </w:r>
    <w:r>
      <w:rPr>
        <w:color w:val="2B579A"/>
        <w:sz w:val="22"/>
        <w:shd w:val="clear" w:color="auto" w:fill="E6E6E6"/>
      </w:rPr>
      <w:fldChar w:fldCharType="end"/>
    </w:r>
    <w:r>
      <w:rPr>
        <w:sz w:val="22"/>
      </w:rPr>
      <w:t xml:space="preserve">  </w:t>
    </w:r>
    <w:r w:rsidRPr="00972915">
      <w:rPr>
        <w:sz w:val="18"/>
        <w:szCs w:val="18"/>
      </w:rPr>
      <w:t>PUMICE SOILS</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B" w14:textId="77777777" w:rsidR="00216ADB" w:rsidRDefault="00216ADB" w:rsidP="00517734">
    <w:pPr>
      <w:spacing w:after="282" w:line="259" w:lineRule="auto"/>
      <w:ind w:left="10" w:right="469" w:hanging="10"/>
      <w:jc w:val="right"/>
    </w:pPr>
    <w:r w:rsidRPr="00972915">
      <w:rPr>
        <w:sz w:val="18"/>
        <w:szCs w:val="18"/>
      </w:rPr>
      <w:t>PUMICE SOILS</w:t>
    </w:r>
    <w:r>
      <w:rPr>
        <w:sz w:val="22"/>
      </w:rPr>
      <w:t xml:space="preserve">  </w: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20704" behindDoc="0" locked="0" layoutInCell="1" allowOverlap="1" wp14:anchorId="0BE924D4" wp14:editId="0BE924D5">
              <wp:simplePos x="0" y="0"/>
              <wp:positionH relativeFrom="page">
                <wp:posOffset>7826705</wp:posOffset>
              </wp:positionH>
              <wp:positionV relativeFrom="page">
                <wp:posOffset>10958706</wp:posOffset>
              </wp:positionV>
              <wp:extent cx="266700" cy="266697"/>
              <wp:effectExtent l="0" t="0" r="0" b="0"/>
              <wp:wrapSquare wrapText="bothSides"/>
              <wp:docPr id="132742" name="Group 13274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43" name="Shape 13274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44" name="Shape 13274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C700FD" id="Group 132742" o:spid="_x0000_s1026" style="position:absolute;margin-left:616.3pt;margin-top:862.9pt;width:21pt;height:21pt;z-index:25172070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CrwQlcqQIAAMwIAAAOAAAAAAAA&#10;AAAAAAAAAC4CAABkcnMvZTJvRG9jLnhtbFBLAQItABQABgAIAAAAIQBRcVJ54QAAAA8BAAAPAAAA&#10;AAAAAAAAAAAAAAMFAABkcnMvZG93bnJldi54bWxQSwUGAAAAAAQABADzAAAAEQYAAAAA&#10;">
              <v:shape id="Shape 13274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" path="m,190497l,e" filled="f" strokeweight=".25pt">
                <v:stroke miterlimit="83231f" joinstyle="miter"/>
                <v:path arrowok="t" textboxrect="0,0,0,190497"/>
              </v:shape>
              <v:shape id="Shape 13274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21728" behindDoc="0" locked="0" layoutInCell="1" allowOverlap="1" wp14:anchorId="0BE924D6" wp14:editId="0BE924D7">
              <wp:simplePos x="0" y="0"/>
              <wp:positionH relativeFrom="page">
                <wp:posOffset>0</wp:posOffset>
              </wp:positionH>
              <wp:positionV relativeFrom="page">
                <wp:posOffset>10958706</wp:posOffset>
              </wp:positionV>
              <wp:extent cx="266700" cy="266697"/>
              <wp:effectExtent l="0" t="0" r="0" b="0"/>
              <wp:wrapSquare wrapText="bothSides"/>
              <wp:docPr id="132745" name="Group 13274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46" name="Shape 13274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47" name="Shape 13274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28C219" id="Group 132745" o:spid="_x0000_s1026" style="position:absolute;margin-left:0;margin-top:862.9pt;width:21pt;height:21pt;z-index:25172172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CXLLg/qwIAAM0IAAAOAAAAAAAA&#10;AAAAAAAAAC4CAABkcnMvZTJvRG9jLnhtbFBLAQItABQABgAIAAAAIQD2SrHF3wAAAAkBAAAPAAAA&#10;AAAAAAAAAAAAAAUFAABkcnMvZG93bnJldi54bWxQSwUGAAAAAAQABADzAAAAEQYAAAAA&#10;">
              <v:shape id="Shape 13274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" path="m,190497l,e" filled="f" strokeweight=".25pt">
                <v:stroke miterlimit="83231f" joinstyle="miter"/>
                <v:path arrowok="t" textboxrect="0,0,0,190497"/>
              </v:shape>
              <v:shape id="Shape 13274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107</w:t>
    </w:r>
    <w:r>
      <w:rPr>
        <w:color w:val="2B579A"/>
        <w:sz w:val="22"/>
        <w:shd w:val="clear" w:color="auto" w:fill="E6E6E6"/>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D"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22752" behindDoc="0" locked="0" layoutInCell="1" allowOverlap="1" wp14:anchorId="0BE924DC" wp14:editId="0BE924DD">
              <wp:simplePos x="0" y="0"/>
              <wp:positionH relativeFrom="page">
                <wp:posOffset>7826705</wp:posOffset>
              </wp:positionH>
              <wp:positionV relativeFrom="page">
                <wp:posOffset>10958706</wp:posOffset>
              </wp:positionV>
              <wp:extent cx="266700" cy="266697"/>
              <wp:effectExtent l="0" t="0" r="0" b="0"/>
              <wp:wrapSquare wrapText="bothSides"/>
              <wp:docPr id="132720" name="Group 13272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21" name="Shape 13272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22" name="Shape 13272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BFB23B" id="Group 132720" o:spid="_x0000_s1026" style="position:absolute;margin-left:616.3pt;margin-top:862.9pt;width:21pt;height:21pt;z-index:25172275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EHWJmKoAgAAzAgAAA4AAAAAAAAA&#10;AAAAAAAALgIAAGRycy9lMm9Eb2MueG1sUEsBAi0AFAAGAAgAAAAhAFFxUnnhAAAADwEAAA8AAAAA&#10;AAAAAAAAAAAAAgUAAGRycy9kb3ducmV2LnhtbFBLBQYAAAAABAAEAPMAAAAQBgAAAAA=&#10;">
              <v:shape id="Shape 13272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" path="m,190497l,e" filled="f" strokeweight=".25pt">
                <v:stroke miterlimit="83231f" joinstyle="miter"/>
                <v:path arrowok="t" textboxrect="0,0,0,190497"/>
              </v:shape>
              <v:shape id="Shape 13272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23776" behindDoc="0" locked="0" layoutInCell="1" allowOverlap="1" wp14:anchorId="0BE924DE" wp14:editId="0BE924DF">
              <wp:simplePos x="0" y="0"/>
              <wp:positionH relativeFrom="page">
                <wp:posOffset>0</wp:posOffset>
              </wp:positionH>
              <wp:positionV relativeFrom="page">
                <wp:posOffset>10958706</wp:posOffset>
              </wp:positionV>
              <wp:extent cx="266700" cy="266697"/>
              <wp:effectExtent l="0" t="0" r="0" b="0"/>
              <wp:wrapSquare wrapText="bothSides"/>
              <wp:docPr id="132723" name="Group 13272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24" name="Shape 13272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25" name="Shape 13272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3779FC" id="Group 132723" o:spid="_x0000_s1026" style="position:absolute;margin-left:0;margin-top:862.9pt;width:21pt;height:21pt;z-index:25172377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">
              <v:shape id="Shape 13272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" path="m,190497l,e" filled="f" strokeweight=".25pt">
                <v:stroke miterlimit="83231f" joinstyle="miter"/>
                <v:path arrowok="t" textboxrect="0,0,0,190497"/>
              </v:shape>
              <v:shape id="Shape 13272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4</w:t>
    </w:r>
    <w:r>
      <w:rPr>
        <w:color w:val="2B579A"/>
        <w:sz w:val="22"/>
        <w:shd w:val="clear" w:color="auto" w:fill="E6E6E6"/>
      </w:rPr>
      <w:fldChar w:fldCharType="end"/>
    </w:r>
    <w:r>
      <w:rPr>
        <w:sz w:val="22"/>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0" w14:textId="77777777" w:rsidR="00216ADB" w:rsidRDefault="00216ADB">
    <w:pPr>
      <w:spacing w:after="0" w:line="259" w:lineRule="auto"/>
      <w:ind w:left="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51424" behindDoc="0" locked="0" layoutInCell="1" allowOverlap="1" wp14:anchorId="0BE924E8" wp14:editId="0BE924E9">
              <wp:simplePos x="0" y="0"/>
              <wp:positionH relativeFrom="page">
                <wp:posOffset>7826705</wp:posOffset>
              </wp:positionH>
              <wp:positionV relativeFrom="page">
                <wp:posOffset>10958706</wp:posOffset>
              </wp:positionV>
              <wp:extent cx="266700" cy="266697"/>
              <wp:effectExtent l="0" t="0" r="0" b="0"/>
              <wp:wrapSquare wrapText="bothSides"/>
              <wp:docPr id="132835" name="Group 13283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36" name="Shape 132836"/>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37" name="Shape 132837"/>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017C19" id="Group 132835" o:spid="_x0000_s1026" style="position:absolute;margin-left:616.3pt;margin-top:862.9pt;width:21pt;height:21pt;z-index:25175142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HwGX/ioAgAAzAgAAA4AAAAAAAAA&#10;AAAAAAAALgIAAGRycy9lMm9Eb2MueG1sUEsBAi0AFAAGAAgAAAAhAFFxUnnhAAAADwEAAA8AAAAA&#10;AAAAAAAAAAAAAgUAAGRycy9kb3ducmV2LnhtbFBLBQYAAAAABAAEAPMAAAAQBgAAAAA=&#10;">
              <v:shape id="Shape 132836"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" path="m,190497l,e" filled="f" strokeweight=".25pt">
                <v:stroke miterlimit="83231f" joinstyle="miter"/>
                <v:path arrowok="t" textboxrect="0,0,0,190497"/>
              </v:shape>
              <v:shape id="Shape 132837"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55520" behindDoc="0" locked="0" layoutInCell="1" allowOverlap="1" wp14:anchorId="0BE924EA" wp14:editId="0BE924EB">
              <wp:simplePos x="0" y="0"/>
              <wp:positionH relativeFrom="page">
                <wp:posOffset>0</wp:posOffset>
              </wp:positionH>
              <wp:positionV relativeFrom="page">
                <wp:posOffset>10958706</wp:posOffset>
              </wp:positionV>
              <wp:extent cx="266700" cy="266697"/>
              <wp:effectExtent l="0" t="0" r="0" b="0"/>
              <wp:wrapSquare wrapText="bothSides"/>
              <wp:docPr id="132838" name="Group 13283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39" name="Shape 132839"/>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40" name="Shape 132840"/>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28BF55" id="Group 132838" o:spid="_x0000_s1026" style="position:absolute;margin-left:0;margin-top:862.9pt;width:21pt;height:21pt;z-index:25175552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">
              <v:shape id="Shape 132839"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" path="m,190497l,e" filled="f" strokeweight=".25pt">
                <v:stroke miterlimit="83231f" joinstyle="miter"/>
                <v:path arrowok="t" textboxrect="0,0,0,190497"/>
              </v:shape>
              <v:shape id="Shape 132840"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110</w:t>
    </w:r>
    <w:r>
      <w:rPr>
        <w:color w:val="2B579A"/>
        <w:sz w:val="22"/>
        <w:shd w:val="clear" w:color="auto" w:fill="E6E6E6"/>
      </w:rPr>
      <w:fldChar w:fldCharType="end"/>
    </w:r>
    <w:r>
      <w:rPr>
        <w:sz w:val="22"/>
      </w:rPr>
      <w:t xml:space="preserve">  </w:t>
    </w:r>
    <w:r w:rsidRPr="00972915">
      <w:rPr>
        <w:sz w:val="18"/>
        <w:szCs w:val="18"/>
      </w:rPr>
      <w:t>RAW SOILS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A" w14:textId="77777777" w:rsidR="00216ADB" w:rsidRDefault="00216ADB" w:rsidP="00565913">
    <w:pPr>
      <w:spacing w:after="0" w:line="259" w:lineRule="auto"/>
      <w:ind w:left="0" w:firstLine="0"/>
      <w:jc w:val="right"/>
    </w:pPr>
    <w:r w:rsidRPr="00F544DB">
      <w:rPr>
        <w:sz w:val="18"/>
        <w:szCs w:val="18"/>
      </w:rPr>
      <w:t>INTRODUCTION</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5</w:t>
    </w:r>
    <w:r>
      <w:rPr>
        <w:color w:val="2B579A"/>
        <w:sz w:val="22"/>
        <w:shd w:val="clear" w:color="auto" w:fill="E6E6E6"/>
      </w:rPr>
      <w:fldChar w:fldCharType="end"/>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1808" behindDoc="0" locked="0" layoutInCell="1" allowOverlap="1" wp14:anchorId="0BE92340" wp14:editId="0BE92341">
              <wp:simplePos x="0" y="0"/>
              <wp:positionH relativeFrom="page">
                <wp:posOffset>7826705</wp:posOffset>
              </wp:positionH>
              <wp:positionV relativeFrom="page">
                <wp:posOffset>10958706</wp:posOffset>
              </wp:positionV>
              <wp:extent cx="266700" cy="266697"/>
              <wp:effectExtent l="0" t="0" r="0" b="0"/>
              <wp:wrapSquare wrapText="bothSides"/>
              <wp:docPr id="131580" name="Group 13158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81" name="Shape 13158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82" name="Shape 13158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6592DF" id="Group 131580" o:spid="_x0000_s1026" style="position:absolute;margin-left:616.3pt;margin-top:862.9pt;width:21pt;height:21pt;z-index:25151180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IjZ6l2oAgAAzAgAAA4AAAAAAAAA&#10;AAAAAAAALgIAAGRycy9lMm9Eb2MueG1sUEsBAi0AFAAGAAgAAAAhAFFxUnnhAAAADwEAAA8AAAAA&#10;AAAAAAAAAAAAAgUAAGRycy9kb3ducmV2LnhtbFBLBQYAAAAABAAEAPMAAAAQBgAAAAA=&#10;">
              <v:shape id="Shape 13158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" path="m,190497l,e" filled="f" strokeweight=".25pt">
                <v:stroke miterlimit="83231f" joinstyle="miter"/>
                <v:path arrowok="t" textboxrect="0,0,0,190497"/>
              </v:shape>
              <v:shape id="Shape 13158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2832" behindDoc="0" locked="0" layoutInCell="1" allowOverlap="1" wp14:anchorId="0BE92342" wp14:editId="0BE92343">
              <wp:simplePos x="0" y="0"/>
              <wp:positionH relativeFrom="page">
                <wp:posOffset>0</wp:posOffset>
              </wp:positionH>
              <wp:positionV relativeFrom="page">
                <wp:posOffset>10958706</wp:posOffset>
              </wp:positionV>
              <wp:extent cx="266700" cy="266697"/>
              <wp:effectExtent l="0" t="0" r="0" b="0"/>
              <wp:wrapSquare wrapText="bothSides"/>
              <wp:docPr id="131583" name="Group 13158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84" name="Shape 13158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85" name="Shape 13158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8816BE" id="Group 131583" o:spid="_x0000_s1026" style="position:absolute;margin-left:0;margin-top:862.9pt;width:21pt;height:21pt;z-index:25151283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">
              <v:shape id="Shape 13158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" path="m,190497l,e" filled="f" strokeweight=".25pt">
                <v:stroke miterlimit="83231f" joinstyle="miter"/>
                <v:path arrowok="t" textboxrect="0,0,0,190497"/>
              </v:shape>
              <v:shape id="Shape 13158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1" w14:textId="77777777" w:rsidR="00216ADB" w:rsidRDefault="00216ADB">
    <w:pPr>
      <w:spacing w:after="0" w:line="259" w:lineRule="auto"/>
      <w:ind w:left="7081" w:firstLine="0"/>
      <w:jc w:val="lef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759616" behindDoc="0" locked="0" layoutInCell="1" allowOverlap="1" wp14:anchorId="0BE924EC" wp14:editId="0BE924ED">
              <wp:simplePos x="0" y="0"/>
              <wp:positionH relativeFrom="page">
                <wp:posOffset>7826705</wp:posOffset>
              </wp:positionH>
              <wp:positionV relativeFrom="page">
                <wp:posOffset>10958706</wp:posOffset>
              </wp:positionV>
              <wp:extent cx="266700" cy="266697"/>
              <wp:effectExtent l="0" t="0" r="0" b="0"/>
              <wp:wrapSquare wrapText="bothSides"/>
              <wp:docPr id="132812" name="Group 13281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13" name="Shape 13281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14" name="Shape 13281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332CBD" id="Group 132812" o:spid="_x0000_s1026" style="position:absolute;margin-left:616.3pt;margin-top:862.9pt;width:21pt;height:21pt;z-index:25175961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BlYFlWqQIAAMwIAAAOAAAAAAAA&#10;AAAAAAAAAC4CAABkcnMvZTJvRG9jLnhtbFBLAQItABQABgAIAAAAIQBRcVJ54QAAAA8BAAAPAAAA&#10;AAAAAAAAAAAAAAMFAABkcnMvZG93bnJldi54bWxQSwUGAAAAAAQABADzAAAAEQYAAAAA&#10;">
              <v:shape id="Shape 13281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" path="m,190497l,e" filled="f" strokeweight=".25pt">
                <v:stroke miterlimit="83231f" joinstyle="miter"/>
                <v:path arrowok="t" textboxrect="0,0,0,190497"/>
              </v:shape>
              <v:shape id="Shape 13281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763712" behindDoc="0" locked="0" layoutInCell="1" allowOverlap="1" wp14:anchorId="0BE924EE" wp14:editId="0BE924EF">
              <wp:simplePos x="0" y="0"/>
              <wp:positionH relativeFrom="page">
                <wp:posOffset>0</wp:posOffset>
              </wp:positionH>
              <wp:positionV relativeFrom="page">
                <wp:posOffset>10958706</wp:posOffset>
              </wp:positionV>
              <wp:extent cx="266700" cy="266697"/>
              <wp:effectExtent l="0" t="0" r="0" b="0"/>
              <wp:wrapSquare wrapText="bothSides"/>
              <wp:docPr id="132815" name="Group 13281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16" name="Shape 13281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17" name="Shape 13281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44CD5" id="Group 132815" o:spid="_x0000_s1026" style="position:absolute;margin-left:0;margin-top:862.9pt;width:21pt;height:21pt;z-index:25176371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CQkhtDqwIAAM0IAAAOAAAAAAAA&#10;AAAAAAAAAC4CAABkcnMvZTJvRG9jLnhtbFBLAQItABQABgAIAAAAIQD2SrHF3wAAAAkBAAAPAAAA&#10;AAAAAAAAAAAAAAUFAABkcnMvZG93bnJldi54bWxQSwUGAAAAAAQABADzAAAAEQYAAAAA&#10;">
              <v:shape id="Shape 13281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" path="m,190497l,e" filled="f" strokeweight=".25pt">
                <v:stroke miterlimit="83231f" joinstyle="miter"/>
                <v:path arrowok="t" textboxrect="0,0,0,190497"/>
              </v:shape>
              <v:shape id="Shape 13281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sz w:val="18"/>
        <w:szCs w:val="18"/>
      </w:rPr>
      <w:t>RAW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109</w:t>
    </w:r>
    <w:r>
      <w:rPr>
        <w:color w:val="2B579A"/>
        <w:sz w:val="22"/>
        <w:shd w:val="clear" w:color="auto" w:fill="E6E6E6"/>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3" w14:textId="77777777" w:rsidR="00216ADB" w:rsidRDefault="00216ADB">
    <w:pPr>
      <w:spacing w:after="0" w:line="259" w:lineRule="auto"/>
      <w:ind w:left="708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67808" behindDoc="0" locked="0" layoutInCell="1" allowOverlap="1" wp14:anchorId="0BE924F4" wp14:editId="0BE924F5">
              <wp:simplePos x="0" y="0"/>
              <wp:positionH relativeFrom="page">
                <wp:posOffset>7826705</wp:posOffset>
              </wp:positionH>
              <wp:positionV relativeFrom="page">
                <wp:posOffset>10958706</wp:posOffset>
              </wp:positionV>
              <wp:extent cx="266700" cy="266697"/>
              <wp:effectExtent l="0" t="0" r="0" b="0"/>
              <wp:wrapSquare wrapText="bothSides"/>
              <wp:docPr id="132789" name="Group 13278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90" name="Shape 132790"/>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91" name="Shape 132791"/>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7F02B5" id="Group 132789" o:spid="_x0000_s1026" style="position:absolute;margin-left:616.3pt;margin-top:862.9pt;width:21pt;height:21pt;z-index:25176780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2wsoZ6cCAADMCAAADgAAAAAAAAAA&#10;AAAAAAAuAgAAZHJzL2Uyb0RvYy54bWxQSwECLQAUAAYACAAAACEAUXFSeeEAAAAPAQAADwAAAAAA&#10;AAAAAAAAAAABBQAAZHJzL2Rvd25yZXYueG1sUEsFBgAAAAAEAAQA8wAAAA8GAAAAAA==&#10;">
              <v:shape id="Shape 132790"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" path="m,190497l,e" filled="f" strokeweight=".25pt">
                <v:stroke miterlimit="83231f" joinstyle="miter"/>
                <v:path arrowok="t" textboxrect="0,0,0,190497"/>
              </v:shape>
              <v:shape id="Shape 132791"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71904" behindDoc="0" locked="0" layoutInCell="1" allowOverlap="1" wp14:anchorId="0BE924F6" wp14:editId="0BE924F7">
              <wp:simplePos x="0" y="0"/>
              <wp:positionH relativeFrom="page">
                <wp:posOffset>0</wp:posOffset>
              </wp:positionH>
              <wp:positionV relativeFrom="page">
                <wp:posOffset>10958706</wp:posOffset>
              </wp:positionV>
              <wp:extent cx="266700" cy="266697"/>
              <wp:effectExtent l="0" t="0" r="0" b="0"/>
              <wp:wrapSquare wrapText="bothSides"/>
              <wp:docPr id="132792" name="Group 13279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793" name="Shape 132793"/>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94" name="Shape 132794"/>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595C71" id="Group 132792" o:spid="_x0000_s1026" style="position:absolute;margin-left:0;margin-top:862.9pt;width:21pt;height:21pt;z-index:25177190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XKhaEawCAADNCAAADgAAAAAA&#10;AAAAAAAAAAAuAgAAZHJzL2Uyb0RvYy54bWxQSwECLQAUAAYACAAAACEA9kqxxd8AAAAJAQAADwAA&#10;AAAAAAAAAAAAAAAGBQAAZHJzL2Rvd25yZXYueG1sUEsFBgAAAAAEAAQA8wAAABIGAAAAAA==&#10;">
              <v:shape id="Shape 132793"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" path="m,190497l,e" filled="f" strokeweight=".25pt">
                <v:stroke miterlimit="83231f" joinstyle="miter"/>
                <v:path arrowok="t" textboxrect="0,0,0,190497"/>
              </v:shape>
              <v:shape id="Shape 132794"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sz w:val="22"/>
      </w:rPr>
      <w:t xml:space="preserve">raw soils  </w: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109</w:t>
    </w:r>
    <w:r>
      <w:rPr>
        <w:color w:val="2B579A"/>
        <w:sz w:val="22"/>
        <w:shd w:val="clear" w:color="auto" w:fill="E6E6E6"/>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6" w14:textId="77777777" w:rsidR="00216ADB" w:rsidRPr="00972915" w:rsidRDefault="00216ADB">
    <w:pPr>
      <w:spacing w:after="0" w:line="259" w:lineRule="auto"/>
      <w:ind w:left="0" w:firstLine="0"/>
      <w:jc w:val="left"/>
      <w:rPr>
        <w:sz w:val="18"/>
        <w:szCs w:val="18"/>
      </w:rPr>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0096" behindDoc="0" locked="0" layoutInCell="1" allowOverlap="1" wp14:anchorId="0BE92500" wp14:editId="0BE92501">
              <wp:simplePos x="0" y="0"/>
              <wp:positionH relativeFrom="page">
                <wp:posOffset>7826705</wp:posOffset>
              </wp:positionH>
              <wp:positionV relativeFrom="page">
                <wp:posOffset>10958706</wp:posOffset>
              </wp:positionV>
              <wp:extent cx="266700" cy="266697"/>
              <wp:effectExtent l="0" t="0" r="0" b="0"/>
              <wp:wrapSquare wrapText="bothSides"/>
              <wp:docPr id="132907" name="Group 13290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08" name="Shape 13290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09" name="Shape 13290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E126A3" id="Group 132907" o:spid="_x0000_s1026" style="position:absolute;margin-left:616.3pt;margin-top:862.9pt;width:21pt;height:21pt;z-index:25178009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LLI/++oAgAAzAgAAA4AAAAAAAAA&#10;AAAAAAAALgIAAGRycy9lMm9Eb2MueG1sUEsBAi0AFAAGAAgAAAAhAFFxUnnhAAAADwEAAA8AAAAA&#10;AAAAAAAAAAAAAgUAAGRycy9kb3ducmV2LnhtbFBLBQYAAAAABAAEAPMAAAAQBgAAAAA=&#10;">
              <v:shape id="Shape 13290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" path="m,190497l,e" filled="f" strokeweight=".25pt">
                <v:stroke miterlimit="83231f" joinstyle="miter"/>
                <v:path arrowok="t" textboxrect="0,0,0,190497"/>
              </v:shape>
              <v:shape id="Shape 13290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1120" behindDoc="0" locked="0" layoutInCell="1" allowOverlap="1" wp14:anchorId="0BE92502" wp14:editId="0BE92503">
              <wp:simplePos x="0" y="0"/>
              <wp:positionH relativeFrom="page">
                <wp:posOffset>0</wp:posOffset>
              </wp:positionH>
              <wp:positionV relativeFrom="page">
                <wp:posOffset>10958706</wp:posOffset>
              </wp:positionV>
              <wp:extent cx="266700" cy="266697"/>
              <wp:effectExtent l="0" t="0" r="0" b="0"/>
              <wp:wrapSquare wrapText="bothSides"/>
              <wp:docPr id="132910" name="Group 13291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11" name="Shape 13291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12" name="Shape 13291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493D9F" id="Group 132910" o:spid="_x0000_s1026" style="position:absolute;margin-left:0;margin-top:862.9pt;width:21pt;height:21pt;z-index:25178112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JA89zqwIAAM0IAAAOAAAAAAAA&#10;AAAAAAAAAC4CAABkcnMvZTJvRG9jLnhtbFBLAQItABQABgAIAAAAIQD2SrHF3wAAAAkBAAAPAAAA&#10;AAAAAAAAAAAAAAUFAABkcnMvZG93bnJldi54bWxQSwUGAAAAAAQABADzAAAAEQYAAAAA&#10;">
              <v:shape id="Shape 13291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" path="m,190497l,e" filled="f" strokeweight=".25pt">
                <v:stroke miterlimit="83231f" joinstyle="miter"/>
                <v:path arrowok="t" textboxrect="0,0,0,190497"/>
              </v:shape>
              <v:shape id="Shape 13291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118</w:t>
    </w:r>
    <w:r>
      <w:rPr>
        <w:color w:val="2B579A"/>
        <w:sz w:val="22"/>
        <w:shd w:val="clear" w:color="auto" w:fill="E6E6E6"/>
      </w:rPr>
      <w:fldChar w:fldCharType="end"/>
    </w:r>
    <w:r>
      <w:rPr>
        <w:sz w:val="22"/>
      </w:rPr>
      <w:t xml:space="preserve">  </w:t>
    </w:r>
    <w:r w:rsidRPr="00972915">
      <w:rPr>
        <w:sz w:val="18"/>
        <w:szCs w:val="18"/>
      </w:rPr>
      <w:t>RECENT SOILS</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7" w14:textId="77777777" w:rsidR="00216ADB" w:rsidRDefault="00216ADB">
    <w:pPr>
      <w:spacing w:after="0" w:line="259" w:lineRule="auto"/>
      <w:ind w:left="6830" w:firstLine="0"/>
      <w:jc w:val="lef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782144" behindDoc="0" locked="0" layoutInCell="1" allowOverlap="1" wp14:anchorId="0BE92504" wp14:editId="0BE92505">
              <wp:simplePos x="0" y="0"/>
              <wp:positionH relativeFrom="page">
                <wp:posOffset>7826705</wp:posOffset>
              </wp:positionH>
              <wp:positionV relativeFrom="page">
                <wp:posOffset>10958706</wp:posOffset>
              </wp:positionV>
              <wp:extent cx="266700" cy="266697"/>
              <wp:effectExtent l="0" t="0" r="0" b="0"/>
              <wp:wrapSquare wrapText="bothSides"/>
              <wp:docPr id="132883" name="Group 13288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84" name="Shape 132884"/>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85" name="Shape 132885"/>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1EFEE1" id="Group 132883" o:spid="_x0000_s1026" style="position:absolute;margin-left:616.3pt;margin-top:862.9pt;width:21pt;height:21pt;z-index:25178214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AIiw3sqQIAAMwIAAAOAAAAAAAA&#10;AAAAAAAAAC4CAABkcnMvZTJvRG9jLnhtbFBLAQItABQABgAIAAAAIQBRcVJ54QAAAA8BAAAPAAAA&#10;AAAAAAAAAAAAAAMFAABkcnMvZG93bnJldi54bWxQSwUGAAAAAAQABADzAAAAEQYAAAAA&#10;">
              <v:shape id="Shape 132884"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" path="m,190497l,e" filled="f" strokeweight=".25pt">
                <v:stroke miterlimit="83231f" joinstyle="miter"/>
                <v:path arrowok="t" textboxrect="0,0,0,190497"/>
              </v:shape>
              <v:shape id="Shape 132885"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783168" behindDoc="0" locked="0" layoutInCell="1" allowOverlap="1" wp14:anchorId="0BE92506" wp14:editId="0BE92507">
              <wp:simplePos x="0" y="0"/>
              <wp:positionH relativeFrom="page">
                <wp:posOffset>0</wp:posOffset>
              </wp:positionH>
              <wp:positionV relativeFrom="page">
                <wp:posOffset>10958706</wp:posOffset>
              </wp:positionV>
              <wp:extent cx="266700" cy="266697"/>
              <wp:effectExtent l="0" t="0" r="0" b="0"/>
              <wp:wrapSquare wrapText="bothSides"/>
              <wp:docPr id="132886" name="Group 13288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87" name="Shape 132887"/>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88" name="Shape 132888"/>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4BE5A1" id="Group 132886" o:spid="_x0000_s1026" style="position:absolute;margin-left:0;margin-top:862.9pt;width:21pt;height:21pt;z-index:25178316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">
              <v:shape id="Shape 132887"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" path="m,190497l,e" filled="f" strokeweight=".25pt">
                <v:stroke miterlimit="83231f" joinstyle="miter"/>
                <v:path arrowok="t" textboxrect="0,0,0,190497"/>
              </v:shape>
              <v:shape id="Shape 132888"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972915">
      <w:rPr>
        <w:sz w:val="18"/>
        <w:szCs w:val="18"/>
      </w:rPr>
      <w:t>RECENT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117</w:t>
    </w:r>
    <w:r>
      <w:rPr>
        <w:color w:val="2B579A"/>
        <w:sz w:val="22"/>
        <w:shd w:val="clear" w:color="auto" w:fill="E6E6E6"/>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9"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4192" behindDoc="0" locked="0" layoutInCell="1" allowOverlap="1" wp14:anchorId="0BE9250C" wp14:editId="0BE9250D">
              <wp:simplePos x="0" y="0"/>
              <wp:positionH relativeFrom="page">
                <wp:posOffset>7826705</wp:posOffset>
              </wp:positionH>
              <wp:positionV relativeFrom="page">
                <wp:posOffset>10958706</wp:posOffset>
              </wp:positionV>
              <wp:extent cx="266700" cy="266697"/>
              <wp:effectExtent l="0" t="0" r="0" b="0"/>
              <wp:wrapSquare wrapText="bothSides"/>
              <wp:docPr id="132860" name="Group 13286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61" name="Shape 13286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62" name="Shape 13286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B0D210" id="Group 132860" o:spid="_x0000_s1026" style="position:absolute;margin-left:616.3pt;margin-top:862.9pt;width:21pt;height:21pt;z-index:25178419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Dq/P8uoAgAAzAgAAA4AAAAAAAAA&#10;AAAAAAAALgIAAGRycy9lMm9Eb2MueG1sUEsBAi0AFAAGAAgAAAAhAFFxUnnhAAAADwEAAA8AAAAA&#10;AAAAAAAAAAAAAgUAAGRycy9kb3ducmV2LnhtbFBLBQYAAAAABAAEAPMAAAAQBgAAAAA=&#10;">
              <v:shape id="Shape 13286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" path="m,190497l,e" filled="f" strokeweight=".25pt">
                <v:stroke miterlimit="83231f" joinstyle="miter"/>
                <v:path arrowok="t" textboxrect="0,0,0,190497"/>
              </v:shape>
              <v:shape id="Shape 13286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5216" behindDoc="0" locked="0" layoutInCell="1" allowOverlap="1" wp14:anchorId="0BE9250E" wp14:editId="0BE9250F">
              <wp:simplePos x="0" y="0"/>
              <wp:positionH relativeFrom="page">
                <wp:posOffset>0</wp:posOffset>
              </wp:positionH>
              <wp:positionV relativeFrom="page">
                <wp:posOffset>10958706</wp:posOffset>
              </wp:positionV>
              <wp:extent cx="266700" cy="266697"/>
              <wp:effectExtent l="0" t="0" r="0" b="0"/>
              <wp:wrapSquare wrapText="bothSides"/>
              <wp:docPr id="132863" name="Group 13286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864" name="Shape 13286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65" name="Shape 13286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6F950E" id="Group 132863" o:spid="_x0000_s1026" style="position:absolute;margin-left:0;margin-top:862.9pt;width:21pt;height:21pt;z-index:25178521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P6VG9awCAADNCAAADgAAAAAA&#10;AAAAAAAAAAAuAgAAZHJzL2Uyb0RvYy54bWxQSwECLQAUAAYACAAAACEA9kqxxd8AAAAJAQAADwAA&#10;AAAAAAAAAAAAAAAGBQAAZHJzL2Rvd25yZXYueG1sUEsFBgAAAAAEAAQA8wAAABIGAAAAAA==&#10;">
              <v:shape id="Shape 13286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" path="m,190497l,e" filled="f" strokeweight=".25pt">
                <v:stroke miterlimit="83231f" joinstyle="miter"/>
                <v:path arrowok="t" textboxrect="0,0,0,190497"/>
              </v:shape>
              <v:shape id="Shape 13286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114</w:t>
    </w:r>
    <w:r>
      <w:rPr>
        <w:color w:val="2B579A"/>
        <w:sz w:val="22"/>
        <w:shd w:val="clear" w:color="auto" w:fill="E6E6E6"/>
      </w:rPr>
      <w:fldChar w:fldCharType="end"/>
    </w:r>
    <w:r>
      <w:rPr>
        <w:sz w:val="22"/>
      </w:rPr>
      <w:t xml:space="preserve">  recent soils</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C"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2384" behindDoc="0" locked="0" layoutInCell="1" allowOverlap="1" wp14:anchorId="0BE92518" wp14:editId="0BE92519">
              <wp:simplePos x="0" y="0"/>
              <wp:positionH relativeFrom="page">
                <wp:posOffset>7826705</wp:posOffset>
              </wp:positionH>
              <wp:positionV relativeFrom="page">
                <wp:posOffset>10958706</wp:posOffset>
              </wp:positionV>
              <wp:extent cx="266700" cy="266697"/>
              <wp:effectExtent l="0" t="0" r="0" b="0"/>
              <wp:wrapSquare wrapText="bothSides"/>
              <wp:docPr id="132977" name="Group 13297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78" name="Shape 13297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79" name="Shape 13297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4BFF18" id="Group 132977" o:spid="_x0000_s1026" style="position:absolute;margin-left:616.3pt;margin-top:862.9pt;width:21pt;height:21pt;z-index:25179238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Du/4DGoAgAAzAgAAA4AAAAAAAAA&#10;AAAAAAAALgIAAGRycy9lMm9Eb2MueG1sUEsBAi0AFAAGAAgAAAAhAFFxUnnhAAAADwEAAA8AAAAA&#10;AAAAAAAAAAAAAgUAAGRycy9kb3ducmV2LnhtbFBLBQYAAAAABAAEAPMAAAAQBgAAAAA=&#10;">
              <v:shape id="Shape 13297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" path="m,190497l,e" filled="f" strokeweight=".25pt">
                <v:stroke miterlimit="83231f" joinstyle="miter"/>
                <v:path arrowok="t" textboxrect="0,0,0,190497"/>
              </v:shape>
              <v:shape id="Shape 13297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3408" behindDoc="0" locked="0" layoutInCell="1" allowOverlap="1" wp14:anchorId="0BE9251A" wp14:editId="0BE9251B">
              <wp:simplePos x="0" y="0"/>
              <wp:positionH relativeFrom="page">
                <wp:posOffset>0</wp:posOffset>
              </wp:positionH>
              <wp:positionV relativeFrom="page">
                <wp:posOffset>10958706</wp:posOffset>
              </wp:positionV>
              <wp:extent cx="266700" cy="266697"/>
              <wp:effectExtent l="0" t="0" r="0" b="0"/>
              <wp:wrapSquare wrapText="bothSides"/>
              <wp:docPr id="132980" name="Group 13298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81" name="Shape 13298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82" name="Shape 13298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EC3048" id="Group 132980" o:spid="_x0000_s1026" style="position:absolute;margin-left:0;margin-top:862.9pt;width:21pt;height:21pt;z-index:25179340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UgIUEqwIAAM0IAAAOAAAAAAAA&#10;AAAAAAAAAC4CAABkcnMvZTJvRG9jLnhtbFBLAQItABQABgAIAAAAIQD2SrHF3wAAAAkBAAAPAAAA&#10;AAAAAAAAAAAAAAUFAABkcnMvZG93bnJldi54bWxQSwUGAAAAAAQABADzAAAAEQYAAAAA&#10;">
              <v:shape id="Shape 13298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" path="m,190497l,e" filled="f" strokeweight=".25pt">
                <v:stroke miterlimit="83231f" joinstyle="miter"/>
                <v:path arrowok="t" textboxrect="0,0,0,190497"/>
              </v:shape>
              <v:shape id="Shape 13298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124</w:t>
    </w:r>
    <w:r>
      <w:rPr>
        <w:color w:val="2B579A"/>
        <w:sz w:val="22"/>
        <w:shd w:val="clear" w:color="auto" w:fill="E6E6E6"/>
      </w:rPr>
      <w:fldChar w:fldCharType="end"/>
    </w:r>
    <w:r>
      <w:rPr>
        <w:sz w:val="22"/>
      </w:rPr>
      <w:t xml:space="preserve">  </w:t>
    </w:r>
    <w:r w:rsidRPr="00972915">
      <w:rPr>
        <w:sz w:val="18"/>
        <w:szCs w:val="18"/>
      </w:rPr>
      <w:t>SEMIARID SOILS</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D" w14:textId="77777777" w:rsidR="00216ADB" w:rsidRDefault="00216ADB">
    <w:pPr>
      <w:spacing w:after="0" w:line="259" w:lineRule="auto"/>
      <w:ind w:left="6579" w:firstLine="0"/>
      <w:jc w:val="left"/>
    </w:pP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794432" behindDoc="0" locked="0" layoutInCell="1" allowOverlap="1" wp14:anchorId="0BE9251C" wp14:editId="0BE9251D">
              <wp:simplePos x="0" y="0"/>
              <wp:positionH relativeFrom="page">
                <wp:posOffset>7826705</wp:posOffset>
              </wp:positionH>
              <wp:positionV relativeFrom="page">
                <wp:posOffset>10958706</wp:posOffset>
              </wp:positionV>
              <wp:extent cx="266700" cy="266697"/>
              <wp:effectExtent l="0" t="0" r="0" b="0"/>
              <wp:wrapSquare wrapText="bothSides"/>
              <wp:docPr id="132954" name="Group 13295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55" name="Shape 13295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56" name="Shape 13295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9B4545" id="Group 132954" o:spid="_x0000_s1026" style="position:absolute;margin-left:616.3pt;margin-top:862.9pt;width:21pt;height:21pt;z-index:25179443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Zef9L6cCAADMCAAADgAAAAAAAAAA&#10;AAAAAAAuAgAAZHJzL2Uyb0RvYy54bWxQSwECLQAUAAYACAAAACEAUXFSeeEAAAAPAQAADwAAAAAA&#10;AAAAAAAAAAABBQAAZHJzL2Rvd25yZXYueG1sUEsFBgAAAAAEAAQA8wAAAA8GAAAAAA==&#10;">
              <v:shape id="Shape 13295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" path="m,190497l,e" filled="f" strokeweight=".25pt">
                <v:stroke miterlimit="83231f" joinstyle="miter"/>
                <v:path arrowok="t" textboxrect="0,0,0,190497"/>
              </v:shape>
              <v:shape id="Shape 13295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795456" behindDoc="0" locked="0" layoutInCell="1" allowOverlap="1" wp14:anchorId="0BE9251E" wp14:editId="0BE9251F">
              <wp:simplePos x="0" y="0"/>
              <wp:positionH relativeFrom="page">
                <wp:posOffset>0</wp:posOffset>
              </wp:positionH>
              <wp:positionV relativeFrom="page">
                <wp:posOffset>10958706</wp:posOffset>
              </wp:positionV>
              <wp:extent cx="266700" cy="266697"/>
              <wp:effectExtent l="0" t="0" r="0" b="0"/>
              <wp:wrapSquare wrapText="bothSides"/>
              <wp:docPr id="132957" name="Group 13295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58" name="Shape 13295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59" name="Shape 13295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5E6F02" id="Group 132957" o:spid="_x0000_s1026" style="position:absolute;margin-left:0;margin-top:862.9pt;width:21pt;height:21pt;z-index:25179545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C5ZcM4qwIAAM0IAAAOAAAAAAAA&#10;AAAAAAAAAC4CAABkcnMvZTJvRG9jLnhtbFBLAQItABQABgAIAAAAIQD2SrHF3wAAAAkBAAAPAAAA&#10;AAAAAAAAAAAAAAUFAABkcnMvZG93bnJldi54bWxQSwUGAAAAAAQABADzAAAAEQYAAAAA&#10;">
              <v:shape id="Shape 13295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" path="m,190497l,e" filled="f" strokeweight=".25pt">
                <v:stroke miterlimit="83231f" joinstyle="miter"/>
                <v:path arrowok="t" textboxrect="0,0,0,190497"/>
              </v:shape>
              <v:shape id="Shape 13295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972915">
      <w:rPr>
        <w:sz w:val="18"/>
        <w:szCs w:val="18"/>
      </w:rPr>
      <w:t>SEMIARID SOILS</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125</w:t>
    </w:r>
    <w:r>
      <w:rPr>
        <w:color w:val="2B579A"/>
        <w:sz w:val="22"/>
        <w:shd w:val="clear" w:color="auto" w:fill="E6E6E6"/>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F" w14:textId="77777777" w:rsidR="00216ADB" w:rsidRDefault="00216ADB">
    <w:pPr>
      <w:spacing w:after="0" w:line="259" w:lineRule="auto"/>
      <w:ind w:left="6579"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6480" behindDoc="0" locked="0" layoutInCell="1" allowOverlap="1" wp14:anchorId="0BE92524" wp14:editId="0BE92525">
              <wp:simplePos x="0" y="0"/>
              <wp:positionH relativeFrom="page">
                <wp:posOffset>7826705</wp:posOffset>
              </wp:positionH>
              <wp:positionV relativeFrom="page">
                <wp:posOffset>10958706</wp:posOffset>
              </wp:positionV>
              <wp:extent cx="266700" cy="266697"/>
              <wp:effectExtent l="0" t="0" r="0" b="0"/>
              <wp:wrapSquare wrapText="bothSides"/>
              <wp:docPr id="132931" name="Group 13293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32" name="Shape 132932"/>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33" name="Shape 132933"/>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27B8D8" id="Group 132931" o:spid="_x0000_s1026" style="position:absolute;margin-left:616.3pt;margin-top:862.9pt;width:21pt;height:21pt;z-index:25179648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C9ATYiqQIAAMwIAAAOAAAAAAAA&#10;AAAAAAAAAC4CAABkcnMvZTJvRG9jLnhtbFBLAQItABQABgAIAAAAIQBRcVJ54QAAAA8BAAAPAAAA&#10;AAAAAAAAAAAAAAMFAABkcnMvZG93bnJldi54bWxQSwUGAAAAAAQABADzAAAAEQYAAAAA&#10;">
              <v:shape id="Shape 132932"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" path="m,190497l,e" filled="f" strokeweight=".25pt">
                <v:stroke miterlimit="83231f" joinstyle="miter"/>
                <v:path arrowok="t" textboxrect="0,0,0,190497"/>
              </v:shape>
              <v:shape id="Shape 132933"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7504" behindDoc="0" locked="0" layoutInCell="1" allowOverlap="1" wp14:anchorId="0BE92526" wp14:editId="0BE92527">
              <wp:simplePos x="0" y="0"/>
              <wp:positionH relativeFrom="page">
                <wp:posOffset>0</wp:posOffset>
              </wp:positionH>
              <wp:positionV relativeFrom="page">
                <wp:posOffset>10958706</wp:posOffset>
              </wp:positionV>
              <wp:extent cx="266700" cy="266697"/>
              <wp:effectExtent l="0" t="0" r="0" b="0"/>
              <wp:wrapSquare wrapText="bothSides"/>
              <wp:docPr id="132934" name="Group 13293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2935" name="Shape 132935"/>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36" name="Shape 132936"/>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5A3669" id="Group 132934" o:spid="_x0000_s1026" style="position:absolute;margin-left:0;margin-top:862.9pt;width:21pt;height:21pt;z-index:25179750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">
              <v:shape id="Shape 132935"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" path="m,190497l,e" filled="f" strokeweight=".25pt">
                <v:stroke miterlimit="83231f" joinstyle="miter"/>
                <v:path arrowok="t" textboxrect="0,0,0,190497"/>
              </v:shape>
              <v:shape id="Shape 132936"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sz w:val="22"/>
      </w:rPr>
      <w:t xml:space="preserve">semiarid soils  </w: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121</w:t>
    </w:r>
    <w:r>
      <w:rPr>
        <w:color w:val="2B579A"/>
        <w:sz w:val="22"/>
        <w:shd w:val="clear" w:color="auto" w:fill="E6E6E6"/>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2" w14:textId="77777777" w:rsidR="00216ADB" w:rsidRPr="00972915" w:rsidRDefault="00216ADB">
    <w:pPr>
      <w:spacing w:after="0" w:line="259" w:lineRule="auto"/>
      <w:ind w:left="0" w:firstLine="0"/>
      <w:jc w:val="left"/>
      <w:rPr>
        <w:sz w:val="18"/>
        <w:szCs w:val="18"/>
      </w:rPr>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4672" behindDoc="0" locked="0" layoutInCell="1" allowOverlap="1" wp14:anchorId="0BE92530" wp14:editId="0BE92531">
              <wp:simplePos x="0" y="0"/>
              <wp:positionH relativeFrom="page">
                <wp:posOffset>7826705</wp:posOffset>
              </wp:positionH>
              <wp:positionV relativeFrom="page">
                <wp:posOffset>10958706</wp:posOffset>
              </wp:positionV>
              <wp:extent cx="266700" cy="266697"/>
              <wp:effectExtent l="0" t="0" r="0" b="0"/>
              <wp:wrapSquare wrapText="bothSides"/>
              <wp:docPr id="133048" name="Group 133048"/>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49" name="Shape 133049"/>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50" name="Shape 133050"/>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353951" id="Group 133048" o:spid="_x0000_s1026" style="position:absolute;margin-left:616.3pt;margin-top:862.9pt;width:21pt;height:21pt;z-index:25180467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">
              <v:shape id="Shape 133049"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" path="m,190497l,e" filled="f" strokeweight=".25pt">
                <v:stroke miterlimit="83231f" joinstyle="miter"/>
                <v:path arrowok="t" textboxrect="0,0,0,190497"/>
              </v:shape>
              <v:shape id="Shape 133050"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5696" behindDoc="0" locked="0" layoutInCell="1" allowOverlap="1" wp14:anchorId="0BE92532" wp14:editId="0BE92533">
              <wp:simplePos x="0" y="0"/>
              <wp:positionH relativeFrom="page">
                <wp:posOffset>0</wp:posOffset>
              </wp:positionH>
              <wp:positionV relativeFrom="page">
                <wp:posOffset>10958706</wp:posOffset>
              </wp:positionV>
              <wp:extent cx="266700" cy="266697"/>
              <wp:effectExtent l="0" t="0" r="0" b="0"/>
              <wp:wrapSquare wrapText="bothSides"/>
              <wp:docPr id="133051" name="Group 13305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52" name="Shape 133052"/>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53" name="Shape 133053"/>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FF1D74" id="Group 133051" o:spid="_x0000_s1026" style="position:absolute;margin-left:0;margin-top:862.9pt;width:21pt;height:21pt;z-index:25180569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">
              <v:shape id="Shape 133052"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" path="m,190497l,e" filled="f" strokeweight=".25pt">
                <v:stroke miterlimit="83231f" joinstyle="miter"/>
                <v:path arrowok="t" textboxrect="0,0,0,190497"/>
              </v:shape>
              <v:shape id="Shape 133053"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130</w:t>
    </w:r>
    <w:r>
      <w:rPr>
        <w:color w:val="2B579A"/>
        <w:sz w:val="22"/>
        <w:shd w:val="clear" w:color="auto" w:fill="E6E6E6"/>
      </w:rPr>
      <w:fldChar w:fldCharType="end"/>
    </w:r>
    <w:r>
      <w:rPr>
        <w:sz w:val="22"/>
      </w:rPr>
      <w:t xml:space="preserve">  </w:t>
    </w:r>
    <w:r w:rsidRPr="00972915">
      <w:rPr>
        <w:sz w:val="18"/>
        <w:szCs w:val="18"/>
      </w:rPr>
      <w:t>ULTIC SOILS</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3" w14:textId="4970F47C" w:rsidR="00216ADB" w:rsidRDefault="00216ADB">
    <w:pPr>
      <w:spacing w:after="0" w:line="259" w:lineRule="auto"/>
      <w:ind w:left="4820" w:firstLine="0"/>
      <w:jc w:val="right"/>
      <w:pPrChange w:id="2554" w:author="Thomas Caspari" w:date="2017-10-12T17:14:00Z">
        <w:pPr>
          <w:spacing w:after="0" w:line="259" w:lineRule="auto"/>
          <w:ind w:left="6521" w:firstLine="0"/>
          <w:jc w:val="right"/>
        </w:pPr>
      </w:pPrChange>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6720" behindDoc="0" locked="0" layoutInCell="1" allowOverlap="1" wp14:anchorId="0BE92534" wp14:editId="0BE92535">
              <wp:simplePos x="0" y="0"/>
              <wp:positionH relativeFrom="page">
                <wp:posOffset>7826705</wp:posOffset>
              </wp:positionH>
              <wp:positionV relativeFrom="page">
                <wp:posOffset>10958706</wp:posOffset>
              </wp:positionV>
              <wp:extent cx="266700" cy="266697"/>
              <wp:effectExtent l="0" t="0" r="0" b="0"/>
              <wp:wrapSquare wrapText="bothSides"/>
              <wp:docPr id="133024" name="Group 13302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25" name="Shape 13302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26" name="Shape 13302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8FE8B4" id="Group 133024" o:spid="_x0000_s1026" style="position:absolute;margin-left:616.3pt;margin-top:862.9pt;width:21pt;height:21pt;z-index:25180672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jkhQm6cCAADMCAAADgAAAAAAAAAA&#10;AAAAAAAuAgAAZHJzL2Uyb0RvYy54bWxQSwECLQAUAAYACAAAACEAUXFSeeEAAAAPAQAADwAAAAAA&#10;AAAAAAAAAAABBQAAZHJzL2Rvd25yZXYueG1sUEsFBgAAAAAEAAQA8wAAAA8GAAAAAA==&#10;">
              <v:shape id="Shape 13302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" path="m,190497l,e" filled="f" strokeweight=".25pt">
                <v:stroke miterlimit="83231f" joinstyle="miter"/>
                <v:path arrowok="t" textboxrect="0,0,0,190497"/>
              </v:shape>
              <v:shape id="Shape 13302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7744" behindDoc="0" locked="0" layoutInCell="1" allowOverlap="1" wp14:anchorId="0BE92536" wp14:editId="0BE92537">
              <wp:simplePos x="0" y="0"/>
              <wp:positionH relativeFrom="page">
                <wp:posOffset>0</wp:posOffset>
              </wp:positionH>
              <wp:positionV relativeFrom="page">
                <wp:posOffset>10958706</wp:posOffset>
              </wp:positionV>
              <wp:extent cx="266700" cy="266697"/>
              <wp:effectExtent l="0" t="0" r="0" b="0"/>
              <wp:wrapSquare wrapText="bothSides"/>
              <wp:docPr id="133027" name="Group 13302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28" name="Shape 13302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29" name="Shape 13302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AA78B4" id="Group 133027" o:spid="_x0000_s1026" style="position:absolute;margin-left:0;margin-top:862.9pt;width:21pt;height:21pt;z-index:25180774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EbpNlqwIAAM0IAAAOAAAAAAAA&#10;AAAAAAAAAC4CAABkcnMvZTJvRG9jLnhtbFBLAQItABQABgAIAAAAIQD2SrHF3wAAAAkBAAAPAAAA&#10;AAAAAAAAAAAAAAUFAABkcnMvZG93bnJldi54bWxQSwUGAAAAAAQABADzAAAAEQYAAAAA&#10;">
              <v:shape id="Shape 13302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" path="m,190497l,e" filled="f" strokeweight=".25pt">
                <v:stroke miterlimit="83231f" joinstyle="miter"/>
                <v:path arrowok="t" textboxrect="0,0,0,190497"/>
              </v:shape>
              <v:shape id="Shape 13302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sz w:val="18"/>
        <w:szCs w:val="18"/>
      </w:rPr>
      <w:t xml:space="preserve">ULTIC SOILS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127</w:t>
    </w:r>
    <w:r>
      <w:rPr>
        <w:color w:val="2B579A"/>
        <w:sz w:val="22"/>
        <w:shd w:val="clear" w:color="auto" w:fill="E6E6E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B"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3856" behindDoc="0" locked="0" layoutInCell="1" allowOverlap="1" wp14:anchorId="0BE92344" wp14:editId="0BE92345">
              <wp:simplePos x="0" y="0"/>
              <wp:positionH relativeFrom="page">
                <wp:posOffset>7826705</wp:posOffset>
              </wp:positionH>
              <wp:positionV relativeFrom="page">
                <wp:posOffset>10958706</wp:posOffset>
              </wp:positionV>
              <wp:extent cx="266700" cy="266697"/>
              <wp:effectExtent l="0" t="0" r="0" b="0"/>
              <wp:wrapSquare wrapText="bothSides"/>
              <wp:docPr id="131556" name="Group 131556"/>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57" name="Shape 131557"/>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58" name="Shape 131558"/>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253C5B" id="Group 131556" o:spid="_x0000_s1026" style="position:absolute;margin-left:616.3pt;margin-top:862.9pt;width:21pt;height:21pt;z-index:25151385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">
              <v:shape id="Shape 131557"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" path="m,190497l,e" filled="f" strokeweight=".25pt">
                <v:stroke miterlimit="83231f" joinstyle="miter"/>
                <v:path arrowok="t" textboxrect="0,0,0,190497"/>
              </v:shape>
              <v:shape id="Shape 131558"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4880" behindDoc="0" locked="0" layoutInCell="1" allowOverlap="1" wp14:anchorId="0BE92346" wp14:editId="0BE92347">
              <wp:simplePos x="0" y="0"/>
              <wp:positionH relativeFrom="page">
                <wp:posOffset>0</wp:posOffset>
              </wp:positionH>
              <wp:positionV relativeFrom="page">
                <wp:posOffset>10958706</wp:posOffset>
              </wp:positionV>
              <wp:extent cx="266700" cy="266697"/>
              <wp:effectExtent l="0" t="0" r="0" b="0"/>
              <wp:wrapSquare wrapText="bothSides"/>
              <wp:docPr id="131559" name="Group 131559"/>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560" name="Shape 131560"/>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61" name="Shape 131561"/>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A2B3C5" id="Group 131559" o:spid="_x0000_s1026" style="position:absolute;margin-left:0;margin-top:862.9pt;width:21pt;height:21pt;z-index:25151488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C58wRFqwIAAM0IAAAOAAAAAAAA&#10;AAAAAAAAAC4CAABkcnMvZTJvRG9jLnhtbFBLAQItABQABgAIAAAAIQD2SrHF3wAAAAkBAAAPAAAA&#10;AAAAAAAAAAAAAAUFAABkcnMvZG93bnJldi54bWxQSwUGAAAAAAQABADzAAAAEQYAAAAA&#10;">
              <v:shape id="Shape 131560"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" path="m,190497l,e" filled="f" strokeweight=".25pt">
                <v:stroke miterlimit="83231f" joinstyle="miter"/>
                <v:path arrowok="t" textboxrect="0,0,0,190497"/>
              </v:shape>
              <v:shape id="Shape 131561"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4</w:t>
    </w:r>
    <w:r>
      <w:rPr>
        <w:color w:val="2B579A"/>
        <w:sz w:val="22"/>
        <w:shd w:val="clear" w:color="auto" w:fill="E6E6E6"/>
      </w:rPr>
      <w:fldChar w:fldCharType="end"/>
    </w:r>
    <w:r>
      <w:rPr>
        <w:sz w:val="22"/>
      </w:rPr>
      <w:t xml:space="preserve">  </w:t>
    </w:r>
    <w:r>
      <w:rPr>
        <w:sz w:val="18"/>
        <w:szCs w:val="18"/>
      </w:rPr>
      <w:t>FOREWORD</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5"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8768" behindDoc="0" locked="0" layoutInCell="1" allowOverlap="1" wp14:anchorId="0BE9253C" wp14:editId="0BE9253D">
              <wp:simplePos x="0" y="0"/>
              <wp:positionH relativeFrom="page">
                <wp:posOffset>7826705</wp:posOffset>
              </wp:positionH>
              <wp:positionV relativeFrom="page">
                <wp:posOffset>10958706</wp:posOffset>
              </wp:positionV>
              <wp:extent cx="266700" cy="266697"/>
              <wp:effectExtent l="0" t="0" r="0" b="0"/>
              <wp:wrapSquare wrapText="bothSides"/>
              <wp:docPr id="133002" name="Group 13300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03" name="Shape 13300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04" name="Shape 13300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0A0335" id="Group 133002" o:spid="_x0000_s1026" style="position:absolute;margin-left:616.3pt;margin-top:862.9pt;width:21pt;height:21pt;z-index:25180876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Hl+CiSoAgAAzAgAAA4AAAAAAAAA&#10;AAAAAAAALgIAAGRycy9lMm9Eb2MueG1sUEsBAi0AFAAGAAgAAAAhAFFxUnnhAAAADwEAAA8AAAAA&#10;AAAAAAAAAAAAAgUAAGRycy9kb3ducmV2LnhtbFBLBQYAAAAABAAEAPMAAAAQBgAAAAA=&#10;">
              <v:shape id="Shape 13300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" path="m,190497l,e" filled="f" strokeweight=".25pt">
                <v:stroke miterlimit="83231f" joinstyle="miter"/>
                <v:path arrowok="t" textboxrect="0,0,0,190497"/>
              </v:shape>
              <v:shape id="Shape 13300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9792" behindDoc="0" locked="0" layoutInCell="1" allowOverlap="1" wp14:anchorId="0BE9253E" wp14:editId="0BE9253F">
              <wp:simplePos x="0" y="0"/>
              <wp:positionH relativeFrom="page">
                <wp:posOffset>0</wp:posOffset>
              </wp:positionH>
              <wp:positionV relativeFrom="page">
                <wp:posOffset>10958706</wp:posOffset>
              </wp:positionV>
              <wp:extent cx="266700" cy="266697"/>
              <wp:effectExtent l="0" t="0" r="0" b="0"/>
              <wp:wrapSquare wrapText="bothSides"/>
              <wp:docPr id="133005" name="Group 13300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06" name="Shape 13300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07" name="Shape 13300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7D41A9" id="Group 133005" o:spid="_x0000_s1026" style="position:absolute;margin-left:0;margin-top:862.9pt;width:21pt;height:21pt;z-index:25180979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">
              <v:shape id="Shape 13300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" path="m,190497l,e" filled="f" strokeweight=".25pt">
                <v:stroke miterlimit="83231f" joinstyle="miter"/>
                <v:path arrowok="t" textboxrect="0,0,0,190497"/>
              </v:shape>
              <v:shape id="Shape 13300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126</w:t>
    </w:r>
    <w:r>
      <w:rPr>
        <w:color w:val="2B579A"/>
        <w:sz w:val="22"/>
        <w:shd w:val="clear" w:color="auto" w:fill="E6E6E6"/>
      </w:rPr>
      <w:fldChar w:fldCharType="end"/>
    </w:r>
    <w:r>
      <w:rPr>
        <w:sz w:val="22"/>
      </w:rPr>
      <w:t xml:space="preserve">  </w:t>
    </w:r>
    <w:proofErr w:type="spellStart"/>
    <w:r>
      <w:rPr>
        <w:sz w:val="22"/>
      </w:rPr>
      <w:t>ultic</w:t>
    </w:r>
    <w:proofErr w:type="spellEnd"/>
    <w:r>
      <w:rPr>
        <w:sz w:val="22"/>
      </w:rPr>
      <w:t xml:space="preserve"> soils</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03F73" w14:textId="4A0C5B33" w:rsidR="00216ADB" w:rsidRDefault="00216ADB">
    <w:pPr>
      <w:spacing w:after="0" w:line="259" w:lineRule="auto"/>
      <w:ind w:left="4820" w:firstLine="0"/>
      <w:jc w:val="right"/>
      <w:pPrChange w:id="2571" w:author="Thomas Caspari" w:date="2017-10-12T17:14:00Z">
        <w:pPr>
          <w:spacing w:after="0" w:line="259" w:lineRule="auto"/>
          <w:ind w:left="6521" w:firstLine="0"/>
          <w:jc w:val="right"/>
        </w:pPr>
      </w:pPrChange>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2352" behindDoc="0" locked="0" layoutInCell="1" allowOverlap="1" wp14:anchorId="19FECD63" wp14:editId="5F1A01B1">
              <wp:simplePos x="0" y="0"/>
              <wp:positionH relativeFrom="page">
                <wp:posOffset>7826705</wp:posOffset>
              </wp:positionH>
              <wp:positionV relativeFrom="page">
                <wp:posOffset>10958706</wp:posOffset>
              </wp:positionV>
              <wp:extent cx="266700" cy="266697"/>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2" name="Shape 13302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 name="Shape 13302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16BE5A" id="Group 11" o:spid="_x0000_s1026" style="position:absolute;margin-left:616.3pt;margin-top:862.9pt;width:21pt;height:21pt;z-index:25149235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LVcA5aoAgAAxAgAAA4AAAAAAAAA&#10;AAAAAAAALgIAAGRycy9lMm9Eb2MueG1sUEsBAi0AFAAGAAgAAAAhAFFxUnnhAAAADwEAAA8AAAAA&#10;AAAAAAAAAAAAAgUAAGRycy9kb3ducmV2LnhtbFBLBQYAAAAABAAEAPMAAAAQBgAAAAA=&#10;">
              <v:shape id="Shape 13302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" path="m,190497l,e" filled="f" strokeweight=".25pt">
                <v:stroke miterlimit="83231f" joinstyle="miter"/>
                <v:path arrowok="t" textboxrect="0,0,0,190497"/>
              </v:shape>
              <v:shape id="Shape 13302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23104" behindDoc="0" locked="0" layoutInCell="1" allowOverlap="1" wp14:anchorId="03BFBC05" wp14:editId="6D9CC1B0">
              <wp:simplePos x="0" y="0"/>
              <wp:positionH relativeFrom="page">
                <wp:posOffset>0</wp:posOffset>
              </wp:positionH>
              <wp:positionV relativeFrom="page">
                <wp:posOffset>10958706</wp:posOffset>
              </wp:positionV>
              <wp:extent cx="266700" cy="266697"/>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5" name="Shape 13302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6" name="Shape 13302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523500" id="Group 14" o:spid="_x0000_s1026" style="position:absolute;margin-left:0;margin-top:862.9pt;width:21pt;height:21pt;z-index:25182310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pxsUDqwIAAMUIAAAOAAAAAAAA&#10;AAAAAAAAAC4CAABkcnMvZTJvRG9jLnhtbFBLAQItABQABgAIAAAAIQD2SrHF3wAAAAkBAAAPAAAA&#10;AAAAAAAAAAAAAAUFAABkcnMvZG93bnJldi54bWxQSwUGAAAAAAQABADzAAAAEQYAAAAA&#10;">
              <v:shape id="Shape 13302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" path="m,190497l,e" filled="f" strokeweight=".25pt">
                <v:stroke miterlimit="83231f" joinstyle="miter"/>
                <v:path arrowok="t" textboxrect="0,0,0,190497"/>
              </v:shape>
              <v:shape id="Shape 13302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" path="m190500,l,e" filled="f" strokeweight=".25pt">
                <v:stroke miterlimit="83231f" joinstyle="miter"/>
                <v:path arrowok="t" textboxrect="0,0,190500,0"/>
              </v:shape>
              <w10:wrap type="square" anchorx="page" anchory="page"/>
            </v:group>
          </w:pict>
        </mc:Fallback>
      </mc:AlternateContent>
    </w:r>
    <w:del w:id="2572" w:author="Thomas Caspari" w:date="2017-10-12T17:24:00Z">
      <w:r w:rsidDel="00216ADB">
        <w:rPr>
          <w:sz w:val="18"/>
          <w:szCs w:val="18"/>
        </w:rPr>
        <w:delText xml:space="preserve">REFERENCES  </w:delText>
      </w:r>
    </w:del>
    <w:ins w:id="2573" w:author="Thomas Caspari" w:date="2017-10-12T17:24:00Z">
      <w:r>
        <w:rPr>
          <w:sz w:val="18"/>
          <w:szCs w:val="18"/>
        </w:rPr>
        <w:t xml:space="preserve">ACKNOWLEDGEMENTS  </w:t>
      </w:r>
    </w:ins>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131</w:t>
    </w:r>
    <w:r>
      <w:rPr>
        <w:color w:val="2B579A"/>
        <w:sz w:val="22"/>
        <w:shd w:val="clear" w:color="auto" w:fill="E6E6E6"/>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8" w14:textId="37E2CD09"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6960" behindDoc="0" locked="0" layoutInCell="1" allowOverlap="1" wp14:anchorId="0BE92548" wp14:editId="0BE92549">
              <wp:simplePos x="0" y="0"/>
              <wp:positionH relativeFrom="page">
                <wp:posOffset>7826705</wp:posOffset>
              </wp:positionH>
              <wp:positionV relativeFrom="page">
                <wp:posOffset>10958706</wp:posOffset>
              </wp:positionV>
              <wp:extent cx="266700" cy="266697"/>
              <wp:effectExtent l="0" t="0" r="0" b="0"/>
              <wp:wrapSquare wrapText="bothSides"/>
              <wp:docPr id="133117" name="Group 13311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118" name="Shape 13311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119" name="Shape 13311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82689F" id="Group 133117" o:spid="_x0000_s1026" style="position:absolute;margin-left:616.3pt;margin-top:862.9pt;width:21pt;height:21pt;z-index:25181696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K7WrJ2oAgAAzAgAAA4AAAAAAAAA&#10;AAAAAAAALgIAAGRycy9lMm9Eb2MueG1sUEsBAi0AFAAGAAgAAAAhAFFxUnnhAAAADwEAAA8AAAAA&#10;AAAAAAAAAAAAAgUAAGRycy9kb3ducmV2LnhtbFBLBQYAAAAABAAEAPMAAAAQBgAAAAA=&#10;">
              <v:shape id="Shape 13311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" path="m,190497l,e" filled="f" strokeweight=".25pt">
                <v:stroke miterlimit="83231f" joinstyle="miter"/>
                <v:path arrowok="t" textboxrect="0,0,0,190497"/>
              </v:shape>
              <v:shape id="Shape 13311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7984" behindDoc="0" locked="0" layoutInCell="1" allowOverlap="1" wp14:anchorId="0BE9254A" wp14:editId="0BE9254B">
              <wp:simplePos x="0" y="0"/>
              <wp:positionH relativeFrom="page">
                <wp:posOffset>0</wp:posOffset>
              </wp:positionH>
              <wp:positionV relativeFrom="page">
                <wp:posOffset>10958706</wp:posOffset>
              </wp:positionV>
              <wp:extent cx="266700" cy="266697"/>
              <wp:effectExtent l="0" t="0" r="0" b="0"/>
              <wp:wrapSquare wrapText="bothSides"/>
              <wp:docPr id="133120" name="Group 13312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121" name="Shape 13312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122" name="Shape 13312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32DD96" id="Group 133120" o:spid="_x0000_s1026" style="position:absolute;margin-left:0;margin-top:862.9pt;width:21pt;height:21pt;z-index:25181798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Bj8pojqwIAAM0IAAAOAAAAAAAA&#10;AAAAAAAAAC4CAABkcnMvZTJvRG9jLnhtbFBLAQItABQABgAIAAAAIQD2SrHF3wAAAAkBAAAPAAAA&#10;AAAAAAAAAAAAAAUFAABkcnMvZG93bnJldi54bWxQSwUGAAAAAAQABADzAAAAEQYAAAAA&#10;">
              <v:shape id="Shape 13312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" path="m,190497l,e" filled="f" strokeweight=".25pt">
                <v:stroke miterlimit="83231f" joinstyle="miter"/>
                <v:path arrowok="t" textboxrect="0,0,0,190497"/>
              </v:shape>
              <v:shape id="Shape 13312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134</w:t>
    </w:r>
    <w:r>
      <w:rPr>
        <w:color w:val="2B579A"/>
        <w:sz w:val="22"/>
        <w:shd w:val="clear" w:color="auto" w:fill="E6E6E6"/>
      </w:rPr>
      <w:fldChar w:fldCharType="end"/>
    </w:r>
    <w:r>
      <w:rPr>
        <w:sz w:val="22"/>
      </w:rPr>
      <w:t xml:space="preserve">  </w:t>
    </w:r>
    <w:del w:id="2653" w:author="Thomas Caspari" w:date="2017-10-12T17:15:00Z">
      <w:r w:rsidRPr="00571805" w:rsidDel="00216ADB">
        <w:rPr>
          <w:sz w:val="18"/>
          <w:szCs w:val="18"/>
        </w:rPr>
        <w:delText>ACKNOWLEDGEMENTS</w:delText>
      </w:r>
    </w:del>
    <w:ins w:id="2654" w:author="Thomas Caspari" w:date="2017-10-12T17:16:00Z">
      <w:r>
        <w:rPr>
          <w:sz w:val="18"/>
          <w:szCs w:val="18"/>
        </w:rPr>
        <w:t>REFERENCES</w:t>
      </w:r>
    </w:ins>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9" w14:textId="726A0E64" w:rsidR="00216ADB" w:rsidRDefault="00216ADB" w:rsidP="00216ADB">
    <w:pPr>
      <w:spacing w:after="0" w:line="259" w:lineRule="auto"/>
      <w:ind w:left="4962" w:firstLine="0"/>
      <w:jc w:val="right"/>
    </w:pPr>
    <w:r w:rsidRPr="00795B0D">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819008" behindDoc="0" locked="0" layoutInCell="1" allowOverlap="1" wp14:anchorId="0BE9254C" wp14:editId="0BE9254D">
              <wp:simplePos x="0" y="0"/>
              <wp:positionH relativeFrom="page">
                <wp:posOffset>7826705</wp:posOffset>
              </wp:positionH>
              <wp:positionV relativeFrom="page">
                <wp:posOffset>10958706</wp:posOffset>
              </wp:positionV>
              <wp:extent cx="266700" cy="266697"/>
              <wp:effectExtent l="0" t="0" r="0" b="0"/>
              <wp:wrapSquare wrapText="bothSides"/>
              <wp:docPr id="133094" name="Group 13309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95" name="Shape 13309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96" name="Shape 13309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6FC60E" id="Group 133094" o:spid="_x0000_s1026" style="position:absolute;margin-left:616.3pt;margin-top:862.9pt;width:21pt;height:21pt;z-index:25181900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">
              <v:shape id="Shape 13309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" path="m,190497l,e" filled="f" strokeweight=".25pt">
                <v:stroke miterlimit="83231f" joinstyle="miter"/>
                <v:path arrowok="t" textboxrect="0,0,0,190497"/>
              </v:shape>
              <v:shape id="Shape 13309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Pr="00795B0D">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820032" behindDoc="0" locked="0" layoutInCell="1" allowOverlap="1" wp14:anchorId="0BE9254E" wp14:editId="0BE9254F">
              <wp:simplePos x="0" y="0"/>
              <wp:positionH relativeFrom="page">
                <wp:posOffset>0</wp:posOffset>
              </wp:positionH>
              <wp:positionV relativeFrom="page">
                <wp:posOffset>10958706</wp:posOffset>
              </wp:positionV>
              <wp:extent cx="266700" cy="266697"/>
              <wp:effectExtent l="0" t="0" r="0" b="0"/>
              <wp:wrapSquare wrapText="bothSides"/>
              <wp:docPr id="133097" name="Group 13309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98" name="Shape 13309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99" name="Shape 13309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F6DE6E" id="Group 133097" o:spid="_x0000_s1026" style="position:absolute;margin-left:0;margin-top:862.9pt;width:21pt;height:21pt;z-index:25182003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e7vnDqwIAAM0IAAAOAAAAAAAA&#10;AAAAAAAAAC4CAABkcnMvZTJvRG9jLnhtbFBLAQItABQABgAIAAAAIQD2SrHF3wAAAAkBAAAPAAAA&#10;AAAAAAAAAAAAAAUFAABkcnMvZG93bnJldi54bWxQSwUGAAAAAAQABADzAAAAEQYAAAAA&#10;">
              <v:shape id="Shape 13309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" path="m,190497l,e" filled="f" strokeweight=".25pt">
                <v:stroke miterlimit="83231f" joinstyle="miter"/>
                <v:path arrowok="t" textboxrect="0,0,0,190497"/>
              </v:shape>
              <v:shape id="Shape 13309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sidR="001223FA">
      <w:rPr>
        <w:sz w:val="18"/>
        <w:szCs w:val="18"/>
      </w:rPr>
      <w:t xml:space="preserve">REFERENCES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133</w:t>
    </w:r>
    <w:r>
      <w:rPr>
        <w:color w:val="2B579A"/>
        <w:sz w:val="22"/>
        <w:shd w:val="clear" w:color="auto" w:fill="E6E6E6"/>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B" w14:textId="77777777" w:rsidR="00216ADB" w:rsidRDefault="00216ADB">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21056" behindDoc="0" locked="0" layoutInCell="1" allowOverlap="1" wp14:anchorId="0BE92554" wp14:editId="0BE92555">
              <wp:simplePos x="0" y="0"/>
              <wp:positionH relativeFrom="page">
                <wp:posOffset>7826705</wp:posOffset>
              </wp:positionH>
              <wp:positionV relativeFrom="page">
                <wp:posOffset>10958706</wp:posOffset>
              </wp:positionV>
              <wp:extent cx="266700" cy="266697"/>
              <wp:effectExtent l="0" t="0" r="0" b="0"/>
              <wp:wrapSquare wrapText="bothSides"/>
              <wp:docPr id="133072" name="Group 133072"/>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73" name="Shape 133073"/>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74" name="Shape 133074"/>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3B3C54" id="Group 133072" o:spid="_x0000_s1026" style="position:absolute;margin-left:616.3pt;margin-top:862.9pt;width:21pt;height:21pt;z-index:25182105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PAJFfqoAgAAzAgAAA4AAAAAAAAA&#10;AAAAAAAALgIAAGRycy9lMm9Eb2MueG1sUEsBAi0AFAAGAAgAAAAhAFFxUnnhAAAADwEAAA8AAAAA&#10;AAAAAAAAAAAAAgUAAGRycy9kb3ducmV2LnhtbFBLBQYAAAAABAAEAPMAAAAQBgAAAAA=&#10;">
              <v:shape id="Shape 133073"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" path="m,190497l,e" filled="f" strokeweight=".25pt">
                <v:stroke miterlimit="83231f" joinstyle="miter"/>
                <v:path arrowok="t" textboxrect="0,0,0,190497"/>
              </v:shape>
              <v:shape id="Shape 133074"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22080" behindDoc="0" locked="0" layoutInCell="1" allowOverlap="1" wp14:anchorId="0BE92556" wp14:editId="0BE92557">
              <wp:simplePos x="0" y="0"/>
              <wp:positionH relativeFrom="page">
                <wp:posOffset>0</wp:posOffset>
              </wp:positionH>
              <wp:positionV relativeFrom="page">
                <wp:posOffset>10958706</wp:posOffset>
              </wp:positionV>
              <wp:extent cx="266700" cy="266697"/>
              <wp:effectExtent l="0" t="0" r="0" b="0"/>
              <wp:wrapSquare wrapText="bothSides"/>
              <wp:docPr id="133075" name="Group 133075"/>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3076" name="Shape 133076"/>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77" name="Shape 133077"/>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0EF19C" id="Group 133075" o:spid="_x0000_s1026" style="position:absolute;margin-left:0;margin-top:862.9pt;width:21pt;height:21pt;z-index:25182208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D24VfvqwIAAM0IAAAOAAAAAAAA&#10;AAAAAAAAAC4CAABkcnMvZTJvRG9jLnhtbFBLAQItABQABgAIAAAAIQD2SrHF3wAAAAkBAAAPAAAA&#10;AAAAAAAAAAAAAAUFAABkcnMvZG93bnJldi54bWxQSwUGAAAAAAQABADzAAAAEQYAAAAA&#10;">
              <v:shape id="Shape 133076"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" path="m,190497l,e" filled="f" strokeweight=".25pt">
                <v:stroke miterlimit="83231f" joinstyle="miter"/>
                <v:path arrowok="t" textboxrect="0,0,0,190497"/>
              </v:shape>
              <v:shape id="Shape 133077"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Pr>
        <w:sz w:val="22"/>
      </w:rPr>
      <w:t>4</w:t>
    </w:r>
    <w:r>
      <w:rPr>
        <w:color w:val="2B579A"/>
        <w:sz w:val="22"/>
        <w:shd w:val="clear" w:color="auto" w:fill="E6E6E6"/>
      </w:rPr>
      <w:fldChar w:fldCharType="end"/>
    </w:r>
    <w:r>
      <w:rPr>
        <w:sz w:val="22"/>
      </w:rP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1E435" w14:textId="01FE425E" w:rsidR="001223FA" w:rsidRDefault="001223FA">
    <w:pPr>
      <w:spacing w:after="0" w:line="259" w:lineRule="auto"/>
      <w:ind w:left="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8517" behindDoc="0" locked="0" layoutInCell="1" allowOverlap="1" wp14:anchorId="388CCB9A" wp14:editId="0C6BA0A6">
              <wp:simplePos x="0" y="0"/>
              <wp:positionH relativeFrom="page">
                <wp:posOffset>7826705</wp:posOffset>
              </wp:positionH>
              <wp:positionV relativeFrom="page">
                <wp:posOffset>10958706</wp:posOffset>
              </wp:positionV>
              <wp:extent cx="266700" cy="266697"/>
              <wp:effectExtent l="0" t="0" r="0" b="0"/>
              <wp:wrapSquare wrapText="bothSides"/>
              <wp:docPr id="99937" name="Group 9993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99938" name="Shape 13311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9939" name="Shape 13311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655941" id="Group 99937" o:spid="_x0000_s1026" style="position:absolute;margin-left:616.3pt;margin-top:862.9pt;width:21pt;height:21pt;z-index:251658517;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">
              <v:shape id="Shape 13311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" path="m,190497l,e" filled="f" strokeweight=".25pt">
                <v:stroke miterlimit="83231f" joinstyle="miter"/>
                <v:path arrowok="t" textboxrect="0,0,0,190497"/>
              </v:shape>
              <v:shape id="Shape 13311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8518" behindDoc="0" locked="0" layoutInCell="1" allowOverlap="1" wp14:anchorId="17FEC1A5" wp14:editId="23579968">
              <wp:simplePos x="0" y="0"/>
              <wp:positionH relativeFrom="page">
                <wp:posOffset>0</wp:posOffset>
              </wp:positionH>
              <wp:positionV relativeFrom="page">
                <wp:posOffset>10958706</wp:posOffset>
              </wp:positionV>
              <wp:extent cx="266700" cy="266697"/>
              <wp:effectExtent l="0" t="0" r="0" b="0"/>
              <wp:wrapSquare wrapText="bothSides"/>
              <wp:docPr id="99941" name="Group 99941"/>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99942" name="Shape 13312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9943" name="Shape 13312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D78776" id="Group 99941" o:spid="_x0000_s1026" style="position:absolute;margin-left:0;margin-top:862.9pt;width:21pt;height:21pt;z-index:25165851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">
              <v:shape id="Shape 13312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" path="m,190497l,e" filled="f" strokeweight=".25pt">
                <v:stroke miterlimit="83231f" joinstyle="miter"/>
                <v:path arrowok="t" textboxrect="0,0,0,190497"/>
              </v:shape>
              <v:shape id="Shape 13312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Pr="001223FA">
      <w:rPr>
        <w:noProof/>
        <w:sz w:val="22"/>
      </w:rPr>
      <w:t>136</w:t>
    </w:r>
    <w:r>
      <w:rPr>
        <w:color w:val="2B579A"/>
        <w:sz w:val="22"/>
        <w:shd w:val="clear" w:color="auto" w:fill="E6E6E6"/>
      </w:rPr>
      <w:fldChar w:fldCharType="end"/>
    </w:r>
    <w:r>
      <w:rPr>
        <w:sz w:val="22"/>
      </w:rPr>
      <w:t xml:space="preserve">  </w:t>
    </w:r>
    <w:del w:id="2668" w:author="Thomas Caspari" w:date="2017-10-12T17:15:00Z">
      <w:r w:rsidRPr="00571805" w:rsidDel="00216ADB">
        <w:rPr>
          <w:sz w:val="18"/>
          <w:szCs w:val="18"/>
        </w:rPr>
        <w:delText>ACKNOWLEDGEMENTS</w:delText>
      </w:r>
    </w:del>
    <w:ins w:id="2669" w:author="Thomas Caspari" w:date="2017-10-12T17:34:00Z">
      <w:r>
        <w:rPr>
          <w:sz w:val="18"/>
          <w:szCs w:val="18"/>
        </w:rPr>
        <w:t>APPENDIX</w:t>
      </w:r>
    </w:ins>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8C3CE" w14:textId="3392EDCF" w:rsidR="001223FA" w:rsidRDefault="001223FA" w:rsidP="00216ADB">
    <w:pPr>
      <w:spacing w:after="0" w:line="259" w:lineRule="auto"/>
      <w:ind w:left="4962" w:firstLine="0"/>
      <w:jc w:val="right"/>
    </w:pPr>
    <w:r w:rsidRPr="00795B0D">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58515" behindDoc="0" locked="0" layoutInCell="1" allowOverlap="1" wp14:anchorId="3D8CB1D8" wp14:editId="598F769F">
              <wp:simplePos x="0" y="0"/>
              <wp:positionH relativeFrom="page">
                <wp:posOffset>7826705</wp:posOffset>
              </wp:positionH>
              <wp:positionV relativeFrom="page">
                <wp:posOffset>10958706</wp:posOffset>
              </wp:positionV>
              <wp:extent cx="266700" cy="266697"/>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28" name="Shape 13309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29" name="Shape 13309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E919A9" id="Group 27" o:spid="_x0000_s1026" style="position:absolute;margin-left:616.3pt;margin-top:862.9pt;width:21pt;height:21pt;z-index:251658515;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JIfNnOoAgAAxAgAAA4AAAAAAAAA&#10;AAAAAAAALgIAAGRycy9lMm9Eb2MueG1sUEsBAi0AFAAGAAgAAAAhAFFxUnnhAAAADwEAAA8AAAAA&#10;AAAAAAAAAAAAAgUAAGRycy9kb3ducmV2LnhtbFBLBQYAAAAABAAEAPMAAAAQBgAAAAA=&#10;">
              <v:shape id="Shape 13309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" path="m,190497l,e" filled="f" strokeweight=".25pt">
                <v:stroke miterlimit="83231f" joinstyle="miter"/>
                <v:path arrowok="t" textboxrect="0,0,0,190497"/>
              </v:shape>
              <v:shape id="Shape 13309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sidRPr="00795B0D">
      <w:rPr>
        <w:rFonts w:ascii="Calibri" w:eastAsia="Calibri" w:hAnsi="Calibri" w:cs="Calibri"/>
        <w:noProof/>
        <w:color w:val="000000"/>
        <w:sz w:val="18"/>
        <w:szCs w:val="18"/>
        <w:shd w:val="clear" w:color="auto" w:fill="E6E6E6"/>
      </w:rPr>
      <mc:AlternateContent>
        <mc:Choice Requires="wpg">
          <w:drawing>
            <wp:anchor distT="0" distB="0" distL="114300" distR="114300" simplePos="0" relativeHeight="251658516" behindDoc="0" locked="0" layoutInCell="1" allowOverlap="1" wp14:anchorId="6FC692B7" wp14:editId="2FF77855">
              <wp:simplePos x="0" y="0"/>
              <wp:positionH relativeFrom="page">
                <wp:posOffset>0</wp:posOffset>
              </wp:positionH>
              <wp:positionV relativeFrom="page">
                <wp:posOffset>10958706</wp:posOffset>
              </wp:positionV>
              <wp:extent cx="266700" cy="266697"/>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31" name="Shape 13309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99936" name="Shape 13309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AD7C04" id="Group 30" o:spid="_x0000_s1026" style="position:absolute;margin-left:0;margin-top:862.9pt;width:21pt;height:21pt;z-index:251658516;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">
              <v:shape id="Shape 13309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" path="m,190497l,e" filled="f" strokeweight=".25pt">
                <v:stroke miterlimit="83231f" joinstyle="miter"/>
                <v:path arrowok="t" textboxrect="0,0,0,190497"/>
              </v:shape>
              <v:shape id="Shape 13309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" path="m190500,l,e" filled="f" strokeweight=".25pt">
                <v:stroke miterlimit="83231f" joinstyle="miter"/>
                <v:path arrowok="t" textboxrect="0,0,190500,0"/>
              </v:shape>
              <w10:wrap type="square" anchorx="page" anchory="page"/>
            </v:group>
          </w:pict>
        </mc:Fallback>
      </mc:AlternateContent>
    </w:r>
    <w:del w:id="2670" w:author="Thomas Caspari" w:date="2017-10-12T17:34:00Z">
      <w:r w:rsidDel="001223FA">
        <w:rPr>
          <w:sz w:val="18"/>
          <w:szCs w:val="18"/>
        </w:rPr>
        <w:delText xml:space="preserve">REFERENCES  </w:delText>
      </w:r>
    </w:del>
    <w:ins w:id="2671" w:author="Thomas Caspari" w:date="2017-10-12T17:34:00Z">
      <w:r>
        <w:rPr>
          <w:sz w:val="18"/>
          <w:szCs w:val="18"/>
        </w:rPr>
        <w:t xml:space="preserve">APPENDIX  </w:t>
      </w:r>
    </w:ins>
    <w:r>
      <w:rPr>
        <w:color w:val="2B579A"/>
        <w:shd w:val="clear" w:color="auto" w:fill="E6E6E6"/>
      </w:rPr>
      <w:fldChar w:fldCharType="begin"/>
    </w:r>
    <w:r>
      <w:instrText xml:space="preserve"> PAGE   \* MERGEFORMAT </w:instrText>
    </w:r>
    <w:r>
      <w:rPr>
        <w:color w:val="2B579A"/>
        <w:shd w:val="clear" w:color="auto" w:fill="E6E6E6"/>
      </w:rPr>
      <w:fldChar w:fldCharType="separate"/>
    </w:r>
    <w:r w:rsidRPr="001223FA">
      <w:rPr>
        <w:noProof/>
        <w:sz w:val="22"/>
      </w:rPr>
      <w:t>135</w:t>
    </w:r>
    <w:r>
      <w:rPr>
        <w:color w:val="2B579A"/>
        <w:sz w:val="22"/>
        <w:shd w:val="clear" w:color="auto" w:fill="E6E6E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E" w14:textId="77777777" w:rsidR="00216ADB" w:rsidRPr="00F544DB" w:rsidRDefault="00216ADB">
    <w:pPr>
      <w:spacing w:after="0" w:line="259" w:lineRule="auto"/>
      <w:ind w:left="0" w:firstLine="0"/>
      <w:jc w:val="left"/>
      <w:rPr>
        <w:sz w:val="18"/>
        <w:szCs w:val="18"/>
      </w:rPr>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2048" behindDoc="0" locked="0" layoutInCell="1" allowOverlap="1" wp14:anchorId="0BE92350" wp14:editId="0BE92351">
              <wp:simplePos x="0" y="0"/>
              <wp:positionH relativeFrom="page">
                <wp:posOffset>7826705</wp:posOffset>
              </wp:positionH>
              <wp:positionV relativeFrom="page">
                <wp:posOffset>10958706</wp:posOffset>
              </wp:positionV>
              <wp:extent cx="266700" cy="266697"/>
              <wp:effectExtent l="0" t="0" r="0" b="0"/>
              <wp:wrapSquare wrapText="bothSides"/>
              <wp:docPr id="131670" name="Group 13167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71" name="Shape 131671"/>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72" name="Shape 131672"/>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AB92A1" id="Group 131670" o:spid="_x0000_s1026" style="position:absolute;margin-left:616.3pt;margin-top:862.9pt;width:21pt;height:21pt;z-index:25152204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HLtZY6oAgAAzAgAAA4AAAAAAAAA&#10;AAAAAAAALgIAAGRycy9lMm9Eb2MueG1sUEsBAi0AFAAGAAgAAAAhAFFxUnnhAAAADwEAAA8AAAAA&#10;AAAAAAAAAAAAAgUAAGRycy9kb3ducmV2LnhtbFBLBQYAAAAABAAEAPMAAAAQBgAAAAA=&#10;">
              <v:shape id="Shape 131671"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" path="m,190497l,e" filled="f" strokeweight=".25pt">
                <v:stroke miterlimit="83231f" joinstyle="miter"/>
                <v:path arrowok="t" textboxrect="0,0,0,190497"/>
              </v:shape>
              <v:shape id="Shape 131672"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3072" behindDoc="0" locked="0" layoutInCell="1" allowOverlap="1" wp14:anchorId="0BE92352" wp14:editId="0BE92353">
              <wp:simplePos x="0" y="0"/>
              <wp:positionH relativeFrom="page">
                <wp:posOffset>0</wp:posOffset>
              </wp:positionH>
              <wp:positionV relativeFrom="page">
                <wp:posOffset>10958706</wp:posOffset>
              </wp:positionV>
              <wp:extent cx="266700" cy="266697"/>
              <wp:effectExtent l="0" t="0" r="0" b="0"/>
              <wp:wrapSquare wrapText="bothSides"/>
              <wp:docPr id="131673" name="Group 131673"/>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74" name="Shape 131674"/>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75" name="Shape 131675"/>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2A8CB8" id="Group 131673" o:spid="_x0000_s1026" style="position:absolute;margin-left:0;margin-top:862.9pt;width:21pt;height:21pt;z-index:25152307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">
              <v:shape id="Shape 131674"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" path="m,190497l,e" filled="f" strokeweight=".25pt">
                <v:stroke miterlimit="83231f" joinstyle="miter"/>
                <v:path arrowok="t" textboxrect="0,0,0,190497"/>
              </v:shape>
              <v:shape id="Shape 131675"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8</w:t>
    </w:r>
    <w:r>
      <w:rPr>
        <w:color w:val="2B579A"/>
        <w:sz w:val="22"/>
        <w:shd w:val="clear" w:color="auto" w:fill="E6E6E6"/>
      </w:rPr>
      <w:fldChar w:fldCharType="end"/>
    </w:r>
    <w:r>
      <w:rPr>
        <w:sz w:val="22"/>
      </w:rPr>
      <w:t xml:space="preserve">  </w:t>
    </w:r>
    <w:r w:rsidRPr="00F544DB">
      <w:rPr>
        <w:sz w:val="18"/>
        <w:szCs w:val="18"/>
      </w:rPr>
      <w:t>INTRODUCTION</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F" w14:textId="77777777" w:rsidR="00216ADB" w:rsidRDefault="00216ADB" w:rsidP="00F544DB">
    <w:pPr>
      <w:spacing w:after="256" w:line="259" w:lineRule="auto"/>
      <w:ind w:left="6860" w:hanging="10"/>
      <w:jc w:val="right"/>
    </w:pPr>
    <w:r w:rsidRPr="000464F3">
      <w:rPr>
        <w:sz w:val="18"/>
        <w:szCs w:val="18"/>
      </w:rPr>
      <w:t>INTRODUCTION</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9</w:t>
    </w:r>
    <w:r>
      <w:rPr>
        <w:color w:val="2B579A"/>
        <w:sz w:val="22"/>
        <w:shd w:val="clear" w:color="auto" w:fill="E6E6E6"/>
      </w:rPr>
      <w:fldChar w:fldCharType="end"/>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4096" behindDoc="0" locked="0" layoutInCell="1" allowOverlap="1" wp14:anchorId="0BE92354" wp14:editId="0BE92355">
              <wp:simplePos x="0" y="0"/>
              <wp:positionH relativeFrom="page">
                <wp:posOffset>5238551</wp:posOffset>
              </wp:positionH>
              <wp:positionV relativeFrom="page">
                <wp:posOffset>9729378</wp:posOffset>
              </wp:positionV>
              <wp:extent cx="426948" cy="41275"/>
              <wp:effectExtent l="0" t="0" r="0" b="0"/>
              <wp:wrapSquare wrapText="bothSides"/>
              <wp:docPr id="131644" name="Group 131644"/>
              <wp:cNvGraphicFramePr/>
              <a:graphic xmlns:a="http://schemas.openxmlformats.org/drawingml/2006/main">
                <a:graphicData uri="http://schemas.microsoft.com/office/word/2010/wordprocessingGroup">
                  <wpg:wgp>
                    <wpg:cNvGrpSpPr/>
                    <wpg:grpSpPr>
                      <a:xfrm>
                        <a:off x="0" y="0"/>
                        <a:ext cx="426948" cy="41275"/>
                        <a:chOff x="0" y="0"/>
                        <a:chExt cx="426948" cy="41275"/>
                      </a:xfrm>
                    </wpg:grpSpPr>
                    <wps:wsp>
                      <wps:cNvPr id="131645" name="Rectangle 131645"/>
                      <wps:cNvSpPr/>
                      <wps:spPr>
                        <a:xfrm rot="-5399999">
                          <a:off x="105290" y="-118910"/>
                          <a:ext cx="54896" cy="265477"/>
                        </a:xfrm>
                        <a:prstGeom prst="rect">
                          <a:avLst/>
                        </a:prstGeom>
                        <a:ln>
                          <a:noFill/>
                        </a:ln>
                      </wps:spPr>
                      <wps:txbx>
                        <w:txbxContent>
                          <w:p w14:paraId="0BE927AE"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s:wsp>
                      <wps:cNvPr id="131646" name="Rectangle 131646"/>
                      <wps:cNvSpPr/>
                      <wps:spPr>
                        <a:xfrm rot="-5399999">
                          <a:off x="332632" y="-118910"/>
                          <a:ext cx="54896" cy="265477"/>
                        </a:xfrm>
                        <a:prstGeom prst="rect">
                          <a:avLst/>
                        </a:prstGeom>
                        <a:ln>
                          <a:noFill/>
                        </a:ln>
                      </wps:spPr>
                      <wps:txbx>
                        <w:txbxContent>
                          <w:p w14:paraId="0BE927AF" w14:textId="77777777" w:rsidR="00216ADB" w:rsidRDefault="00216AD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BE92354" id="Group 131644" o:spid="_x0000_s1692" style="position:absolute;left:0;text-align:left;margin-left:412.5pt;margin-top:766.1pt;width:33.6pt;height:3.25pt;z-index:251524096;mso-position-horizontal-relative:page;mso-position-vertical-relative:page" coordsize="426948,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">
              <v:rect id="Rectangle 131645" o:spid="_x0000_s1693" style="position:absolute;left:105290;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" filled="f" stroked="f">
                <v:textbox inset="0,0,0,0">
                  <w:txbxContent>
                    <w:p w14:paraId="0BE927AE" w14:textId="77777777" w:rsidR="00216ADB" w:rsidRDefault="00216ADB">
                      <w:pPr>
                        <w:spacing w:after="160" w:line="259" w:lineRule="auto"/>
                        <w:ind w:left="0" w:firstLine="0"/>
                        <w:jc w:val="left"/>
                      </w:pPr>
                      <w:r>
                        <w:t xml:space="preserve"> </w:t>
                      </w:r>
                    </w:p>
                  </w:txbxContent>
                </v:textbox>
              </v:rect>
              <v:rect id="Rectangle 131646" o:spid="_x0000_s1694" style="position:absolute;left:332632;top:-118910;width:54896;height:2654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" filled="f" stroked="f">
                <v:textbox inset="0,0,0,0">
                  <w:txbxContent>
                    <w:p w14:paraId="0BE927AF" w14:textId="77777777" w:rsidR="00216ADB" w:rsidRDefault="00216ADB">
                      <w:pPr>
                        <w:spacing w:after="160" w:line="259" w:lineRule="auto"/>
                        <w:ind w:left="0" w:firstLine="0"/>
                        <w:jc w:val="left"/>
                      </w:pPr>
                      <w:r>
                        <w:t xml:space="preserve"> </w:t>
                      </w:r>
                    </w:p>
                  </w:txbxContent>
                </v:textbox>
              </v:rect>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5120" behindDoc="0" locked="0" layoutInCell="1" allowOverlap="1" wp14:anchorId="0BE92356" wp14:editId="0BE92357">
              <wp:simplePos x="0" y="0"/>
              <wp:positionH relativeFrom="page">
                <wp:posOffset>7826705</wp:posOffset>
              </wp:positionH>
              <wp:positionV relativeFrom="page">
                <wp:posOffset>10958706</wp:posOffset>
              </wp:positionV>
              <wp:extent cx="266700" cy="266697"/>
              <wp:effectExtent l="0" t="0" r="0" b="0"/>
              <wp:wrapSquare wrapText="bothSides"/>
              <wp:docPr id="131647" name="Group 13164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48" name="Shape 131648"/>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49" name="Shape 131649"/>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A75F17" id="Group 131647" o:spid="_x0000_s1026" style="position:absolute;margin-left:616.3pt;margin-top:862.9pt;width:21pt;height:21pt;z-index:251525120;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JN08FKoAgAAzAgAAA4AAAAAAAAA&#10;AAAAAAAALgIAAGRycy9lMm9Eb2MueG1sUEsBAi0AFAAGAAgAAAAhAFFxUnnhAAAADwEAAA8AAAAA&#10;AAAAAAAAAAAAAgUAAGRycy9kb3ducmV2LnhtbFBLBQYAAAAABAAEAPMAAAAQBgAAAAA=&#10;">
              <v:shape id="Shape 131648"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" path="m,190497l,e" filled="f" strokeweight=".25pt">
                <v:stroke miterlimit="83231f" joinstyle="miter"/>
                <v:path arrowok="t" textboxrect="0,0,0,190497"/>
              </v:shape>
              <v:shape id="Shape 131649"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6144" behindDoc="0" locked="0" layoutInCell="1" allowOverlap="1" wp14:anchorId="0BE92358" wp14:editId="0BE92359">
              <wp:simplePos x="0" y="0"/>
              <wp:positionH relativeFrom="page">
                <wp:posOffset>0</wp:posOffset>
              </wp:positionH>
              <wp:positionV relativeFrom="page">
                <wp:posOffset>10958706</wp:posOffset>
              </wp:positionV>
              <wp:extent cx="266700" cy="266697"/>
              <wp:effectExtent l="0" t="0" r="0" b="0"/>
              <wp:wrapSquare wrapText="bothSides"/>
              <wp:docPr id="131650" name="Group 131650"/>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51" name="Shape 131651"/>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52" name="Shape 131652"/>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98C238" id="Group 131650" o:spid="_x0000_s1026" style="position:absolute;margin-left:0;margin-top:862.9pt;width:21pt;height:21pt;z-index:251526144;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5ym2/qwIAAM0IAAAOAAAAAAAA&#10;AAAAAAAAAC4CAABkcnMvZTJvRG9jLnhtbFBLAQItABQABgAIAAAAIQD2SrHF3wAAAAkBAAAPAAAA&#10;AAAAAAAAAAAAAAUFAABkcnMvZG93bnJldi54bWxQSwUGAAAAAAQABADzAAAAEQYAAAAA&#10;">
              <v:shape id="Shape 131651"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" path="m,190497l,e" filled="f" strokeweight=".25pt">
                <v:stroke miterlimit="83231f" joinstyle="miter"/>
                <v:path arrowok="t" textboxrect="0,0,0,190497"/>
              </v:shape>
              <v:shape id="Shape 131652"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1" w14:textId="77777777" w:rsidR="00216ADB" w:rsidRDefault="00216ADB" w:rsidP="00FC7147">
    <w:pPr>
      <w:spacing w:after="282" w:line="259" w:lineRule="auto"/>
      <w:ind w:left="10" w:right="6" w:hanging="10"/>
      <w:jc w:val="right"/>
    </w:pPr>
    <w:r w:rsidRPr="00F544DB">
      <w:rPr>
        <w:sz w:val="18"/>
        <w:szCs w:val="18"/>
      </w:rPr>
      <w:t>INTRODUCTION</w:t>
    </w:r>
    <w:r>
      <w:rPr>
        <w:sz w:val="22"/>
      </w:rPr>
      <w:t xml:space="preserve">  </w:t>
    </w:r>
    <w:r>
      <w:rPr>
        <w:color w:val="2B579A"/>
        <w:shd w:val="clear" w:color="auto" w:fill="E6E6E6"/>
      </w:rPr>
      <w:fldChar w:fldCharType="begin"/>
    </w:r>
    <w:r>
      <w:instrText xml:space="preserve"> PAGE   \* MERGEFORMAT </w:instrText>
    </w:r>
    <w:r>
      <w:rPr>
        <w:color w:val="2B579A"/>
        <w:shd w:val="clear" w:color="auto" w:fill="E6E6E6"/>
      </w:rPr>
      <w:fldChar w:fldCharType="separate"/>
    </w:r>
    <w:r w:rsidR="001223FA" w:rsidRPr="001223FA">
      <w:rPr>
        <w:noProof/>
        <w:sz w:val="22"/>
      </w:rPr>
      <w:t>7</w:t>
    </w:r>
    <w:r>
      <w:rPr>
        <w:color w:val="2B579A"/>
        <w:sz w:val="22"/>
        <w:shd w:val="clear" w:color="auto" w:fill="E6E6E6"/>
      </w:rPr>
      <w:fldChar w:fldCharType="end"/>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7168" behindDoc="0" locked="0" layoutInCell="1" allowOverlap="1" wp14:anchorId="0BE9235E" wp14:editId="0BE9235F">
              <wp:simplePos x="0" y="0"/>
              <wp:positionH relativeFrom="page">
                <wp:posOffset>7826705</wp:posOffset>
              </wp:positionH>
              <wp:positionV relativeFrom="page">
                <wp:posOffset>10958706</wp:posOffset>
              </wp:positionV>
              <wp:extent cx="266700" cy="266697"/>
              <wp:effectExtent l="0" t="0" r="0" b="0"/>
              <wp:wrapSquare wrapText="bothSides"/>
              <wp:docPr id="131624" name="Group 131624"/>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25" name="Shape 131625"/>
                      <wps:cNvSpPr/>
                      <wps:spPr>
                        <a:xfrm>
                          <a:off x="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26" name="Shape 131626"/>
                      <wps:cNvSpPr/>
                      <wps:spPr>
                        <a:xfrm>
                          <a:off x="7620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994B2A" id="Group 131624" o:spid="_x0000_s1026" style="position:absolute;margin-left:616.3pt;margin-top:862.9pt;width:21pt;height:21pt;z-index:251527168;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">
              <v:shape id="Shape 131625" o:spid="_x0000_s1027" style="position:absolute;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" path="m,190497l,e" filled="f" strokeweight=".25pt">
                <v:stroke miterlimit="83231f" joinstyle="miter"/>
                <v:path arrowok="t" textboxrect="0,0,0,190497"/>
              </v:shape>
              <v:shape id="Shape 131626" o:spid="_x0000_s1028" style="position:absolute;left:762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" path="m190500,l,e" filled="f" strokeweight=".25pt">
                <v:stroke miterlimit="83231f" joinstyle="miter"/>
                <v:path arrowok="t" textboxrect="0,0,19050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8192" behindDoc="0" locked="0" layoutInCell="1" allowOverlap="1" wp14:anchorId="0BE92360" wp14:editId="0BE92361">
              <wp:simplePos x="0" y="0"/>
              <wp:positionH relativeFrom="page">
                <wp:posOffset>0</wp:posOffset>
              </wp:positionH>
              <wp:positionV relativeFrom="page">
                <wp:posOffset>10958706</wp:posOffset>
              </wp:positionV>
              <wp:extent cx="266700" cy="266697"/>
              <wp:effectExtent l="0" t="0" r="0" b="0"/>
              <wp:wrapSquare wrapText="bothSides"/>
              <wp:docPr id="131627" name="Group 131627"/>
              <wp:cNvGraphicFramePr/>
              <a:graphic xmlns:a="http://schemas.openxmlformats.org/drawingml/2006/main">
                <a:graphicData uri="http://schemas.microsoft.com/office/word/2010/wordprocessingGroup">
                  <wpg:wgp>
                    <wpg:cNvGrpSpPr/>
                    <wpg:grpSpPr>
                      <a:xfrm>
                        <a:off x="0" y="0"/>
                        <a:ext cx="266700" cy="266697"/>
                        <a:chOff x="0" y="0"/>
                        <a:chExt cx="266700" cy="266697"/>
                      </a:xfrm>
                    </wpg:grpSpPr>
                    <wps:wsp>
                      <wps:cNvPr id="131628" name="Shape 131628"/>
                      <wps:cNvSpPr/>
                      <wps:spPr>
                        <a:xfrm>
                          <a:off x="266700" y="76200"/>
                          <a:ext cx="0" cy="190497"/>
                        </a:xfrm>
                        <a:custGeom>
                          <a:avLst/>
                          <a:gdLst/>
                          <a:ahLst/>
                          <a:cxnLst/>
                          <a:rect l="0" t="0" r="0" b="0"/>
                          <a:pathLst>
                            <a:path h="190497">
                              <a:moveTo>
                                <a:pt x="0" y="190497"/>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29" name="Shape 131629"/>
                      <wps:cNvSpPr/>
                      <wps:spPr>
                        <a:xfrm>
                          <a:off x="0" y="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F99F2D" id="Group 131627" o:spid="_x0000_s1026" style="position:absolute;margin-left:0;margin-top:862.9pt;width:21pt;height:21pt;z-index:251528192;mso-position-horizontal-relative:page;mso-position-vertical-relative:page" coordsize="266700,26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">
              <v:shape id="Shape 131628" o:spid="_x0000_s1027" style="position:absolute;left:266700;top:76200;width:0;height:190497;visibility:visible;mso-wrap-style:square;v-text-anchor:top" coordsize="0,19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" path="m,190497l,e" filled="f" strokeweight=".25pt">
                <v:stroke miterlimit="83231f" joinstyle="miter"/>
                <v:path arrowok="t" textboxrect="0,0,0,190497"/>
              </v:shape>
              <v:shape id="Shape 131629" o:spid="_x0000_s1028" style="position:absolute;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" path="m190500,l,e" filled="f" strokeweight=".25pt">
                <v:stroke miterlimit="83231f" joinstyle="miter"/>
                <v:path arrowok="t" textboxrect="0,0,19050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AE531" w14:textId="77777777" w:rsidR="00ED62B3" w:rsidRDefault="00ED62B3">
      <w:pPr>
        <w:spacing w:after="0" w:line="254" w:lineRule="auto"/>
        <w:ind w:left="283" w:right="65" w:hanging="283"/>
      </w:pPr>
      <w:r>
        <w:separator/>
      </w:r>
    </w:p>
  </w:footnote>
  <w:footnote w:type="continuationSeparator" w:id="0">
    <w:p w14:paraId="5A5C11D1" w14:textId="77777777" w:rsidR="00ED62B3" w:rsidRDefault="00ED62B3">
      <w:pPr>
        <w:spacing w:after="0" w:line="254" w:lineRule="auto"/>
        <w:ind w:left="283" w:right="65" w:hanging="283"/>
      </w:pPr>
      <w:r>
        <w:continuationSeparator/>
      </w:r>
    </w:p>
  </w:footnote>
  <w:footnote w:type="continuationNotice" w:id="1">
    <w:p w14:paraId="225FC986" w14:textId="77777777" w:rsidR="00ED62B3" w:rsidRDefault="00ED62B3">
      <w:pPr>
        <w:spacing w:after="0" w:line="240" w:lineRule="auto"/>
      </w:pPr>
    </w:p>
  </w:footnote>
  <w:footnote w:id="2">
    <w:p w14:paraId="0BE92558" w14:textId="77777777" w:rsidR="00216ADB" w:rsidDel="00C74C2E" w:rsidRDefault="00216ADB">
      <w:pPr>
        <w:pStyle w:val="footnotedescription"/>
        <w:spacing w:line="254" w:lineRule="auto"/>
        <w:ind w:left="0" w:right="65" w:firstLine="0"/>
        <w:jc w:val="both"/>
        <w:rPr>
          <w:del w:id="490" w:author="Andre Eger" w:date="2024-10-14T09:30:00Z" w16du:dateUtc="2024-10-13T20:30:00Z"/>
        </w:rPr>
        <w:pPrChange w:id="491" w:author="Andre Eger" w:date="2024-10-14T09:30:00Z" w16du:dateUtc="2024-10-13T20:30:00Z">
          <w:pPr>
            <w:pStyle w:val="footnotedescription"/>
            <w:spacing w:line="254" w:lineRule="auto"/>
            <w:ind w:left="142" w:right="65" w:hanging="142"/>
            <w:jc w:val="both"/>
          </w:pPr>
        </w:pPrChange>
      </w:pPr>
      <w:del w:id="492" w:author="Andre Eger" w:date="2024-10-14T09:30:00Z" w16du:dateUtc="2024-10-13T20:30:00Z">
        <w:r w:rsidDel="00C74C2E">
          <w:rPr>
            <w:rStyle w:val="footnotemark"/>
          </w:rPr>
          <w:footnoteRef/>
        </w:r>
        <w:r w:rsidDel="00C74C2E">
          <w:delText xml:space="preserve"> “the major part” means that the requirement must be met over more than half the specified thickness (in this case from the base of the A horizon to 60 cm from the mineral soil surface). Analyses or estimates should be used from subhorizons that subdivide the thickness, or if the subhorizons are not recognised, then from subsamples of the relevant horizons.</w:delText>
        </w:r>
      </w:del>
    </w:p>
  </w:footnote>
  <w:footnote w:id="3">
    <w:p w14:paraId="0BE92559" w14:textId="5600D724" w:rsidR="00216ADB" w:rsidRDefault="00216ADB" w:rsidP="00D83D14">
      <w:pPr>
        <w:pStyle w:val="footnotedescription"/>
        <w:spacing w:line="272" w:lineRule="auto"/>
        <w:ind w:right="0"/>
      </w:pPr>
      <w:del w:id="1083" w:author="Andre Eger [2]" w:date="2024-11-13T13:20:00Z" w16du:dateUtc="2024-11-13T00:20:00Z">
        <w:r w:rsidDel="00D83D14">
          <w:rPr>
            <w:rStyle w:val="footnotemark"/>
          </w:rPr>
          <w:footnoteRef/>
        </w:r>
        <w:r w:rsidDel="00D83D14">
          <w:delText xml:space="preserve"> “in some part” means that the requirement must be met in some subhorizon or some subsample that is 10 cm or more thick within the specified thickness.</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1"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3376" behindDoc="0" locked="0" layoutInCell="1" allowOverlap="1" wp14:anchorId="0BE9231C" wp14:editId="0BE9231D">
              <wp:simplePos x="0" y="0"/>
              <wp:positionH relativeFrom="page">
                <wp:posOffset>7826705</wp:posOffset>
              </wp:positionH>
              <wp:positionV relativeFrom="page">
                <wp:posOffset>3</wp:posOffset>
              </wp:positionV>
              <wp:extent cx="266700" cy="266700"/>
              <wp:effectExtent l="0" t="0" r="0" b="0"/>
              <wp:wrapSquare wrapText="bothSides"/>
              <wp:docPr id="131518" name="Group 13151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519" name="Shape 13151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20" name="Shape 13152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3326FD" id="Group 131518" o:spid="_x0000_s1026" style="position:absolute;margin-left:616.3pt;margin-top:0;width:21pt;height:21pt;z-index:25149337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PM4BNaQCAADNCAAADgAAAAAAAAAAAAAAAAAu&#10;AgAAZHJzL2Uyb0RvYy54bWxQSwECLQAUAAYACAAAACEAhOQPr94AAAAJAQAADwAAAAAAAAAAAAAA&#10;AAD+BAAAZHJzL2Rvd25yZXYueG1sUEsFBgAAAAAEAAQA8wAAAAkGAAAAAA==&#10;">
              <v:shape id="Shape 13151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" path="m190500,l,e" filled="f" strokeweight=".25pt">
                <v:stroke miterlimit="83231f" joinstyle="miter"/>
                <v:path arrowok="t" textboxrect="0,0,190500,0"/>
              </v:shape>
              <v:shape id="Shape 13152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4400" behindDoc="0" locked="0" layoutInCell="1" allowOverlap="1" wp14:anchorId="0BE9231E" wp14:editId="0BE9231F">
              <wp:simplePos x="0" y="0"/>
              <wp:positionH relativeFrom="page">
                <wp:posOffset>0</wp:posOffset>
              </wp:positionH>
              <wp:positionV relativeFrom="page">
                <wp:posOffset>3</wp:posOffset>
              </wp:positionV>
              <wp:extent cx="266700" cy="266700"/>
              <wp:effectExtent l="0" t="0" r="0" b="0"/>
              <wp:wrapSquare wrapText="bothSides"/>
              <wp:docPr id="131521" name="Group 13152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522" name="Shape 13152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23" name="Shape 13152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4B5233" id="Group 131521" o:spid="_x0000_s1026" style="position:absolute;margin-left:0;margin-top:0;width:21pt;height:21pt;z-index:25149440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HqLtAOkAgAAzggAAA4AAAAAAAAAAAAAAAAALgIAAGRy&#10;cy9lMm9Eb2MueG1sUEsBAi0AFAAGAAgAAAAhADCckkrZAAAAAwEAAA8AAAAAAAAAAAAAAAAA/gQA&#10;AGRycy9kb3ducmV2LnhtbFBLBQYAAAAABAAEAPMAAAAEBgAAAAA=&#10;">
              <v:shape id="Shape 13152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" path="m190500,l,e" filled="f" strokeweight=".25pt">
                <v:stroke miterlimit="83231f" joinstyle="miter"/>
                <v:path arrowok="t" textboxrect="0,0,190500,0"/>
              </v:shape>
              <v:shape id="Shape 13152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3" w14:textId="77777777" w:rsidR="00216ADB" w:rsidRDefault="00216ADB">
    <w:pPr>
      <w:spacing w:after="0" w:line="259" w:lineRule="auto"/>
      <w:ind w:left="-1440" w:right="1130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1264" behindDoc="0" locked="0" layoutInCell="1" allowOverlap="1" wp14:anchorId="0BE92366" wp14:editId="0BE92367">
              <wp:simplePos x="0" y="0"/>
              <wp:positionH relativeFrom="page">
                <wp:posOffset>7826705</wp:posOffset>
              </wp:positionH>
              <wp:positionV relativeFrom="page">
                <wp:posOffset>3</wp:posOffset>
              </wp:positionV>
              <wp:extent cx="266700" cy="266700"/>
              <wp:effectExtent l="0" t="0" r="0" b="0"/>
              <wp:wrapSquare wrapText="bothSides"/>
              <wp:docPr id="131713" name="Group 13171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714" name="Shape 131714"/>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15" name="Shape 131715"/>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1F51E7D" id="Group 131713" o:spid="_x0000_s1026" style="position:absolute;margin-left:616.3pt;margin-top:0;width:21pt;height:21pt;z-index:25153126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WLK4+acCAADNCAAADgAAAAAAAAAAAAAA&#10;AAAuAgAAZHJzL2Uyb0RvYy54bWxQSwECLQAUAAYACAAAACEAhOQPr94AAAAJAQAADwAAAAAAAAAA&#10;AAAAAAABBQAAZHJzL2Rvd25yZXYueG1sUEsFBgAAAAAEAAQA8wAAAAwGAAAAAA==&#10;">
              <v:shape id="Shape 131714"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" path="m190500,l,e" filled="f" strokeweight=".25pt">
                <v:stroke miterlimit="83231f" joinstyle="miter"/>
                <v:path arrowok="t" textboxrect="0,0,190500,0"/>
              </v:shape>
              <v:shape id="Shape 131715"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2288" behindDoc="0" locked="0" layoutInCell="1" allowOverlap="1" wp14:anchorId="0BE92368" wp14:editId="0BE92369">
              <wp:simplePos x="0" y="0"/>
              <wp:positionH relativeFrom="page">
                <wp:posOffset>0</wp:posOffset>
              </wp:positionH>
              <wp:positionV relativeFrom="page">
                <wp:posOffset>3</wp:posOffset>
              </wp:positionV>
              <wp:extent cx="266700" cy="266700"/>
              <wp:effectExtent l="0" t="0" r="0" b="0"/>
              <wp:wrapSquare wrapText="bothSides"/>
              <wp:docPr id="131716" name="Group 13171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717" name="Shape 131717"/>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18" name="Shape 131718"/>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D13E54" id="Group 131716" o:spid="_x0000_s1026" style="position:absolute;margin-left:0;margin-top:0;width:21pt;height:21pt;z-index:25153228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H1gnHmkAgAAzggAAA4AAAAAAAAAAAAAAAAALgIAAGRy&#10;cy9lMm9Eb2MueG1sUEsBAi0AFAAGAAgAAAAhADCckkrZAAAAAwEAAA8AAAAAAAAAAAAAAAAA/gQA&#10;AGRycy9kb3ducmV2LnhtbFBLBQYAAAAABAAEAPMAAAAEBgAAAAA=&#10;">
              <v:shape id="Shape 131717"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" path="m190500,l,e" filled="f" strokeweight=".25pt">
                <v:stroke miterlimit="83231f" joinstyle="miter"/>
                <v:path arrowok="t" textboxrect="0,0,190500,0"/>
              </v:shape>
              <v:shape id="Shape 131718"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6" w14:textId="77777777" w:rsidR="00216ADB" w:rsidRDefault="00216ADB">
    <w:pPr>
      <w:spacing w:after="0" w:line="259" w:lineRule="auto"/>
      <w:ind w:left="-1440" w:right="1130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3312" behindDoc="0" locked="0" layoutInCell="1" allowOverlap="1" wp14:anchorId="0BE92382" wp14:editId="0BE92383">
              <wp:simplePos x="0" y="0"/>
              <wp:positionH relativeFrom="page">
                <wp:posOffset>7826705</wp:posOffset>
              </wp:positionH>
              <wp:positionV relativeFrom="page">
                <wp:posOffset>3</wp:posOffset>
              </wp:positionV>
              <wp:extent cx="266700" cy="266700"/>
              <wp:effectExtent l="0" t="0" r="0" b="0"/>
              <wp:wrapSquare wrapText="bothSides"/>
              <wp:docPr id="131681" name="Group 13168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82" name="Shape 131682"/>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83" name="Shape 131683"/>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8C9A86" id="Group 131681" o:spid="_x0000_s1026" style="position:absolute;margin-left:616.3pt;margin-top:0;width:21pt;height:21pt;z-index:25153331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8BYajKcCAADNCAAADgAAAAAAAAAAAAAA&#10;AAAuAgAAZHJzL2Uyb0RvYy54bWxQSwECLQAUAAYACAAAACEAhOQPr94AAAAJAQAADwAAAAAAAAAA&#10;AAAAAAABBQAAZHJzL2Rvd25yZXYueG1sUEsFBgAAAAAEAAQA8wAAAAwGAAAAAA==&#10;">
              <v:shape id="Shape 131682"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" path="m190500,l,e" filled="f" strokeweight=".25pt">
                <v:stroke miterlimit="83231f" joinstyle="miter"/>
                <v:path arrowok="t" textboxrect="0,0,190500,0"/>
              </v:shape>
              <v:shape id="Shape 131683"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4336" behindDoc="0" locked="0" layoutInCell="1" allowOverlap="1" wp14:anchorId="0BE92384" wp14:editId="0BE92385">
              <wp:simplePos x="0" y="0"/>
              <wp:positionH relativeFrom="page">
                <wp:posOffset>0</wp:posOffset>
              </wp:positionH>
              <wp:positionV relativeFrom="page">
                <wp:posOffset>3</wp:posOffset>
              </wp:positionV>
              <wp:extent cx="266700" cy="266700"/>
              <wp:effectExtent l="0" t="0" r="0" b="0"/>
              <wp:wrapSquare wrapText="bothSides"/>
              <wp:docPr id="131684" name="Group 13168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85" name="Shape 131685"/>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86" name="Shape 131686"/>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A3FE61" id="Group 131684" o:spid="_x0000_s1026" style="position:absolute;margin-left:0;margin-top:0;width:21pt;height:21pt;z-index:25153433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AgmGYykAgAAzggAAA4AAAAAAAAAAAAAAAAALgIAAGRy&#10;cy9lMm9Eb2MueG1sUEsBAi0AFAAGAAgAAAAhADCckkrZAAAAAwEAAA8AAAAAAAAAAAAAAAAA/gQA&#10;AGRycy9kb3ducmV2LnhtbFBLBQYAAAAABAAEAPMAAAAEBgAAAAA=&#10;">
              <v:shape id="Shape 131685"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" path="m190500,l,e" filled="f" strokeweight=".25pt">
                <v:stroke miterlimit="83231f" joinstyle="miter"/>
                <v:path arrowok="t" textboxrect="0,0,190500,0"/>
              </v:shape>
              <v:shape id="Shape 131686"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8" w14:textId="77777777" w:rsidR="00216ADB" w:rsidRDefault="00216ADB">
    <w:pPr>
      <w:spacing w:after="0" w:line="259" w:lineRule="auto"/>
      <w:ind w:left="-2121" w:right="1064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2768" behindDoc="0" locked="0" layoutInCell="1" allowOverlap="1" wp14:anchorId="0BE92390" wp14:editId="0BE92391">
              <wp:simplePos x="0" y="0"/>
              <wp:positionH relativeFrom="page">
                <wp:posOffset>7826705</wp:posOffset>
              </wp:positionH>
              <wp:positionV relativeFrom="page">
                <wp:posOffset>3</wp:posOffset>
              </wp:positionV>
              <wp:extent cx="266700" cy="266700"/>
              <wp:effectExtent l="0" t="0" r="0" b="0"/>
              <wp:wrapSquare wrapText="bothSides"/>
              <wp:docPr id="131831" name="Group 13183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32" name="Shape 131832"/>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33" name="Shape 131833"/>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F04B28" id="Group 131831" o:spid="_x0000_s1026" style="position:absolute;margin-left:616.3pt;margin-top:0;width:21pt;height:21pt;z-index:25155276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VD+3qcCAADNCAAADgAAAAAAAAAAAAAA&#10;AAAuAgAAZHJzL2Uyb0RvYy54bWxQSwECLQAUAAYACAAAACEAhOQPr94AAAAJAQAADwAAAAAAAAAA&#10;AAAAAAABBQAAZHJzL2Rvd25yZXYueG1sUEsFBgAAAAAEAAQA8wAAAAwGAAAAAA==&#10;">
              <v:shape id="Shape 131832"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" path="m190500,l,e" filled="f" strokeweight=".25pt">
                <v:stroke miterlimit="83231f" joinstyle="miter"/>
                <v:path arrowok="t" textboxrect="0,0,190500,0"/>
              </v:shape>
              <v:shape id="Shape 131833"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3792" behindDoc="0" locked="0" layoutInCell="1" allowOverlap="1" wp14:anchorId="0BE92392" wp14:editId="0BE92393">
              <wp:simplePos x="0" y="0"/>
              <wp:positionH relativeFrom="page">
                <wp:posOffset>0</wp:posOffset>
              </wp:positionH>
              <wp:positionV relativeFrom="page">
                <wp:posOffset>3</wp:posOffset>
              </wp:positionV>
              <wp:extent cx="266700" cy="266700"/>
              <wp:effectExtent l="0" t="0" r="0" b="0"/>
              <wp:wrapSquare wrapText="bothSides"/>
              <wp:docPr id="131834" name="Group 13183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35" name="Shape 131835"/>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36" name="Shape 131836"/>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E0B1CE" id="Group 131834" o:spid="_x0000_s1026" style="position:absolute;margin-left:0;margin-top:0;width:21pt;height:21pt;z-index:25155379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Mfx/ZykAgAAzggAAA4AAAAAAAAAAAAAAAAALgIAAGRy&#10;cy9lMm9Eb2MueG1sUEsBAi0AFAAGAAgAAAAhADCckkrZAAAAAwEAAA8AAAAAAAAAAAAAAAAA/gQA&#10;AGRycy9kb3ducmV2LnhtbFBLBQYAAAAABAAEAPMAAAAEBgAAAAA=&#10;">
              <v:shape id="Shape 131835"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" path="m190500,l,e" filled="f" strokeweight=".25pt">
                <v:stroke miterlimit="83231f" joinstyle="miter"/>
                <v:path arrowok="t" textboxrect="0,0,190500,0"/>
              </v:shape>
              <v:shape id="Shape 131836"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tab/>
    </w:r>
    <w:r>
      <w:tab/>
    </w: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9" w14:textId="77777777" w:rsidR="00216ADB" w:rsidRDefault="00216ADB">
    <w:pPr>
      <w:spacing w:after="0" w:line="259" w:lineRule="auto"/>
      <w:ind w:left="-2121" w:right="1064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4816" behindDoc="0" locked="0" layoutInCell="1" allowOverlap="1" wp14:anchorId="0BE92394" wp14:editId="0BE92395">
              <wp:simplePos x="0" y="0"/>
              <wp:positionH relativeFrom="page">
                <wp:posOffset>7826705</wp:posOffset>
              </wp:positionH>
              <wp:positionV relativeFrom="page">
                <wp:posOffset>3</wp:posOffset>
              </wp:positionV>
              <wp:extent cx="266700" cy="266700"/>
              <wp:effectExtent l="0" t="0" r="0" b="0"/>
              <wp:wrapSquare wrapText="bothSides"/>
              <wp:docPr id="131808" name="Group 13180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09" name="Shape 13180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10" name="Shape 13181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8B78C6" id="Group 131808" o:spid="_x0000_s1026" style="position:absolute;margin-left:616.3pt;margin-top:0;width:21pt;height:21pt;z-index:25155481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ghfkGaQCAADNCAAADgAAAAAAAAAAAAAAAAAu&#10;AgAAZHJzL2Uyb0RvYy54bWxQSwECLQAUAAYACAAAACEAhOQPr94AAAAJAQAADwAAAAAAAAAAAAAA&#10;AAD+BAAAZHJzL2Rvd25yZXYueG1sUEsFBgAAAAAEAAQA8wAAAAkGAAAAAA==&#10;">
              <v:shape id="Shape 13180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" path="m190500,l,e" filled="f" strokeweight=".25pt">
                <v:stroke miterlimit="83231f" joinstyle="miter"/>
                <v:path arrowok="t" textboxrect="0,0,190500,0"/>
              </v:shape>
              <v:shape id="Shape 13181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5840" behindDoc="0" locked="0" layoutInCell="1" allowOverlap="1" wp14:anchorId="0BE92396" wp14:editId="0BE92397">
              <wp:simplePos x="0" y="0"/>
              <wp:positionH relativeFrom="page">
                <wp:posOffset>0</wp:posOffset>
              </wp:positionH>
              <wp:positionV relativeFrom="page">
                <wp:posOffset>3</wp:posOffset>
              </wp:positionV>
              <wp:extent cx="266700" cy="266700"/>
              <wp:effectExtent l="0" t="0" r="0" b="0"/>
              <wp:wrapSquare wrapText="bothSides"/>
              <wp:docPr id="131811" name="Group 13181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12" name="Shape 13181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13" name="Shape 13181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9B1AF7" id="Group 131811" o:spid="_x0000_s1026" style="position:absolute;margin-left:0;margin-top:0;width:21pt;height:21pt;z-index:25155584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C5zPKGkAgAAzggAAA4AAAAAAAAAAAAAAAAALgIAAGRy&#10;cy9lMm9Eb2MueG1sUEsBAi0AFAAGAAgAAAAhADCckkrZAAAAAwEAAA8AAAAAAAAAAAAAAAAA/gQA&#10;AGRycy9kb3ducmV2LnhtbFBLBQYAAAAABAAEAPMAAAAEBgAAAAA=&#10;">
              <v:shape id="Shape 13181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" path="m190500,l,e" filled="f" strokeweight=".25pt">
                <v:stroke miterlimit="83231f" joinstyle="miter"/>
                <v:path arrowok="t" textboxrect="0,0,190500,0"/>
              </v:shape>
              <v:shape id="Shape 13181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C" w14:textId="77777777" w:rsidR="00216ADB" w:rsidRDefault="00216ADB">
    <w:pPr>
      <w:spacing w:after="0" w:line="259" w:lineRule="auto"/>
      <w:ind w:left="-2121" w:right="1064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6864" behindDoc="0" locked="0" layoutInCell="1" allowOverlap="1" wp14:anchorId="0BE923A0" wp14:editId="0BE923A1">
              <wp:simplePos x="0" y="0"/>
              <wp:positionH relativeFrom="page">
                <wp:posOffset>7826705</wp:posOffset>
              </wp:positionH>
              <wp:positionV relativeFrom="page">
                <wp:posOffset>3</wp:posOffset>
              </wp:positionV>
              <wp:extent cx="266700" cy="266700"/>
              <wp:effectExtent l="0" t="0" r="0" b="0"/>
              <wp:wrapSquare wrapText="bothSides"/>
              <wp:docPr id="131785" name="Group 13178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786" name="Shape 131786"/>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87" name="Shape 131787"/>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4FD94E" id="Group 131785" o:spid="_x0000_s1026" style="position:absolute;margin-left:616.3pt;margin-top:0;width:21pt;height:21pt;z-index:25155686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Dhh5YVpgIAAM0IAAAOAAAAAAAAAAAAAAAA&#10;AC4CAABkcnMvZTJvRG9jLnhtbFBLAQItABQABgAIAAAAIQCE5A+v3gAAAAkBAAAPAAAAAAAAAAAA&#10;AAAAAAAFAABkcnMvZG93bnJldi54bWxQSwUGAAAAAAQABADzAAAACwYAAAAA&#10;">
              <v:shape id="Shape 131786"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" path="m190500,l,e" filled="f" strokeweight=".25pt">
                <v:stroke miterlimit="83231f" joinstyle="miter"/>
                <v:path arrowok="t" textboxrect="0,0,190500,0"/>
              </v:shape>
              <v:shape id="Shape 131787"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57888" behindDoc="0" locked="0" layoutInCell="1" allowOverlap="1" wp14:anchorId="0BE923A2" wp14:editId="0BE923A3">
              <wp:simplePos x="0" y="0"/>
              <wp:positionH relativeFrom="page">
                <wp:posOffset>0</wp:posOffset>
              </wp:positionH>
              <wp:positionV relativeFrom="page">
                <wp:posOffset>3</wp:posOffset>
              </wp:positionV>
              <wp:extent cx="266700" cy="266700"/>
              <wp:effectExtent l="0" t="0" r="0" b="0"/>
              <wp:wrapSquare wrapText="bothSides"/>
              <wp:docPr id="131788" name="Group 13178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789" name="Shape 131789"/>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90" name="Shape 131790"/>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8E1876" id="Group 131788" o:spid="_x0000_s1026" style="position:absolute;margin-left:0;margin-top:0;width:21pt;height:21pt;z-index:25155788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">
              <v:shape id="Shape 131789"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" path="m190500,l,e" filled="f" strokeweight=".25pt">
                <v:stroke miterlimit="83231f" joinstyle="miter"/>
                <v:path arrowok="t" textboxrect="0,0,190500,0"/>
              </v:shape>
              <v:shape id="Shape 131790"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E" w14:textId="77777777" w:rsidR="00216ADB" w:rsidRDefault="00216ADB">
    <w:pPr>
      <w:spacing w:after="0" w:line="259" w:lineRule="auto"/>
      <w:ind w:left="-2121" w:right="1063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65056" behindDoc="0" locked="0" layoutInCell="1" allowOverlap="1" wp14:anchorId="0BE923A8" wp14:editId="0BE923A9">
              <wp:simplePos x="0" y="0"/>
              <wp:positionH relativeFrom="page">
                <wp:posOffset>7826705</wp:posOffset>
              </wp:positionH>
              <wp:positionV relativeFrom="page">
                <wp:posOffset>3</wp:posOffset>
              </wp:positionV>
              <wp:extent cx="266700" cy="266700"/>
              <wp:effectExtent l="0" t="0" r="0" b="0"/>
              <wp:wrapSquare wrapText="bothSides"/>
              <wp:docPr id="131902" name="Group 13190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03" name="Shape 13190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04" name="Shape 13190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A6BF5C" id="Group 131902" o:spid="_x0000_s1026" style="position:absolute;margin-left:616.3pt;margin-top:0;width:21pt;height:21pt;z-index:25156505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A1R+MzpgIAAM0IAAAOAAAAAAAAAAAAAAAA&#10;AC4CAABkcnMvZTJvRG9jLnhtbFBLAQItABQABgAIAAAAIQCE5A+v3gAAAAkBAAAPAAAAAAAAAAAA&#10;AAAAAAAFAABkcnMvZG93bnJldi54bWxQSwUGAAAAAAQABADzAAAACwYAAAAA&#10;">
              <v:shape id="Shape 13190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" path="m190500,l,e" filled="f" strokeweight=".25pt">
                <v:stroke miterlimit="83231f" joinstyle="miter"/>
                <v:path arrowok="t" textboxrect="0,0,190500,0"/>
              </v:shape>
              <v:shape id="Shape 13190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66080" behindDoc="0" locked="0" layoutInCell="1" allowOverlap="1" wp14:anchorId="0BE923AA" wp14:editId="0BE923AB">
              <wp:simplePos x="0" y="0"/>
              <wp:positionH relativeFrom="page">
                <wp:posOffset>0</wp:posOffset>
              </wp:positionH>
              <wp:positionV relativeFrom="page">
                <wp:posOffset>3</wp:posOffset>
              </wp:positionV>
              <wp:extent cx="266700" cy="266700"/>
              <wp:effectExtent l="0" t="0" r="0" b="0"/>
              <wp:wrapSquare wrapText="bothSides"/>
              <wp:docPr id="131905" name="Group 13190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06" name="Shape 13190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07" name="Shape 13190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1FCE19" id="Group 131905" o:spid="_x0000_s1026" style="position:absolute;margin-left:0;margin-top:0;width:21pt;height:21pt;z-index:25156608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">
              <v:shape id="Shape 13190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" path="m190500,l,e" filled="f" strokeweight=".25pt">
                <v:stroke miterlimit="83231f" joinstyle="miter"/>
                <v:path arrowok="t" textboxrect="0,0,190500,0"/>
              </v:shape>
              <v:shape id="Shape 13190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F" w14:textId="77777777" w:rsidR="00216ADB" w:rsidRDefault="00216ADB">
    <w:pPr>
      <w:spacing w:after="0" w:line="259" w:lineRule="auto"/>
      <w:ind w:left="-2121" w:right="1063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67104" behindDoc="0" locked="0" layoutInCell="1" allowOverlap="1" wp14:anchorId="0BE923AC" wp14:editId="0BE923AD">
              <wp:simplePos x="0" y="0"/>
              <wp:positionH relativeFrom="page">
                <wp:posOffset>7826705</wp:posOffset>
              </wp:positionH>
              <wp:positionV relativeFrom="page">
                <wp:posOffset>3</wp:posOffset>
              </wp:positionV>
              <wp:extent cx="266700" cy="266700"/>
              <wp:effectExtent l="0" t="0" r="0" b="0"/>
              <wp:wrapSquare wrapText="bothSides"/>
              <wp:docPr id="131879" name="Group 13187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80" name="Shape 131880"/>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81" name="Shape 131881"/>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D4A3A5" id="Group 131879" o:spid="_x0000_s1026" style="position:absolute;margin-left:616.3pt;margin-top:0;width:21pt;height:21pt;z-index:25156710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AHZvDjpgIAAM0IAAAOAAAAAAAAAAAAAAAA&#10;AC4CAABkcnMvZTJvRG9jLnhtbFBLAQItABQABgAIAAAAIQCE5A+v3gAAAAkBAAAPAAAAAAAAAAAA&#10;AAAAAAAFAABkcnMvZG93bnJldi54bWxQSwUGAAAAAAQABADzAAAACwYAAAAA&#10;">
              <v:shape id="Shape 131880"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" path="m190500,l,e" filled="f" strokeweight=".25pt">
                <v:stroke miterlimit="83231f" joinstyle="miter"/>
                <v:path arrowok="t" textboxrect="0,0,190500,0"/>
              </v:shape>
              <v:shape id="Shape 131881"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68128" behindDoc="0" locked="0" layoutInCell="1" allowOverlap="1" wp14:anchorId="0BE923AE" wp14:editId="0BE923AF">
              <wp:simplePos x="0" y="0"/>
              <wp:positionH relativeFrom="page">
                <wp:posOffset>0</wp:posOffset>
              </wp:positionH>
              <wp:positionV relativeFrom="page">
                <wp:posOffset>3</wp:posOffset>
              </wp:positionV>
              <wp:extent cx="266700" cy="266700"/>
              <wp:effectExtent l="0" t="0" r="0" b="0"/>
              <wp:wrapSquare wrapText="bothSides"/>
              <wp:docPr id="131882" name="Group 13188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83" name="Shape 131883"/>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84" name="Shape 131884"/>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198FF7" id="Group 131882" o:spid="_x0000_s1026" style="position:absolute;margin-left:0;margin-top:0;width:21pt;height:21pt;z-index:25156812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PUfrhpQIAAM4IAAAOAAAAAAAAAAAAAAAAAC4CAABk&#10;cnMvZTJvRG9jLnhtbFBLAQItABQABgAIAAAAIQAwnJJK2QAAAAMBAAAPAAAAAAAAAAAAAAAAAP8E&#10;AABkcnMvZG93bnJldi54bWxQSwUGAAAAAAQABADzAAAABQYAAAAA&#10;">
              <v:shape id="Shape 131883"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" path="m190500,l,e" filled="f" strokeweight=".25pt">
                <v:stroke miterlimit="83231f" joinstyle="miter"/>
                <v:path arrowok="t" textboxrect="0,0,190500,0"/>
              </v:shape>
              <v:shape id="Shape 131884"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2" w14:textId="77777777" w:rsidR="00216ADB" w:rsidRDefault="00216ADB">
    <w:pPr>
      <w:spacing w:after="0" w:line="259" w:lineRule="auto"/>
      <w:ind w:left="-2121" w:right="1063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69152" behindDoc="0" locked="0" layoutInCell="1" allowOverlap="1" wp14:anchorId="0BE923B8" wp14:editId="0BE923B9">
              <wp:simplePos x="0" y="0"/>
              <wp:positionH relativeFrom="page">
                <wp:posOffset>7826705</wp:posOffset>
              </wp:positionH>
              <wp:positionV relativeFrom="page">
                <wp:posOffset>3</wp:posOffset>
              </wp:positionV>
              <wp:extent cx="266700" cy="266700"/>
              <wp:effectExtent l="0" t="0" r="0" b="0"/>
              <wp:wrapSquare wrapText="bothSides"/>
              <wp:docPr id="131856" name="Group 13185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57" name="Shape 131857"/>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58" name="Shape 131858"/>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ED2EE6" id="Group 131856" o:spid="_x0000_s1026" style="position:absolute;margin-left:616.3pt;margin-top:0;width:21pt;height:21pt;z-index:25156915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NHmPHOoAgAAzQgAAA4AAAAAAAAAAAAA&#10;AAAALgIAAGRycy9lMm9Eb2MueG1sUEsBAi0AFAAGAAgAAAAhAITkD6/eAAAACQEAAA8AAAAAAAAA&#10;AAAAAAAAAgUAAGRycy9kb3ducmV2LnhtbFBLBQYAAAAABAAEAPMAAAANBgAAAAA=&#10;">
              <v:shape id="Shape 131857"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" path="m190500,l,e" filled="f" strokeweight=".25pt">
                <v:stroke miterlimit="83231f" joinstyle="miter"/>
                <v:path arrowok="t" textboxrect="0,0,190500,0"/>
              </v:shape>
              <v:shape id="Shape 131858"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0176" behindDoc="0" locked="0" layoutInCell="1" allowOverlap="1" wp14:anchorId="0BE923BA" wp14:editId="0BE923BB">
              <wp:simplePos x="0" y="0"/>
              <wp:positionH relativeFrom="page">
                <wp:posOffset>0</wp:posOffset>
              </wp:positionH>
              <wp:positionV relativeFrom="page">
                <wp:posOffset>3</wp:posOffset>
              </wp:positionV>
              <wp:extent cx="266700" cy="266700"/>
              <wp:effectExtent l="0" t="0" r="0" b="0"/>
              <wp:wrapSquare wrapText="bothSides"/>
              <wp:docPr id="131859" name="Group 13185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860" name="Shape 131860"/>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861" name="Shape 131861"/>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93389B" id="Group 131859" o:spid="_x0000_s1026" style="position:absolute;margin-left:0;margin-top:0;width:21pt;height:21pt;z-index:25157017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">
              <v:shape id="Shape 131860"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" path="m190500,l,e" filled="f" strokeweight=".25pt">
                <v:stroke miterlimit="83231f" joinstyle="miter"/>
                <v:path arrowok="t" textboxrect="0,0,190500,0"/>
              </v:shape>
              <v:shape id="Shape 131861"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4" w14:textId="77777777" w:rsidR="00216ADB" w:rsidRDefault="00216ADB">
    <w:pPr>
      <w:spacing w:after="0" w:line="259" w:lineRule="auto"/>
      <w:ind w:left="-2121" w:right="10628"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7344" behindDoc="0" locked="0" layoutInCell="1" allowOverlap="1" wp14:anchorId="0BE923C0" wp14:editId="0BE923C1">
              <wp:simplePos x="0" y="0"/>
              <wp:positionH relativeFrom="page">
                <wp:posOffset>7826705</wp:posOffset>
              </wp:positionH>
              <wp:positionV relativeFrom="page">
                <wp:posOffset>3</wp:posOffset>
              </wp:positionV>
              <wp:extent cx="266700" cy="266700"/>
              <wp:effectExtent l="0" t="0" r="0" b="0"/>
              <wp:wrapSquare wrapText="bothSides"/>
              <wp:docPr id="131969" name="Group 13196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70" name="Shape 131970"/>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71" name="Shape 131971"/>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544313" id="Group 131969" o:spid="_x0000_s1026" style="position:absolute;margin-left:616.3pt;margin-top:0;width:21pt;height:21pt;z-index:25157734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CKHJ9IpgIAAM0IAAAOAAAAAAAAAAAAAAAA&#10;AC4CAABkcnMvZTJvRG9jLnhtbFBLAQItABQABgAIAAAAIQCE5A+v3gAAAAkBAAAPAAAAAAAAAAAA&#10;AAAAAAAFAABkcnMvZG93bnJldi54bWxQSwUGAAAAAAQABADzAAAACwYAAAAA&#10;">
              <v:shape id="Shape 131970"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" path="m190500,l,e" filled="f" strokeweight=".25pt">
                <v:stroke miterlimit="83231f" joinstyle="miter"/>
                <v:path arrowok="t" textboxrect="0,0,190500,0"/>
              </v:shape>
              <v:shape id="Shape 131971"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8368" behindDoc="0" locked="0" layoutInCell="1" allowOverlap="1" wp14:anchorId="0BE923C2" wp14:editId="0BE923C3">
              <wp:simplePos x="0" y="0"/>
              <wp:positionH relativeFrom="page">
                <wp:posOffset>0</wp:posOffset>
              </wp:positionH>
              <wp:positionV relativeFrom="page">
                <wp:posOffset>3</wp:posOffset>
              </wp:positionV>
              <wp:extent cx="266700" cy="266700"/>
              <wp:effectExtent l="0" t="0" r="0" b="0"/>
              <wp:wrapSquare wrapText="bothSides"/>
              <wp:docPr id="131972" name="Group 13197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73" name="Shape 131973"/>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74" name="Shape 131974"/>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3BC717" id="Group 131972" o:spid="_x0000_s1026" style="position:absolute;margin-left:0;margin-top:0;width:21pt;height:21pt;z-index:25157836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cbmI2pQIAAM4IAAAOAAAAAAAAAAAAAAAAAC4CAABk&#10;cnMvZTJvRG9jLnhtbFBLAQItABQABgAIAAAAIQAwnJJK2QAAAAMBAAAPAAAAAAAAAAAAAAAAAP8E&#10;AABkcnMvZG93bnJldi54bWxQSwUGAAAAAAQABADzAAAABQYAAAAA&#10;">
              <v:shape id="Shape 131973"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" path="m190500,l,e" filled="f" strokeweight=".25pt">
                <v:stroke miterlimit="83231f" joinstyle="miter"/>
                <v:path arrowok="t" textboxrect="0,0,190500,0"/>
              </v:shape>
              <v:shape id="Shape 131974"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5" w14:textId="77777777" w:rsidR="00216ADB" w:rsidRDefault="00216ADB">
    <w:pPr>
      <w:spacing w:after="0" w:line="259" w:lineRule="auto"/>
      <w:ind w:left="-2121" w:right="10628"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79392" behindDoc="0" locked="0" layoutInCell="1" allowOverlap="1" wp14:anchorId="0BE923C4" wp14:editId="0BE923C5">
              <wp:simplePos x="0" y="0"/>
              <wp:positionH relativeFrom="page">
                <wp:posOffset>7826705</wp:posOffset>
              </wp:positionH>
              <wp:positionV relativeFrom="page">
                <wp:posOffset>3</wp:posOffset>
              </wp:positionV>
              <wp:extent cx="266700" cy="266700"/>
              <wp:effectExtent l="0" t="0" r="0" b="0"/>
              <wp:wrapSquare wrapText="bothSides"/>
              <wp:docPr id="131949" name="Group 13194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50" name="Shape 131950"/>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51" name="Shape 131951"/>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015D74" id="Group 131949" o:spid="_x0000_s1026" style="position:absolute;margin-left:616.3pt;margin-top:0;width:21pt;height:21pt;z-index:25157939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DNH7+ZpgIAAM0IAAAOAAAAAAAAAAAAAAAA&#10;AC4CAABkcnMvZTJvRG9jLnhtbFBLAQItABQABgAIAAAAIQCE5A+v3gAAAAkBAAAPAAAAAAAAAAAA&#10;AAAAAAAFAABkcnMvZG93bnJldi54bWxQSwUGAAAAAAQABADzAAAACwYAAAAA&#10;">
              <v:shape id="Shape 131950"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" path="m190500,l,e" filled="f" strokeweight=".25pt">
                <v:stroke miterlimit="83231f" joinstyle="miter"/>
                <v:path arrowok="t" textboxrect="0,0,190500,0"/>
              </v:shape>
              <v:shape id="Shape 131951"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80416" behindDoc="0" locked="0" layoutInCell="1" allowOverlap="1" wp14:anchorId="0BE923C6" wp14:editId="0BE923C7">
              <wp:simplePos x="0" y="0"/>
              <wp:positionH relativeFrom="page">
                <wp:posOffset>0</wp:posOffset>
              </wp:positionH>
              <wp:positionV relativeFrom="page">
                <wp:posOffset>3</wp:posOffset>
              </wp:positionV>
              <wp:extent cx="266700" cy="266700"/>
              <wp:effectExtent l="0" t="0" r="0" b="0"/>
              <wp:wrapSquare wrapText="bothSides"/>
              <wp:docPr id="131952" name="Group 13195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53" name="Shape 131953"/>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54" name="Shape 131954"/>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E72A6D" id="Group 131952" o:spid="_x0000_s1026" style="position:absolute;margin-left:0;margin-top:0;width:21pt;height:21pt;z-index:25158041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BM62r9pQIAAM4IAAAOAAAAAAAAAAAAAAAAAC4CAABk&#10;cnMvZTJvRG9jLnhtbFBLAQItABQABgAIAAAAIQAwnJJK2QAAAAMBAAAPAAAAAAAAAAAAAAAAAP8E&#10;AABkcnMvZG93bnJldi54bWxQSwUGAAAAAAQABADzAAAABQYAAAAA&#10;">
              <v:shape id="Shape 131953"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" path="m190500,l,e" filled="f" strokeweight=".25pt">
                <v:stroke miterlimit="83231f" joinstyle="miter"/>
                <v:path arrowok="t" textboxrect="0,0,190500,0"/>
              </v:shape>
              <v:shape id="Shape 131954"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2"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5424" behindDoc="0" locked="0" layoutInCell="1" allowOverlap="1" wp14:anchorId="0BE92320" wp14:editId="0BE92321">
              <wp:simplePos x="0" y="0"/>
              <wp:positionH relativeFrom="page">
                <wp:posOffset>1347145</wp:posOffset>
              </wp:positionH>
              <wp:positionV relativeFrom="page">
                <wp:posOffset>998365</wp:posOffset>
              </wp:positionV>
              <wp:extent cx="5400040" cy="12700"/>
              <wp:effectExtent l="0" t="0" r="0" b="0"/>
              <wp:wrapSquare wrapText="bothSides"/>
              <wp:docPr id="131494" name="Group 131494"/>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1495" name="Shape 131495"/>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4AED668" id="Group 131494" o:spid="_x0000_s1026" style="position:absolute;margin-left:106.05pt;margin-top:78.6pt;width:425.2pt;height:1pt;z-index:251495424;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">
              <v:shape id="Shape 131495"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" path="m,l5400040,e" filled="f" strokecolor="#181717" strokeweight="1pt">
                <v:stroke miterlimit="83231f" joinstyle="miter"/>
                <v:path arrowok="t" textboxrect="0,0,540004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6448" behindDoc="0" locked="0" layoutInCell="1" allowOverlap="1" wp14:anchorId="0BE92322" wp14:editId="0BE92323">
              <wp:simplePos x="0" y="0"/>
              <wp:positionH relativeFrom="page">
                <wp:posOffset>1347145</wp:posOffset>
              </wp:positionH>
              <wp:positionV relativeFrom="page">
                <wp:posOffset>1669560</wp:posOffset>
              </wp:positionV>
              <wp:extent cx="5400040" cy="12700"/>
              <wp:effectExtent l="0" t="0" r="0" b="0"/>
              <wp:wrapSquare wrapText="bothSides"/>
              <wp:docPr id="131496" name="Group 131496"/>
              <wp:cNvGraphicFramePr/>
              <a:graphic xmlns:a="http://schemas.openxmlformats.org/drawingml/2006/main">
                <a:graphicData uri="http://schemas.microsoft.com/office/word/2010/wordprocessingGroup">
                  <wpg:wgp>
                    <wpg:cNvGrpSpPr/>
                    <wpg:grpSpPr>
                      <a:xfrm>
                        <a:off x="0" y="0"/>
                        <a:ext cx="5400040" cy="12700"/>
                        <a:chOff x="0" y="0"/>
                        <a:chExt cx="5400040" cy="12700"/>
                      </a:xfrm>
                    </wpg:grpSpPr>
                    <wps:wsp>
                      <wps:cNvPr id="131497" name="Shape 131497"/>
                      <wps:cNvSpPr/>
                      <wps:spPr>
                        <a:xfrm>
                          <a:off x="0" y="0"/>
                          <a:ext cx="5400040" cy="0"/>
                        </a:xfrm>
                        <a:custGeom>
                          <a:avLst/>
                          <a:gdLst/>
                          <a:ahLst/>
                          <a:cxnLst/>
                          <a:rect l="0" t="0" r="0" b="0"/>
                          <a:pathLst>
                            <a:path w="5400040">
                              <a:moveTo>
                                <a:pt x="0" y="0"/>
                              </a:moveTo>
                              <a:lnTo>
                                <a:pt x="5400040"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B0C818C" id="Group 131496" o:spid="_x0000_s1026" style="position:absolute;margin-left:106.05pt;margin-top:131.45pt;width:425.2pt;height:1pt;z-index:251496448;mso-position-horizontal-relative:page;mso-position-vertical-relative:page" coordsize="540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">
              <v:shape id="Shape 131497" o:spid="_x0000_s1027" style="position:absolute;width:54000;height:0;visibility:visible;mso-wrap-style:square;v-text-anchor:top" coordsize="54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" path="m,l5400040,e" filled="f" strokecolor="#181717" strokeweight="1pt">
                <v:stroke miterlimit="83231f" joinstyle="miter"/>
                <v:path arrowok="t" textboxrect="0,0,540004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7472" behindDoc="0" locked="0" layoutInCell="1" allowOverlap="1" wp14:anchorId="0BE92324" wp14:editId="0BE92325">
              <wp:simplePos x="0" y="0"/>
              <wp:positionH relativeFrom="page">
                <wp:posOffset>7826705</wp:posOffset>
              </wp:positionH>
              <wp:positionV relativeFrom="page">
                <wp:posOffset>3</wp:posOffset>
              </wp:positionV>
              <wp:extent cx="266700" cy="266700"/>
              <wp:effectExtent l="0" t="0" r="0" b="0"/>
              <wp:wrapSquare wrapText="bothSides"/>
              <wp:docPr id="131498" name="Group 13149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499" name="Shape 13149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00" name="Shape 13150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5C2369" id="Group 131498" o:spid="_x0000_s1026" style="position:absolute;margin-left:616.3pt;margin-top:0;width:21pt;height:21pt;z-index:25149747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fZpuj6QCAADNCAAADgAAAAAAAAAAAAAAAAAu&#10;AgAAZHJzL2Uyb0RvYy54bWxQSwECLQAUAAYACAAAACEAhOQPr94AAAAJAQAADwAAAAAAAAAAAAAA&#10;AAD+BAAAZHJzL2Rvd25yZXYueG1sUEsFBgAAAAAEAAQA8wAAAAkGAAAAAA==&#10;">
              <v:shape id="Shape 13149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" path="m190500,l,e" filled="f" strokeweight=".25pt">
                <v:stroke miterlimit="83231f" joinstyle="miter"/>
                <v:path arrowok="t" textboxrect="0,0,190500,0"/>
              </v:shape>
              <v:shape id="Shape 13150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8496" behindDoc="0" locked="0" layoutInCell="1" allowOverlap="1" wp14:anchorId="0BE92326" wp14:editId="0BE92327">
              <wp:simplePos x="0" y="0"/>
              <wp:positionH relativeFrom="page">
                <wp:posOffset>0</wp:posOffset>
              </wp:positionH>
              <wp:positionV relativeFrom="page">
                <wp:posOffset>3</wp:posOffset>
              </wp:positionV>
              <wp:extent cx="266700" cy="266700"/>
              <wp:effectExtent l="0" t="0" r="0" b="0"/>
              <wp:wrapSquare wrapText="bothSides"/>
              <wp:docPr id="131501" name="Group 13150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502" name="Shape 13150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03" name="Shape 13150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FD110E" id="Group 131501" o:spid="_x0000_s1026" style="position:absolute;margin-left:0;margin-top:0;width:21pt;height:21pt;z-index:25149849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KoOvMikAgAAzggAAA4AAAAAAAAAAAAAAAAALgIAAGRy&#10;cy9lMm9Eb2MueG1sUEsBAi0AFAAGAAgAAAAhADCckkrZAAAAAwEAAA8AAAAAAAAAAAAAAAAA/gQA&#10;AGRycy9kb3ducmV2LnhtbFBLBQYAAAAABAAEAPMAAAAEBgAAAAA=&#10;">
              <v:shape id="Shape 13150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" path="m190500,l,e" filled="f" strokeweight=".25pt">
                <v:stroke miterlimit="83231f" joinstyle="miter"/>
                <v:path arrowok="t" textboxrect="0,0,190500,0"/>
              </v:shape>
              <v:shape id="Shape 13150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9" w14:textId="77777777" w:rsidR="00216ADB" w:rsidRDefault="00216ADB">
    <w:pPr>
      <w:spacing w:after="0" w:line="259" w:lineRule="auto"/>
      <w:ind w:left="-2121" w:right="10628"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81440" behindDoc="0" locked="0" layoutInCell="1" allowOverlap="1" wp14:anchorId="0BE923D0" wp14:editId="0BE923D1">
              <wp:simplePos x="0" y="0"/>
              <wp:positionH relativeFrom="page">
                <wp:posOffset>7826705</wp:posOffset>
              </wp:positionH>
              <wp:positionV relativeFrom="page">
                <wp:posOffset>3</wp:posOffset>
              </wp:positionV>
              <wp:extent cx="266700" cy="266700"/>
              <wp:effectExtent l="0" t="0" r="0" b="0"/>
              <wp:wrapSquare wrapText="bothSides"/>
              <wp:docPr id="131927" name="Group 13192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28" name="Shape 131928"/>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29" name="Shape 131929"/>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046803" id="Group 131927" o:spid="_x0000_s1026" style="position:absolute;margin-left:616.3pt;margin-top:0;width:21pt;height:21pt;z-index:25158144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lU6HtKcCAADNCAAADgAAAAAAAAAAAAAA&#10;AAAuAgAAZHJzL2Uyb0RvYy54bWxQSwECLQAUAAYACAAAACEAhOQPr94AAAAJAQAADwAAAAAAAAAA&#10;AAAAAAABBQAAZHJzL2Rvd25yZXYueG1sUEsFBgAAAAAEAAQA8wAAAAwGAAAAAA==&#10;">
              <v:shape id="Shape 131928"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" path="m190500,l,e" filled="f" strokeweight=".25pt">
                <v:stroke miterlimit="83231f" joinstyle="miter"/>
                <v:path arrowok="t" textboxrect="0,0,190500,0"/>
              </v:shape>
              <v:shape id="Shape 131929"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82464" behindDoc="0" locked="0" layoutInCell="1" allowOverlap="1" wp14:anchorId="0BE923D2" wp14:editId="0BE923D3">
              <wp:simplePos x="0" y="0"/>
              <wp:positionH relativeFrom="page">
                <wp:posOffset>0</wp:posOffset>
              </wp:positionH>
              <wp:positionV relativeFrom="page">
                <wp:posOffset>3</wp:posOffset>
              </wp:positionV>
              <wp:extent cx="266700" cy="266700"/>
              <wp:effectExtent l="0" t="0" r="0" b="0"/>
              <wp:wrapSquare wrapText="bothSides"/>
              <wp:docPr id="131930" name="Group 13193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31" name="Shape 131931"/>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32" name="Shape 131932"/>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94812A" id="Group 131930" o:spid="_x0000_s1026" style="position:absolute;margin-left:0;margin-top:0;width:21pt;height:21pt;z-index:25158246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K+mJeCkAgAAzggAAA4AAAAAAAAAAAAAAAAALgIAAGRy&#10;cy9lMm9Eb2MueG1sUEsBAi0AFAAGAAgAAAAhADCckkrZAAAAAwEAAA8AAAAAAAAAAAAAAAAA/gQA&#10;AGRycy9kb3ducmV2LnhtbFBLBQYAAAAABAAEAPMAAAAEBgAAAAA=&#10;">
              <v:shape id="Shape 131931"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" path="m190500,l,e" filled="f" strokeweight=".25pt">
                <v:stroke miterlimit="83231f" joinstyle="miter"/>
                <v:path arrowok="t" textboxrect="0,0,190500,0"/>
              </v:shape>
              <v:shape id="Shape 131932"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B"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89632" behindDoc="0" locked="0" layoutInCell="1" allowOverlap="1" wp14:anchorId="0BE923D8" wp14:editId="0BE923D9">
              <wp:simplePos x="0" y="0"/>
              <wp:positionH relativeFrom="page">
                <wp:posOffset>7826705</wp:posOffset>
              </wp:positionH>
              <wp:positionV relativeFrom="page">
                <wp:posOffset>3</wp:posOffset>
              </wp:positionV>
              <wp:extent cx="266700" cy="266700"/>
              <wp:effectExtent l="0" t="0" r="0" b="0"/>
              <wp:wrapSquare wrapText="bothSides"/>
              <wp:docPr id="132037" name="Group 13203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038" name="Shape 132038"/>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39" name="Shape 132039"/>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0B32D6" id="Group 132037" o:spid="_x0000_s1026" style="position:absolute;margin-left:616.3pt;margin-top:0;width:21pt;height:21pt;z-index:25158963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dnpwIAAM0IAAAOAAAAZHJzL2Uyb0RvYy54bWzsVk1v2zAMvQ/YfxB8X+wkaLoY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uB/3Z6cCAADNCAAADgAAAAAAAAAAAAAA&#10;AAAuAgAAZHJzL2Uyb0RvYy54bWxQSwECLQAUAAYACAAAACEAhOQPr94AAAAJAQAADwAAAAAAAAAA&#10;AAAAAAABBQAAZHJzL2Rvd25yZXYueG1sUEsFBgAAAAAEAAQA8wAAAAwGAAAAAA==&#10;">
              <v:shape id="Shape 132038"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" path="m190500,l,e" filled="f" strokeweight=".25pt">
                <v:stroke miterlimit="83231f" joinstyle="miter"/>
                <v:path arrowok="t" textboxrect="0,0,190500,0"/>
              </v:shape>
              <v:shape id="Shape 132039"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0656" behindDoc="0" locked="0" layoutInCell="1" allowOverlap="1" wp14:anchorId="0BE923DA" wp14:editId="0BE923DB">
              <wp:simplePos x="0" y="0"/>
              <wp:positionH relativeFrom="page">
                <wp:posOffset>0</wp:posOffset>
              </wp:positionH>
              <wp:positionV relativeFrom="page">
                <wp:posOffset>3</wp:posOffset>
              </wp:positionV>
              <wp:extent cx="266700" cy="266700"/>
              <wp:effectExtent l="0" t="0" r="0" b="0"/>
              <wp:wrapSquare wrapText="bothSides"/>
              <wp:docPr id="132040" name="Group 13204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041" name="Shape 132041"/>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42" name="Shape 132042"/>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829457" id="Group 132040" o:spid="_x0000_s1026" style="position:absolute;margin-left:0;margin-top:0;width:21pt;height:21pt;z-index:25159065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J2kEsqkAgAAzggAAA4AAAAAAAAAAAAAAAAALgIAAGRy&#10;cy9lMm9Eb2MueG1sUEsBAi0AFAAGAAgAAAAhADCckkrZAAAAAwEAAA8AAAAAAAAAAAAAAAAA/gQA&#10;AGRycy9kb3ducmV2LnhtbFBLBQYAAAAABAAEAPMAAAAEBgAAAAA=&#10;">
              <v:shape id="Shape 132041"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" path="m190500,l,e" filled="f" strokeweight=".25pt">
                <v:stroke miterlimit="83231f" joinstyle="miter"/>
                <v:path arrowok="t" textboxrect="0,0,190500,0"/>
              </v:shape>
              <v:shape id="Shape 132042"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C"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1680" behindDoc="0" locked="0" layoutInCell="1" allowOverlap="1" wp14:anchorId="0BE923DC" wp14:editId="0BE923DD">
              <wp:simplePos x="0" y="0"/>
              <wp:positionH relativeFrom="page">
                <wp:posOffset>7826705</wp:posOffset>
              </wp:positionH>
              <wp:positionV relativeFrom="page">
                <wp:posOffset>3</wp:posOffset>
              </wp:positionV>
              <wp:extent cx="266700" cy="266700"/>
              <wp:effectExtent l="0" t="0" r="0" b="0"/>
              <wp:wrapSquare wrapText="bothSides"/>
              <wp:docPr id="132015" name="Group 13201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016" name="Shape 132016"/>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17" name="Shape 132017"/>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4B3C3F" id="Group 132015" o:spid="_x0000_s1026" style="position:absolute;margin-left:616.3pt;margin-top:0;width:21pt;height:21pt;z-index:25159168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ABEQrApgIAAM0IAAAOAAAAAAAAAAAAAAAA&#10;AC4CAABkcnMvZTJvRG9jLnhtbFBLAQItABQABgAIAAAAIQCE5A+v3gAAAAkBAAAPAAAAAAAAAAAA&#10;AAAAAAAFAABkcnMvZG93bnJldi54bWxQSwUGAAAAAAQABADzAAAACwYAAAAA&#10;">
              <v:shape id="Shape 132016"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" path="m190500,l,e" filled="f" strokeweight=".25pt">
                <v:stroke miterlimit="83231f" joinstyle="miter"/>
                <v:path arrowok="t" textboxrect="0,0,190500,0"/>
              </v:shape>
              <v:shape id="Shape 132017"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2704" behindDoc="0" locked="0" layoutInCell="1" allowOverlap="1" wp14:anchorId="0BE923DE" wp14:editId="0BE923DF">
              <wp:simplePos x="0" y="0"/>
              <wp:positionH relativeFrom="page">
                <wp:posOffset>0</wp:posOffset>
              </wp:positionH>
              <wp:positionV relativeFrom="page">
                <wp:posOffset>3</wp:posOffset>
              </wp:positionV>
              <wp:extent cx="266700" cy="266700"/>
              <wp:effectExtent l="0" t="0" r="0" b="0"/>
              <wp:wrapSquare wrapText="bothSides"/>
              <wp:docPr id="132018" name="Group 13201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019" name="Shape 132019"/>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020" name="Shape 132020"/>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6A01FE" id="Group 132018" o:spid="_x0000_s1026" style="position:absolute;margin-left:0;margin-top:0;width:21pt;height:21pt;z-index:25159270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">
              <v:shape id="Shape 132019"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" path="m190500,l,e" filled="f" strokeweight=".25pt">
                <v:stroke miterlimit="83231f" joinstyle="miter"/>
                <v:path arrowok="t" textboxrect="0,0,190500,0"/>
              </v:shape>
              <v:shape id="Shape 132020"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BF"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3728" behindDoc="0" locked="0" layoutInCell="1" allowOverlap="1" wp14:anchorId="0BE923E8" wp14:editId="0BE923E9">
              <wp:simplePos x="0" y="0"/>
              <wp:positionH relativeFrom="page">
                <wp:posOffset>7826705</wp:posOffset>
              </wp:positionH>
              <wp:positionV relativeFrom="page">
                <wp:posOffset>3</wp:posOffset>
              </wp:positionV>
              <wp:extent cx="266700" cy="266700"/>
              <wp:effectExtent l="0" t="0" r="0" b="0"/>
              <wp:wrapSquare wrapText="bothSides"/>
              <wp:docPr id="131993" name="Group 13199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94" name="Shape 131994"/>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95" name="Shape 131995"/>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5CCC3F" id="Group 131993" o:spid="_x0000_s1026" style="position:absolute;margin-left:616.3pt;margin-top:0;width:21pt;height:21pt;z-index:25159372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">
              <v:shape id="Shape 131994"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" path="m190500,l,e" filled="f" strokeweight=".25pt">
                <v:stroke miterlimit="83231f" joinstyle="miter"/>
                <v:path arrowok="t" textboxrect="0,0,190500,0"/>
              </v:shape>
              <v:shape id="Shape 131995"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94752" behindDoc="0" locked="0" layoutInCell="1" allowOverlap="1" wp14:anchorId="0BE923EA" wp14:editId="0BE923EB">
              <wp:simplePos x="0" y="0"/>
              <wp:positionH relativeFrom="page">
                <wp:posOffset>0</wp:posOffset>
              </wp:positionH>
              <wp:positionV relativeFrom="page">
                <wp:posOffset>3</wp:posOffset>
              </wp:positionV>
              <wp:extent cx="266700" cy="266700"/>
              <wp:effectExtent l="0" t="0" r="0" b="0"/>
              <wp:wrapSquare wrapText="bothSides"/>
              <wp:docPr id="131996" name="Group 13199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997" name="Shape 131997"/>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998" name="Shape 131998"/>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C4A7DA" id="Group 131996" o:spid="_x0000_s1026" style="position:absolute;margin-left:0;margin-top:0;width:21pt;height:21pt;z-index:25159475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KcPTHpQIAAM4IAAAOAAAAAAAAAAAAAAAAAC4CAABk&#10;cnMvZTJvRG9jLnhtbFBLAQItABQABgAIAAAAIQAwnJJK2QAAAAMBAAAPAAAAAAAAAAAAAAAAAP8E&#10;AABkcnMvZG93bnJldi54bWxQSwUGAAAAAAQABADzAAAABQYAAAAA&#10;">
              <v:shape id="Shape 131997"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" path="m190500,l,e" filled="f" strokeweight=".25pt">
                <v:stroke miterlimit="83231f" joinstyle="miter"/>
                <v:path arrowok="t" textboxrect="0,0,190500,0"/>
              </v:shape>
              <v:shape id="Shape 131998"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CE" w14:textId="77777777" w:rsidR="00216ADB" w:rsidRDefault="00216ADB">
    <w:pPr>
      <w:spacing w:after="0" w:line="259" w:lineRule="auto"/>
      <w:ind w:left="-2121" w:right="10629"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26496" behindDoc="0" locked="0" layoutInCell="1" allowOverlap="1" wp14:anchorId="0BE92420" wp14:editId="0BE92421">
              <wp:simplePos x="0" y="0"/>
              <wp:positionH relativeFrom="page">
                <wp:posOffset>7826705</wp:posOffset>
              </wp:positionH>
              <wp:positionV relativeFrom="page">
                <wp:posOffset>3</wp:posOffset>
              </wp:positionV>
              <wp:extent cx="266700" cy="266700"/>
              <wp:effectExtent l="0" t="0" r="0" b="0"/>
              <wp:wrapSquare wrapText="bothSides"/>
              <wp:docPr id="132247" name="Group 13224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48" name="Shape 132248"/>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49" name="Shape 132249"/>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56BA56" id="Group 132247" o:spid="_x0000_s1026" style="position:absolute;margin-left:616.3pt;margin-top:0;width:21pt;height:21pt;z-index:25162649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g2qnoqcCAADNCAAADgAAAAAAAAAAAAAA&#10;AAAuAgAAZHJzL2Uyb0RvYy54bWxQSwECLQAUAAYACAAAACEAhOQPr94AAAAJAQAADwAAAAAAAAAA&#10;AAAAAAABBQAAZHJzL2Rvd25yZXYueG1sUEsFBgAAAAAEAAQA8wAAAAwGAAAAAA==&#10;">
              <v:shape id="Shape 132248"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" path="m190500,l,e" filled="f" strokeweight=".25pt">
                <v:stroke miterlimit="83231f" joinstyle="miter"/>
                <v:path arrowok="t" textboxrect="0,0,190500,0"/>
              </v:shape>
              <v:shape id="Shape 132249"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27520" behindDoc="0" locked="0" layoutInCell="1" allowOverlap="1" wp14:anchorId="0BE92422" wp14:editId="0BE92423">
              <wp:simplePos x="0" y="0"/>
              <wp:positionH relativeFrom="page">
                <wp:posOffset>0</wp:posOffset>
              </wp:positionH>
              <wp:positionV relativeFrom="page">
                <wp:posOffset>3</wp:posOffset>
              </wp:positionV>
              <wp:extent cx="266700" cy="266700"/>
              <wp:effectExtent l="0" t="0" r="0" b="0"/>
              <wp:wrapSquare wrapText="bothSides"/>
              <wp:docPr id="132250" name="Group 13225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51" name="Shape 132251"/>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52" name="Shape 132252"/>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AC8BA8" id="Group 132250" o:spid="_x0000_s1026" style="position:absolute;margin-left:0;margin-top:0;width:21pt;height:21pt;z-index:25162752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CQ8jimkAgAAzggAAA4AAAAAAAAAAAAAAAAALgIAAGRy&#10;cy9lMm9Eb2MueG1sUEsBAi0AFAAGAAgAAAAhADCckkrZAAAAAwEAAA8AAAAAAAAAAAAAAAAA/gQA&#10;AGRycy9kb3ducmV2LnhtbFBLBQYAAAAABAAEAPMAAAAEBgAAAAA=&#10;">
              <v:shape id="Shape 132251"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" path="m190500,l,e" filled="f" strokeweight=".25pt">
                <v:stroke miterlimit="83231f" joinstyle="miter"/>
                <v:path arrowok="t" textboxrect="0,0,190500,0"/>
              </v:shape>
              <v:shape id="Shape 132252"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CF" w14:textId="77777777" w:rsidR="00216ADB" w:rsidRDefault="00216ADB">
    <w:pPr>
      <w:spacing w:after="0" w:line="259" w:lineRule="auto"/>
      <w:ind w:left="-2121" w:right="10629"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28544" behindDoc="0" locked="0" layoutInCell="1" allowOverlap="1" wp14:anchorId="0BE92424" wp14:editId="0BE92425">
              <wp:simplePos x="0" y="0"/>
              <wp:positionH relativeFrom="page">
                <wp:posOffset>7826705</wp:posOffset>
              </wp:positionH>
              <wp:positionV relativeFrom="page">
                <wp:posOffset>3</wp:posOffset>
              </wp:positionV>
              <wp:extent cx="266700" cy="266700"/>
              <wp:effectExtent l="0" t="0" r="0" b="0"/>
              <wp:wrapSquare wrapText="bothSides"/>
              <wp:docPr id="132224" name="Group 13222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25" name="Shape 13222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26" name="Shape 13222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E3C50D" id="Group 132224" o:spid="_x0000_s1026" style="position:absolute;margin-left:616.3pt;margin-top:0;width:21pt;height:21pt;z-index:25162854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A9ZDPVpgIAAM0IAAAOAAAAAAAAAAAAAAAA&#10;AC4CAABkcnMvZTJvRG9jLnhtbFBLAQItABQABgAIAAAAIQCE5A+v3gAAAAkBAAAPAAAAAAAAAAAA&#10;AAAAAAAFAABkcnMvZG93bnJldi54bWxQSwUGAAAAAAQABADzAAAACwYAAAAA&#10;">
              <v:shape id="Shape 13222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" path="m190500,l,e" filled="f" strokeweight=".25pt">
                <v:stroke miterlimit="83231f" joinstyle="miter"/>
                <v:path arrowok="t" textboxrect="0,0,190500,0"/>
              </v:shape>
              <v:shape id="Shape 13222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29568" behindDoc="0" locked="0" layoutInCell="1" allowOverlap="1" wp14:anchorId="0BE92426" wp14:editId="0BE92427">
              <wp:simplePos x="0" y="0"/>
              <wp:positionH relativeFrom="page">
                <wp:posOffset>0</wp:posOffset>
              </wp:positionH>
              <wp:positionV relativeFrom="page">
                <wp:posOffset>3</wp:posOffset>
              </wp:positionV>
              <wp:extent cx="266700" cy="266700"/>
              <wp:effectExtent l="0" t="0" r="0" b="0"/>
              <wp:wrapSquare wrapText="bothSides"/>
              <wp:docPr id="132227" name="Group 13222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28" name="Shape 13222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29" name="Shape 13222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335BA4" id="Group 132227" o:spid="_x0000_s1026" style="position:absolute;margin-left:0;margin-top:0;width:21pt;height:21pt;z-index:25162956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JVgWfikAgAAzggAAA4AAAAAAAAAAAAAAAAALgIAAGRy&#10;cy9lMm9Eb2MueG1sUEsBAi0AFAAGAAgAAAAhADCckkrZAAAAAwEAAA8AAAAAAAAAAAAAAAAA/gQA&#10;AGRycy9kb3ducmV2LnhtbFBLBQYAAAAABAAEAPMAAAAEBgAAAAA=&#10;">
              <v:shape id="Shape 13222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" path="m190500,l,e" filled="f" strokeweight=".25pt">
                <v:stroke miterlimit="83231f" joinstyle="miter"/>
                <v:path arrowok="t" textboxrect="0,0,190500,0"/>
              </v:shape>
              <v:shape id="Shape 13222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2" w14:textId="77777777" w:rsidR="00216ADB" w:rsidRDefault="00216ADB">
    <w:pPr>
      <w:spacing w:after="0" w:line="259" w:lineRule="auto"/>
      <w:ind w:left="-2121" w:right="10629"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0592" behindDoc="0" locked="0" layoutInCell="1" allowOverlap="1" wp14:anchorId="0BE92430" wp14:editId="0BE92431">
              <wp:simplePos x="0" y="0"/>
              <wp:positionH relativeFrom="page">
                <wp:posOffset>7826705</wp:posOffset>
              </wp:positionH>
              <wp:positionV relativeFrom="page">
                <wp:posOffset>3</wp:posOffset>
              </wp:positionV>
              <wp:extent cx="266700" cy="266700"/>
              <wp:effectExtent l="0" t="0" r="0" b="0"/>
              <wp:wrapSquare wrapText="bothSides"/>
              <wp:docPr id="132200" name="Group 13220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01" name="Shape 13220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02" name="Shape 13220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FA0566" id="Group 132200" o:spid="_x0000_s1026" style="position:absolute;margin-left:616.3pt;margin-top:0;width:21pt;height:21pt;z-index:25163059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BzDKvppgIAAM0IAAAOAAAAAAAAAAAAAAAA&#10;AC4CAABkcnMvZTJvRG9jLnhtbFBLAQItABQABgAIAAAAIQCE5A+v3gAAAAkBAAAPAAAAAAAAAAAA&#10;AAAAAAAFAABkcnMvZG93bnJldi54bWxQSwUGAAAAAAQABADzAAAACwYAAAAA&#10;">
              <v:shape id="Shape 13220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" path="m190500,l,e" filled="f" strokeweight=".25pt">
                <v:stroke miterlimit="83231f" joinstyle="miter"/>
                <v:path arrowok="t" textboxrect="0,0,190500,0"/>
              </v:shape>
              <v:shape id="Shape 13220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1616" behindDoc="0" locked="0" layoutInCell="1" allowOverlap="1" wp14:anchorId="0BE92432" wp14:editId="0BE92433">
              <wp:simplePos x="0" y="0"/>
              <wp:positionH relativeFrom="page">
                <wp:posOffset>0</wp:posOffset>
              </wp:positionH>
              <wp:positionV relativeFrom="page">
                <wp:posOffset>3</wp:posOffset>
              </wp:positionV>
              <wp:extent cx="266700" cy="266700"/>
              <wp:effectExtent l="0" t="0" r="0" b="0"/>
              <wp:wrapSquare wrapText="bothSides"/>
              <wp:docPr id="132203" name="Group 13220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04" name="Shape 13220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05" name="Shape 13220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861FF0" id="Group 132203" o:spid="_x0000_s1026" style="position:absolute;margin-left:0;margin-top:0;width:21pt;height:21pt;z-index:25163161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kKJWepQIAAM4IAAAOAAAAAAAAAAAAAAAAAC4CAABk&#10;cnMvZTJvRG9jLnhtbFBLAQItABQABgAIAAAAIQAwnJJK2QAAAAMBAAAPAAAAAAAAAAAAAAAAAP8E&#10;AABkcnMvZG93bnJldi54bWxQSwUGAAAAAAQABADzAAAABQYAAAAA&#10;">
              <v:shape id="Shape 13220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" path="m190500,l,e" filled="f" strokeweight=".25pt">
                <v:stroke miterlimit="83231f" joinstyle="miter"/>
                <v:path arrowok="t" textboxrect="0,0,190500,0"/>
              </v:shape>
              <v:shape id="Shape 13220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4" w14:textId="77777777" w:rsidR="00216ADB" w:rsidRDefault="00216ADB">
    <w:pPr>
      <w:spacing w:after="0" w:line="259" w:lineRule="auto"/>
      <w:ind w:left="-2121" w:right="1063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8784" behindDoc="0" locked="0" layoutInCell="1" allowOverlap="1" wp14:anchorId="0BE92438" wp14:editId="0BE92439">
              <wp:simplePos x="0" y="0"/>
              <wp:positionH relativeFrom="page">
                <wp:posOffset>7826705</wp:posOffset>
              </wp:positionH>
              <wp:positionV relativeFrom="page">
                <wp:posOffset>3</wp:posOffset>
              </wp:positionV>
              <wp:extent cx="266700" cy="266700"/>
              <wp:effectExtent l="0" t="0" r="0" b="0"/>
              <wp:wrapSquare wrapText="bothSides"/>
              <wp:docPr id="132318" name="Group 13231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19" name="Shape 13231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20" name="Shape 13232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159C27" id="Group 132318" o:spid="_x0000_s1026" style="position:absolute;margin-left:616.3pt;margin-top:0;width:21pt;height:21pt;z-index:25163878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2SHj46QCAADNCAAADgAAAAAAAAAAAAAAAAAu&#10;AgAAZHJzL2Uyb0RvYy54bWxQSwECLQAUAAYACAAAACEAhOQPr94AAAAJAQAADwAAAAAAAAAAAAAA&#10;AAD+BAAAZHJzL2Rvd25yZXYueG1sUEsFBgAAAAAEAAQA8wAAAAkGAAAAAA==&#10;">
              <v:shape id="Shape 13231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" path="m190500,l,e" filled="f" strokeweight=".25pt">
                <v:stroke miterlimit="83231f" joinstyle="miter"/>
                <v:path arrowok="t" textboxrect="0,0,190500,0"/>
              </v:shape>
              <v:shape id="Shape 13232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39808" behindDoc="0" locked="0" layoutInCell="1" allowOverlap="1" wp14:anchorId="0BE9243A" wp14:editId="0BE9243B">
              <wp:simplePos x="0" y="0"/>
              <wp:positionH relativeFrom="page">
                <wp:posOffset>0</wp:posOffset>
              </wp:positionH>
              <wp:positionV relativeFrom="page">
                <wp:posOffset>3</wp:posOffset>
              </wp:positionV>
              <wp:extent cx="266700" cy="266700"/>
              <wp:effectExtent l="0" t="0" r="0" b="0"/>
              <wp:wrapSquare wrapText="bothSides"/>
              <wp:docPr id="132321" name="Group 13232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22" name="Shape 13232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23" name="Shape 13232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EDEBC4" id="Group 132321" o:spid="_x0000_s1026" style="position:absolute;margin-left:0;margin-top:0;width:21pt;height:21pt;z-index:25163980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Kymc0CkAgAAzggAAA4AAAAAAAAAAAAAAAAALgIAAGRy&#10;cy9lMm9Eb2MueG1sUEsBAi0AFAAGAAgAAAAhADCckkrZAAAAAwEAAA8AAAAAAAAAAAAAAAAA/gQA&#10;AGRycy9kb3ducmV2LnhtbFBLBQYAAAAABAAEAPMAAAAEBgAAAAA=&#10;">
              <v:shape id="Shape 13232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" path="m190500,l,e" filled="f" strokeweight=".25pt">
                <v:stroke miterlimit="83231f" joinstyle="miter"/>
                <v:path arrowok="t" textboxrect="0,0,190500,0"/>
              </v:shape>
              <v:shape id="Shape 13232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" path="m,190500l,e" filled="f" strokeweight=".25pt">
                <v:stroke miterlimit="83231f" joinstyle="miter"/>
                <v:path arrowok="t" textboxrect="0,0,0,190500"/>
              </v:shape>
              <w10:wrap type="square" anchorx="page" anchory="pag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5" w14:textId="77777777" w:rsidR="00216ADB" w:rsidRDefault="00216ADB">
    <w:pPr>
      <w:spacing w:after="0" w:line="259" w:lineRule="auto"/>
      <w:ind w:left="-2121" w:right="1063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0832" behindDoc="0" locked="0" layoutInCell="1" allowOverlap="1" wp14:anchorId="0BE9243C" wp14:editId="0BE9243D">
              <wp:simplePos x="0" y="0"/>
              <wp:positionH relativeFrom="page">
                <wp:posOffset>7826705</wp:posOffset>
              </wp:positionH>
              <wp:positionV relativeFrom="page">
                <wp:posOffset>3</wp:posOffset>
              </wp:positionV>
              <wp:extent cx="266700" cy="266700"/>
              <wp:effectExtent l="0" t="0" r="0" b="0"/>
              <wp:wrapSquare wrapText="bothSides"/>
              <wp:docPr id="132295" name="Group 13229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96" name="Shape 132296"/>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97" name="Shape 132297"/>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DF14DE" id="Group 132295" o:spid="_x0000_s1026" style="position:absolute;margin-left:616.3pt;margin-top:0;width:21pt;height:21pt;z-index:25164083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r+QB2qcCAADNCAAADgAAAAAAAAAAAAAA&#10;AAAuAgAAZHJzL2Uyb0RvYy54bWxQSwECLQAUAAYACAAAACEAhOQPr94AAAAJAQAADwAAAAAAAAAA&#10;AAAAAAABBQAAZHJzL2Rvd25yZXYueG1sUEsFBgAAAAAEAAQA8wAAAAwGAAAAAA==&#10;">
              <v:shape id="Shape 132296"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" path="m190500,l,e" filled="f" strokeweight=".25pt">
                <v:stroke miterlimit="83231f" joinstyle="miter"/>
                <v:path arrowok="t" textboxrect="0,0,190500,0"/>
              </v:shape>
              <v:shape id="Shape 132297"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1856" behindDoc="0" locked="0" layoutInCell="1" allowOverlap="1" wp14:anchorId="0BE9243E" wp14:editId="0BE9243F">
              <wp:simplePos x="0" y="0"/>
              <wp:positionH relativeFrom="page">
                <wp:posOffset>0</wp:posOffset>
              </wp:positionH>
              <wp:positionV relativeFrom="page">
                <wp:posOffset>3</wp:posOffset>
              </wp:positionV>
              <wp:extent cx="266700" cy="266700"/>
              <wp:effectExtent l="0" t="0" r="0" b="0"/>
              <wp:wrapSquare wrapText="bothSides"/>
              <wp:docPr id="132298" name="Group 13229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99" name="Shape 132299"/>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00" name="Shape 132300"/>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884D5E" id="Group 132298" o:spid="_x0000_s1026" style="position:absolute;margin-left:0;margin-top:0;width:21pt;height:21pt;z-index:25164185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">
              <v:shape id="Shape 132299"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" path="m190500,l,e" filled="f" strokeweight=".25pt">
                <v:stroke miterlimit="83231f" joinstyle="miter"/>
                <v:path arrowok="t" textboxrect="0,0,190500,0"/>
              </v:shape>
              <v:shape id="Shape 132300"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8" w14:textId="77777777" w:rsidR="00216ADB" w:rsidRDefault="00216ADB">
    <w:pPr>
      <w:spacing w:after="0" w:line="259" w:lineRule="auto"/>
      <w:ind w:left="-2121" w:right="1063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2880" behindDoc="0" locked="0" layoutInCell="1" allowOverlap="1" wp14:anchorId="0BE92448" wp14:editId="0BE92449">
              <wp:simplePos x="0" y="0"/>
              <wp:positionH relativeFrom="page">
                <wp:posOffset>7826705</wp:posOffset>
              </wp:positionH>
              <wp:positionV relativeFrom="page">
                <wp:posOffset>3</wp:posOffset>
              </wp:positionV>
              <wp:extent cx="266700" cy="266700"/>
              <wp:effectExtent l="0" t="0" r="0" b="0"/>
              <wp:wrapSquare wrapText="bothSides"/>
              <wp:docPr id="132272" name="Group 13227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73" name="Shape 13227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74" name="Shape 13227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0563E5" id="Group 132272" o:spid="_x0000_s1026" style="position:absolute;margin-left:616.3pt;margin-top:0;width:21pt;height:21pt;z-index:25164288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KDh66CoAgAAzQgAAA4AAAAAAAAAAAAA&#10;AAAALgIAAGRycy9lMm9Eb2MueG1sUEsBAi0AFAAGAAgAAAAhAITkD6/eAAAACQEAAA8AAAAAAAAA&#10;AAAAAAAAAgUAAGRycy9kb3ducmV2LnhtbFBLBQYAAAAABAAEAPMAAAANBgAAAAA=&#10;">
              <v:shape id="Shape 13227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" path="m190500,l,e" filled="f" strokeweight=".25pt">
                <v:stroke miterlimit="83231f" joinstyle="miter"/>
                <v:path arrowok="t" textboxrect="0,0,190500,0"/>
              </v:shape>
              <v:shape id="Shape 13227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43904" behindDoc="0" locked="0" layoutInCell="1" allowOverlap="1" wp14:anchorId="0BE9244A" wp14:editId="0BE9244B">
              <wp:simplePos x="0" y="0"/>
              <wp:positionH relativeFrom="page">
                <wp:posOffset>0</wp:posOffset>
              </wp:positionH>
              <wp:positionV relativeFrom="page">
                <wp:posOffset>3</wp:posOffset>
              </wp:positionV>
              <wp:extent cx="266700" cy="266700"/>
              <wp:effectExtent l="0" t="0" r="0" b="0"/>
              <wp:wrapSquare wrapText="bothSides"/>
              <wp:docPr id="132275" name="Group 13227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276" name="Shape 13227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277" name="Shape 13227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B13C4C" id="Group 132275" o:spid="_x0000_s1026" style="position:absolute;margin-left:0;margin-top:0;width:21pt;height:21pt;z-index:25164390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M2+TxSkAgAAzggAAA4AAAAAAAAAAAAAAAAALgIAAGRy&#10;cy9lMm9Eb2MueG1sUEsBAi0AFAAGAAgAAAAhADCckkrZAAAAAwEAAA8AAAAAAAAAAAAAAAAA/gQA&#10;AGRycy9kb3ducmV2LnhtbFBLBQYAAAAABAAEAPMAAAAEBgAAAAA=&#10;">
              <v:shape id="Shape 13227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" path="m190500,l,e" filled="f" strokeweight=".25pt">
                <v:stroke miterlimit="83231f" joinstyle="miter"/>
                <v:path arrowok="t" textboxrect="0,0,190500,0"/>
              </v:shape>
              <v:shape id="Shape 13227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5"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499520" behindDoc="0" locked="0" layoutInCell="1" allowOverlap="1" wp14:anchorId="0BE92330" wp14:editId="0BE92331">
              <wp:simplePos x="0" y="0"/>
              <wp:positionH relativeFrom="page">
                <wp:posOffset>7826705</wp:posOffset>
              </wp:positionH>
              <wp:positionV relativeFrom="page">
                <wp:posOffset>3</wp:posOffset>
              </wp:positionV>
              <wp:extent cx="266700" cy="266700"/>
              <wp:effectExtent l="0" t="0" r="0" b="0"/>
              <wp:wrapSquare wrapText="bothSides"/>
              <wp:docPr id="131474" name="Group 13147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475" name="Shape 13147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476" name="Shape 13147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DD2CC4" id="Group 131474" o:spid="_x0000_s1026" style="position:absolute;margin-left:616.3pt;margin-top:0;width:21pt;height:21pt;z-index:25149952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CUCcj/pgIAAM0IAAAOAAAAAAAAAAAAAAAA&#10;AC4CAABkcnMvZTJvRG9jLnhtbFBLAQItABQABgAIAAAAIQCE5A+v3gAAAAkBAAAPAAAAAAAAAAAA&#10;AAAAAAAFAABkcnMvZG93bnJldi54bWxQSwUGAAAAAAQABADzAAAACwYAAAAA&#10;">
              <v:shape id="Shape 13147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" path="m190500,l,e" filled="f" strokeweight=".25pt">
                <v:stroke miterlimit="83231f" joinstyle="miter"/>
                <v:path arrowok="t" textboxrect="0,0,190500,0"/>
              </v:shape>
              <v:shape id="Shape 13147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0544" behindDoc="0" locked="0" layoutInCell="1" allowOverlap="1" wp14:anchorId="0BE92332" wp14:editId="0BE92333">
              <wp:simplePos x="0" y="0"/>
              <wp:positionH relativeFrom="page">
                <wp:posOffset>0</wp:posOffset>
              </wp:positionH>
              <wp:positionV relativeFrom="page">
                <wp:posOffset>3</wp:posOffset>
              </wp:positionV>
              <wp:extent cx="266700" cy="266700"/>
              <wp:effectExtent l="0" t="0" r="0" b="0"/>
              <wp:wrapSquare wrapText="bothSides"/>
              <wp:docPr id="131477" name="Group 13147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478" name="Shape 13147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479" name="Shape 13147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A6A189" id="Group 131477" o:spid="_x0000_s1026" style="position:absolute;margin-left:0;margin-top:0;width:21pt;height:21pt;z-index:25150054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BKAnqTpQIAAM4IAAAOAAAAAAAAAAAAAAAAAC4CAABk&#10;cnMvZTJvRG9jLnhtbFBLAQItABQABgAIAAAAIQAwnJJK2QAAAAMBAAAPAAAAAAAAAAAAAAAAAP8E&#10;AABkcnMvZG93bnJldi54bWxQSwUGAAAAAAQABADzAAAABQYAAAAA&#10;">
              <v:shape id="Shape 13147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" path="m190500,l,e" filled="f" strokeweight=".25pt">
                <v:stroke miterlimit="83231f" joinstyle="miter"/>
                <v:path arrowok="t" textboxrect="0,0,190500,0"/>
              </v:shape>
              <v:shape id="Shape 13147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A"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1072" behindDoc="0" locked="0" layoutInCell="1" allowOverlap="1" wp14:anchorId="0BE92450" wp14:editId="0BE92451">
              <wp:simplePos x="0" y="0"/>
              <wp:positionH relativeFrom="page">
                <wp:posOffset>7826705</wp:posOffset>
              </wp:positionH>
              <wp:positionV relativeFrom="page">
                <wp:posOffset>3</wp:posOffset>
              </wp:positionV>
              <wp:extent cx="266700" cy="266700"/>
              <wp:effectExtent l="0" t="0" r="0" b="0"/>
              <wp:wrapSquare wrapText="bothSides"/>
              <wp:docPr id="132394" name="Group 13239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95" name="Shape 13239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96" name="Shape 13239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FFD56D" id="Group 132394" o:spid="_x0000_s1026" style="position:absolute;margin-left:616.3pt;margin-top:0;width:21pt;height:21pt;z-index:25165107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HpwIAAM0IAAAOAAAAZHJzL2Uyb0RvYy54bWzsVk1v2zAMvQ/YfxB8X+wkaLIa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fx5tB6cCAADNCAAADgAAAAAAAAAAAAAA&#10;AAAuAgAAZHJzL2Uyb0RvYy54bWxQSwECLQAUAAYACAAAACEAhOQPr94AAAAJAQAADwAAAAAAAAAA&#10;AAAAAAABBQAAZHJzL2Rvd25yZXYueG1sUEsFBgAAAAAEAAQA8wAAAAwGAAAAAA==&#10;">
              <v:shape id="Shape 13239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" path="m190500,l,e" filled="f" strokeweight=".25pt">
                <v:stroke miterlimit="83231f" joinstyle="miter"/>
                <v:path arrowok="t" textboxrect="0,0,190500,0"/>
              </v:shape>
              <v:shape id="Shape 13239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2096" behindDoc="0" locked="0" layoutInCell="1" allowOverlap="1" wp14:anchorId="0BE92452" wp14:editId="0BE92453">
              <wp:simplePos x="0" y="0"/>
              <wp:positionH relativeFrom="page">
                <wp:posOffset>0</wp:posOffset>
              </wp:positionH>
              <wp:positionV relativeFrom="page">
                <wp:posOffset>3</wp:posOffset>
              </wp:positionV>
              <wp:extent cx="266700" cy="266700"/>
              <wp:effectExtent l="0" t="0" r="0" b="0"/>
              <wp:wrapSquare wrapText="bothSides"/>
              <wp:docPr id="132397" name="Group 13239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98" name="Shape 13239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99" name="Shape 13239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A410CD" id="Group 132397" o:spid="_x0000_s1026" style="position:absolute;margin-left:0;margin-top:0;width:21pt;height:21pt;z-index:25165209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GdSoWKkAgAAzggAAA4AAAAAAAAAAAAAAAAALgIAAGRy&#10;cy9lMm9Eb2MueG1sUEsBAi0AFAAGAAgAAAAhADCckkrZAAAAAwEAAA8AAAAAAAAAAAAAAAAA/gQA&#10;AGRycy9kb3ducmV2LnhtbFBLBQYAAAAABAAEAPMAAAAEBgAAAAA=&#10;">
              <v:shape id="Shape 13239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" path="m190500,l,e" filled="f" strokeweight=".25pt">
                <v:stroke miterlimit="83231f" joinstyle="miter"/>
                <v:path arrowok="t" textboxrect="0,0,190500,0"/>
              </v:shape>
              <v:shape id="Shape 13239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B"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3120" behindDoc="0" locked="0" layoutInCell="1" allowOverlap="1" wp14:anchorId="0BE92454" wp14:editId="0BE92455">
              <wp:simplePos x="0" y="0"/>
              <wp:positionH relativeFrom="page">
                <wp:posOffset>7826705</wp:posOffset>
              </wp:positionH>
              <wp:positionV relativeFrom="page">
                <wp:posOffset>3</wp:posOffset>
              </wp:positionV>
              <wp:extent cx="266700" cy="266700"/>
              <wp:effectExtent l="0" t="0" r="0" b="0"/>
              <wp:wrapSquare wrapText="bothSides"/>
              <wp:docPr id="132368" name="Group 13236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69" name="Shape 13236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70" name="Shape 13237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B1CC6E" id="Group 132368" o:spid="_x0000_s1026" style="position:absolute;margin-left:616.3pt;margin-top:0;width:21pt;height:21pt;z-index:25165312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lDPED6QCAADNCAAADgAAAAAAAAAAAAAAAAAu&#10;AgAAZHJzL2Uyb0RvYy54bWxQSwECLQAUAAYACAAAACEAhOQPr94AAAAJAQAADwAAAAAAAAAAAAAA&#10;AAD+BAAAZHJzL2Rvd25yZXYueG1sUEsFBgAAAAAEAAQA8wAAAAkGAAAAAA==&#10;">
              <v:shape id="Shape 13236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" path="m190500,l,e" filled="f" strokeweight=".25pt">
                <v:stroke miterlimit="83231f" joinstyle="miter"/>
                <v:path arrowok="t" textboxrect="0,0,190500,0"/>
              </v:shape>
              <v:shape id="Shape 13237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4144" behindDoc="0" locked="0" layoutInCell="1" allowOverlap="1" wp14:anchorId="0BE92456" wp14:editId="0BE92457">
              <wp:simplePos x="0" y="0"/>
              <wp:positionH relativeFrom="page">
                <wp:posOffset>0</wp:posOffset>
              </wp:positionH>
              <wp:positionV relativeFrom="page">
                <wp:posOffset>3</wp:posOffset>
              </wp:positionV>
              <wp:extent cx="266700" cy="266700"/>
              <wp:effectExtent l="0" t="0" r="0" b="0"/>
              <wp:wrapSquare wrapText="bothSides"/>
              <wp:docPr id="132371" name="Group 13237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72" name="Shape 13237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73" name="Shape 13237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99D763" id="Group 132371" o:spid="_x0000_s1026" style="position:absolute;margin-left:0;margin-top:0;width:21pt;height:21pt;z-index:25165414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KXpl2ikAgAAzggAAA4AAAAAAAAAAAAAAAAALgIAAGRy&#10;cy9lMm9Eb2MueG1sUEsBAi0AFAAGAAgAAAAhADCckkrZAAAAAwEAAA8AAAAAAAAAAAAAAAAA/gQA&#10;AGRycy9kb3ducmV2LnhtbFBLBQYAAAAABAAEAPMAAAAEBgAAAAA=&#10;">
              <v:shape id="Shape 13237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" path="m190500,l,e" filled="f" strokeweight=".25pt">
                <v:stroke miterlimit="83231f" joinstyle="miter"/>
                <v:path arrowok="t" textboxrect="0,0,190500,0"/>
              </v:shape>
              <v:shape id="Shape 13237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DE"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5168" behindDoc="0" locked="0" layoutInCell="1" allowOverlap="1" wp14:anchorId="0BE92460" wp14:editId="0BE92461">
              <wp:simplePos x="0" y="0"/>
              <wp:positionH relativeFrom="page">
                <wp:posOffset>7826705</wp:posOffset>
              </wp:positionH>
              <wp:positionV relativeFrom="page">
                <wp:posOffset>3</wp:posOffset>
              </wp:positionV>
              <wp:extent cx="266700" cy="266700"/>
              <wp:effectExtent l="0" t="0" r="0" b="0"/>
              <wp:wrapSquare wrapText="bothSides"/>
              <wp:docPr id="132342" name="Group 13234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43" name="Shape 13234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44" name="Shape 13234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7F511E" id="Group 132342" o:spid="_x0000_s1026" style="position:absolute;margin-left:616.3pt;margin-top:0;width:21pt;height:21pt;z-index:25165516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Hya14CoAgAAzQgAAA4AAAAAAAAAAAAA&#10;AAAALgIAAGRycy9lMm9Eb2MueG1sUEsBAi0AFAAGAAgAAAAhAITkD6/eAAAACQEAAA8AAAAAAAAA&#10;AAAAAAAAAgUAAGRycy9kb3ducmV2LnhtbFBLBQYAAAAABAAEAPMAAAANBgAAAAA=&#10;">
              <v:shape id="Shape 13234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" path="m190500,l,e" filled="f" strokeweight=".25pt">
                <v:stroke miterlimit="83231f" joinstyle="miter"/>
                <v:path arrowok="t" textboxrect="0,0,190500,0"/>
              </v:shape>
              <v:shape id="Shape 13234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56192" behindDoc="0" locked="0" layoutInCell="1" allowOverlap="1" wp14:anchorId="0BE92462" wp14:editId="0BE92463">
              <wp:simplePos x="0" y="0"/>
              <wp:positionH relativeFrom="page">
                <wp:posOffset>0</wp:posOffset>
              </wp:positionH>
              <wp:positionV relativeFrom="page">
                <wp:posOffset>3</wp:posOffset>
              </wp:positionV>
              <wp:extent cx="266700" cy="266700"/>
              <wp:effectExtent l="0" t="0" r="0" b="0"/>
              <wp:wrapSquare wrapText="bothSides"/>
              <wp:docPr id="132345" name="Group 13234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346" name="Shape 13234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347" name="Shape 13234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D6E47C" id="Group 132345" o:spid="_x0000_s1026" style="position:absolute;margin-left:0;margin-top:0;width:21pt;height:21pt;z-index:25165619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D9l3cUpQIAAM4IAAAOAAAAAAAAAAAAAAAAAC4CAABk&#10;cnMvZTJvRG9jLnhtbFBLAQItABQABgAIAAAAIQAwnJJK2QAAAAMBAAAPAAAAAAAAAAAAAAAAAP8E&#10;AABkcnMvZG93bnJldi54bWxQSwUGAAAAAAQABADzAAAABQYAAAAA&#10;">
              <v:shape id="Shape 13234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" path="m190500,l,e" filled="f" strokeweight=".25pt">
                <v:stroke miterlimit="83231f" joinstyle="miter"/>
                <v:path arrowok="t" textboxrect="0,0,190500,0"/>
              </v:shape>
              <v:shape id="Shape 13234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0"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3360" behindDoc="0" locked="0" layoutInCell="1" allowOverlap="1" wp14:anchorId="0BE92468" wp14:editId="0BE92469">
              <wp:simplePos x="0" y="0"/>
              <wp:positionH relativeFrom="page">
                <wp:posOffset>7826705</wp:posOffset>
              </wp:positionH>
              <wp:positionV relativeFrom="page">
                <wp:posOffset>3</wp:posOffset>
              </wp:positionV>
              <wp:extent cx="266700" cy="266700"/>
              <wp:effectExtent l="0" t="0" r="0" b="0"/>
              <wp:wrapSquare wrapText="bothSides"/>
              <wp:docPr id="132472" name="Group 13247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473" name="Shape 13247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74" name="Shape 13247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188A75" id="Group 132472" o:spid="_x0000_s1026" style="position:absolute;margin-left:616.3pt;margin-top:0;width:21pt;height:21pt;z-index:25166336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LH7IEOoAgAAzQgAAA4AAAAAAAAAAAAA&#10;AAAALgIAAGRycy9lMm9Eb2MueG1sUEsBAi0AFAAGAAgAAAAhAITkD6/eAAAACQEAAA8AAAAAAAAA&#10;AAAAAAAAAgUAAGRycy9kb3ducmV2LnhtbFBLBQYAAAAABAAEAPMAAAANBgAAAAA=&#10;">
              <v:shape id="Shape 13247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" path="m190500,l,e" filled="f" strokeweight=".25pt">
                <v:stroke miterlimit="83231f" joinstyle="miter"/>
                <v:path arrowok="t" textboxrect="0,0,190500,0"/>
              </v:shape>
              <v:shape id="Shape 13247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4384" behindDoc="0" locked="0" layoutInCell="1" allowOverlap="1" wp14:anchorId="0BE9246A" wp14:editId="0BE9246B">
              <wp:simplePos x="0" y="0"/>
              <wp:positionH relativeFrom="page">
                <wp:posOffset>0</wp:posOffset>
              </wp:positionH>
              <wp:positionV relativeFrom="page">
                <wp:posOffset>3</wp:posOffset>
              </wp:positionV>
              <wp:extent cx="266700" cy="266700"/>
              <wp:effectExtent l="0" t="0" r="0" b="0"/>
              <wp:wrapSquare wrapText="bothSides"/>
              <wp:docPr id="132475" name="Group 13247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476" name="Shape 13247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77" name="Shape 13247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2E47E7" id="Group 132475" o:spid="_x0000_s1026" style="position:absolute;margin-left:0;margin-top:0;width:21pt;height:21pt;z-index:25166438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H/WF0WkAgAAzggAAA4AAAAAAAAAAAAAAAAALgIAAGRy&#10;cy9lMm9Eb2MueG1sUEsBAi0AFAAGAAgAAAAhADCckkrZAAAAAwEAAA8AAAAAAAAAAAAAAAAA/gQA&#10;AGRycy9kb3ducmV2LnhtbFBLBQYAAAAABAAEAPMAAAAEBgAAAAA=&#10;">
              <v:shape id="Shape 13247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" path="m190500,l,e" filled="f" strokeweight=".25pt">
                <v:stroke miterlimit="83231f" joinstyle="miter"/>
                <v:path arrowok="t" textboxrect="0,0,190500,0"/>
              </v:shape>
              <v:shape id="Shape 13247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1"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5408" behindDoc="0" locked="0" layoutInCell="1" allowOverlap="1" wp14:anchorId="0BE9246C" wp14:editId="0BE9246D">
              <wp:simplePos x="0" y="0"/>
              <wp:positionH relativeFrom="page">
                <wp:posOffset>7826705</wp:posOffset>
              </wp:positionH>
              <wp:positionV relativeFrom="page">
                <wp:posOffset>3</wp:posOffset>
              </wp:positionV>
              <wp:extent cx="266700" cy="266700"/>
              <wp:effectExtent l="0" t="0" r="0" b="0"/>
              <wp:wrapSquare wrapText="bothSides"/>
              <wp:docPr id="132447" name="Group 13244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448" name="Shape 132448"/>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49" name="Shape 132449"/>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5C04C9" id="Group 132447" o:spid="_x0000_s1026" style="position:absolute;margin-left:616.3pt;margin-top:0;width:21pt;height:21pt;z-index:25166540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knBsQacCAADNCAAADgAAAAAAAAAAAAAA&#10;AAAuAgAAZHJzL2Uyb0RvYy54bWxQSwECLQAUAAYACAAAACEAhOQPr94AAAAJAQAADwAAAAAAAAAA&#10;AAAAAAABBQAAZHJzL2Rvd25yZXYueG1sUEsFBgAAAAAEAAQA8wAAAAwGAAAAAA==&#10;">
              <v:shape id="Shape 132448"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" path="m190500,l,e" filled="f" strokeweight=".25pt">
                <v:stroke miterlimit="83231f" joinstyle="miter"/>
                <v:path arrowok="t" textboxrect="0,0,190500,0"/>
              </v:shape>
              <v:shape id="Shape 132449"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6432" behindDoc="0" locked="0" layoutInCell="1" allowOverlap="1" wp14:anchorId="0BE9246E" wp14:editId="0BE9246F">
              <wp:simplePos x="0" y="0"/>
              <wp:positionH relativeFrom="page">
                <wp:posOffset>0</wp:posOffset>
              </wp:positionH>
              <wp:positionV relativeFrom="page">
                <wp:posOffset>3</wp:posOffset>
              </wp:positionV>
              <wp:extent cx="266700" cy="266700"/>
              <wp:effectExtent l="0" t="0" r="0" b="0"/>
              <wp:wrapSquare wrapText="bothSides"/>
              <wp:docPr id="132450" name="Group 13245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451" name="Shape 132451"/>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52" name="Shape 132452"/>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ED227C" id="Group 132450" o:spid="_x0000_s1026" style="position:absolute;margin-left:0;margin-top:0;width:21pt;height:21pt;z-index:25166643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WVNZ4pQIAAM4IAAAOAAAAAAAAAAAAAAAAAC4CAABk&#10;cnMvZTJvRG9jLnhtbFBLAQItABQABgAIAAAAIQAwnJJK2QAAAAMBAAAPAAAAAAAAAAAAAAAAAP8E&#10;AABkcnMvZG93bnJldi54bWxQSwUGAAAAAAQABADzAAAABQYAAAAA&#10;">
              <v:shape id="Shape 132451"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" path="m190500,l,e" filled="f" strokeweight=".25pt">
                <v:stroke miterlimit="83231f" joinstyle="miter"/>
                <v:path arrowok="t" textboxrect="0,0,190500,0"/>
              </v:shape>
              <v:shape id="Shape 132452"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4"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7456" behindDoc="0" locked="0" layoutInCell="1" allowOverlap="1" wp14:anchorId="0BE92478" wp14:editId="0BE92479">
              <wp:simplePos x="0" y="0"/>
              <wp:positionH relativeFrom="page">
                <wp:posOffset>7826705</wp:posOffset>
              </wp:positionH>
              <wp:positionV relativeFrom="page">
                <wp:posOffset>3</wp:posOffset>
              </wp:positionV>
              <wp:extent cx="266700" cy="266700"/>
              <wp:effectExtent l="0" t="0" r="0" b="0"/>
              <wp:wrapSquare wrapText="bothSides"/>
              <wp:docPr id="132421" name="Group 13242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422" name="Shape 132422"/>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23" name="Shape 132423"/>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1592E4" id="Group 132421" o:spid="_x0000_s1026" style="position:absolute;margin-left:616.3pt;margin-top:0;width:21pt;height:21pt;z-index:25166745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7RUYcqcCAADNCAAADgAAAAAAAAAAAAAA&#10;AAAuAgAAZHJzL2Uyb0RvYy54bWxQSwECLQAUAAYACAAAACEAhOQPr94AAAAJAQAADwAAAAAAAAAA&#10;AAAAAAABBQAAZHJzL2Rvd25yZXYueG1sUEsFBgAAAAAEAAQA8wAAAAwGAAAAAA==&#10;">
              <v:shape id="Shape 132422"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" path="m190500,l,e" filled="f" strokeweight=".25pt">
                <v:stroke miterlimit="83231f" joinstyle="miter"/>
                <v:path arrowok="t" textboxrect="0,0,190500,0"/>
              </v:shape>
              <v:shape id="Shape 132423"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68480" behindDoc="0" locked="0" layoutInCell="1" allowOverlap="1" wp14:anchorId="0BE9247A" wp14:editId="0BE9247B">
              <wp:simplePos x="0" y="0"/>
              <wp:positionH relativeFrom="page">
                <wp:posOffset>0</wp:posOffset>
              </wp:positionH>
              <wp:positionV relativeFrom="page">
                <wp:posOffset>3</wp:posOffset>
              </wp:positionV>
              <wp:extent cx="266700" cy="266700"/>
              <wp:effectExtent l="0" t="0" r="0" b="0"/>
              <wp:wrapSquare wrapText="bothSides"/>
              <wp:docPr id="132424" name="Group 13242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425" name="Shape 132425"/>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426" name="Shape 132426"/>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A52C91" id="Group 132424" o:spid="_x0000_s1026" style="position:absolute;margin-left:0;margin-top:0;width:21pt;height:21pt;z-index:25166848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C8nVkmkAgAAzggAAA4AAAAAAAAAAAAAAAAALgIAAGRy&#10;cy9lMm9Eb2MueG1sUEsBAi0AFAAGAAgAAAAhADCckkrZAAAAAwEAAA8AAAAAAAAAAAAAAAAA/gQA&#10;AGRycy9kb3ducmV2LnhtbFBLBQYAAAAABAAEAPMAAAAEBgAAAAA=&#10;">
              <v:shape id="Shape 132425"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" path="m190500,l,e" filled="f" strokeweight=".25pt">
                <v:stroke miterlimit="83231f" joinstyle="miter"/>
                <v:path arrowok="t" textboxrect="0,0,190500,0"/>
              </v:shape>
              <v:shape id="Shape 132426"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6"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5648" behindDoc="0" locked="0" layoutInCell="1" allowOverlap="1" wp14:anchorId="0BE92480" wp14:editId="0BE92481">
              <wp:simplePos x="0" y="0"/>
              <wp:positionH relativeFrom="page">
                <wp:posOffset>7826705</wp:posOffset>
              </wp:positionH>
              <wp:positionV relativeFrom="page">
                <wp:posOffset>3</wp:posOffset>
              </wp:positionV>
              <wp:extent cx="266700" cy="266700"/>
              <wp:effectExtent l="0" t="0" r="0" b="0"/>
              <wp:wrapSquare wrapText="bothSides"/>
              <wp:docPr id="132543" name="Group 13254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44" name="Shape 132544"/>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45" name="Shape 132545"/>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AE0C0C" id="Group 132543" o:spid="_x0000_s1026" style="position:absolute;margin-left:616.3pt;margin-top:0;width:21pt;height:21pt;z-index:25167564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NAx4dioAgAAzQgAAA4AAAAAAAAAAAAA&#10;AAAALgIAAGRycy9lMm9Eb2MueG1sUEsBAi0AFAAGAAgAAAAhAITkD6/eAAAACQEAAA8AAAAAAAAA&#10;AAAAAAAAAgUAAGRycy9kb3ducmV2LnhtbFBLBQYAAAAABAAEAPMAAAANBgAAAAA=&#10;">
              <v:shape id="Shape 132544"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" path="m190500,l,e" filled="f" strokeweight=".25pt">
                <v:stroke miterlimit="83231f" joinstyle="miter"/>
                <v:path arrowok="t" textboxrect="0,0,190500,0"/>
              </v:shape>
              <v:shape id="Shape 132545"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6672" behindDoc="0" locked="0" layoutInCell="1" allowOverlap="1" wp14:anchorId="0BE92482" wp14:editId="0BE92483">
              <wp:simplePos x="0" y="0"/>
              <wp:positionH relativeFrom="page">
                <wp:posOffset>0</wp:posOffset>
              </wp:positionH>
              <wp:positionV relativeFrom="page">
                <wp:posOffset>3</wp:posOffset>
              </wp:positionV>
              <wp:extent cx="266700" cy="266700"/>
              <wp:effectExtent l="0" t="0" r="0" b="0"/>
              <wp:wrapSquare wrapText="bothSides"/>
              <wp:docPr id="132546" name="Group 13254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47" name="Shape 132547"/>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48" name="Shape 132548"/>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BB57B8" id="Group 132546" o:spid="_x0000_s1026" style="position:absolute;margin-left:0;margin-top:0;width:21pt;height:21pt;z-index:25167667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">
              <v:shape id="Shape 132547"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" path="m190500,l,e" filled="f" strokeweight=".25pt">
                <v:stroke miterlimit="83231f" joinstyle="miter"/>
                <v:path arrowok="t" textboxrect="0,0,190500,0"/>
              </v:shape>
              <v:shape id="Shape 132548"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7"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7696" behindDoc="0" locked="0" layoutInCell="1" allowOverlap="1" wp14:anchorId="0BE92484" wp14:editId="0BE92485">
              <wp:simplePos x="0" y="0"/>
              <wp:positionH relativeFrom="page">
                <wp:posOffset>7826705</wp:posOffset>
              </wp:positionH>
              <wp:positionV relativeFrom="page">
                <wp:posOffset>3</wp:posOffset>
              </wp:positionV>
              <wp:extent cx="266700" cy="266700"/>
              <wp:effectExtent l="0" t="0" r="0" b="0"/>
              <wp:wrapSquare wrapText="bothSides"/>
              <wp:docPr id="132521" name="Group 13252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22" name="Shape 132522"/>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23" name="Shape 132523"/>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FA7340" id="Group 132521" o:spid="_x0000_s1026" style="position:absolute;margin-left:616.3pt;margin-top:0;width:21pt;height:21pt;z-index:25167769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9e8sBqcCAADNCAAADgAAAAAAAAAAAAAA&#10;AAAuAgAAZHJzL2Uyb0RvYy54bWxQSwECLQAUAAYACAAAACEAhOQPr94AAAAJAQAADwAAAAAAAAAA&#10;AAAAAAABBQAAZHJzL2Rvd25yZXYueG1sUEsFBgAAAAAEAAQA8wAAAAwGAAAAAA==&#10;">
              <v:shape id="Shape 132522"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" path="m190500,l,e" filled="f" strokeweight=".25pt">
                <v:stroke miterlimit="83231f" joinstyle="miter"/>
                <v:path arrowok="t" textboxrect="0,0,190500,0"/>
              </v:shape>
              <v:shape id="Shape 132523"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8720" behindDoc="0" locked="0" layoutInCell="1" allowOverlap="1" wp14:anchorId="0BE92486" wp14:editId="0BE92487">
              <wp:simplePos x="0" y="0"/>
              <wp:positionH relativeFrom="page">
                <wp:posOffset>0</wp:posOffset>
              </wp:positionH>
              <wp:positionV relativeFrom="page">
                <wp:posOffset>3</wp:posOffset>
              </wp:positionV>
              <wp:extent cx="266700" cy="266700"/>
              <wp:effectExtent l="0" t="0" r="0" b="0"/>
              <wp:wrapSquare wrapText="bothSides"/>
              <wp:docPr id="132524" name="Group 13252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25" name="Shape 132525"/>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26" name="Shape 132526"/>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02535D" id="Group 132524" o:spid="_x0000_s1026" style="position:absolute;margin-left:0;margin-top:0;width:21pt;height:21pt;z-index:25167872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CfJ4uekAgAAzggAAA4AAAAAAAAAAAAAAAAALgIAAGRy&#10;cy9lMm9Eb2MueG1sUEsBAi0AFAAGAAgAAAAhADCckkrZAAAAAwEAAA8AAAAAAAAAAAAAAAAA/gQA&#10;AGRycy9kb3ducmV2LnhtbFBLBQYAAAAABAAEAPMAAAAEBgAAAAA=&#10;">
              <v:shape id="Shape 132525"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" path="m190500,l,e" filled="f" strokeweight=".25pt">
                <v:stroke miterlimit="83231f" joinstyle="miter"/>
                <v:path arrowok="t" textboxrect="0,0,190500,0"/>
              </v:shape>
              <v:shape id="Shape 132526"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A"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79744" behindDoc="0" locked="0" layoutInCell="1" allowOverlap="1" wp14:anchorId="0BE92490" wp14:editId="0BE92491">
              <wp:simplePos x="0" y="0"/>
              <wp:positionH relativeFrom="page">
                <wp:posOffset>7826705</wp:posOffset>
              </wp:positionH>
              <wp:positionV relativeFrom="page">
                <wp:posOffset>3</wp:posOffset>
              </wp:positionV>
              <wp:extent cx="266700" cy="266700"/>
              <wp:effectExtent l="0" t="0" r="0" b="0"/>
              <wp:wrapSquare wrapText="bothSides"/>
              <wp:docPr id="132499" name="Group 13249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00" name="Shape 132500"/>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01" name="Shape 132501"/>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938D78" id="Group 132499" o:spid="_x0000_s1026" style="position:absolute;margin-left:616.3pt;margin-top:0;width:21pt;height:21pt;z-index:25167974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FlpoTKQCAADNCAAADgAAAAAAAAAAAAAAAAAu&#10;AgAAZHJzL2Uyb0RvYy54bWxQSwECLQAUAAYACAAAACEAhOQPr94AAAAJAQAADwAAAAAAAAAAAAAA&#10;AAD+BAAAZHJzL2Rvd25yZXYueG1sUEsFBgAAAAAEAAQA8wAAAAkGAAAAAA==&#10;">
              <v:shape id="Shape 132500"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" path="m190500,l,e" filled="f" strokeweight=".25pt">
                <v:stroke miterlimit="83231f" joinstyle="miter"/>
                <v:path arrowok="t" textboxrect="0,0,190500,0"/>
              </v:shape>
              <v:shape id="Shape 132501"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0768" behindDoc="0" locked="0" layoutInCell="1" allowOverlap="1" wp14:anchorId="0BE92492" wp14:editId="0BE92493">
              <wp:simplePos x="0" y="0"/>
              <wp:positionH relativeFrom="page">
                <wp:posOffset>0</wp:posOffset>
              </wp:positionH>
              <wp:positionV relativeFrom="page">
                <wp:posOffset>3</wp:posOffset>
              </wp:positionV>
              <wp:extent cx="266700" cy="266700"/>
              <wp:effectExtent l="0" t="0" r="0" b="0"/>
              <wp:wrapSquare wrapText="bothSides"/>
              <wp:docPr id="132502" name="Group 13250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03" name="Shape 132503"/>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04" name="Shape 132504"/>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59EF6A" id="Group 132502" o:spid="_x0000_s1026" style="position:absolute;margin-left:0;margin-top:0;width:21pt;height:21pt;z-index:25168076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EUwoWWkAgAAzggAAA4AAAAAAAAAAAAAAAAALgIAAGRy&#10;cy9lMm9Eb2MueG1sUEsBAi0AFAAGAAgAAAAhADCckkrZAAAAAwEAAA8AAAAAAAAAAAAAAAAA/gQA&#10;AGRycy9kb3ducmV2LnhtbFBLBQYAAAAABAAEAPMAAAAEBgAAAAA=&#10;">
              <v:shape id="Shape 132503"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" path="m190500,l,e" filled="f" strokeweight=".25pt">
                <v:stroke miterlimit="83231f" joinstyle="miter"/>
                <v:path arrowok="t" textboxrect="0,0,190500,0"/>
              </v:shape>
              <v:shape id="Shape 132504"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C" w14:textId="77777777" w:rsidR="00216ADB" w:rsidRDefault="00216ADB">
    <w:pPr>
      <w:spacing w:after="0" w:line="259" w:lineRule="auto"/>
      <w:ind w:left="-2121" w:right="10638"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7936" behindDoc="0" locked="0" layoutInCell="1" allowOverlap="1" wp14:anchorId="0BE92498" wp14:editId="0BE92499">
              <wp:simplePos x="0" y="0"/>
              <wp:positionH relativeFrom="page">
                <wp:posOffset>7826705</wp:posOffset>
              </wp:positionH>
              <wp:positionV relativeFrom="page">
                <wp:posOffset>3</wp:posOffset>
              </wp:positionV>
              <wp:extent cx="266700" cy="266700"/>
              <wp:effectExtent l="0" t="0" r="0" b="0"/>
              <wp:wrapSquare wrapText="bothSides"/>
              <wp:docPr id="132613" name="Group 13261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14" name="Shape 132614"/>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15" name="Shape 132615"/>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8E5225" id="Group 132613" o:spid="_x0000_s1026" style="position:absolute;margin-left:616.3pt;margin-top:0;width:21pt;height:21pt;z-index:25168793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LS9pbioAgAAzQgAAA4AAAAAAAAAAAAA&#10;AAAALgIAAGRycy9lMm9Eb2MueG1sUEsBAi0AFAAGAAgAAAAhAITkD6/eAAAACQEAAA8AAAAAAAAA&#10;AAAAAAAAAgUAAGRycy9kb3ducmV2LnhtbFBLBQYAAAAABAAEAPMAAAANBgAAAAA=&#10;">
              <v:shape id="Shape 132614"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" path="m190500,l,e" filled="f" strokeweight=".25pt">
                <v:stroke miterlimit="83231f" joinstyle="miter"/>
                <v:path arrowok="t" textboxrect="0,0,190500,0"/>
              </v:shape>
              <v:shape id="Shape 132615"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8960" behindDoc="0" locked="0" layoutInCell="1" allowOverlap="1" wp14:anchorId="0BE9249A" wp14:editId="0BE9249B">
              <wp:simplePos x="0" y="0"/>
              <wp:positionH relativeFrom="page">
                <wp:posOffset>0</wp:posOffset>
              </wp:positionH>
              <wp:positionV relativeFrom="page">
                <wp:posOffset>3</wp:posOffset>
              </wp:positionV>
              <wp:extent cx="266700" cy="266700"/>
              <wp:effectExtent l="0" t="0" r="0" b="0"/>
              <wp:wrapSquare wrapText="bothSides"/>
              <wp:docPr id="132616" name="Group 13261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17" name="Shape 132617"/>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18" name="Shape 132618"/>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0FECA" id="Group 132616" o:spid="_x0000_s1026" style="position:absolute;margin-left:0;margin-top:0;width:21pt;height:21pt;z-index:25168896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ARy7fFpQIAAM4IAAAOAAAAAAAAAAAAAAAAAC4CAABk&#10;cnMvZTJvRG9jLnhtbFBLAQItABQABgAIAAAAIQAwnJJK2QAAAAMBAAAPAAAAAAAAAAAAAAAAAP8E&#10;AABkcnMvZG93bnJldi54bWxQSwUGAAAAAAQABADzAAAABQYAAAAA&#10;">
              <v:shape id="Shape 132617"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" path="m190500,l,e" filled="f" strokeweight=".25pt">
                <v:stroke miterlimit="83231f" joinstyle="miter"/>
                <v:path arrowok="t" textboxrect="0,0,190500,0"/>
              </v:shape>
              <v:shape id="Shape 132618"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7"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7712" behindDoc="0" locked="0" layoutInCell="1" allowOverlap="1" wp14:anchorId="0BE92338" wp14:editId="0BE92339">
              <wp:simplePos x="0" y="0"/>
              <wp:positionH relativeFrom="page">
                <wp:posOffset>7826705</wp:posOffset>
              </wp:positionH>
              <wp:positionV relativeFrom="page">
                <wp:posOffset>3</wp:posOffset>
              </wp:positionV>
              <wp:extent cx="266700" cy="266700"/>
              <wp:effectExtent l="0" t="0" r="0" b="0"/>
              <wp:wrapSquare wrapText="bothSides"/>
              <wp:docPr id="131590" name="Group 13159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591" name="Shape 13159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92" name="Shape 13159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564B29" id="Group 131590" o:spid="_x0000_s1026" style="position:absolute;margin-left:616.3pt;margin-top:0;width:21pt;height:21pt;z-index:25150771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c8pwIAAM0IAAAOAAAAZHJzL2Uyb0RvYy54bWzsVk1v2zAMvQ/YfxB8X+ykSLIa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k5o3PKcCAADNCAAADgAAAAAAAAAAAAAA&#10;AAAuAgAAZHJzL2Uyb0RvYy54bWxQSwECLQAUAAYACAAAACEAhOQPr94AAAAJAQAADwAAAAAAAAAA&#10;AAAAAAABBQAAZHJzL2Rvd25yZXYueG1sUEsFBgAAAAAEAAQA8wAAAAwGAAAAAA==&#10;">
              <v:shape id="Shape 13159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" path="m190500,l,e" filled="f" strokeweight=".25pt">
                <v:stroke miterlimit="83231f" joinstyle="miter"/>
                <v:path arrowok="t" textboxrect="0,0,190500,0"/>
              </v:shape>
              <v:shape id="Shape 13159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08736" behindDoc="0" locked="0" layoutInCell="1" allowOverlap="1" wp14:anchorId="0BE9233A" wp14:editId="0BE9233B">
              <wp:simplePos x="0" y="0"/>
              <wp:positionH relativeFrom="page">
                <wp:posOffset>0</wp:posOffset>
              </wp:positionH>
              <wp:positionV relativeFrom="page">
                <wp:posOffset>3</wp:posOffset>
              </wp:positionV>
              <wp:extent cx="266700" cy="266700"/>
              <wp:effectExtent l="0" t="0" r="0" b="0"/>
              <wp:wrapSquare wrapText="bothSides"/>
              <wp:docPr id="131593" name="Group 13159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594" name="Shape 13159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595" name="Shape 13159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F711AC" id="Group 131593" o:spid="_x0000_s1026" style="position:absolute;margin-left:0;margin-top:0;width:21pt;height:21pt;z-index:25150873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">
              <v:shape id="Shape 13159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" path="m190500,l,e" filled="f" strokeweight=".25pt">
                <v:stroke miterlimit="83231f" joinstyle="miter"/>
                <v:path arrowok="t" textboxrect="0,0,190500,0"/>
              </v:shape>
              <v:shape id="Shape 13159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ED" w14:textId="77777777" w:rsidR="00216ADB" w:rsidRDefault="00216ADB">
    <w:pPr>
      <w:spacing w:after="0" w:line="259" w:lineRule="auto"/>
      <w:ind w:left="-2121" w:right="10638"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89984" behindDoc="0" locked="0" layoutInCell="1" allowOverlap="1" wp14:anchorId="0BE9249C" wp14:editId="0BE9249D">
              <wp:simplePos x="0" y="0"/>
              <wp:positionH relativeFrom="page">
                <wp:posOffset>7826705</wp:posOffset>
              </wp:positionH>
              <wp:positionV relativeFrom="page">
                <wp:posOffset>3</wp:posOffset>
              </wp:positionV>
              <wp:extent cx="266700" cy="266700"/>
              <wp:effectExtent l="0" t="0" r="0" b="0"/>
              <wp:wrapSquare wrapText="bothSides"/>
              <wp:docPr id="132590" name="Group 13259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91" name="Shape 13259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92" name="Shape 13259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E3AEFB" id="Group 132590" o:spid="_x0000_s1026" style="position:absolute;margin-left:616.3pt;margin-top:0;width:21pt;height:21pt;z-index:25168998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Z28eCacCAADNCAAADgAAAAAAAAAAAAAA&#10;AAAuAgAAZHJzL2Uyb0RvYy54bWxQSwECLQAUAAYACAAAACEAhOQPr94AAAAJAQAADwAAAAAAAAAA&#10;AAAAAAABBQAAZHJzL2Rvd25yZXYueG1sUEsFBgAAAAAEAAQA8wAAAAwGAAAAAA==&#10;">
              <v:shape id="Shape 13259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" path="m190500,l,e" filled="f" strokeweight=".25pt">
                <v:stroke miterlimit="83231f" joinstyle="miter"/>
                <v:path arrowok="t" textboxrect="0,0,190500,0"/>
              </v:shape>
              <v:shape id="Shape 13259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91008" behindDoc="0" locked="0" layoutInCell="1" allowOverlap="1" wp14:anchorId="0BE9249E" wp14:editId="0BE9249F">
              <wp:simplePos x="0" y="0"/>
              <wp:positionH relativeFrom="page">
                <wp:posOffset>0</wp:posOffset>
              </wp:positionH>
              <wp:positionV relativeFrom="page">
                <wp:posOffset>3</wp:posOffset>
              </wp:positionV>
              <wp:extent cx="266700" cy="266700"/>
              <wp:effectExtent l="0" t="0" r="0" b="0"/>
              <wp:wrapSquare wrapText="bothSides"/>
              <wp:docPr id="132593" name="Group 13259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94" name="Shape 13259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95" name="Shape 13259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CFF1AB" id="Group 132593" o:spid="_x0000_s1026" style="position:absolute;margin-left:0;margin-top:0;width:21pt;height:21pt;z-index:25169100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">
              <v:shape id="Shape 13259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" path="m190500,l,e" filled="f" strokeweight=".25pt">
                <v:stroke miterlimit="83231f" joinstyle="miter"/>
                <v:path arrowok="t" textboxrect="0,0,190500,0"/>
              </v:shape>
              <v:shape id="Shape 13259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0" w14:textId="77777777" w:rsidR="00216ADB" w:rsidRDefault="00216ADB">
    <w:pPr>
      <w:spacing w:after="0" w:line="259" w:lineRule="auto"/>
      <w:ind w:left="-2121" w:right="10638"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92032" behindDoc="0" locked="0" layoutInCell="1" allowOverlap="1" wp14:anchorId="0BE924A8" wp14:editId="0BE924A9">
              <wp:simplePos x="0" y="0"/>
              <wp:positionH relativeFrom="page">
                <wp:posOffset>7826705</wp:posOffset>
              </wp:positionH>
              <wp:positionV relativeFrom="page">
                <wp:posOffset>3</wp:posOffset>
              </wp:positionV>
              <wp:extent cx="266700" cy="266700"/>
              <wp:effectExtent l="0" t="0" r="0" b="0"/>
              <wp:wrapSquare wrapText="bothSides"/>
              <wp:docPr id="132567" name="Group 13256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68" name="Shape 132568"/>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69" name="Shape 132569"/>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1DFDBD" id="Group 132567" o:spid="_x0000_s1026" style="position:absolute;margin-left:616.3pt;margin-top:0;width:21pt;height:21pt;z-index:25169203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jkpwIAAM0IAAAOAAAAZHJzL2Uyb0RvYy54bWzsVk1v2zAMvQ/YfxB8X+ykSLoY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zYl45KcCAADNCAAADgAAAAAAAAAAAAAA&#10;AAAuAgAAZHJzL2Uyb0RvYy54bWxQSwECLQAUAAYACAAAACEAhOQPr94AAAAJAQAADwAAAAAAAAAA&#10;AAAAAAABBQAAZHJzL2Rvd25yZXYueG1sUEsFBgAAAAAEAAQA8wAAAAwGAAAAAA==&#10;">
              <v:shape id="Shape 132568"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" path="m190500,l,e" filled="f" strokeweight=".25pt">
                <v:stroke miterlimit="83231f" joinstyle="miter"/>
                <v:path arrowok="t" textboxrect="0,0,190500,0"/>
              </v:shape>
              <v:shape id="Shape 132569"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693056" behindDoc="0" locked="0" layoutInCell="1" allowOverlap="1" wp14:anchorId="0BE924AA" wp14:editId="0BE924AB">
              <wp:simplePos x="0" y="0"/>
              <wp:positionH relativeFrom="page">
                <wp:posOffset>0</wp:posOffset>
              </wp:positionH>
              <wp:positionV relativeFrom="page">
                <wp:posOffset>3</wp:posOffset>
              </wp:positionV>
              <wp:extent cx="266700" cy="266700"/>
              <wp:effectExtent l="0" t="0" r="0" b="0"/>
              <wp:wrapSquare wrapText="bothSides"/>
              <wp:docPr id="132570" name="Group 13257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571" name="Shape 132571"/>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572" name="Shape 132572"/>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E2CC47" id="Group 132570" o:spid="_x0000_s1026" style="position:absolute;margin-left:0;margin-top:0;width:21pt;height:21pt;z-index:25169305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E4/ah2kAgAAzggAAA4AAAAAAAAAAAAAAAAALgIAAGRy&#10;cy9lMm9Eb2MueG1sUEsBAi0AFAAGAAgAAAAhADCckkrZAAAAAwEAAA8AAAAAAAAAAAAAAAAA/gQA&#10;AGRycy9kb3ducmV2LnhtbFBLBQYAAAAABAAEAPMAAAAEBgAAAAA=&#10;">
              <v:shape id="Shape 132571"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" path="m190500,l,e" filled="f" strokeweight=".25pt">
                <v:stroke miterlimit="83231f" joinstyle="miter"/>
                <v:path arrowok="t" textboxrect="0,0,190500,0"/>
              </v:shape>
              <v:shape id="Shape 132572"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2"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0224" behindDoc="0" locked="0" layoutInCell="1" allowOverlap="1" wp14:anchorId="0BE924B0" wp14:editId="0BE924B1">
              <wp:simplePos x="0" y="0"/>
              <wp:positionH relativeFrom="page">
                <wp:posOffset>7826705</wp:posOffset>
              </wp:positionH>
              <wp:positionV relativeFrom="page">
                <wp:posOffset>3</wp:posOffset>
              </wp:positionV>
              <wp:extent cx="266700" cy="266700"/>
              <wp:effectExtent l="0" t="0" r="0" b="0"/>
              <wp:wrapSquare wrapText="bothSides"/>
              <wp:docPr id="132682" name="Group 13268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83" name="Shape 13268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84" name="Shape 13268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000E4" id="Group 132682" o:spid="_x0000_s1026" style="position:absolute;margin-left:616.3pt;margin-top:0;width:21pt;height:21pt;z-index:25170022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BSPEnSoAgAAzQgAAA4AAAAAAAAAAAAA&#10;AAAALgIAAGRycy9lMm9Eb2MueG1sUEsBAi0AFAAGAAgAAAAhAITkD6/eAAAACQEAAA8AAAAAAAAA&#10;AAAAAAAAAgUAAGRycy9kb3ducmV2LnhtbFBLBQYAAAAABAAEAPMAAAANBgAAAAA=&#10;">
              <v:shape id="Shape 13268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" path="m190500,l,e" filled="f" strokeweight=".25pt">
                <v:stroke miterlimit="83231f" joinstyle="miter"/>
                <v:path arrowok="t" textboxrect="0,0,190500,0"/>
              </v:shape>
              <v:shape id="Shape 13268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1248" behindDoc="0" locked="0" layoutInCell="1" allowOverlap="1" wp14:anchorId="0BE924B2" wp14:editId="0BE924B3">
              <wp:simplePos x="0" y="0"/>
              <wp:positionH relativeFrom="page">
                <wp:posOffset>0</wp:posOffset>
              </wp:positionH>
              <wp:positionV relativeFrom="page">
                <wp:posOffset>3</wp:posOffset>
              </wp:positionV>
              <wp:extent cx="266700" cy="266700"/>
              <wp:effectExtent l="0" t="0" r="0" b="0"/>
              <wp:wrapSquare wrapText="bothSides"/>
              <wp:docPr id="132685" name="Group 13268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86" name="Shape 13268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87" name="Shape 13268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F69CD4" id="Group 132685" o:spid="_x0000_s1026" style="position:absolute;margin-left:0;margin-top:0;width:21pt;height:21pt;z-index:25170124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DXdI7qkAgAAzggAAA4AAAAAAAAAAAAAAAAALgIAAGRy&#10;cy9lMm9Eb2MueG1sUEsBAi0AFAAGAAgAAAAhADCckkrZAAAAAwEAAA8AAAAAAAAAAAAAAAAA/gQA&#10;AGRycy9kb3ducmV2LnhtbFBLBQYAAAAABAAEAPMAAAAEBgAAAAA=&#10;">
              <v:shape id="Shape 13268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" path="m190500,l,e" filled="f" strokeweight=".25pt">
                <v:stroke miterlimit="83231f" joinstyle="miter"/>
                <v:path arrowok="t" textboxrect="0,0,190500,0"/>
              </v:shape>
              <v:shape id="Shape 13268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3"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2272" behindDoc="0" locked="0" layoutInCell="1" allowOverlap="1" wp14:anchorId="0BE924B4" wp14:editId="0BE924B5">
              <wp:simplePos x="0" y="0"/>
              <wp:positionH relativeFrom="page">
                <wp:posOffset>7826705</wp:posOffset>
              </wp:positionH>
              <wp:positionV relativeFrom="page">
                <wp:posOffset>3</wp:posOffset>
              </wp:positionV>
              <wp:extent cx="266700" cy="266700"/>
              <wp:effectExtent l="0" t="0" r="0" b="0"/>
              <wp:wrapSquare wrapText="bothSides"/>
              <wp:docPr id="132660" name="Group 13266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61" name="Shape 13266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62" name="Shape 13266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E47577" id="Group 132660" o:spid="_x0000_s1026" style="position:absolute;margin-left:616.3pt;margin-top:0;width:21pt;height:21pt;z-index:25170227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Da4RhKpgIAAM0IAAAOAAAAAAAAAAAAAAAA&#10;AC4CAABkcnMvZTJvRG9jLnhtbFBLAQItABQABgAIAAAAIQCE5A+v3gAAAAkBAAAPAAAAAAAAAAAA&#10;AAAAAAAFAABkcnMvZG93bnJldi54bWxQSwUGAAAAAAQABADzAAAACwYAAAAA&#10;">
              <v:shape id="Shape 13266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" path="m190500,l,e" filled="f" strokeweight=".25pt">
                <v:stroke miterlimit="83231f" joinstyle="miter"/>
                <v:path arrowok="t" textboxrect="0,0,190500,0"/>
              </v:shape>
              <v:shape id="Shape 13266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3296" behindDoc="0" locked="0" layoutInCell="1" allowOverlap="1" wp14:anchorId="0BE924B6" wp14:editId="0BE924B7">
              <wp:simplePos x="0" y="0"/>
              <wp:positionH relativeFrom="page">
                <wp:posOffset>0</wp:posOffset>
              </wp:positionH>
              <wp:positionV relativeFrom="page">
                <wp:posOffset>3</wp:posOffset>
              </wp:positionV>
              <wp:extent cx="266700" cy="266700"/>
              <wp:effectExtent l="0" t="0" r="0" b="0"/>
              <wp:wrapSquare wrapText="bothSides"/>
              <wp:docPr id="132663" name="Group 13266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64" name="Shape 13266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65" name="Shape 13266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D3B9A3" id="Group 132663" o:spid="_x0000_s1026" style="position:absolute;margin-left:0;margin-top:0;width:21pt;height:21pt;z-index:25170329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HYSvc+kAgAAzggAAA4AAAAAAAAAAAAAAAAALgIAAGRy&#10;cy9lMm9Eb2MueG1sUEsBAi0AFAAGAAgAAAAhADCckkrZAAAAAwEAAA8AAAAAAAAAAAAAAAAA/gQA&#10;AGRycy9kb3ducmV2LnhtbFBLBQYAAAAABAAEAPMAAAAEBgAAAAA=&#10;">
              <v:shape id="Shape 13266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" path="m190500,l,e" filled="f" strokeweight=".25pt">
                <v:stroke miterlimit="83231f" joinstyle="miter"/>
                <v:path arrowok="t" textboxrect="0,0,190500,0"/>
              </v:shape>
              <v:shape id="Shape 13266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6"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4320" behindDoc="0" locked="0" layoutInCell="1" allowOverlap="1" wp14:anchorId="0BE924C0" wp14:editId="0BE924C1">
              <wp:simplePos x="0" y="0"/>
              <wp:positionH relativeFrom="page">
                <wp:posOffset>7826705</wp:posOffset>
              </wp:positionH>
              <wp:positionV relativeFrom="page">
                <wp:posOffset>3</wp:posOffset>
              </wp:positionV>
              <wp:extent cx="266700" cy="266700"/>
              <wp:effectExtent l="0" t="0" r="0" b="0"/>
              <wp:wrapSquare wrapText="bothSides"/>
              <wp:docPr id="132638" name="Group 13263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39" name="Shape 13263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40" name="Shape 13264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2ABDAD" id="Group 132638" o:spid="_x0000_s1026" style="position:absolute;margin-left:616.3pt;margin-top:0;width:21pt;height:21pt;z-index:25170432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ahYZFKQCAADNCAAADgAAAAAAAAAAAAAAAAAu&#10;AgAAZHJzL2Uyb0RvYy54bWxQSwECLQAUAAYACAAAACEAhOQPr94AAAAJAQAADwAAAAAAAAAAAAAA&#10;AAD+BAAAZHJzL2Rvd25yZXYueG1sUEsFBgAAAAAEAAQA8wAAAAkGAAAAAA==&#10;">
              <v:shape id="Shape 13263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" path="m190500,l,e" filled="f" strokeweight=".25pt">
                <v:stroke miterlimit="83231f" joinstyle="miter"/>
                <v:path arrowok="t" textboxrect="0,0,190500,0"/>
              </v:shape>
              <v:shape id="Shape 13264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05344" behindDoc="0" locked="0" layoutInCell="1" allowOverlap="1" wp14:anchorId="0BE924C2" wp14:editId="0BE924C3">
              <wp:simplePos x="0" y="0"/>
              <wp:positionH relativeFrom="page">
                <wp:posOffset>0</wp:posOffset>
              </wp:positionH>
              <wp:positionV relativeFrom="page">
                <wp:posOffset>3</wp:posOffset>
              </wp:positionV>
              <wp:extent cx="266700" cy="266700"/>
              <wp:effectExtent l="0" t="0" r="0" b="0"/>
              <wp:wrapSquare wrapText="bothSides"/>
              <wp:docPr id="132641" name="Group 13264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642" name="Shape 13264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643" name="Shape 13264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BE46" id="Group 132641" o:spid="_x0000_s1026" style="position:absolute;margin-left:0;margin-top:0;width:21pt;height:21pt;z-index:25170534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B2cu+/pQIAAM4IAAAOAAAAAAAAAAAAAAAAAC4CAABk&#10;cnMvZTJvRG9jLnhtbFBLAQItABQABgAIAAAAIQAwnJJK2QAAAAMBAAAPAAAAAAAAAAAAAAAAAP8E&#10;AABkcnMvZG93bnJldi54bWxQSwUGAAAAAAQABADzAAAABQYAAAAA&#10;">
              <v:shape id="Shape 13264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" path="m190500,l,e" filled="f" strokeweight=".25pt">
                <v:stroke miterlimit="83231f" joinstyle="miter"/>
                <v:path arrowok="t" textboxrect="0,0,190500,0"/>
              </v:shape>
              <v:shape id="Shape 13264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8"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2512" behindDoc="0" locked="0" layoutInCell="1" allowOverlap="1" wp14:anchorId="0BE924C8" wp14:editId="0BE924C9">
              <wp:simplePos x="0" y="0"/>
              <wp:positionH relativeFrom="page">
                <wp:posOffset>7826705</wp:posOffset>
              </wp:positionH>
              <wp:positionV relativeFrom="page">
                <wp:posOffset>3</wp:posOffset>
              </wp:positionV>
              <wp:extent cx="266700" cy="266700"/>
              <wp:effectExtent l="0" t="0" r="0" b="0"/>
              <wp:wrapSquare wrapText="bothSides"/>
              <wp:docPr id="132752" name="Group 13275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53" name="Shape 13275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54" name="Shape 13275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F2529C" id="Group 132752" o:spid="_x0000_s1026" style="position:absolute;margin-left:616.3pt;margin-top:0;width:21pt;height:21pt;z-index:25171251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N72XQ6oAgAAzQgAAA4AAAAAAAAAAAAA&#10;AAAALgIAAGRycy9lMm9Eb2MueG1sUEsBAi0AFAAGAAgAAAAhAITkD6/eAAAACQEAAA8AAAAAAAAA&#10;AAAAAAAAAgUAAGRycy9kb3ducmV2LnhtbFBLBQYAAAAABAAEAPMAAAANBgAAAAA=&#10;">
              <v:shape id="Shape 13275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" path="m190500,l,e" filled="f" strokeweight=".25pt">
                <v:stroke miterlimit="83231f" joinstyle="miter"/>
                <v:path arrowok="t" textboxrect="0,0,190500,0"/>
              </v:shape>
              <v:shape id="Shape 13275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3536" behindDoc="0" locked="0" layoutInCell="1" allowOverlap="1" wp14:anchorId="0BE924CA" wp14:editId="0BE924CB">
              <wp:simplePos x="0" y="0"/>
              <wp:positionH relativeFrom="page">
                <wp:posOffset>0</wp:posOffset>
              </wp:positionH>
              <wp:positionV relativeFrom="page">
                <wp:posOffset>3</wp:posOffset>
              </wp:positionV>
              <wp:extent cx="266700" cy="266700"/>
              <wp:effectExtent l="0" t="0" r="0" b="0"/>
              <wp:wrapSquare wrapText="bothSides"/>
              <wp:docPr id="132755" name="Group 13275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56" name="Shape 13275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57" name="Shape 13275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4C5321" id="Group 132755" o:spid="_x0000_s1026" style="position:absolute;margin-left:0;margin-top:0;width:21pt;height:21pt;z-index:25171353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PZns6akAgAAzggAAA4AAAAAAAAAAAAAAAAALgIAAGRy&#10;cy9lMm9Eb2MueG1sUEsBAi0AFAAGAAgAAAAhADCckkrZAAAAAwEAAA8AAAAAAAAAAAAAAAAA/gQA&#10;AGRycy9kb3ducmV2LnhtbFBLBQYAAAAABAAEAPMAAAAEBgAAAAA=&#10;">
              <v:shape id="Shape 13275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" path="m190500,l,e" filled="f" strokeweight=".25pt">
                <v:stroke miterlimit="83231f" joinstyle="miter"/>
                <v:path arrowok="t" textboxrect="0,0,190500,0"/>
              </v:shape>
              <v:shape id="Shape 13275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9"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4560" behindDoc="0" locked="0" layoutInCell="1" allowOverlap="1" wp14:anchorId="0BE924CC" wp14:editId="0BE924CD">
              <wp:simplePos x="0" y="0"/>
              <wp:positionH relativeFrom="page">
                <wp:posOffset>7826705</wp:posOffset>
              </wp:positionH>
              <wp:positionV relativeFrom="page">
                <wp:posOffset>3</wp:posOffset>
              </wp:positionV>
              <wp:extent cx="266700" cy="266700"/>
              <wp:effectExtent l="0" t="0" r="0" b="0"/>
              <wp:wrapSquare wrapText="bothSides"/>
              <wp:docPr id="132730" name="Group 13273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31" name="Shape 13273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32" name="Shape 13273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EB0A83" id="Group 132730" o:spid="_x0000_s1026" style="position:absolute;margin-left:616.3pt;margin-top:0;width:21pt;height:21pt;z-index:25171456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jpk1wqcCAADNCAAADgAAAAAAAAAAAAAA&#10;AAAuAgAAZHJzL2Uyb0RvYy54bWxQSwECLQAUAAYACAAAACEAhOQPr94AAAAJAQAADwAAAAAAAAAA&#10;AAAAAAABBQAAZHJzL2Rvd25yZXYueG1sUEsFBgAAAAAEAAQA8wAAAAwGAAAAAA==&#10;">
              <v:shape id="Shape 13273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" path="m190500,l,e" filled="f" strokeweight=".25pt">
                <v:stroke miterlimit="83231f" joinstyle="miter"/>
                <v:path arrowok="t" textboxrect="0,0,190500,0"/>
              </v:shape>
              <v:shape id="Shape 13273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5584" behindDoc="0" locked="0" layoutInCell="1" allowOverlap="1" wp14:anchorId="0BE924CE" wp14:editId="0BE924CF">
              <wp:simplePos x="0" y="0"/>
              <wp:positionH relativeFrom="page">
                <wp:posOffset>0</wp:posOffset>
              </wp:positionH>
              <wp:positionV relativeFrom="page">
                <wp:posOffset>3</wp:posOffset>
              </wp:positionV>
              <wp:extent cx="266700" cy="266700"/>
              <wp:effectExtent l="0" t="0" r="0" b="0"/>
              <wp:wrapSquare wrapText="bothSides"/>
              <wp:docPr id="132733" name="Group 13273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34" name="Shape 13273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35" name="Shape 13273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4188F9" id="Group 132733" o:spid="_x0000_s1026" style="position:absolute;margin-left:0;margin-top:0;width:21pt;height:21pt;z-index:25171558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B3s+1JpQIAAM4IAAAOAAAAAAAAAAAAAAAAAC4CAABk&#10;cnMvZTJvRG9jLnhtbFBLAQItABQABgAIAAAAIQAwnJJK2QAAAAMBAAAPAAAAAAAAAAAAAAAAAP8E&#10;AABkcnMvZG93bnJldi54bWxQSwUGAAAAAAQABADzAAAABQYAAAAA&#10;">
              <v:shape id="Shape 13273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" path="m190500,l,e" filled="f" strokeweight=".25pt">
                <v:stroke miterlimit="83231f" joinstyle="miter"/>
                <v:path arrowok="t" textboxrect="0,0,190500,0"/>
              </v:shape>
              <v:shape id="Shape 13273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C"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6608" behindDoc="0" locked="0" layoutInCell="1" allowOverlap="1" wp14:anchorId="0BE924D8" wp14:editId="0BE924D9">
              <wp:simplePos x="0" y="0"/>
              <wp:positionH relativeFrom="page">
                <wp:posOffset>7826705</wp:posOffset>
              </wp:positionH>
              <wp:positionV relativeFrom="page">
                <wp:posOffset>3</wp:posOffset>
              </wp:positionV>
              <wp:extent cx="266700" cy="266700"/>
              <wp:effectExtent l="0" t="0" r="0" b="0"/>
              <wp:wrapSquare wrapText="bothSides"/>
              <wp:docPr id="132707" name="Group 13270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08" name="Shape 132708"/>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09" name="Shape 132709"/>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2D8A6A" id="Group 132707" o:spid="_x0000_s1026" style="position:absolute;margin-left:616.3pt;margin-top:0;width:21pt;height:21pt;z-index:25171660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">
              <v:shape id="Shape 132708"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" path="m190500,l,e" filled="f" strokeweight=".25pt">
                <v:stroke miterlimit="83231f" joinstyle="miter"/>
                <v:path arrowok="t" textboxrect="0,0,190500,0"/>
              </v:shape>
              <v:shape id="Shape 132709"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17632" behindDoc="0" locked="0" layoutInCell="1" allowOverlap="1" wp14:anchorId="0BE924DA" wp14:editId="0BE924DB">
              <wp:simplePos x="0" y="0"/>
              <wp:positionH relativeFrom="page">
                <wp:posOffset>0</wp:posOffset>
              </wp:positionH>
              <wp:positionV relativeFrom="page">
                <wp:posOffset>3</wp:posOffset>
              </wp:positionV>
              <wp:extent cx="266700" cy="266700"/>
              <wp:effectExtent l="0" t="0" r="0" b="0"/>
              <wp:wrapSquare wrapText="bothSides"/>
              <wp:docPr id="132710" name="Group 13271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11" name="Shape 132711"/>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12" name="Shape 132712"/>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70690F" id="Group 132710" o:spid="_x0000_s1026" style="position:absolute;margin-left:0;margin-top:0;width:21pt;height:21pt;z-index:25171763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C5tGh2kAgAAzggAAA4AAAAAAAAAAAAAAAAALgIAAGRy&#10;cy9lMm9Eb2MueG1sUEsBAi0AFAAGAAgAAAAhADCckkrZAAAAAwEAAA8AAAAAAAAAAAAAAAAA/gQA&#10;AGRycy9kb3ducmV2LnhtbFBLBQYAAAAABAAEAPMAAAAEBgAAAAA=&#10;">
              <v:shape id="Shape 132711"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" path="m190500,l,e" filled="f" strokeweight=".25pt">
                <v:stroke miterlimit="83231f" joinstyle="miter"/>
                <v:path arrowok="t" textboxrect="0,0,190500,0"/>
              </v:shape>
              <v:shape id="Shape 132712"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E" w14:textId="77777777" w:rsidR="00216ADB" w:rsidRDefault="00216ADB">
    <w:pPr>
      <w:spacing w:after="0" w:line="259" w:lineRule="auto"/>
      <w:ind w:left="-2120" w:right="10633"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26848" behindDoc="0" locked="0" layoutInCell="1" allowOverlap="1" wp14:anchorId="0BE924E0" wp14:editId="0BE924E1">
              <wp:simplePos x="0" y="0"/>
              <wp:positionH relativeFrom="page">
                <wp:posOffset>7826705</wp:posOffset>
              </wp:positionH>
              <wp:positionV relativeFrom="page">
                <wp:posOffset>3</wp:posOffset>
              </wp:positionV>
              <wp:extent cx="266700" cy="266700"/>
              <wp:effectExtent l="0" t="0" r="0" b="0"/>
              <wp:wrapSquare wrapText="bothSides"/>
              <wp:docPr id="132822" name="Group 13282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23" name="Shape 13282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24" name="Shape 13282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883940" id="Group 132822" o:spid="_x0000_s1026" style="position:absolute;margin-left:616.3pt;margin-top:0;width:21pt;height:21pt;z-index:25172684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J5L3qOoAgAAzQgAAA4AAAAAAAAAAAAA&#10;AAAALgIAAGRycy9lMm9Eb2MueG1sUEsBAi0AFAAGAAgAAAAhAITkD6/eAAAACQEAAA8AAAAAAAAA&#10;AAAAAAAAAgUAAGRycy9kb3ducmV2LnhtbFBLBQYAAAAABAAEAPMAAAANBgAAAAA=&#10;">
              <v:shape id="Shape 13282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" path="m190500,l,e" filled="f" strokeweight=".25pt">
                <v:stroke miterlimit="83231f" joinstyle="miter"/>
                <v:path arrowok="t" textboxrect="0,0,190500,0"/>
              </v:shape>
              <v:shape id="Shape 13282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30944" behindDoc="0" locked="0" layoutInCell="1" allowOverlap="1" wp14:anchorId="0BE924E2" wp14:editId="0BE924E3">
              <wp:simplePos x="0" y="0"/>
              <wp:positionH relativeFrom="page">
                <wp:posOffset>0</wp:posOffset>
              </wp:positionH>
              <wp:positionV relativeFrom="page">
                <wp:posOffset>3</wp:posOffset>
              </wp:positionV>
              <wp:extent cx="266700" cy="266700"/>
              <wp:effectExtent l="0" t="0" r="0" b="0"/>
              <wp:wrapSquare wrapText="bothSides"/>
              <wp:docPr id="132825" name="Group 13282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26" name="Shape 13282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27" name="Shape 13282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42D2D3" id="Group 132825" o:spid="_x0000_s1026" style="position:absolute;margin-left:0;margin-top:0;width:21pt;height:21pt;z-index:25173094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BJIQ8+kAgAAzggAAA4AAAAAAAAAAAAAAAAALgIAAGRy&#10;cy9lMm9Eb2MueG1sUEsBAi0AFAAGAAgAAAAhADCckkrZAAAAAwEAAA8AAAAAAAAAAAAAAAAA/gQA&#10;AGRycy9kb3ducmV2LnhtbFBLBQYAAAAABAAEAPMAAAAEBgAAAAA=&#10;">
              <v:shape id="Shape 13282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" path="m190500,l,e" filled="f" strokeweight=".25pt">
                <v:stroke miterlimit="83231f" joinstyle="miter"/>
                <v:path arrowok="t" textboxrect="0,0,190500,0"/>
              </v:shape>
              <v:shape id="Shape 13282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FF" w14:textId="77777777" w:rsidR="00216ADB" w:rsidRDefault="00216ADB">
    <w:pPr>
      <w:spacing w:after="0" w:line="259" w:lineRule="auto"/>
      <w:ind w:left="-2120" w:right="10633"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35040" behindDoc="0" locked="0" layoutInCell="1" allowOverlap="1" wp14:anchorId="0BE924E4" wp14:editId="0BE924E5">
              <wp:simplePos x="0" y="0"/>
              <wp:positionH relativeFrom="page">
                <wp:posOffset>7826705</wp:posOffset>
              </wp:positionH>
              <wp:positionV relativeFrom="page">
                <wp:posOffset>3</wp:posOffset>
              </wp:positionV>
              <wp:extent cx="266700" cy="266700"/>
              <wp:effectExtent l="0" t="0" r="0" b="0"/>
              <wp:wrapSquare wrapText="bothSides"/>
              <wp:docPr id="132799" name="Group 13279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00" name="Shape 132800"/>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01" name="Shape 132801"/>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960686" id="Group 132799" o:spid="_x0000_s1026" style="position:absolute;margin-left:616.3pt;margin-top:0;width:21pt;height:21pt;z-index:25173504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BtkrskpgIAAM0IAAAOAAAAAAAAAAAAAAAA&#10;AC4CAABkcnMvZTJvRG9jLnhtbFBLAQItABQABgAIAAAAIQCE5A+v3gAAAAkBAAAPAAAAAAAAAAAA&#10;AAAAAAAFAABkcnMvZG93bnJldi54bWxQSwUGAAAAAAQABADzAAAACwYAAAAA&#10;">
              <v:shape id="Shape 132800"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" path="m190500,l,e" filled="f" strokeweight=".25pt">
                <v:stroke miterlimit="83231f" joinstyle="miter"/>
                <v:path arrowok="t" textboxrect="0,0,190500,0"/>
              </v:shape>
              <v:shape id="Shape 132801"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39136" behindDoc="0" locked="0" layoutInCell="1" allowOverlap="1" wp14:anchorId="0BE924E6" wp14:editId="0BE924E7">
              <wp:simplePos x="0" y="0"/>
              <wp:positionH relativeFrom="page">
                <wp:posOffset>0</wp:posOffset>
              </wp:positionH>
              <wp:positionV relativeFrom="page">
                <wp:posOffset>3</wp:posOffset>
              </wp:positionV>
              <wp:extent cx="266700" cy="266700"/>
              <wp:effectExtent l="0" t="0" r="0" b="0"/>
              <wp:wrapSquare wrapText="bothSides"/>
              <wp:docPr id="132802" name="Group 13280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03" name="Shape 132803"/>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04" name="Shape 132804"/>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237A23" id="Group 132802" o:spid="_x0000_s1026" style="position:absolute;margin-left:0;margin-top:0;width:21pt;height:21pt;z-index:25173913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ApD6VppQIAAM4IAAAOAAAAAAAAAAAAAAAAAC4CAABk&#10;cnMvZTJvRG9jLnhtbFBLAQItABQABgAIAAAAIQAwnJJK2QAAAAMBAAAPAAAAAAAAAAAAAAAAAP8E&#10;AABkcnMvZG93bnJldi54bWxQSwUGAAAAAAQABADzAAAABQYAAAAA&#10;">
              <v:shape id="Shape 132803"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" path="m190500,l,e" filled="f" strokeweight=".25pt">
                <v:stroke miterlimit="83231f" joinstyle="miter"/>
                <v:path arrowok="t" textboxrect="0,0,190500,0"/>
              </v:shape>
              <v:shape id="Shape 132804"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8" w14:textId="77777777" w:rsidR="00216ADB" w:rsidRPr="005E77A2" w:rsidRDefault="00216ADB" w:rsidP="005E77A2">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2" w14:textId="77777777" w:rsidR="00216ADB" w:rsidRDefault="00216ADB">
    <w:pPr>
      <w:spacing w:after="0" w:line="259" w:lineRule="auto"/>
      <w:ind w:left="-2120" w:right="10633"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43232" behindDoc="0" locked="0" layoutInCell="1" allowOverlap="1" wp14:anchorId="0BE924F0" wp14:editId="0BE924F1">
              <wp:simplePos x="0" y="0"/>
              <wp:positionH relativeFrom="page">
                <wp:posOffset>7826705</wp:posOffset>
              </wp:positionH>
              <wp:positionV relativeFrom="page">
                <wp:posOffset>3</wp:posOffset>
              </wp:positionV>
              <wp:extent cx="266700" cy="266700"/>
              <wp:effectExtent l="0" t="0" r="0" b="0"/>
              <wp:wrapSquare wrapText="bothSides"/>
              <wp:docPr id="132776" name="Group 13277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77" name="Shape 132777"/>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78" name="Shape 132778"/>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2ED922" id="Group 132776" o:spid="_x0000_s1026" style="position:absolute;margin-left:616.3pt;margin-top:0;width:21pt;height:21pt;z-index:25174323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CksjxeoAgAAzQgAAA4AAAAAAAAAAAAA&#10;AAAALgIAAGRycy9lMm9Eb2MueG1sUEsBAi0AFAAGAAgAAAAhAITkD6/eAAAACQEAAA8AAAAAAAAA&#10;AAAAAAAAAgUAAGRycy9kb3ducmV2LnhtbFBLBQYAAAAABAAEAPMAAAANBgAAAAA=&#10;">
              <v:shape id="Shape 132777"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" path="m190500,l,e" filled="f" strokeweight=".25pt">
                <v:stroke miterlimit="83231f" joinstyle="miter"/>
                <v:path arrowok="t" textboxrect="0,0,190500,0"/>
              </v:shape>
              <v:shape id="Shape 132778"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48352" behindDoc="0" locked="0" layoutInCell="1" allowOverlap="1" wp14:anchorId="0BE924F2" wp14:editId="0BE924F3">
              <wp:simplePos x="0" y="0"/>
              <wp:positionH relativeFrom="page">
                <wp:posOffset>0</wp:posOffset>
              </wp:positionH>
              <wp:positionV relativeFrom="page">
                <wp:posOffset>3</wp:posOffset>
              </wp:positionV>
              <wp:extent cx="266700" cy="266700"/>
              <wp:effectExtent l="0" t="0" r="0" b="0"/>
              <wp:wrapSquare wrapText="bothSides"/>
              <wp:docPr id="132779" name="Group 13277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780" name="Shape 132780"/>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781" name="Shape 132781"/>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9C60B9" id="Group 132779" o:spid="_x0000_s1026" style="position:absolute;margin-left:0;margin-top:0;width:21pt;height:21pt;z-index:25174835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">
              <v:shape id="Shape 132780"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" path="m190500,l,e" filled="f" strokeweight=".25pt">
                <v:stroke miterlimit="83231f" joinstyle="miter"/>
                <v:path arrowok="t" textboxrect="0,0,190500,0"/>
              </v:shape>
              <v:shape id="Shape 132781"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4" w14:textId="77777777" w:rsidR="00216ADB" w:rsidRDefault="00216ADB">
    <w:pPr>
      <w:spacing w:after="0" w:line="259" w:lineRule="auto"/>
      <w:ind w:left="-2121" w:right="1064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73952" behindDoc="0" locked="0" layoutInCell="1" allowOverlap="1" wp14:anchorId="0BE924F8" wp14:editId="0BE924F9">
              <wp:simplePos x="0" y="0"/>
              <wp:positionH relativeFrom="page">
                <wp:posOffset>7826705</wp:posOffset>
              </wp:positionH>
              <wp:positionV relativeFrom="page">
                <wp:posOffset>3</wp:posOffset>
              </wp:positionV>
              <wp:extent cx="266700" cy="266700"/>
              <wp:effectExtent l="0" t="0" r="0" b="0"/>
              <wp:wrapSquare wrapText="bothSides"/>
              <wp:docPr id="132893" name="Group 13289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94" name="Shape 132894"/>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95" name="Shape 132895"/>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5D26BA" id="Group 132893" o:spid="_x0000_s1026" style="position:absolute;margin-left:616.3pt;margin-top:0;width:21pt;height:21pt;z-index:25177395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">
              <v:shape id="Shape 132894"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" path="m190500,l,e" filled="f" strokeweight=".25pt">
                <v:stroke miterlimit="83231f" joinstyle="miter"/>
                <v:path arrowok="t" textboxrect="0,0,190500,0"/>
              </v:shape>
              <v:shape id="Shape 132895"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74976" behindDoc="0" locked="0" layoutInCell="1" allowOverlap="1" wp14:anchorId="0BE924FA" wp14:editId="0BE924FB">
              <wp:simplePos x="0" y="0"/>
              <wp:positionH relativeFrom="page">
                <wp:posOffset>0</wp:posOffset>
              </wp:positionH>
              <wp:positionV relativeFrom="page">
                <wp:posOffset>3</wp:posOffset>
              </wp:positionV>
              <wp:extent cx="266700" cy="266700"/>
              <wp:effectExtent l="0" t="0" r="0" b="0"/>
              <wp:wrapSquare wrapText="bothSides"/>
              <wp:docPr id="132896" name="Group 13289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97" name="Shape 132897"/>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98" name="Shape 132898"/>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436E86" id="Group 132896" o:spid="_x0000_s1026" style="position:absolute;margin-left:0;margin-top:0;width:21pt;height:21pt;z-index:25177497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Dm2997pQIAAM4IAAAOAAAAAAAAAAAAAAAAAC4CAABk&#10;cnMvZTJvRG9jLnhtbFBLAQItABQABgAIAAAAIQAwnJJK2QAAAAMBAAAPAAAAAAAAAAAAAAAAAP8E&#10;AABkcnMvZG93bnJldi54bWxQSwUGAAAAAAQABADzAAAABQYAAAAA&#10;">
              <v:shape id="Shape 132897"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" path="m190500,l,e" filled="f" strokeweight=".25pt">
                <v:stroke miterlimit="83231f" joinstyle="miter"/>
                <v:path arrowok="t" textboxrect="0,0,190500,0"/>
              </v:shape>
              <v:shape id="Shape 132898"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5" w14:textId="77777777" w:rsidR="00216ADB" w:rsidRDefault="00216ADB">
    <w:pPr>
      <w:spacing w:after="0" w:line="259" w:lineRule="auto"/>
      <w:ind w:left="-2121" w:right="1064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76000" behindDoc="0" locked="0" layoutInCell="1" allowOverlap="1" wp14:anchorId="0BE924FC" wp14:editId="0BE924FD">
              <wp:simplePos x="0" y="0"/>
              <wp:positionH relativeFrom="page">
                <wp:posOffset>7826705</wp:posOffset>
              </wp:positionH>
              <wp:positionV relativeFrom="page">
                <wp:posOffset>3</wp:posOffset>
              </wp:positionV>
              <wp:extent cx="266700" cy="266700"/>
              <wp:effectExtent l="0" t="0" r="0" b="0"/>
              <wp:wrapSquare wrapText="bothSides"/>
              <wp:docPr id="132870" name="Group 13287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71" name="Shape 132871"/>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72" name="Shape 132872"/>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DC5347" id="Group 132870" o:spid="_x0000_s1026" style="position:absolute;margin-left:616.3pt;margin-top:0;width:21pt;height:21pt;z-index:25177600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CqW+O6cCAADNCAAADgAAAAAAAAAAAAAA&#10;AAAuAgAAZHJzL2Uyb0RvYy54bWxQSwECLQAUAAYACAAAACEAhOQPr94AAAAJAQAADwAAAAAAAAAA&#10;AAAAAAABBQAAZHJzL2Rvd25yZXYueG1sUEsFBgAAAAAEAAQA8wAAAAwGAAAAAA==&#10;">
              <v:shape id="Shape 132871"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" path="m190500,l,e" filled="f" strokeweight=".25pt">
                <v:stroke miterlimit="83231f" joinstyle="miter"/>
                <v:path arrowok="t" textboxrect="0,0,190500,0"/>
              </v:shape>
              <v:shape id="Shape 132872"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77024" behindDoc="0" locked="0" layoutInCell="1" allowOverlap="1" wp14:anchorId="0BE924FE" wp14:editId="0BE924FF">
              <wp:simplePos x="0" y="0"/>
              <wp:positionH relativeFrom="page">
                <wp:posOffset>0</wp:posOffset>
              </wp:positionH>
              <wp:positionV relativeFrom="page">
                <wp:posOffset>3</wp:posOffset>
              </wp:positionV>
              <wp:extent cx="266700" cy="266700"/>
              <wp:effectExtent l="0" t="0" r="0" b="0"/>
              <wp:wrapSquare wrapText="bothSides"/>
              <wp:docPr id="132873" name="Group 132873"/>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74" name="Shape 132874"/>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75" name="Shape 132875"/>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001246" id="Group 132873" o:spid="_x0000_s1026" style="position:absolute;margin-left:0;margin-top:0;width:21pt;height:21pt;z-index:25177702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rW5GOpQIAAM4IAAAOAAAAAAAAAAAAAAAAAC4CAABk&#10;cnMvZTJvRG9jLnhtbFBLAQItABQABgAIAAAAIQAwnJJK2QAAAAMBAAAPAAAAAAAAAAAAAAAAAP8E&#10;AABkcnMvZG93bnJldi54bWxQSwUGAAAAAAQABADzAAAABQYAAAAA&#10;">
              <v:shape id="Shape 132874"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" path="m190500,l,e" filled="f" strokeweight=".25pt">
                <v:stroke miterlimit="83231f" joinstyle="miter"/>
                <v:path arrowok="t" textboxrect="0,0,190500,0"/>
              </v:shape>
              <v:shape id="Shape 132875"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8" w14:textId="77777777" w:rsidR="00216ADB" w:rsidRDefault="00216ADB">
    <w:pPr>
      <w:spacing w:after="0" w:line="259" w:lineRule="auto"/>
      <w:ind w:left="-2121" w:right="1064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78048" behindDoc="0" locked="0" layoutInCell="1" allowOverlap="1" wp14:anchorId="0BE92508" wp14:editId="0BE92509">
              <wp:simplePos x="0" y="0"/>
              <wp:positionH relativeFrom="page">
                <wp:posOffset>7826705</wp:posOffset>
              </wp:positionH>
              <wp:positionV relativeFrom="page">
                <wp:posOffset>3</wp:posOffset>
              </wp:positionV>
              <wp:extent cx="266700" cy="266700"/>
              <wp:effectExtent l="0" t="0" r="0" b="0"/>
              <wp:wrapSquare wrapText="bothSides"/>
              <wp:docPr id="132846" name="Group 132846"/>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47" name="Shape 132847"/>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48" name="Shape 132848"/>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161B46" id="Group 132846" o:spid="_x0000_s1026" style="position:absolute;margin-left:616.3pt;margin-top:0;width:21pt;height:21pt;z-index:25177804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">
              <v:shape id="Shape 132847"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" path="m190500,l,e" filled="f" strokeweight=".25pt">
                <v:stroke miterlimit="83231f" joinstyle="miter"/>
                <v:path arrowok="t" textboxrect="0,0,190500,0"/>
              </v:shape>
              <v:shape id="Shape 132848"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79072" behindDoc="0" locked="0" layoutInCell="1" allowOverlap="1" wp14:anchorId="0BE9250A" wp14:editId="0BE9250B">
              <wp:simplePos x="0" y="0"/>
              <wp:positionH relativeFrom="page">
                <wp:posOffset>0</wp:posOffset>
              </wp:positionH>
              <wp:positionV relativeFrom="page">
                <wp:posOffset>3</wp:posOffset>
              </wp:positionV>
              <wp:extent cx="266700" cy="266700"/>
              <wp:effectExtent l="0" t="0" r="0" b="0"/>
              <wp:wrapSquare wrapText="bothSides"/>
              <wp:docPr id="132849" name="Group 13284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850" name="Shape 132850"/>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851" name="Shape 132851"/>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73999C" id="Group 132849" o:spid="_x0000_s1026" style="position:absolute;margin-left:0;margin-top:0;width:21pt;height:21pt;z-index:25177907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">
              <v:shape id="Shape 132850"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" path="m190500,l,e" filled="f" strokeweight=".25pt">
                <v:stroke miterlimit="83231f" joinstyle="miter"/>
                <v:path arrowok="t" textboxrect="0,0,190500,0"/>
              </v:shape>
              <v:shape id="Shape 132851"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A"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6240" behindDoc="0" locked="0" layoutInCell="1" allowOverlap="1" wp14:anchorId="0BE92510" wp14:editId="0BE92511">
              <wp:simplePos x="0" y="0"/>
              <wp:positionH relativeFrom="page">
                <wp:posOffset>7826705</wp:posOffset>
              </wp:positionH>
              <wp:positionV relativeFrom="page">
                <wp:posOffset>3</wp:posOffset>
              </wp:positionV>
              <wp:extent cx="266700" cy="266700"/>
              <wp:effectExtent l="0" t="0" r="0" b="0"/>
              <wp:wrapSquare wrapText="bothSides"/>
              <wp:docPr id="132964" name="Group 13296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65" name="Shape 13296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66" name="Shape 13296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B2878C" id="Group 132964" o:spid="_x0000_s1026" style="position:absolute;margin-left:616.3pt;margin-top:0;width:21pt;height:21pt;z-index:25178624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CYthonpgIAAM0IAAAOAAAAAAAAAAAAAAAA&#10;AC4CAABkcnMvZTJvRG9jLnhtbFBLAQItABQABgAIAAAAIQCE5A+v3gAAAAkBAAAPAAAAAAAAAAAA&#10;AAAAAAAFAABkcnMvZG93bnJldi54bWxQSwUGAAAAAAQABADzAAAACwYAAAAA&#10;">
              <v:shape id="Shape 13296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" path="m190500,l,e" filled="f" strokeweight=".25pt">
                <v:stroke miterlimit="83231f" joinstyle="miter"/>
                <v:path arrowok="t" textboxrect="0,0,190500,0"/>
              </v:shape>
              <v:shape id="Shape 13296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7264" behindDoc="0" locked="0" layoutInCell="1" allowOverlap="1" wp14:anchorId="0BE92512" wp14:editId="0BE92513">
              <wp:simplePos x="0" y="0"/>
              <wp:positionH relativeFrom="page">
                <wp:posOffset>0</wp:posOffset>
              </wp:positionH>
              <wp:positionV relativeFrom="page">
                <wp:posOffset>3</wp:posOffset>
              </wp:positionV>
              <wp:extent cx="266700" cy="266700"/>
              <wp:effectExtent l="0" t="0" r="0" b="0"/>
              <wp:wrapSquare wrapText="bothSides"/>
              <wp:docPr id="132967" name="Group 13296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68" name="Shape 13296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69" name="Shape 13296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1D7634" id="Group 132967" o:spid="_x0000_s1026" style="position:absolute;margin-left:0;margin-top:0;width:21pt;height:21pt;z-index:25178726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Ko6ZeikAgAAzggAAA4AAAAAAAAAAAAAAAAALgIAAGRy&#10;cy9lMm9Eb2MueG1sUEsBAi0AFAAGAAgAAAAhADCckkrZAAAAAwEAAA8AAAAAAAAAAAAAAAAA/gQA&#10;AGRycy9kb3ducmV2LnhtbFBLBQYAAAAABAAEAPMAAAAEBgAAAAA=&#10;">
              <v:shape id="Shape 13296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" path="m190500,l,e" filled="f" strokeweight=".25pt">
                <v:stroke miterlimit="83231f" joinstyle="miter"/>
                <v:path arrowok="t" textboxrect="0,0,190500,0"/>
              </v:shape>
              <v:shape id="Shape 13296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B"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8288" behindDoc="0" locked="0" layoutInCell="1" allowOverlap="1" wp14:anchorId="0BE92514" wp14:editId="0BE92515">
              <wp:simplePos x="0" y="0"/>
              <wp:positionH relativeFrom="page">
                <wp:posOffset>7826705</wp:posOffset>
              </wp:positionH>
              <wp:positionV relativeFrom="page">
                <wp:posOffset>3</wp:posOffset>
              </wp:positionV>
              <wp:extent cx="266700" cy="266700"/>
              <wp:effectExtent l="0" t="0" r="0" b="0"/>
              <wp:wrapSquare wrapText="bothSides"/>
              <wp:docPr id="132941" name="Group 13294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42" name="Shape 132942"/>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43" name="Shape 132943"/>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966D32" id="Group 132941" o:spid="_x0000_s1026" style="position:absolute;margin-left:616.3pt;margin-top:0;width:21pt;height:21pt;z-index:25178828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B7e2rKoAgAAzQgAAA4AAAAAAAAAAAAA&#10;AAAALgIAAGRycy9lMm9Eb2MueG1sUEsBAi0AFAAGAAgAAAAhAITkD6/eAAAACQEAAA8AAAAAAAAA&#10;AAAAAAAAAgUAAGRycy9kb3ducmV2LnhtbFBLBQYAAAAABAAEAPMAAAANBgAAAAA=&#10;">
              <v:shape id="Shape 132942"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" path="m190500,l,e" filled="f" strokeweight=".25pt">
                <v:stroke miterlimit="83231f" joinstyle="miter"/>
                <v:path arrowok="t" textboxrect="0,0,190500,0"/>
              </v:shape>
              <v:shape id="Shape 132943"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89312" behindDoc="0" locked="0" layoutInCell="1" allowOverlap="1" wp14:anchorId="0BE92516" wp14:editId="0BE92517">
              <wp:simplePos x="0" y="0"/>
              <wp:positionH relativeFrom="page">
                <wp:posOffset>0</wp:posOffset>
              </wp:positionH>
              <wp:positionV relativeFrom="page">
                <wp:posOffset>3</wp:posOffset>
              </wp:positionV>
              <wp:extent cx="266700" cy="266700"/>
              <wp:effectExtent l="0" t="0" r="0" b="0"/>
              <wp:wrapSquare wrapText="bothSides"/>
              <wp:docPr id="132944" name="Group 13294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45" name="Shape 132945"/>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46" name="Shape 132946"/>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B52368" id="Group 132944" o:spid="_x0000_s1026" style="position:absolute;margin-left:0;margin-top:0;width:21pt;height:21pt;z-index:25178931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HKQOsOkAgAAzggAAA4AAAAAAAAAAAAAAAAALgIAAGRy&#10;cy9lMm9Eb2MueG1sUEsBAi0AFAAGAAgAAAAhADCckkrZAAAAAwEAAA8AAAAAAAAAAAAAAAAA/gQA&#10;AGRycy9kb3ducmV2LnhtbFBLBQYAAAAABAAEAPMAAAAEBgAAAAA=&#10;">
              <v:shape id="Shape 132945"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" path="m190500,l,e" filled="f" strokeweight=".25pt">
                <v:stroke miterlimit="83231f" joinstyle="miter"/>
                <v:path arrowok="t" textboxrect="0,0,190500,0"/>
              </v:shape>
              <v:shape id="Shape 132946"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0E" w14:textId="77777777" w:rsidR="00216ADB" w:rsidRDefault="00216ADB">
    <w:pPr>
      <w:spacing w:after="0" w:line="259" w:lineRule="auto"/>
      <w:ind w:left="-2121" w:right="1062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0336" behindDoc="0" locked="0" layoutInCell="1" allowOverlap="1" wp14:anchorId="0BE92520" wp14:editId="0BE92521">
              <wp:simplePos x="0" y="0"/>
              <wp:positionH relativeFrom="page">
                <wp:posOffset>7826705</wp:posOffset>
              </wp:positionH>
              <wp:positionV relativeFrom="page">
                <wp:posOffset>3</wp:posOffset>
              </wp:positionV>
              <wp:extent cx="266700" cy="266700"/>
              <wp:effectExtent l="0" t="0" r="0" b="0"/>
              <wp:wrapSquare wrapText="bothSides"/>
              <wp:docPr id="132918" name="Group 13291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19" name="Shape 13291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20" name="Shape 13292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C6D466" id="Group 132918" o:spid="_x0000_s1026" style="position:absolute;margin-left:616.3pt;margin-top:0;width:21pt;height:21pt;z-index:25179033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qwnPHKQCAADNCAAADgAAAAAAAAAAAAAAAAAu&#10;AgAAZHJzL2Uyb0RvYy54bWxQSwECLQAUAAYACAAAACEAhOQPr94AAAAJAQAADwAAAAAAAAAAAAAA&#10;AAD+BAAAZHJzL2Rvd25yZXYueG1sUEsFBgAAAAAEAAQA8wAAAAkGAAAAAA==&#10;">
              <v:shape id="Shape 13291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" path="m190500,l,e" filled="f" strokeweight=".25pt">
                <v:stroke miterlimit="83231f" joinstyle="miter"/>
                <v:path arrowok="t" textboxrect="0,0,190500,0"/>
              </v:shape>
              <v:shape id="Shape 13292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1360" behindDoc="0" locked="0" layoutInCell="1" allowOverlap="1" wp14:anchorId="0BE92522" wp14:editId="0BE92523">
              <wp:simplePos x="0" y="0"/>
              <wp:positionH relativeFrom="page">
                <wp:posOffset>0</wp:posOffset>
              </wp:positionH>
              <wp:positionV relativeFrom="page">
                <wp:posOffset>3</wp:posOffset>
              </wp:positionV>
              <wp:extent cx="266700" cy="266700"/>
              <wp:effectExtent l="0" t="0" r="0" b="0"/>
              <wp:wrapSquare wrapText="bothSides"/>
              <wp:docPr id="132921" name="Group 13292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22" name="Shape 13292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23" name="Shape 13292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D068FB" id="Group 132921" o:spid="_x0000_s1026" style="position:absolute;margin-left:0;margin-top:0;width:21pt;height:21pt;z-index:25179136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Hofm7OkAgAAzggAAA4AAAAAAAAAAAAAAAAALgIAAGRy&#10;cy9lMm9Eb2MueG1sUEsBAi0AFAAGAAgAAAAhADCckkrZAAAAAwEAAA8AAAAAAAAAAAAAAAAA/gQA&#10;AGRycy9kb3ducmV2LnhtbFBLBQYAAAAABAAEAPMAAAAEBgAAAAA=&#10;">
              <v:shape id="Shape 13292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" path="m190500,l,e" filled="f" strokeweight=".25pt">
                <v:stroke miterlimit="83231f" joinstyle="miter"/>
                <v:path arrowok="t" textboxrect="0,0,190500,0"/>
              </v:shape>
              <v:shape id="Shape 13292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0" w14:textId="77777777" w:rsidR="00216ADB" w:rsidRDefault="00216ADB">
    <w:pPr>
      <w:spacing w:after="0" w:line="259" w:lineRule="auto"/>
      <w:ind w:left="-2121" w:right="1106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8528" behindDoc="0" locked="0" layoutInCell="1" allowOverlap="1" wp14:anchorId="0BE92528" wp14:editId="0BE92529">
              <wp:simplePos x="0" y="0"/>
              <wp:positionH relativeFrom="page">
                <wp:posOffset>7826705</wp:posOffset>
              </wp:positionH>
              <wp:positionV relativeFrom="page">
                <wp:posOffset>3</wp:posOffset>
              </wp:positionV>
              <wp:extent cx="266700" cy="266700"/>
              <wp:effectExtent l="0" t="0" r="0" b="0"/>
              <wp:wrapSquare wrapText="bothSides"/>
              <wp:docPr id="133034" name="Group 13303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35" name="Shape 13303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36" name="Shape 13303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61E18E" id="Group 133034" o:spid="_x0000_s1026" style="position:absolute;margin-left:616.3pt;margin-top:0;width:21pt;height:21pt;z-index:25179852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qrpgIAAM0IAAAOAAAAZHJzL2Uyb0RvYy54bWzsVk1v2zAMvQ/YfxB8X+wkaLIa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AivmqrpgIAAM0IAAAOAAAAAAAAAAAAAAAA&#10;AC4CAABkcnMvZTJvRG9jLnhtbFBLAQItABQABgAIAAAAIQCE5A+v3gAAAAkBAAAPAAAAAAAAAAAA&#10;AAAAAAAFAABkcnMvZG93bnJldi54bWxQSwUGAAAAAAQABADzAAAACwYAAAAA&#10;">
              <v:shape id="Shape 13303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" path="m190500,l,e" filled="f" strokeweight=".25pt">
                <v:stroke miterlimit="83231f" joinstyle="miter"/>
                <v:path arrowok="t" textboxrect="0,0,190500,0"/>
              </v:shape>
              <v:shape id="Shape 13303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799552" behindDoc="0" locked="0" layoutInCell="1" allowOverlap="1" wp14:anchorId="0BE9252A" wp14:editId="0BE9252B">
              <wp:simplePos x="0" y="0"/>
              <wp:positionH relativeFrom="page">
                <wp:posOffset>0</wp:posOffset>
              </wp:positionH>
              <wp:positionV relativeFrom="page">
                <wp:posOffset>3</wp:posOffset>
              </wp:positionV>
              <wp:extent cx="266700" cy="266700"/>
              <wp:effectExtent l="0" t="0" r="0" b="0"/>
              <wp:wrapSquare wrapText="bothSides"/>
              <wp:docPr id="133037" name="Group 13303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38" name="Shape 13303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39" name="Shape 13303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436431" id="Group 133037" o:spid="_x0000_s1026" style="position:absolute;margin-left:0;margin-top:0;width:21pt;height:21pt;z-index:25179955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PDEsBWkAgAAzggAAA4AAAAAAAAAAAAAAAAALgIAAGRy&#10;cy9lMm9Eb2MueG1sUEsBAi0AFAAGAAgAAAAhADCckkrZAAAAAwEAAA8AAAAAAAAAAAAAAAAA/gQA&#10;AGRycy9kb3ducmV2LnhtbFBLBQYAAAAABAAEAPMAAAAEBgAAAAA=&#10;">
              <v:shape id="Shape 13303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" path="m190500,l,e" filled="f" strokeweight=".25pt">
                <v:stroke miterlimit="83231f" joinstyle="miter"/>
                <v:path arrowok="t" textboxrect="0,0,190500,0"/>
              </v:shape>
              <v:shape id="Shape 13303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1" w14:textId="77777777" w:rsidR="00216ADB" w:rsidRDefault="00216ADB">
    <w:pPr>
      <w:spacing w:after="0" w:line="259" w:lineRule="auto"/>
      <w:ind w:left="-2121" w:right="1106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0576" behindDoc="0" locked="0" layoutInCell="1" allowOverlap="1" wp14:anchorId="0BE9252C" wp14:editId="0BE9252D">
              <wp:simplePos x="0" y="0"/>
              <wp:positionH relativeFrom="page">
                <wp:posOffset>7826705</wp:posOffset>
              </wp:positionH>
              <wp:positionV relativeFrom="page">
                <wp:posOffset>3</wp:posOffset>
              </wp:positionV>
              <wp:extent cx="266700" cy="266700"/>
              <wp:effectExtent l="0" t="0" r="0" b="0"/>
              <wp:wrapSquare wrapText="bothSides"/>
              <wp:docPr id="133012" name="Group 13301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13" name="Shape 13301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14" name="Shape 13301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E1B5C5" id="Group 133012" o:spid="_x0000_s1026" style="position:absolute;margin-left:616.3pt;margin-top:0;width:21pt;height:21pt;z-index:25180057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tLqL86cCAADNCAAADgAAAAAAAAAAAAAA&#10;AAAuAgAAZHJzL2Uyb0RvYy54bWxQSwECLQAUAAYACAAAACEAhOQPr94AAAAJAQAADwAAAAAAAAAA&#10;AAAAAAABBQAAZHJzL2Rvd25yZXYueG1sUEsFBgAAAAAEAAQA8wAAAAwGAAAAAA==&#10;">
              <v:shape id="Shape 13301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" path="m190500,l,e" filled="f" strokeweight=".25pt">
                <v:stroke miterlimit="83231f" joinstyle="miter"/>
                <v:path arrowok="t" textboxrect="0,0,190500,0"/>
              </v:shape>
              <v:shape id="Shape 13301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1600" behindDoc="0" locked="0" layoutInCell="1" allowOverlap="1" wp14:anchorId="0BE9252E" wp14:editId="0BE9252F">
              <wp:simplePos x="0" y="0"/>
              <wp:positionH relativeFrom="page">
                <wp:posOffset>0</wp:posOffset>
              </wp:positionH>
              <wp:positionV relativeFrom="page">
                <wp:posOffset>3</wp:posOffset>
              </wp:positionV>
              <wp:extent cx="266700" cy="266700"/>
              <wp:effectExtent l="0" t="0" r="0" b="0"/>
              <wp:wrapSquare wrapText="bothSides"/>
              <wp:docPr id="133015" name="Group 13301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16" name="Shape 13301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17" name="Shape 13301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D5FE51" id="Group 133015" o:spid="_x0000_s1026" style="position:absolute;margin-left:0;margin-top:0;width:21pt;height:21pt;z-index:25180160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HHQShqkAgAAzggAAA4AAAAAAAAAAAAAAAAALgIAAGRy&#10;cy9lMm9Eb2MueG1sUEsBAi0AFAAGAAgAAAAhADCckkrZAAAAAwEAAA8AAAAAAAAAAAAAAAAA/gQA&#10;AGRycy9kb3ducmV2LnhtbFBLBQYAAAAABAAEAPMAAAAEBgAAAAA=&#10;">
              <v:shape id="Shape 13301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" path="m190500,l,e" filled="f" strokeweight=".25pt">
                <v:stroke miterlimit="83231f" joinstyle="miter"/>
                <v:path arrowok="t" textboxrect="0,0,190500,0"/>
              </v:shape>
              <v:shape id="Shape 13301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4" w14:textId="77777777" w:rsidR="00216ADB" w:rsidRDefault="00216ADB">
    <w:pPr>
      <w:spacing w:after="0" w:line="259" w:lineRule="auto"/>
      <w:ind w:left="-2121" w:right="11060"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2624" behindDoc="0" locked="0" layoutInCell="1" allowOverlap="1" wp14:anchorId="0BE92538" wp14:editId="0BE92539">
              <wp:simplePos x="0" y="0"/>
              <wp:positionH relativeFrom="page">
                <wp:posOffset>7826705</wp:posOffset>
              </wp:positionH>
              <wp:positionV relativeFrom="page">
                <wp:posOffset>3</wp:posOffset>
              </wp:positionV>
              <wp:extent cx="266700" cy="266700"/>
              <wp:effectExtent l="0" t="0" r="0" b="0"/>
              <wp:wrapSquare wrapText="bothSides"/>
              <wp:docPr id="132988" name="Group 13298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89" name="Shape 13298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90" name="Shape 13299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A03153" id="Group 132988" o:spid="_x0000_s1026" style="position:absolute;margin-left:616.3pt;margin-top:0;width:21pt;height:21pt;z-index:25180262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">
              <v:shape id="Shape 13298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" path="m190500,l,e" filled="f" strokeweight=".25pt">
                <v:stroke miterlimit="83231f" joinstyle="miter"/>
                <v:path arrowok="t" textboxrect="0,0,190500,0"/>
              </v:shape>
              <v:shape id="Shape 13299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03648" behindDoc="0" locked="0" layoutInCell="1" allowOverlap="1" wp14:anchorId="0BE9253A" wp14:editId="0BE9253B">
              <wp:simplePos x="0" y="0"/>
              <wp:positionH relativeFrom="page">
                <wp:posOffset>0</wp:posOffset>
              </wp:positionH>
              <wp:positionV relativeFrom="page">
                <wp:posOffset>3</wp:posOffset>
              </wp:positionV>
              <wp:extent cx="266700" cy="266700"/>
              <wp:effectExtent l="0" t="0" r="0" b="0"/>
              <wp:wrapSquare wrapText="bothSides"/>
              <wp:docPr id="132991" name="Group 13299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2992" name="Shape 13299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2993" name="Shape 13299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7875F9" id="Group 132991" o:spid="_x0000_s1026" style="position:absolute;margin-left:0;margin-top:0;width:21pt;height:21pt;z-index:25180364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CAw9eHpQIAAM4IAAAOAAAAAAAAAAAAAAAAAC4CAABk&#10;cnMvZTJvRG9jLnhtbFBLAQItABQABgAIAAAAIQAwnJJK2QAAAAMBAAAPAAAAAAAAAAAAAAAAAP8E&#10;AABkcnMvZG93bnJldi54bWxQSwUGAAAAAAQABADzAAAABQYAAAAA&#10;">
              <v:shape id="Shape 13299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" path="m190500,l,e" filled="f" strokeweight=".25pt">
                <v:stroke miterlimit="83231f" joinstyle="miter"/>
                <v:path arrowok="t" textboxrect="0,0,190500,0"/>
              </v:shape>
              <v:shape id="Shape 13299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C"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5904" behindDoc="0" locked="0" layoutInCell="1" allowOverlap="1" wp14:anchorId="0BE92348" wp14:editId="0BE92349">
              <wp:simplePos x="0" y="0"/>
              <wp:positionH relativeFrom="page">
                <wp:posOffset>7826705</wp:posOffset>
              </wp:positionH>
              <wp:positionV relativeFrom="page">
                <wp:posOffset>3</wp:posOffset>
              </wp:positionV>
              <wp:extent cx="266700" cy="266700"/>
              <wp:effectExtent l="0" t="0" r="0" b="0"/>
              <wp:wrapSquare wrapText="bothSides"/>
              <wp:docPr id="131657" name="Group 13165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58" name="Shape 131658"/>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59" name="Shape 131659"/>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67F13B" id="Group 131657" o:spid="_x0000_s1026" style="position:absolute;margin-left:616.3pt;margin-top:0;width:21pt;height:21pt;z-index:25151590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QZpwIAAM0IAAAOAAAAZHJzL2Uyb0RvYy54bWzsVk1v2zAMvQ/YfxB8X+ykSLoY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">
              <v:shape id="Shape 131658"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" path="m190500,l,e" filled="f" strokeweight=".25pt">
                <v:stroke miterlimit="83231f" joinstyle="miter"/>
                <v:path arrowok="t" textboxrect="0,0,190500,0"/>
              </v:shape>
              <v:shape id="Shape 131659"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6928" behindDoc="0" locked="0" layoutInCell="1" allowOverlap="1" wp14:anchorId="0BE9234A" wp14:editId="0BE9234B">
              <wp:simplePos x="0" y="0"/>
              <wp:positionH relativeFrom="page">
                <wp:posOffset>0</wp:posOffset>
              </wp:positionH>
              <wp:positionV relativeFrom="page">
                <wp:posOffset>3</wp:posOffset>
              </wp:positionV>
              <wp:extent cx="266700" cy="266700"/>
              <wp:effectExtent l="0" t="0" r="0" b="0"/>
              <wp:wrapSquare wrapText="bothSides"/>
              <wp:docPr id="131660" name="Group 131660"/>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61" name="Shape 131661"/>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62" name="Shape 131662"/>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E79349C" id="Group 131660" o:spid="_x0000_s1026" style="position:absolute;margin-left:0;margin-top:0;width:21pt;height:21pt;z-index:25151692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JsM3UKkAgAAzggAAA4AAAAAAAAAAAAAAAAALgIAAGRy&#10;cy9lMm9Eb2MueG1sUEsBAi0AFAAGAAgAAAAhADCckkrZAAAAAwEAAA8AAAAAAAAAAAAAAAAA/gQA&#10;AGRycy9kb3ducmV2LnhtbFBLBQYAAAAABAAEAPMAAAAEBgAAAAA=&#10;">
              <v:shape id="Shape 131661"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" path="m190500,l,e" filled="f" strokeweight=".25pt">
                <v:stroke miterlimit="83231f" joinstyle="miter"/>
                <v:path arrowok="t" textboxrect="0,0,190500,0"/>
              </v:shape>
              <v:shape id="Shape 131662"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6" w14:textId="77777777" w:rsidR="00216ADB" w:rsidRDefault="00216ADB">
    <w:pPr>
      <w:spacing w:after="0" w:line="259" w:lineRule="auto"/>
      <w:ind w:left="-2121" w:right="10977"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0816" behindDoc="0" locked="0" layoutInCell="1" allowOverlap="1" wp14:anchorId="0BE92540" wp14:editId="0BE92541">
              <wp:simplePos x="0" y="0"/>
              <wp:positionH relativeFrom="page">
                <wp:posOffset>7826705</wp:posOffset>
              </wp:positionH>
              <wp:positionV relativeFrom="page">
                <wp:posOffset>3</wp:posOffset>
              </wp:positionV>
              <wp:extent cx="266700" cy="266700"/>
              <wp:effectExtent l="0" t="0" r="0" b="0"/>
              <wp:wrapSquare wrapText="bothSides"/>
              <wp:docPr id="133104" name="Group 13310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105" name="Shape 13310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106" name="Shape 13310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DBAB37" id="Group 133104" o:spid="_x0000_s1026" style="position:absolute;margin-left:616.3pt;margin-top:0;width:21pt;height:21pt;z-index:25181081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LpgIAAM0IAAAOAAAAZHJzL2Uyb0RvYy54bWzsVk1v2zAMvQ/YfxB8X+wkaLIa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D+xVaLpgIAAM0IAAAOAAAAAAAAAAAAAAAA&#10;AC4CAABkcnMvZTJvRG9jLnhtbFBLAQItABQABgAIAAAAIQCE5A+v3gAAAAkBAAAPAAAAAAAAAAAA&#10;AAAAAAAFAABkcnMvZG93bnJldi54bWxQSwUGAAAAAAQABADzAAAACwYAAAAA&#10;">
              <v:shape id="Shape 13310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" path="m190500,l,e" filled="f" strokeweight=".25pt">
                <v:stroke miterlimit="83231f" joinstyle="miter"/>
                <v:path arrowok="t" textboxrect="0,0,190500,0"/>
              </v:shape>
              <v:shape id="Shape 13310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1840" behindDoc="0" locked="0" layoutInCell="1" allowOverlap="1" wp14:anchorId="0BE92542" wp14:editId="0BE92543">
              <wp:simplePos x="0" y="0"/>
              <wp:positionH relativeFrom="page">
                <wp:posOffset>0</wp:posOffset>
              </wp:positionH>
              <wp:positionV relativeFrom="page">
                <wp:posOffset>3</wp:posOffset>
              </wp:positionV>
              <wp:extent cx="266700" cy="266700"/>
              <wp:effectExtent l="0" t="0" r="0" b="0"/>
              <wp:wrapSquare wrapText="bothSides"/>
              <wp:docPr id="133107" name="Group 13310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108" name="Shape 13310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109" name="Shape 13310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65CDD7" id="Group 133107" o:spid="_x0000_s1026" style="position:absolute;margin-left:0;margin-top:0;width:21pt;height:21pt;z-index:25181184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MDtiBWkAgAAzggAAA4AAAAAAAAAAAAAAAAALgIAAGRy&#10;cy9lMm9Eb2MueG1sUEsBAi0AFAAGAAgAAAAhADCckkrZAAAAAwEAAA8AAAAAAAAAAAAAAAAA/gQA&#10;AGRycy9kb3ducmV2LnhtbFBLBQYAAAAABAAEAPMAAAAEBgAAAAA=&#10;">
              <v:shape id="Shape 13310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" path="m190500,l,e" filled="f" strokeweight=".25pt">
                <v:stroke miterlimit="83231f" joinstyle="miter"/>
                <v:path arrowok="t" textboxrect="0,0,190500,0"/>
              </v:shape>
              <v:shape id="Shape 13310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7" w14:textId="77777777" w:rsidR="00216ADB" w:rsidRDefault="00216ADB">
    <w:pPr>
      <w:spacing w:after="0" w:line="259" w:lineRule="auto"/>
      <w:ind w:left="-2121" w:right="10977"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2864" behindDoc="0" locked="0" layoutInCell="1" allowOverlap="1" wp14:anchorId="0BE92544" wp14:editId="0BE92545">
              <wp:simplePos x="0" y="0"/>
              <wp:positionH relativeFrom="page">
                <wp:posOffset>7826705</wp:posOffset>
              </wp:positionH>
              <wp:positionV relativeFrom="page">
                <wp:posOffset>3</wp:posOffset>
              </wp:positionV>
              <wp:extent cx="266700" cy="266700"/>
              <wp:effectExtent l="0" t="0" r="0" b="0"/>
              <wp:wrapSquare wrapText="bothSides"/>
              <wp:docPr id="133082" name="Group 13308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83" name="Shape 133083"/>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84" name="Shape 133084"/>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F6D085" id="Group 133082" o:spid="_x0000_s1026" style="position:absolute;margin-left:616.3pt;margin-top:0;width:21pt;height:21pt;z-index:25181286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">
              <v:shape id="Shape 133083"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" path="m190500,l,e" filled="f" strokeweight=".25pt">
                <v:stroke miterlimit="83231f" joinstyle="miter"/>
                <v:path arrowok="t" textboxrect="0,0,190500,0"/>
              </v:shape>
              <v:shape id="Shape 133084"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3888" behindDoc="0" locked="0" layoutInCell="1" allowOverlap="1" wp14:anchorId="0BE92546" wp14:editId="0BE92547">
              <wp:simplePos x="0" y="0"/>
              <wp:positionH relativeFrom="page">
                <wp:posOffset>0</wp:posOffset>
              </wp:positionH>
              <wp:positionV relativeFrom="page">
                <wp:posOffset>3</wp:posOffset>
              </wp:positionV>
              <wp:extent cx="266700" cy="266700"/>
              <wp:effectExtent l="0" t="0" r="0" b="0"/>
              <wp:wrapSquare wrapText="bothSides"/>
              <wp:docPr id="133085" name="Group 13308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86" name="Shape 133086"/>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87" name="Shape 133087"/>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0193B62" id="Group 133085" o:spid="_x0000_s1026" style="position:absolute;margin-left:0;margin-top:0;width:21pt;height:21pt;z-index:251813888;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FuJDuWkAgAAzggAAA4AAAAAAAAAAAAAAAAALgIAAGRy&#10;cy9lMm9Eb2MueG1sUEsBAi0AFAAGAAgAAAAhADCckkrZAAAAAwEAAA8AAAAAAAAAAAAAAAAA/gQA&#10;AGRycy9kb3ducmV2LnhtbFBLBQYAAAAABAAEAPMAAAAEBgAAAAA=&#10;">
              <v:shape id="Shape 133086"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" path="m190500,l,e" filled="f" strokeweight=".25pt">
                <v:stroke miterlimit="83231f" joinstyle="miter"/>
                <v:path arrowok="t" textboxrect="0,0,190500,0"/>
              </v:shape>
              <v:shape id="Shape 133087"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31A" w14:textId="77777777" w:rsidR="00216ADB" w:rsidRDefault="00216ADB">
    <w:pPr>
      <w:spacing w:after="0" w:line="259" w:lineRule="auto"/>
      <w:ind w:left="-2121" w:right="10977"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4912" behindDoc="0" locked="0" layoutInCell="1" allowOverlap="1" wp14:anchorId="0BE92550" wp14:editId="0BE92551">
              <wp:simplePos x="0" y="0"/>
              <wp:positionH relativeFrom="page">
                <wp:posOffset>7826705</wp:posOffset>
              </wp:positionH>
              <wp:positionV relativeFrom="page">
                <wp:posOffset>3</wp:posOffset>
              </wp:positionV>
              <wp:extent cx="266700" cy="266700"/>
              <wp:effectExtent l="0" t="0" r="0" b="0"/>
              <wp:wrapSquare wrapText="bothSides"/>
              <wp:docPr id="133059" name="Group 133059"/>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60" name="Shape 133060"/>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61" name="Shape 133061"/>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06FA05" id="Group 133059" o:spid="_x0000_s1026" style="position:absolute;margin-left:616.3pt;margin-top:0;width:21pt;height:21pt;z-index:25181491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AL4feIpgIAAM0IAAAOAAAAAAAAAAAAAAAA&#10;AC4CAABkcnMvZTJvRG9jLnhtbFBLAQItABQABgAIAAAAIQCE5A+v3gAAAAkBAAAPAAAAAAAAAAAA&#10;AAAAAAAFAABkcnMvZG93bnJldi54bWxQSwUGAAAAAAQABADzAAAACwYAAAAA&#10;">
              <v:shape id="Shape 133060"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" path="m190500,l,e" filled="f" strokeweight=".25pt">
                <v:stroke miterlimit="83231f" joinstyle="miter"/>
                <v:path arrowok="t" textboxrect="0,0,190500,0"/>
              </v:shape>
              <v:shape id="Shape 133061"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815936" behindDoc="0" locked="0" layoutInCell="1" allowOverlap="1" wp14:anchorId="0BE92552" wp14:editId="0BE92553">
              <wp:simplePos x="0" y="0"/>
              <wp:positionH relativeFrom="page">
                <wp:posOffset>0</wp:posOffset>
              </wp:positionH>
              <wp:positionV relativeFrom="page">
                <wp:posOffset>3</wp:posOffset>
              </wp:positionV>
              <wp:extent cx="266700" cy="266700"/>
              <wp:effectExtent l="0" t="0" r="0" b="0"/>
              <wp:wrapSquare wrapText="bothSides"/>
              <wp:docPr id="133062" name="Group 133062"/>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3063" name="Shape 133063"/>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3064" name="Shape 133064"/>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2F2DE2" id="Group 133062" o:spid="_x0000_s1026" style="position:absolute;margin-left:0;margin-top:0;width:21pt;height:21pt;z-index:25181593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">
              <v:shape id="Shape 133063"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" path="m190500,l,e" filled="f" strokeweight=".25pt">
                <v:stroke miterlimit="83231f" joinstyle="miter"/>
                <v:path arrowok="t" textboxrect="0,0,190500,0"/>
              </v:shape>
              <v:shape id="Shape 133064"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9D"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7952" behindDoc="0" locked="0" layoutInCell="1" allowOverlap="1" wp14:anchorId="0BE9234C" wp14:editId="0BE9234D">
              <wp:simplePos x="0" y="0"/>
              <wp:positionH relativeFrom="page">
                <wp:posOffset>7826705</wp:posOffset>
              </wp:positionH>
              <wp:positionV relativeFrom="page">
                <wp:posOffset>3</wp:posOffset>
              </wp:positionV>
              <wp:extent cx="266700" cy="266700"/>
              <wp:effectExtent l="0" t="0" r="0" b="0"/>
              <wp:wrapSquare wrapText="bothSides"/>
              <wp:docPr id="131634" name="Group 13163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35" name="Shape 13163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36" name="Shape 13163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C540A3" id="Group 131634" o:spid="_x0000_s1026" style="position:absolute;margin-left:616.3pt;margin-top:0;width:21pt;height:21pt;z-index:251517952;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Br/ZBupgIAAM0IAAAOAAAAAAAAAAAAAAAA&#10;AC4CAABkcnMvZTJvRG9jLnhtbFBLAQItABQABgAIAAAAIQCE5A+v3gAAAAkBAAAPAAAAAAAAAAAA&#10;AAAAAAAFAABkcnMvZG93bnJldi54bWxQSwUGAAAAAAQABADzAAAACwYAAAAA&#10;">
              <v:shape id="Shape 13163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" path="m190500,l,e" filled="f" strokeweight=".25pt">
                <v:stroke miterlimit="83231f" joinstyle="miter"/>
                <v:path arrowok="t" textboxrect="0,0,190500,0"/>
              </v:shape>
              <v:shape id="Shape 13163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18976" behindDoc="0" locked="0" layoutInCell="1" allowOverlap="1" wp14:anchorId="0BE9234E" wp14:editId="0BE9234F">
              <wp:simplePos x="0" y="0"/>
              <wp:positionH relativeFrom="page">
                <wp:posOffset>0</wp:posOffset>
              </wp:positionH>
              <wp:positionV relativeFrom="page">
                <wp:posOffset>3</wp:posOffset>
              </wp:positionV>
              <wp:extent cx="266700" cy="266700"/>
              <wp:effectExtent l="0" t="0" r="0" b="0"/>
              <wp:wrapSquare wrapText="bothSides"/>
              <wp:docPr id="131637" name="Group 13163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38" name="Shape 13163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39" name="Shape 13163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3C8BD5" id="Group 131637" o:spid="_x0000_s1026" style="position:absolute;margin-left:0;margin-top:0;width:21pt;height:21pt;z-index:25151897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PrVAlikAgAAzggAAA4AAAAAAAAAAAAAAAAALgIAAGRy&#10;cy9lMm9Eb2MueG1sUEsBAi0AFAAGAAgAAAAhADCckkrZAAAAAwEAAA8AAAAAAAAAAAAAAAAA/gQA&#10;AGRycy9kb3ducmV2LnhtbFBLBQYAAAAABAAEAPMAAAAEBgAAAAA=&#10;">
              <v:shape id="Shape 13163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" path="m190500,l,e" filled="f" strokeweight=".25pt">
                <v:stroke miterlimit="83231f" joinstyle="miter"/>
                <v:path arrowok="t" textboxrect="0,0,190500,0"/>
              </v:shape>
              <v:shape id="Shape 13163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0" w14:textId="77777777" w:rsidR="00216ADB" w:rsidRDefault="00216ADB">
    <w:pPr>
      <w:spacing w:after="0" w:line="259" w:lineRule="auto"/>
      <w:ind w:left="-2121" w:right="10631"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0000" behindDoc="0" locked="0" layoutInCell="1" allowOverlap="1" wp14:anchorId="0BE9235A" wp14:editId="0BE9235B">
              <wp:simplePos x="0" y="0"/>
              <wp:positionH relativeFrom="page">
                <wp:posOffset>7826705</wp:posOffset>
              </wp:positionH>
              <wp:positionV relativeFrom="page">
                <wp:posOffset>3</wp:posOffset>
              </wp:positionV>
              <wp:extent cx="266700" cy="266700"/>
              <wp:effectExtent l="0" t="0" r="0" b="0"/>
              <wp:wrapSquare wrapText="bothSides"/>
              <wp:docPr id="131614" name="Group 131614"/>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15" name="Shape 131615"/>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16" name="Shape 131616"/>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D1F1B0" id="Group 131614" o:spid="_x0000_s1026" style="position:absolute;margin-left:616.3pt;margin-top:0;width:21pt;height:21pt;z-index:25152000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">
              <v:shape id="Shape 131615"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" path="m190500,l,e" filled="f" strokeweight=".25pt">
                <v:stroke miterlimit="83231f" joinstyle="miter"/>
                <v:path arrowok="t" textboxrect="0,0,190500,0"/>
              </v:shape>
              <v:shape id="Shape 131616"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1024" behindDoc="0" locked="0" layoutInCell="1" allowOverlap="1" wp14:anchorId="0BE9235C" wp14:editId="0BE9235D">
              <wp:simplePos x="0" y="0"/>
              <wp:positionH relativeFrom="page">
                <wp:posOffset>0</wp:posOffset>
              </wp:positionH>
              <wp:positionV relativeFrom="page">
                <wp:posOffset>3</wp:posOffset>
              </wp:positionV>
              <wp:extent cx="266700" cy="266700"/>
              <wp:effectExtent l="0" t="0" r="0" b="0"/>
              <wp:wrapSquare wrapText="bothSides"/>
              <wp:docPr id="131617" name="Group 131617"/>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618" name="Shape 131618"/>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619" name="Shape 131619"/>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5680A1" id="Group 131617" o:spid="_x0000_s1026" style="position:absolute;margin-left:0;margin-top:0;width:21pt;height:21pt;z-index:251521024;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">
              <v:shape id="Shape 131618"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" path="m190500,l,e" filled="f" strokeweight=".25pt">
                <v:stroke miterlimit="83231f" joinstyle="miter"/>
                <v:path arrowok="t" textboxrect="0,0,190500,0"/>
              </v:shape>
              <v:shape id="Shape 131619"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22A2" w14:textId="77777777" w:rsidR="00216ADB" w:rsidRDefault="00216ADB">
    <w:pPr>
      <w:spacing w:after="0" w:line="259" w:lineRule="auto"/>
      <w:ind w:left="-1440" w:right="11306" w:firstLine="0"/>
      <w:jc w:val="left"/>
    </w:pP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29216" behindDoc="0" locked="0" layoutInCell="1" allowOverlap="1" wp14:anchorId="0BE92362" wp14:editId="0BE92363">
              <wp:simplePos x="0" y="0"/>
              <wp:positionH relativeFrom="page">
                <wp:posOffset>7826705</wp:posOffset>
              </wp:positionH>
              <wp:positionV relativeFrom="page">
                <wp:posOffset>3</wp:posOffset>
              </wp:positionV>
              <wp:extent cx="266700" cy="266700"/>
              <wp:effectExtent l="0" t="0" r="0" b="0"/>
              <wp:wrapSquare wrapText="bothSides"/>
              <wp:docPr id="131748" name="Group 131748"/>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749" name="Shape 131749"/>
                      <wps:cNvSpPr/>
                      <wps:spPr>
                        <a:xfrm>
                          <a:off x="7620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50" name="Shape 131750"/>
                      <wps:cNvSpPr/>
                      <wps:spPr>
                        <a:xfrm>
                          <a:off x="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EDC721" id="Group 131748" o:spid="_x0000_s1026" style="position:absolute;margin-left:616.3pt;margin-top:0;width:21pt;height:21pt;z-index:251529216;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">
              <v:shape id="Shape 131749" o:spid="_x0000_s1027" style="position:absolute;left:76200;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" path="m190500,l,e" filled="f" strokeweight=".25pt">
                <v:stroke miterlimit="83231f" joinstyle="miter"/>
                <v:path arrowok="t" textboxrect="0,0,190500,0"/>
              </v:shape>
              <v:shape id="Shape 131750" o:spid="_x0000_s1028" style="position:absolute;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" path="m,190500l,e" filled="f" strokeweight=".25pt">
                <v:stroke miterlimit="83231f" joinstyle="miter"/>
                <v:path arrowok="t" textboxrect="0,0,0,190500"/>
              </v:shape>
              <w10:wrap type="square" anchorx="page" anchory="page"/>
            </v:group>
          </w:pict>
        </mc:Fallback>
      </mc:AlternateContent>
    </w:r>
    <w:r>
      <w:rPr>
        <w:rFonts w:ascii="Calibri" w:eastAsia="Calibri" w:hAnsi="Calibri" w:cs="Calibri"/>
        <w:noProof/>
        <w:color w:val="000000"/>
        <w:sz w:val="22"/>
        <w:shd w:val="clear" w:color="auto" w:fill="E6E6E6"/>
      </w:rPr>
      <mc:AlternateContent>
        <mc:Choice Requires="wpg">
          <w:drawing>
            <wp:anchor distT="0" distB="0" distL="114300" distR="114300" simplePos="0" relativeHeight="251530240" behindDoc="0" locked="0" layoutInCell="1" allowOverlap="1" wp14:anchorId="0BE92364" wp14:editId="0BE92365">
              <wp:simplePos x="0" y="0"/>
              <wp:positionH relativeFrom="page">
                <wp:posOffset>0</wp:posOffset>
              </wp:positionH>
              <wp:positionV relativeFrom="page">
                <wp:posOffset>3</wp:posOffset>
              </wp:positionV>
              <wp:extent cx="266700" cy="266700"/>
              <wp:effectExtent l="0" t="0" r="0" b="0"/>
              <wp:wrapSquare wrapText="bothSides"/>
              <wp:docPr id="131751" name="Group 131751"/>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wps:wsp>
                      <wps:cNvPr id="131752" name="Shape 131752"/>
                      <wps:cNvSpPr/>
                      <wps:spPr>
                        <a:xfrm>
                          <a:off x="0" y="266700"/>
                          <a:ext cx="190500" cy="0"/>
                        </a:xfrm>
                        <a:custGeom>
                          <a:avLst/>
                          <a:gdLst/>
                          <a:ahLst/>
                          <a:cxnLst/>
                          <a:rect l="0" t="0" r="0" b="0"/>
                          <a:pathLst>
                            <a:path w="190500">
                              <a:moveTo>
                                <a:pt x="1905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131753" name="Shape 131753"/>
                      <wps:cNvSpPr/>
                      <wps:spPr>
                        <a:xfrm>
                          <a:off x="266700" y="0"/>
                          <a:ext cx="0" cy="190500"/>
                        </a:xfrm>
                        <a:custGeom>
                          <a:avLst/>
                          <a:gdLst/>
                          <a:ahLst/>
                          <a:cxnLst/>
                          <a:rect l="0" t="0" r="0" b="0"/>
                          <a:pathLst>
                            <a:path h="190500">
                              <a:moveTo>
                                <a:pt x="0" y="1905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67262C" id="Group 131751" o:spid="_x0000_s1026" style="position:absolute;margin-left:0;margin-top:0;width:21pt;height:21pt;z-index:251530240;mso-position-horizontal-relative:page;mso-position-vertical-relative:page" coordsize="266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">
              <v:shape id="Shape 131752" o:spid="_x0000_s1027" style="position:absolute;top:266700;width:190500;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" path="m190500,l,e" filled="f" strokeweight=".25pt">
                <v:stroke miterlimit="83231f" joinstyle="miter"/>
                <v:path arrowok="t" textboxrect="0,0,190500,0"/>
              </v:shape>
              <v:shape id="Shape 131753" o:spid="_x0000_s1028" style="position:absolute;left:266700;width:0;height:190500;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" path="m,190500l,e" filled="f" strokeweight=".25pt">
                <v:stroke miterlimit="83231f" joinstyle="miter"/>
                <v:path arrowok="t" textboxrect="0,0,0,190500"/>
              </v:shape>
              <w10:wrap type="square"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oEdOQ0OO" int2:invalidationBookmarkName="" int2:hashCode="bbIAm/BIPcagN3" int2:id="AxpsO4N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409"/>
    <w:multiLevelType w:val="hybridMultilevel"/>
    <w:tmpl w:val="0C58016A"/>
    <w:lvl w:ilvl="0" w:tplc="925C4F38">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9F82AF64">
      <w:start w:val="1"/>
      <w:numFmt w:val="lowerLetter"/>
      <w:lvlText w:val="%2"/>
      <w:lvlJc w:val="left"/>
      <w:pPr>
        <w:ind w:left="24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642D9CA">
      <w:start w:val="1"/>
      <w:numFmt w:val="lowerRoman"/>
      <w:lvlText w:val="%3"/>
      <w:lvlJc w:val="left"/>
      <w:pPr>
        <w:ind w:left="32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5C876C0">
      <w:start w:val="1"/>
      <w:numFmt w:val="decimal"/>
      <w:lvlText w:val="%4"/>
      <w:lvlJc w:val="left"/>
      <w:pPr>
        <w:ind w:left="39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5C07C02">
      <w:start w:val="1"/>
      <w:numFmt w:val="lowerLetter"/>
      <w:lvlText w:val="%5"/>
      <w:lvlJc w:val="left"/>
      <w:pPr>
        <w:ind w:left="465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E3640B98">
      <w:start w:val="1"/>
      <w:numFmt w:val="lowerRoman"/>
      <w:lvlText w:val="%6"/>
      <w:lvlJc w:val="left"/>
      <w:pPr>
        <w:ind w:left="537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3E0242B2">
      <w:start w:val="1"/>
      <w:numFmt w:val="decimal"/>
      <w:lvlText w:val="%7"/>
      <w:lvlJc w:val="left"/>
      <w:pPr>
        <w:ind w:left="60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ADEB556">
      <w:start w:val="1"/>
      <w:numFmt w:val="lowerLetter"/>
      <w:lvlText w:val="%8"/>
      <w:lvlJc w:val="left"/>
      <w:pPr>
        <w:ind w:left="68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71242AC">
      <w:start w:val="1"/>
      <w:numFmt w:val="lowerRoman"/>
      <w:lvlText w:val="%9"/>
      <w:lvlJc w:val="left"/>
      <w:pPr>
        <w:ind w:left="75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 w15:restartNumberingAfterBreak="0">
    <w:nsid w:val="031450D5"/>
    <w:multiLevelType w:val="hybridMultilevel"/>
    <w:tmpl w:val="5E486CE6"/>
    <w:lvl w:ilvl="0" w:tplc="2A44E8D6">
      <w:start w:val="1"/>
      <w:numFmt w:val="decimal"/>
      <w:lvlText w:val="%1."/>
      <w:lvlJc w:val="left"/>
      <w:pPr>
        <w:ind w:left="11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E64FE2A">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F38716E">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836F6EA">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06890C6">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B72246C">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9580BE66">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BE763E6A">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656FF0C">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 w15:restartNumberingAfterBreak="0">
    <w:nsid w:val="03B277E3"/>
    <w:multiLevelType w:val="hybridMultilevel"/>
    <w:tmpl w:val="04523832"/>
    <w:lvl w:ilvl="0" w:tplc="2ECCA16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13260E7E">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0CA9274">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71CFC26">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756E168">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07243C64">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8CA9FA0">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D529D7A">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9669A88">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3" w15:restartNumberingAfterBreak="0">
    <w:nsid w:val="04487E4F"/>
    <w:multiLevelType w:val="hybridMultilevel"/>
    <w:tmpl w:val="DDF80908"/>
    <w:lvl w:ilvl="0" w:tplc="DE9A3BA4">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334C48A">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8C8596E">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13AEC74">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C76BBB8">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202F502">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054C2B8">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5E893A0">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C0EAEBC">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 w15:restartNumberingAfterBreak="0">
    <w:nsid w:val="04AC6B95"/>
    <w:multiLevelType w:val="hybridMultilevel"/>
    <w:tmpl w:val="FAE6F04E"/>
    <w:lvl w:ilvl="0" w:tplc="AAE0E180">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7F58BFE8">
      <w:start w:val="1"/>
      <w:numFmt w:val="lowerLetter"/>
      <w:lvlText w:val="(%2)"/>
      <w:lvlJc w:val="left"/>
      <w:pPr>
        <w:ind w:left="255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99C229CC">
      <w:start w:val="1"/>
      <w:numFmt w:val="lowerRoman"/>
      <w:lvlText w:val="%3"/>
      <w:lvlJc w:val="left"/>
      <w:pPr>
        <w:ind w:left="306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D5FA6506">
      <w:start w:val="1"/>
      <w:numFmt w:val="decimal"/>
      <w:lvlText w:val="%4"/>
      <w:lvlJc w:val="left"/>
      <w:pPr>
        <w:ind w:left="37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FDA0950">
      <w:start w:val="1"/>
      <w:numFmt w:val="lowerLetter"/>
      <w:lvlText w:val="%5"/>
      <w:lvlJc w:val="left"/>
      <w:pPr>
        <w:ind w:left="450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23E9DFE">
      <w:start w:val="1"/>
      <w:numFmt w:val="lowerRoman"/>
      <w:lvlText w:val="%6"/>
      <w:lvlJc w:val="left"/>
      <w:pPr>
        <w:ind w:left="522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ACD63F8C">
      <w:start w:val="1"/>
      <w:numFmt w:val="decimal"/>
      <w:lvlText w:val="%7"/>
      <w:lvlJc w:val="left"/>
      <w:pPr>
        <w:ind w:left="594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D5AD4FC">
      <w:start w:val="1"/>
      <w:numFmt w:val="lowerLetter"/>
      <w:lvlText w:val="%8"/>
      <w:lvlJc w:val="left"/>
      <w:pPr>
        <w:ind w:left="666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5F6E9BEC">
      <w:start w:val="1"/>
      <w:numFmt w:val="lowerRoman"/>
      <w:lvlText w:val="%9"/>
      <w:lvlJc w:val="left"/>
      <w:pPr>
        <w:ind w:left="73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 w15:restartNumberingAfterBreak="0">
    <w:nsid w:val="04B36559"/>
    <w:multiLevelType w:val="hybridMultilevel"/>
    <w:tmpl w:val="B43C06EC"/>
    <w:lvl w:ilvl="0" w:tplc="D42E5E8A">
      <w:start w:val="5"/>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09A8702">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27E0AB4">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11928B50">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0A89EF2">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840207C">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9F028F8A">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AD86B32">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9DE74EA">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 w15:restartNumberingAfterBreak="0">
    <w:nsid w:val="05A94D0B"/>
    <w:multiLevelType w:val="hybridMultilevel"/>
    <w:tmpl w:val="BDEC845A"/>
    <w:lvl w:ilvl="0" w:tplc="DEE23DC4">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9B4C38C">
      <w:start w:val="1"/>
      <w:numFmt w:val="lowerLetter"/>
      <w:lvlText w:val="%2"/>
      <w:lvlJc w:val="left"/>
      <w:pPr>
        <w:ind w:left="24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8224E48">
      <w:start w:val="1"/>
      <w:numFmt w:val="lowerRoman"/>
      <w:lvlText w:val="%3"/>
      <w:lvlJc w:val="left"/>
      <w:pPr>
        <w:ind w:left="32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AFE5E3A">
      <w:start w:val="1"/>
      <w:numFmt w:val="decimal"/>
      <w:lvlText w:val="%4"/>
      <w:lvlJc w:val="left"/>
      <w:pPr>
        <w:ind w:left="39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CACB44A">
      <w:start w:val="1"/>
      <w:numFmt w:val="lowerLetter"/>
      <w:lvlText w:val="%5"/>
      <w:lvlJc w:val="left"/>
      <w:pPr>
        <w:ind w:left="465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ECE045C">
      <w:start w:val="1"/>
      <w:numFmt w:val="lowerRoman"/>
      <w:lvlText w:val="%6"/>
      <w:lvlJc w:val="left"/>
      <w:pPr>
        <w:ind w:left="537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A0697CC">
      <w:start w:val="1"/>
      <w:numFmt w:val="decimal"/>
      <w:lvlText w:val="%7"/>
      <w:lvlJc w:val="left"/>
      <w:pPr>
        <w:ind w:left="60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EAC49EA">
      <w:start w:val="1"/>
      <w:numFmt w:val="lowerLetter"/>
      <w:lvlText w:val="%8"/>
      <w:lvlJc w:val="left"/>
      <w:pPr>
        <w:ind w:left="68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CE83322">
      <w:start w:val="1"/>
      <w:numFmt w:val="lowerRoman"/>
      <w:lvlText w:val="%9"/>
      <w:lvlJc w:val="left"/>
      <w:pPr>
        <w:ind w:left="75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 w15:restartNumberingAfterBreak="0">
    <w:nsid w:val="05AA6C85"/>
    <w:multiLevelType w:val="hybridMultilevel"/>
    <w:tmpl w:val="EAC8790A"/>
    <w:lvl w:ilvl="0" w:tplc="F58EF364">
      <w:start w:val="1"/>
      <w:numFmt w:val="decimal"/>
      <w:lvlText w:val="%1."/>
      <w:lvlJc w:val="left"/>
      <w:pPr>
        <w:ind w:left="1020" w:hanging="360"/>
      </w:pPr>
    </w:lvl>
    <w:lvl w:ilvl="1" w:tplc="D0249442">
      <w:start w:val="1"/>
      <w:numFmt w:val="decimal"/>
      <w:lvlText w:val="%2."/>
      <w:lvlJc w:val="left"/>
      <w:pPr>
        <w:ind w:left="1020" w:hanging="360"/>
      </w:pPr>
    </w:lvl>
    <w:lvl w:ilvl="2" w:tplc="25382840">
      <w:start w:val="1"/>
      <w:numFmt w:val="decimal"/>
      <w:lvlText w:val="%3."/>
      <w:lvlJc w:val="left"/>
      <w:pPr>
        <w:ind w:left="1020" w:hanging="360"/>
      </w:pPr>
    </w:lvl>
    <w:lvl w:ilvl="3" w:tplc="893EB4EA">
      <w:start w:val="1"/>
      <w:numFmt w:val="decimal"/>
      <w:lvlText w:val="%4."/>
      <w:lvlJc w:val="left"/>
      <w:pPr>
        <w:ind w:left="1020" w:hanging="360"/>
      </w:pPr>
    </w:lvl>
    <w:lvl w:ilvl="4" w:tplc="184EDFE2">
      <w:start w:val="1"/>
      <w:numFmt w:val="decimal"/>
      <w:lvlText w:val="%5."/>
      <w:lvlJc w:val="left"/>
      <w:pPr>
        <w:ind w:left="1020" w:hanging="360"/>
      </w:pPr>
    </w:lvl>
    <w:lvl w:ilvl="5" w:tplc="66261672">
      <w:start w:val="1"/>
      <w:numFmt w:val="decimal"/>
      <w:lvlText w:val="%6."/>
      <w:lvlJc w:val="left"/>
      <w:pPr>
        <w:ind w:left="1020" w:hanging="360"/>
      </w:pPr>
    </w:lvl>
    <w:lvl w:ilvl="6" w:tplc="757C8D9A">
      <w:start w:val="1"/>
      <w:numFmt w:val="decimal"/>
      <w:lvlText w:val="%7."/>
      <w:lvlJc w:val="left"/>
      <w:pPr>
        <w:ind w:left="1020" w:hanging="360"/>
      </w:pPr>
    </w:lvl>
    <w:lvl w:ilvl="7" w:tplc="C54EE93E">
      <w:start w:val="1"/>
      <w:numFmt w:val="decimal"/>
      <w:lvlText w:val="%8."/>
      <w:lvlJc w:val="left"/>
      <w:pPr>
        <w:ind w:left="1020" w:hanging="360"/>
      </w:pPr>
    </w:lvl>
    <w:lvl w:ilvl="8" w:tplc="866448EE">
      <w:start w:val="1"/>
      <w:numFmt w:val="decimal"/>
      <w:lvlText w:val="%9."/>
      <w:lvlJc w:val="left"/>
      <w:pPr>
        <w:ind w:left="1020" w:hanging="360"/>
      </w:pPr>
    </w:lvl>
  </w:abstractNum>
  <w:abstractNum w:abstractNumId="8" w15:restartNumberingAfterBreak="0">
    <w:nsid w:val="06C61247"/>
    <w:multiLevelType w:val="hybridMultilevel"/>
    <w:tmpl w:val="9F561CDA"/>
    <w:lvl w:ilvl="0" w:tplc="57EEACB4">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44CAE0E">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DE308452">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5EA9E1E">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614A078">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AEA4856">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86D40398">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39E6F28">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E000FEC">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 w15:restartNumberingAfterBreak="0">
    <w:nsid w:val="07D477F2"/>
    <w:multiLevelType w:val="hybridMultilevel"/>
    <w:tmpl w:val="93025C52"/>
    <w:lvl w:ilvl="0" w:tplc="0C767446">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A1AFFD2">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BB320BF0">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1020EA2">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572341C">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1F8D7D6">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A8C4E678">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0E01B7A">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6C0E66A">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 w15:restartNumberingAfterBreak="0">
    <w:nsid w:val="08816809"/>
    <w:multiLevelType w:val="hybridMultilevel"/>
    <w:tmpl w:val="F252FEEE"/>
    <w:lvl w:ilvl="0" w:tplc="AD6EC5DE">
      <w:start w:val="1"/>
      <w:numFmt w:val="decimal"/>
      <w:lvlText w:val="%1."/>
      <w:lvlJc w:val="left"/>
      <w:pPr>
        <w:ind w:left="14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35661C4">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2DAA2F32">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10E5E8E">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068DC4E">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C22E062">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FDCE9D2">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CC72EBFC">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8BA1336">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 w15:restartNumberingAfterBreak="0">
    <w:nsid w:val="09BA4479"/>
    <w:multiLevelType w:val="hybridMultilevel"/>
    <w:tmpl w:val="2B220CAA"/>
    <w:lvl w:ilvl="0" w:tplc="37A0839A">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F00E240">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F581AB8">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2885864">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3924B6A">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8BC0C464">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A3183BD8">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A10B8F0">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582C656">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 w15:restartNumberingAfterBreak="0">
    <w:nsid w:val="0A700CA3"/>
    <w:multiLevelType w:val="hybridMultilevel"/>
    <w:tmpl w:val="EE3C2098"/>
    <w:lvl w:ilvl="0" w:tplc="AB460C40">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E0AFA5A">
      <w:start w:val="1"/>
      <w:numFmt w:val="lowerLetter"/>
      <w:lvlText w:val="%2"/>
      <w:lvlJc w:val="left"/>
      <w:pPr>
        <w:ind w:left="19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C98DF06">
      <w:start w:val="1"/>
      <w:numFmt w:val="lowerRoman"/>
      <w:lvlText w:val="%3"/>
      <w:lvlJc w:val="left"/>
      <w:pPr>
        <w:ind w:left="26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74A623A">
      <w:start w:val="1"/>
      <w:numFmt w:val="decimal"/>
      <w:lvlText w:val="%4"/>
      <w:lvlJc w:val="left"/>
      <w:pPr>
        <w:ind w:left="33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3F64E34">
      <w:start w:val="1"/>
      <w:numFmt w:val="lowerLetter"/>
      <w:lvlText w:val="%5"/>
      <w:lvlJc w:val="left"/>
      <w:pPr>
        <w:ind w:left="409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A4E5FBC">
      <w:start w:val="1"/>
      <w:numFmt w:val="lowerRoman"/>
      <w:lvlText w:val="%6"/>
      <w:lvlJc w:val="left"/>
      <w:pPr>
        <w:ind w:left="48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3D0609E">
      <w:start w:val="1"/>
      <w:numFmt w:val="decimal"/>
      <w:lvlText w:val="%7"/>
      <w:lvlJc w:val="left"/>
      <w:pPr>
        <w:ind w:left="55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4E26236">
      <w:start w:val="1"/>
      <w:numFmt w:val="lowerLetter"/>
      <w:lvlText w:val="%8"/>
      <w:lvlJc w:val="left"/>
      <w:pPr>
        <w:ind w:left="62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368E336">
      <w:start w:val="1"/>
      <w:numFmt w:val="lowerRoman"/>
      <w:lvlText w:val="%9"/>
      <w:lvlJc w:val="left"/>
      <w:pPr>
        <w:ind w:left="69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 w15:restartNumberingAfterBreak="0">
    <w:nsid w:val="0AB21279"/>
    <w:multiLevelType w:val="hybridMultilevel"/>
    <w:tmpl w:val="B0D44E6E"/>
    <w:lvl w:ilvl="0" w:tplc="AB460C40">
      <w:start w:val="1"/>
      <w:numFmt w:val="decimal"/>
      <w:lvlText w:val="%1."/>
      <w:lvlJc w:val="left"/>
      <w:pPr>
        <w:ind w:left="283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14090019" w:tentative="1">
      <w:start w:val="1"/>
      <w:numFmt w:val="lowerLetter"/>
      <w:lvlText w:val="%2."/>
      <w:lvlJc w:val="left"/>
      <w:pPr>
        <w:ind w:left="2858" w:hanging="360"/>
      </w:pPr>
    </w:lvl>
    <w:lvl w:ilvl="2" w:tplc="1409001B" w:tentative="1">
      <w:start w:val="1"/>
      <w:numFmt w:val="lowerRoman"/>
      <w:lvlText w:val="%3."/>
      <w:lvlJc w:val="right"/>
      <w:pPr>
        <w:ind w:left="3578" w:hanging="180"/>
      </w:pPr>
    </w:lvl>
    <w:lvl w:ilvl="3" w:tplc="1409000F" w:tentative="1">
      <w:start w:val="1"/>
      <w:numFmt w:val="decimal"/>
      <w:lvlText w:val="%4."/>
      <w:lvlJc w:val="left"/>
      <w:pPr>
        <w:ind w:left="4298" w:hanging="360"/>
      </w:pPr>
    </w:lvl>
    <w:lvl w:ilvl="4" w:tplc="14090019" w:tentative="1">
      <w:start w:val="1"/>
      <w:numFmt w:val="lowerLetter"/>
      <w:lvlText w:val="%5."/>
      <w:lvlJc w:val="left"/>
      <w:pPr>
        <w:ind w:left="5018" w:hanging="360"/>
      </w:pPr>
    </w:lvl>
    <w:lvl w:ilvl="5" w:tplc="1409001B" w:tentative="1">
      <w:start w:val="1"/>
      <w:numFmt w:val="lowerRoman"/>
      <w:lvlText w:val="%6."/>
      <w:lvlJc w:val="right"/>
      <w:pPr>
        <w:ind w:left="5738" w:hanging="180"/>
      </w:pPr>
    </w:lvl>
    <w:lvl w:ilvl="6" w:tplc="1409000F" w:tentative="1">
      <w:start w:val="1"/>
      <w:numFmt w:val="decimal"/>
      <w:lvlText w:val="%7."/>
      <w:lvlJc w:val="left"/>
      <w:pPr>
        <w:ind w:left="6458" w:hanging="360"/>
      </w:pPr>
    </w:lvl>
    <w:lvl w:ilvl="7" w:tplc="14090019" w:tentative="1">
      <w:start w:val="1"/>
      <w:numFmt w:val="lowerLetter"/>
      <w:lvlText w:val="%8."/>
      <w:lvlJc w:val="left"/>
      <w:pPr>
        <w:ind w:left="7178" w:hanging="360"/>
      </w:pPr>
    </w:lvl>
    <w:lvl w:ilvl="8" w:tplc="1409001B" w:tentative="1">
      <w:start w:val="1"/>
      <w:numFmt w:val="lowerRoman"/>
      <w:lvlText w:val="%9."/>
      <w:lvlJc w:val="right"/>
      <w:pPr>
        <w:ind w:left="7898" w:hanging="180"/>
      </w:pPr>
    </w:lvl>
  </w:abstractNum>
  <w:abstractNum w:abstractNumId="14" w15:restartNumberingAfterBreak="0">
    <w:nsid w:val="0AD82902"/>
    <w:multiLevelType w:val="hybridMultilevel"/>
    <w:tmpl w:val="B4940C62"/>
    <w:lvl w:ilvl="0" w:tplc="53402D0E">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EB72FD0A">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4B48844">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24760D40">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0AE268E">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26EEBA0">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E143070">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D524AD2">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4D46EF0">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 w15:restartNumberingAfterBreak="0">
    <w:nsid w:val="0C1D6903"/>
    <w:multiLevelType w:val="hybridMultilevel"/>
    <w:tmpl w:val="BE764152"/>
    <w:lvl w:ilvl="0" w:tplc="BA74A1E6">
      <w:start w:val="1"/>
      <w:numFmt w:val="decimal"/>
      <w:lvlText w:val="%1."/>
      <w:lvlJc w:val="left"/>
      <w:pPr>
        <w:ind w:left="1287" w:hanging="3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14090019" w:tentative="1">
      <w:start w:val="1"/>
      <w:numFmt w:val="lowerLetter"/>
      <w:lvlText w:val="%2."/>
      <w:lvlJc w:val="left"/>
      <w:pPr>
        <w:ind w:left="2007" w:hanging="360"/>
      </w:pPr>
    </w:lvl>
    <w:lvl w:ilvl="2" w:tplc="1409001B" w:tentative="1">
      <w:start w:val="1"/>
      <w:numFmt w:val="lowerRoman"/>
      <w:lvlText w:val="%3."/>
      <w:lvlJc w:val="right"/>
      <w:pPr>
        <w:ind w:left="2727" w:hanging="180"/>
      </w:pPr>
    </w:lvl>
    <w:lvl w:ilvl="3" w:tplc="1409000F" w:tentative="1">
      <w:start w:val="1"/>
      <w:numFmt w:val="decimal"/>
      <w:lvlText w:val="%4."/>
      <w:lvlJc w:val="left"/>
      <w:pPr>
        <w:ind w:left="3447" w:hanging="360"/>
      </w:pPr>
    </w:lvl>
    <w:lvl w:ilvl="4" w:tplc="14090019" w:tentative="1">
      <w:start w:val="1"/>
      <w:numFmt w:val="lowerLetter"/>
      <w:lvlText w:val="%5."/>
      <w:lvlJc w:val="left"/>
      <w:pPr>
        <w:ind w:left="4167" w:hanging="360"/>
      </w:pPr>
    </w:lvl>
    <w:lvl w:ilvl="5" w:tplc="1409001B" w:tentative="1">
      <w:start w:val="1"/>
      <w:numFmt w:val="lowerRoman"/>
      <w:lvlText w:val="%6."/>
      <w:lvlJc w:val="right"/>
      <w:pPr>
        <w:ind w:left="4887" w:hanging="180"/>
      </w:pPr>
    </w:lvl>
    <w:lvl w:ilvl="6" w:tplc="1409000F" w:tentative="1">
      <w:start w:val="1"/>
      <w:numFmt w:val="decimal"/>
      <w:lvlText w:val="%7."/>
      <w:lvlJc w:val="left"/>
      <w:pPr>
        <w:ind w:left="5607" w:hanging="360"/>
      </w:pPr>
    </w:lvl>
    <w:lvl w:ilvl="7" w:tplc="14090019" w:tentative="1">
      <w:start w:val="1"/>
      <w:numFmt w:val="lowerLetter"/>
      <w:lvlText w:val="%8."/>
      <w:lvlJc w:val="left"/>
      <w:pPr>
        <w:ind w:left="6327" w:hanging="360"/>
      </w:pPr>
    </w:lvl>
    <w:lvl w:ilvl="8" w:tplc="1409001B" w:tentative="1">
      <w:start w:val="1"/>
      <w:numFmt w:val="lowerRoman"/>
      <w:lvlText w:val="%9."/>
      <w:lvlJc w:val="right"/>
      <w:pPr>
        <w:ind w:left="7047" w:hanging="180"/>
      </w:pPr>
    </w:lvl>
  </w:abstractNum>
  <w:abstractNum w:abstractNumId="16" w15:restartNumberingAfterBreak="0">
    <w:nsid w:val="0DA5224B"/>
    <w:multiLevelType w:val="hybridMultilevel"/>
    <w:tmpl w:val="A7342804"/>
    <w:lvl w:ilvl="0" w:tplc="ACD84B88">
      <w:start w:val="1"/>
      <w:numFmt w:val="decimal"/>
      <w:lvlText w:val="%1."/>
      <w:lvlJc w:val="left"/>
      <w:pPr>
        <w:ind w:left="4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A9A9F8C">
      <w:start w:val="1"/>
      <w:numFmt w:val="lowerLetter"/>
      <w:lvlText w:val="(%2)"/>
      <w:lvlJc w:val="left"/>
      <w:pPr>
        <w:ind w:left="10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E962314">
      <w:start w:val="1"/>
      <w:numFmt w:val="lowerRoman"/>
      <w:lvlText w:val="%3"/>
      <w:lvlJc w:val="left"/>
      <w:pPr>
        <w:ind w:left="153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2042D448">
      <w:start w:val="1"/>
      <w:numFmt w:val="decimal"/>
      <w:lvlText w:val="%4"/>
      <w:lvlJc w:val="left"/>
      <w:pPr>
        <w:ind w:left="225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E1851F8">
      <w:start w:val="1"/>
      <w:numFmt w:val="lowerLetter"/>
      <w:lvlText w:val="%5"/>
      <w:lvlJc w:val="left"/>
      <w:pPr>
        <w:ind w:left="297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742B20C">
      <w:start w:val="1"/>
      <w:numFmt w:val="lowerRoman"/>
      <w:lvlText w:val="%6"/>
      <w:lvlJc w:val="left"/>
      <w:pPr>
        <w:ind w:left="369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0A03EEA">
      <w:start w:val="1"/>
      <w:numFmt w:val="decimal"/>
      <w:lvlText w:val="%7"/>
      <w:lvlJc w:val="left"/>
      <w:pPr>
        <w:ind w:left="441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0E88DD0">
      <w:start w:val="1"/>
      <w:numFmt w:val="lowerLetter"/>
      <w:lvlText w:val="%8"/>
      <w:lvlJc w:val="left"/>
      <w:pPr>
        <w:ind w:left="513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D1031CE">
      <w:start w:val="1"/>
      <w:numFmt w:val="lowerRoman"/>
      <w:lvlText w:val="%9"/>
      <w:lvlJc w:val="left"/>
      <w:pPr>
        <w:ind w:left="585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7" w15:restartNumberingAfterBreak="0">
    <w:nsid w:val="0E6449FF"/>
    <w:multiLevelType w:val="hybridMultilevel"/>
    <w:tmpl w:val="D10EC15C"/>
    <w:lvl w:ilvl="0" w:tplc="BA74A1E6">
      <w:start w:val="1"/>
      <w:numFmt w:val="decimal"/>
      <w:lvlText w:val="%1."/>
      <w:lvlJc w:val="left"/>
      <w:pPr>
        <w:ind w:left="1287" w:hanging="3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14090019" w:tentative="1">
      <w:start w:val="1"/>
      <w:numFmt w:val="lowerLetter"/>
      <w:lvlText w:val="%2."/>
      <w:lvlJc w:val="left"/>
      <w:pPr>
        <w:ind w:left="2007" w:hanging="360"/>
      </w:pPr>
    </w:lvl>
    <w:lvl w:ilvl="2" w:tplc="1409001B" w:tentative="1">
      <w:start w:val="1"/>
      <w:numFmt w:val="lowerRoman"/>
      <w:lvlText w:val="%3."/>
      <w:lvlJc w:val="right"/>
      <w:pPr>
        <w:ind w:left="2727" w:hanging="180"/>
      </w:pPr>
    </w:lvl>
    <w:lvl w:ilvl="3" w:tplc="1409000F" w:tentative="1">
      <w:start w:val="1"/>
      <w:numFmt w:val="decimal"/>
      <w:lvlText w:val="%4."/>
      <w:lvlJc w:val="left"/>
      <w:pPr>
        <w:ind w:left="3447" w:hanging="360"/>
      </w:pPr>
    </w:lvl>
    <w:lvl w:ilvl="4" w:tplc="14090019" w:tentative="1">
      <w:start w:val="1"/>
      <w:numFmt w:val="lowerLetter"/>
      <w:lvlText w:val="%5."/>
      <w:lvlJc w:val="left"/>
      <w:pPr>
        <w:ind w:left="4167" w:hanging="360"/>
      </w:pPr>
    </w:lvl>
    <w:lvl w:ilvl="5" w:tplc="1409001B" w:tentative="1">
      <w:start w:val="1"/>
      <w:numFmt w:val="lowerRoman"/>
      <w:lvlText w:val="%6."/>
      <w:lvlJc w:val="right"/>
      <w:pPr>
        <w:ind w:left="4887" w:hanging="180"/>
      </w:pPr>
    </w:lvl>
    <w:lvl w:ilvl="6" w:tplc="1409000F" w:tentative="1">
      <w:start w:val="1"/>
      <w:numFmt w:val="decimal"/>
      <w:lvlText w:val="%7."/>
      <w:lvlJc w:val="left"/>
      <w:pPr>
        <w:ind w:left="5607" w:hanging="360"/>
      </w:pPr>
    </w:lvl>
    <w:lvl w:ilvl="7" w:tplc="14090019" w:tentative="1">
      <w:start w:val="1"/>
      <w:numFmt w:val="lowerLetter"/>
      <w:lvlText w:val="%8."/>
      <w:lvlJc w:val="left"/>
      <w:pPr>
        <w:ind w:left="6327" w:hanging="360"/>
      </w:pPr>
    </w:lvl>
    <w:lvl w:ilvl="8" w:tplc="1409001B" w:tentative="1">
      <w:start w:val="1"/>
      <w:numFmt w:val="lowerRoman"/>
      <w:lvlText w:val="%9."/>
      <w:lvlJc w:val="right"/>
      <w:pPr>
        <w:ind w:left="7047" w:hanging="180"/>
      </w:pPr>
    </w:lvl>
  </w:abstractNum>
  <w:abstractNum w:abstractNumId="18" w15:restartNumberingAfterBreak="0">
    <w:nsid w:val="0F4A2F7A"/>
    <w:multiLevelType w:val="hybridMultilevel"/>
    <w:tmpl w:val="522E311C"/>
    <w:lvl w:ilvl="0" w:tplc="746E2288">
      <w:start w:val="1"/>
      <w:numFmt w:val="decimal"/>
      <w:lvlText w:val="%1."/>
      <w:lvlJc w:val="left"/>
      <w:pPr>
        <w:ind w:left="5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3A1EF222">
      <w:start w:val="1"/>
      <w:numFmt w:val="lowerLetter"/>
      <w:lvlText w:val="%2"/>
      <w:lvlJc w:val="left"/>
      <w:pPr>
        <w:ind w:left="25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848EC2AC">
      <w:start w:val="1"/>
      <w:numFmt w:val="lowerRoman"/>
      <w:lvlText w:val="%3"/>
      <w:lvlJc w:val="left"/>
      <w:pPr>
        <w:ind w:left="32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DFC07808">
      <w:start w:val="1"/>
      <w:numFmt w:val="decimal"/>
      <w:lvlText w:val="%4"/>
      <w:lvlJc w:val="left"/>
      <w:pPr>
        <w:ind w:left="39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5320B86">
      <w:start w:val="1"/>
      <w:numFmt w:val="lowerLetter"/>
      <w:lvlText w:val="%5"/>
      <w:lvlJc w:val="left"/>
      <w:pPr>
        <w:ind w:left="47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86C83BDC">
      <w:start w:val="1"/>
      <w:numFmt w:val="lowerRoman"/>
      <w:lvlText w:val="%6"/>
      <w:lvlJc w:val="left"/>
      <w:pPr>
        <w:ind w:left="54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E2380BEC">
      <w:start w:val="1"/>
      <w:numFmt w:val="decimal"/>
      <w:lvlText w:val="%7"/>
      <w:lvlJc w:val="left"/>
      <w:pPr>
        <w:ind w:left="61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A65A79F2">
      <w:start w:val="1"/>
      <w:numFmt w:val="lowerLetter"/>
      <w:lvlText w:val="%8"/>
      <w:lvlJc w:val="left"/>
      <w:pPr>
        <w:ind w:left="68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B05083CA">
      <w:start w:val="1"/>
      <w:numFmt w:val="lowerRoman"/>
      <w:lvlText w:val="%9"/>
      <w:lvlJc w:val="left"/>
      <w:pPr>
        <w:ind w:left="75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9" w15:restartNumberingAfterBreak="0">
    <w:nsid w:val="0FB704F9"/>
    <w:multiLevelType w:val="hybridMultilevel"/>
    <w:tmpl w:val="706A0E60"/>
    <w:lvl w:ilvl="0" w:tplc="FFFFFFFF">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FFFFFFF">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FFFFFFF">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FFFFFFF">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FFFFFFF">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FFFFFFF">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FFFFFFF">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FFFFFFF">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FFFFFFF">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0" w15:restartNumberingAfterBreak="0">
    <w:nsid w:val="0FF967B3"/>
    <w:multiLevelType w:val="hybridMultilevel"/>
    <w:tmpl w:val="0A86FEA6"/>
    <w:lvl w:ilvl="0" w:tplc="CDC6C18A">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89E30DA">
      <w:start w:val="1"/>
      <w:numFmt w:val="lowerLetter"/>
      <w:lvlText w:val="%2"/>
      <w:lvlJc w:val="left"/>
      <w:pPr>
        <w:ind w:left="16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9182036">
      <w:start w:val="1"/>
      <w:numFmt w:val="lowerRoman"/>
      <w:lvlText w:val="%3"/>
      <w:lvlJc w:val="left"/>
      <w:pPr>
        <w:ind w:left="23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2F80B342">
      <w:start w:val="1"/>
      <w:numFmt w:val="decimal"/>
      <w:lvlText w:val="%4"/>
      <w:lvlJc w:val="left"/>
      <w:pPr>
        <w:ind w:left="30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BC89188">
      <w:start w:val="1"/>
      <w:numFmt w:val="lowerLetter"/>
      <w:lvlText w:val="%5"/>
      <w:lvlJc w:val="left"/>
      <w:pPr>
        <w:ind w:left="380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C16C8C2">
      <w:start w:val="1"/>
      <w:numFmt w:val="lowerRoman"/>
      <w:lvlText w:val="%6"/>
      <w:lvlJc w:val="left"/>
      <w:pPr>
        <w:ind w:left="452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EDA37E2">
      <w:start w:val="1"/>
      <w:numFmt w:val="decimal"/>
      <w:lvlText w:val="%7"/>
      <w:lvlJc w:val="left"/>
      <w:pPr>
        <w:ind w:left="52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68277D8">
      <w:start w:val="1"/>
      <w:numFmt w:val="lowerLetter"/>
      <w:lvlText w:val="%8"/>
      <w:lvlJc w:val="left"/>
      <w:pPr>
        <w:ind w:left="59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036A4FCC">
      <w:start w:val="1"/>
      <w:numFmt w:val="lowerRoman"/>
      <w:lvlText w:val="%9"/>
      <w:lvlJc w:val="left"/>
      <w:pPr>
        <w:ind w:left="66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1" w15:restartNumberingAfterBreak="0">
    <w:nsid w:val="10D14348"/>
    <w:multiLevelType w:val="hybridMultilevel"/>
    <w:tmpl w:val="E818A448"/>
    <w:lvl w:ilvl="0" w:tplc="03B0E748">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5E4A418">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A0626E30">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9A7885F2">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D544FB2">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CB4E2680">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861C662E">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78CAE0C">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B89A5E54">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2" w15:restartNumberingAfterBreak="0">
    <w:nsid w:val="10F822E5"/>
    <w:multiLevelType w:val="hybridMultilevel"/>
    <w:tmpl w:val="CE705180"/>
    <w:lvl w:ilvl="0" w:tplc="FE162BBC">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8AA3148">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F7E8C64">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B88A0A8">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AD2095C">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6D70048A">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220F4C0">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FC0FB32">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353EE850">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3" w15:restartNumberingAfterBreak="0">
    <w:nsid w:val="117A1F2E"/>
    <w:multiLevelType w:val="hybridMultilevel"/>
    <w:tmpl w:val="D7240516"/>
    <w:lvl w:ilvl="0" w:tplc="1409000F">
      <w:start w:val="1"/>
      <w:numFmt w:val="decimal"/>
      <w:lvlText w:val="%1."/>
      <w:lvlJc w:val="left"/>
      <w:pPr>
        <w:ind w:left="1778" w:hanging="360"/>
      </w:pPr>
    </w:lvl>
    <w:lvl w:ilvl="1" w:tplc="14090019" w:tentative="1">
      <w:start w:val="1"/>
      <w:numFmt w:val="lowerLetter"/>
      <w:lvlText w:val="%2."/>
      <w:lvlJc w:val="left"/>
      <w:pPr>
        <w:ind w:left="2498" w:hanging="360"/>
      </w:pPr>
    </w:lvl>
    <w:lvl w:ilvl="2" w:tplc="1409001B" w:tentative="1">
      <w:start w:val="1"/>
      <w:numFmt w:val="lowerRoman"/>
      <w:lvlText w:val="%3."/>
      <w:lvlJc w:val="right"/>
      <w:pPr>
        <w:ind w:left="3218" w:hanging="180"/>
      </w:pPr>
    </w:lvl>
    <w:lvl w:ilvl="3" w:tplc="1409000F" w:tentative="1">
      <w:start w:val="1"/>
      <w:numFmt w:val="decimal"/>
      <w:lvlText w:val="%4."/>
      <w:lvlJc w:val="left"/>
      <w:pPr>
        <w:ind w:left="3938" w:hanging="360"/>
      </w:pPr>
    </w:lvl>
    <w:lvl w:ilvl="4" w:tplc="14090019" w:tentative="1">
      <w:start w:val="1"/>
      <w:numFmt w:val="lowerLetter"/>
      <w:lvlText w:val="%5."/>
      <w:lvlJc w:val="left"/>
      <w:pPr>
        <w:ind w:left="4658" w:hanging="360"/>
      </w:pPr>
    </w:lvl>
    <w:lvl w:ilvl="5" w:tplc="1409001B" w:tentative="1">
      <w:start w:val="1"/>
      <w:numFmt w:val="lowerRoman"/>
      <w:lvlText w:val="%6."/>
      <w:lvlJc w:val="right"/>
      <w:pPr>
        <w:ind w:left="5378" w:hanging="180"/>
      </w:pPr>
    </w:lvl>
    <w:lvl w:ilvl="6" w:tplc="1409000F" w:tentative="1">
      <w:start w:val="1"/>
      <w:numFmt w:val="decimal"/>
      <w:lvlText w:val="%7."/>
      <w:lvlJc w:val="left"/>
      <w:pPr>
        <w:ind w:left="6098" w:hanging="360"/>
      </w:pPr>
    </w:lvl>
    <w:lvl w:ilvl="7" w:tplc="14090019" w:tentative="1">
      <w:start w:val="1"/>
      <w:numFmt w:val="lowerLetter"/>
      <w:lvlText w:val="%8."/>
      <w:lvlJc w:val="left"/>
      <w:pPr>
        <w:ind w:left="6818" w:hanging="360"/>
      </w:pPr>
    </w:lvl>
    <w:lvl w:ilvl="8" w:tplc="1409001B" w:tentative="1">
      <w:start w:val="1"/>
      <w:numFmt w:val="lowerRoman"/>
      <w:lvlText w:val="%9."/>
      <w:lvlJc w:val="right"/>
      <w:pPr>
        <w:ind w:left="7538" w:hanging="180"/>
      </w:pPr>
    </w:lvl>
  </w:abstractNum>
  <w:abstractNum w:abstractNumId="24" w15:restartNumberingAfterBreak="0">
    <w:nsid w:val="11B5030F"/>
    <w:multiLevelType w:val="hybridMultilevel"/>
    <w:tmpl w:val="EFA89A88"/>
    <w:lvl w:ilvl="0" w:tplc="DF30B7FA">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7E9E1A6C">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0D3C126A">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5E63E22">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1EAACA0A">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4848040">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2E0DB38">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6C20E18">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EA0102E">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5" w15:restartNumberingAfterBreak="0">
    <w:nsid w:val="133F127C"/>
    <w:multiLevelType w:val="hybridMultilevel"/>
    <w:tmpl w:val="A5427DD6"/>
    <w:lvl w:ilvl="0" w:tplc="FFE8155E">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2DC683F8">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87AA9F0">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C7605C0E">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684C404">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22282CA">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E1D2F05C">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BD4ED142">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ED06E7C">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6" w15:restartNumberingAfterBreak="0">
    <w:nsid w:val="13A83C30"/>
    <w:multiLevelType w:val="hybridMultilevel"/>
    <w:tmpl w:val="6F36D08C"/>
    <w:lvl w:ilvl="0" w:tplc="34AAAE12">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6DDAB330">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BDC485C">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79E8422">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760C21FC">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9BA076A">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B68D726">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D34F36E">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90E8300">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7" w15:restartNumberingAfterBreak="0">
    <w:nsid w:val="142E59C1"/>
    <w:multiLevelType w:val="hybridMultilevel"/>
    <w:tmpl w:val="65AAB852"/>
    <w:lvl w:ilvl="0" w:tplc="FFFFFFFF">
      <w:start w:val="1"/>
      <w:numFmt w:val="decimal"/>
      <w:lvlText w:val="%1."/>
      <w:lvlJc w:val="left"/>
      <w:pPr>
        <w:ind w:left="12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FFFFFFF">
      <w:start w:val="1"/>
      <w:numFmt w:val="lowerLetter"/>
      <w:lvlText w:val="%2."/>
      <w:lvlJc w:val="left"/>
      <w:pPr>
        <w:ind w:left="20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FFFFFFF">
      <w:start w:val="1"/>
      <w:numFmt w:val="lowerRoman"/>
      <w:lvlText w:val="%3"/>
      <w:lvlJc w:val="left"/>
      <w:pPr>
        <w:ind w:left="2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FFFFFFF">
      <w:start w:val="1"/>
      <w:numFmt w:val="decimal"/>
      <w:lvlText w:val="%4"/>
      <w:lvlJc w:val="left"/>
      <w:pPr>
        <w:ind w:left="3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FFFFFFF">
      <w:start w:val="1"/>
      <w:numFmt w:val="lowerLetter"/>
      <w:lvlText w:val="%5"/>
      <w:lvlJc w:val="left"/>
      <w:pPr>
        <w:ind w:left="3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FFFFFFF">
      <w:start w:val="1"/>
      <w:numFmt w:val="lowerRoman"/>
      <w:lvlText w:val="%6"/>
      <w:lvlJc w:val="left"/>
      <w:pPr>
        <w:ind w:left="4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FFFFFFF">
      <w:start w:val="1"/>
      <w:numFmt w:val="decimal"/>
      <w:lvlText w:val="%7"/>
      <w:lvlJc w:val="left"/>
      <w:pPr>
        <w:ind w:left="54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FFFFFFF">
      <w:start w:val="1"/>
      <w:numFmt w:val="lowerLetter"/>
      <w:lvlText w:val="%8"/>
      <w:lvlJc w:val="left"/>
      <w:pPr>
        <w:ind w:left="61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FFFFFFF">
      <w:start w:val="1"/>
      <w:numFmt w:val="lowerRoman"/>
      <w:lvlText w:val="%9"/>
      <w:lvlJc w:val="left"/>
      <w:pPr>
        <w:ind w:left="68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28" w15:restartNumberingAfterBreak="0">
    <w:nsid w:val="148E41D2"/>
    <w:multiLevelType w:val="hybridMultilevel"/>
    <w:tmpl w:val="297A8F6E"/>
    <w:lvl w:ilvl="0" w:tplc="F11C7196">
      <w:start w:val="1"/>
      <w:numFmt w:val="decimal"/>
      <w:lvlText w:val="%1."/>
      <w:lvlJc w:val="left"/>
      <w:pPr>
        <w:ind w:left="1134" w:hanging="360"/>
      </w:pPr>
    </w:lvl>
    <w:lvl w:ilvl="1" w:tplc="FF0613F4">
      <w:start w:val="1"/>
      <w:numFmt w:val="lowerLetter"/>
      <w:lvlText w:val="%2."/>
      <w:lvlJc w:val="left"/>
      <w:pPr>
        <w:ind w:left="1647" w:hanging="360"/>
      </w:pPr>
    </w:lvl>
    <w:lvl w:ilvl="2" w:tplc="FA3ED384">
      <w:start w:val="1"/>
      <w:numFmt w:val="lowerRoman"/>
      <w:lvlText w:val="%3."/>
      <w:lvlJc w:val="right"/>
      <w:pPr>
        <w:ind w:left="2367" w:hanging="180"/>
      </w:pPr>
    </w:lvl>
    <w:lvl w:ilvl="3" w:tplc="2CA0634E">
      <w:start w:val="1"/>
      <w:numFmt w:val="decimal"/>
      <w:lvlText w:val="%4."/>
      <w:lvlJc w:val="left"/>
      <w:pPr>
        <w:ind w:left="3087" w:hanging="360"/>
      </w:pPr>
    </w:lvl>
    <w:lvl w:ilvl="4" w:tplc="116229E6">
      <w:start w:val="1"/>
      <w:numFmt w:val="lowerLetter"/>
      <w:lvlText w:val="%5."/>
      <w:lvlJc w:val="left"/>
      <w:pPr>
        <w:ind w:left="3807" w:hanging="360"/>
      </w:pPr>
    </w:lvl>
    <w:lvl w:ilvl="5" w:tplc="A1DCDE16">
      <w:start w:val="1"/>
      <w:numFmt w:val="lowerRoman"/>
      <w:lvlText w:val="%6."/>
      <w:lvlJc w:val="right"/>
      <w:pPr>
        <w:ind w:left="4527" w:hanging="180"/>
      </w:pPr>
    </w:lvl>
    <w:lvl w:ilvl="6" w:tplc="A8C2AF8E">
      <w:start w:val="1"/>
      <w:numFmt w:val="decimal"/>
      <w:lvlText w:val="%7."/>
      <w:lvlJc w:val="left"/>
      <w:pPr>
        <w:ind w:left="5247" w:hanging="360"/>
      </w:pPr>
    </w:lvl>
    <w:lvl w:ilvl="7" w:tplc="4ECE9464">
      <w:start w:val="1"/>
      <w:numFmt w:val="lowerLetter"/>
      <w:lvlText w:val="%8."/>
      <w:lvlJc w:val="left"/>
      <w:pPr>
        <w:ind w:left="5967" w:hanging="360"/>
      </w:pPr>
    </w:lvl>
    <w:lvl w:ilvl="8" w:tplc="4FEC6AC6">
      <w:start w:val="1"/>
      <w:numFmt w:val="lowerRoman"/>
      <w:lvlText w:val="%9."/>
      <w:lvlJc w:val="right"/>
      <w:pPr>
        <w:ind w:left="6687" w:hanging="180"/>
      </w:pPr>
    </w:lvl>
  </w:abstractNum>
  <w:abstractNum w:abstractNumId="29" w15:restartNumberingAfterBreak="0">
    <w:nsid w:val="149010A5"/>
    <w:multiLevelType w:val="hybridMultilevel"/>
    <w:tmpl w:val="6BC49DE2"/>
    <w:lvl w:ilvl="0" w:tplc="5E509E4A">
      <w:start w:val="1"/>
      <w:numFmt w:val="lowerLetter"/>
      <w:lvlText w:val="(%1)"/>
      <w:lvlJc w:val="left"/>
      <w:pPr>
        <w:ind w:left="22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EB965B00">
      <w:start w:val="1"/>
      <w:numFmt w:val="lowerLetter"/>
      <w:lvlText w:val="%2"/>
      <w:lvlJc w:val="left"/>
      <w:pPr>
        <w:ind w:left="27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8E664798">
      <w:start w:val="1"/>
      <w:numFmt w:val="lowerRoman"/>
      <w:lvlText w:val="%3"/>
      <w:lvlJc w:val="left"/>
      <w:pPr>
        <w:ind w:left="35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D4277C6">
      <w:start w:val="1"/>
      <w:numFmt w:val="decimal"/>
      <w:lvlText w:val="%4"/>
      <w:lvlJc w:val="left"/>
      <w:pPr>
        <w:ind w:left="42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1928DFA">
      <w:start w:val="1"/>
      <w:numFmt w:val="lowerLetter"/>
      <w:lvlText w:val="%5"/>
      <w:lvlJc w:val="left"/>
      <w:pPr>
        <w:ind w:left="494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3E84B9DE">
      <w:start w:val="1"/>
      <w:numFmt w:val="lowerRoman"/>
      <w:lvlText w:val="%6"/>
      <w:lvlJc w:val="left"/>
      <w:pPr>
        <w:ind w:left="566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87E1ABC">
      <w:start w:val="1"/>
      <w:numFmt w:val="decimal"/>
      <w:lvlText w:val="%7"/>
      <w:lvlJc w:val="left"/>
      <w:pPr>
        <w:ind w:left="63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1DA054C">
      <w:start w:val="1"/>
      <w:numFmt w:val="lowerLetter"/>
      <w:lvlText w:val="%8"/>
      <w:lvlJc w:val="left"/>
      <w:pPr>
        <w:ind w:left="71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E9A5406">
      <w:start w:val="1"/>
      <w:numFmt w:val="lowerRoman"/>
      <w:lvlText w:val="%9"/>
      <w:lvlJc w:val="left"/>
      <w:pPr>
        <w:ind w:left="78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30" w15:restartNumberingAfterBreak="0">
    <w:nsid w:val="14AC3EE9"/>
    <w:multiLevelType w:val="hybridMultilevel"/>
    <w:tmpl w:val="6DAE372A"/>
    <w:lvl w:ilvl="0" w:tplc="D93C8E42">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1B427A6">
      <w:start w:val="1"/>
      <w:numFmt w:val="lowerLetter"/>
      <w:lvlText w:val="(%2)"/>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B9E10F6">
      <w:start w:val="1"/>
      <w:numFmt w:val="lowerRoman"/>
      <w:lvlText w:val="%3"/>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3D49F40">
      <w:start w:val="1"/>
      <w:numFmt w:val="decimal"/>
      <w:lvlText w:val="%4"/>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FA2FBC6">
      <w:start w:val="1"/>
      <w:numFmt w:val="lowerLetter"/>
      <w:lvlText w:val="%5"/>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4DACAB4">
      <w:start w:val="1"/>
      <w:numFmt w:val="lowerRoman"/>
      <w:lvlText w:val="%6"/>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E884BED4">
      <w:start w:val="1"/>
      <w:numFmt w:val="decimal"/>
      <w:lvlText w:val="%7"/>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A0A9D86">
      <w:start w:val="1"/>
      <w:numFmt w:val="lowerLetter"/>
      <w:lvlText w:val="%8"/>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6D612B0">
      <w:start w:val="1"/>
      <w:numFmt w:val="lowerRoman"/>
      <w:lvlText w:val="%9"/>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31" w15:restartNumberingAfterBreak="0">
    <w:nsid w:val="16671DFA"/>
    <w:multiLevelType w:val="hybridMultilevel"/>
    <w:tmpl w:val="65365252"/>
    <w:lvl w:ilvl="0" w:tplc="76BCA834">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77CABCC">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1CA1712">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FFEB7A0">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144B18A">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8368832">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93A72B2">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2124E2A">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30F0D334">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32" w15:restartNumberingAfterBreak="0">
    <w:nsid w:val="171E0A83"/>
    <w:multiLevelType w:val="hybridMultilevel"/>
    <w:tmpl w:val="3DE859DC"/>
    <w:lvl w:ilvl="0" w:tplc="14090001">
      <w:start w:val="1"/>
      <w:numFmt w:val="bullet"/>
      <w:lvlText w:val=""/>
      <w:lvlJc w:val="left"/>
      <w:pPr>
        <w:ind w:left="347" w:hanging="360"/>
      </w:pPr>
      <w:rPr>
        <w:rFonts w:ascii="Symbol" w:hAnsi="Symbol" w:hint="default"/>
      </w:rPr>
    </w:lvl>
    <w:lvl w:ilvl="1" w:tplc="FFFFFFFF" w:tentative="1">
      <w:start w:val="1"/>
      <w:numFmt w:val="lowerLetter"/>
      <w:lvlText w:val="%2."/>
      <w:lvlJc w:val="left"/>
      <w:pPr>
        <w:ind w:left="1067" w:hanging="360"/>
      </w:pPr>
    </w:lvl>
    <w:lvl w:ilvl="2" w:tplc="FFFFFFFF" w:tentative="1">
      <w:start w:val="1"/>
      <w:numFmt w:val="lowerRoman"/>
      <w:lvlText w:val="%3."/>
      <w:lvlJc w:val="right"/>
      <w:pPr>
        <w:ind w:left="1787" w:hanging="180"/>
      </w:pPr>
    </w:lvl>
    <w:lvl w:ilvl="3" w:tplc="FFFFFFFF" w:tentative="1">
      <w:start w:val="1"/>
      <w:numFmt w:val="decimal"/>
      <w:lvlText w:val="%4."/>
      <w:lvlJc w:val="left"/>
      <w:pPr>
        <w:ind w:left="2507" w:hanging="360"/>
      </w:pPr>
    </w:lvl>
    <w:lvl w:ilvl="4" w:tplc="FFFFFFFF" w:tentative="1">
      <w:start w:val="1"/>
      <w:numFmt w:val="lowerLetter"/>
      <w:lvlText w:val="%5."/>
      <w:lvlJc w:val="left"/>
      <w:pPr>
        <w:ind w:left="3227" w:hanging="360"/>
      </w:pPr>
    </w:lvl>
    <w:lvl w:ilvl="5" w:tplc="FFFFFFFF" w:tentative="1">
      <w:start w:val="1"/>
      <w:numFmt w:val="lowerRoman"/>
      <w:lvlText w:val="%6."/>
      <w:lvlJc w:val="right"/>
      <w:pPr>
        <w:ind w:left="3947" w:hanging="180"/>
      </w:pPr>
    </w:lvl>
    <w:lvl w:ilvl="6" w:tplc="FFFFFFFF" w:tentative="1">
      <w:start w:val="1"/>
      <w:numFmt w:val="decimal"/>
      <w:lvlText w:val="%7."/>
      <w:lvlJc w:val="left"/>
      <w:pPr>
        <w:ind w:left="4667" w:hanging="360"/>
      </w:pPr>
    </w:lvl>
    <w:lvl w:ilvl="7" w:tplc="FFFFFFFF" w:tentative="1">
      <w:start w:val="1"/>
      <w:numFmt w:val="lowerLetter"/>
      <w:lvlText w:val="%8."/>
      <w:lvlJc w:val="left"/>
      <w:pPr>
        <w:ind w:left="5387" w:hanging="360"/>
      </w:pPr>
    </w:lvl>
    <w:lvl w:ilvl="8" w:tplc="FFFFFFFF" w:tentative="1">
      <w:start w:val="1"/>
      <w:numFmt w:val="lowerRoman"/>
      <w:lvlText w:val="%9."/>
      <w:lvlJc w:val="right"/>
      <w:pPr>
        <w:ind w:left="6107" w:hanging="180"/>
      </w:pPr>
    </w:lvl>
  </w:abstractNum>
  <w:abstractNum w:abstractNumId="33" w15:restartNumberingAfterBreak="0">
    <w:nsid w:val="177A636C"/>
    <w:multiLevelType w:val="hybridMultilevel"/>
    <w:tmpl w:val="E16EB520"/>
    <w:lvl w:ilvl="0" w:tplc="1928586C">
      <w:start w:val="1"/>
      <w:numFmt w:val="decimal"/>
      <w:lvlText w:val="%1."/>
      <w:lvlJc w:val="left"/>
      <w:pPr>
        <w:ind w:left="1190"/>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1" w:tplc="C46E4E5C">
      <w:start w:val="1"/>
      <w:numFmt w:val="lowerLetter"/>
      <w:lvlText w:val="%2"/>
      <w:lvlJc w:val="left"/>
      <w:pPr>
        <w:ind w:left="249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2" w:tplc="7E5E4E34">
      <w:start w:val="1"/>
      <w:numFmt w:val="lowerRoman"/>
      <w:lvlText w:val="%3"/>
      <w:lvlJc w:val="left"/>
      <w:pPr>
        <w:ind w:left="321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3" w:tplc="A48401BE">
      <w:start w:val="1"/>
      <w:numFmt w:val="decimal"/>
      <w:lvlText w:val="%4"/>
      <w:lvlJc w:val="left"/>
      <w:pPr>
        <w:ind w:left="393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4" w:tplc="0FE0535C">
      <w:start w:val="1"/>
      <w:numFmt w:val="lowerLetter"/>
      <w:lvlText w:val="%5"/>
      <w:lvlJc w:val="left"/>
      <w:pPr>
        <w:ind w:left="465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5" w:tplc="8C30B2D2">
      <w:start w:val="1"/>
      <w:numFmt w:val="lowerRoman"/>
      <w:lvlText w:val="%6"/>
      <w:lvlJc w:val="left"/>
      <w:pPr>
        <w:ind w:left="537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6" w:tplc="CEE82174">
      <w:start w:val="1"/>
      <w:numFmt w:val="decimal"/>
      <w:lvlText w:val="%7"/>
      <w:lvlJc w:val="left"/>
      <w:pPr>
        <w:ind w:left="609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7" w:tplc="E6F29794">
      <w:start w:val="1"/>
      <w:numFmt w:val="lowerLetter"/>
      <w:lvlText w:val="%8"/>
      <w:lvlJc w:val="left"/>
      <w:pPr>
        <w:ind w:left="681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8" w:tplc="A28A097E">
      <w:start w:val="1"/>
      <w:numFmt w:val="lowerRoman"/>
      <w:lvlText w:val="%9"/>
      <w:lvlJc w:val="left"/>
      <w:pPr>
        <w:ind w:left="753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abstractNum>
  <w:abstractNum w:abstractNumId="34" w15:restartNumberingAfterBreak="0">
    <w:nsid w:val="193E0B73"/>
    <w:multiLevelType w:val="hybridMultilevel"/>
    <w:tmpl w:val="B292FD2A"/>
    <w:lvl w:ilvl="0" w:tplc="DDF0EE68">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9162C450">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87E27AE">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9710D934">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CDE4BCE">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9152796E">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03AD776">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DAA5222">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5E5EAD32">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35" w15:restartNumberingAfterBreak="0">
    <w:nsid w:val="19C55CBD"/>
    <w:multiLevelType w:val="hybridMultilevel"/>
    <w:tmpl w:val="F41CA110"/>
    <w:lvl w:ilvl="0" w:tplc="5454A2B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E92F636">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07CEADE8">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1F7E7382">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18CF0E0">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49E3932">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FC200CE">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DFC7298">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58ABE76">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36" w15:restartNumberingAfterBreak="0">
    <w:nsid w:val="1AF42E06"/>
    <w:multiLevelType w:val="hybridMultilevel"/>
    <w:tmpl w:val="D2BAD0C4"/>
    <w:lvl w:ilvl="0" w:tplc="F0A0CA92">
      <w:start w:val="1"/>
      <w:numFmt w:val="decimal"/>
      <w:lvlText w:val="%1."/>
      <w:lvlJc w:val="left"/>
      <w:pPr>
        <w:ind w:left="2153" w:hanging="735"/>
      </w:pPr>
      <w:rPr>
        <w:rFonts w:hint="default"/>
      </w:rPr>
    </w:lvl>
    <w:lvl w:ilvl="1" w:tplc="14090019" w:tentative="1">
      <w:start w:val="1"/>
      <w:numFmt w:val="lowerLetter"/>
      <w:lvlText w:val="%2."/>
      <w:lvlJc w:val="left"/>
      <w:pPr>
        <w:ind w:left="2498" w:hanging="360"/>
      </w:pPr>
    </w:lvl>
    <w:lvl w:ilvl="2" w:tplc="1409001B" w:tentative="1">
      <w:start w:val="1"/>
      <w:numFmt w:val="lowerRoman"/>
      <w:lvlText w:val="%3."/>
      <w:lvlJc w:val="right"/>
      <w:pPr>
        <w:ind w:left="3218" w:hanging="180"/>
      </w:pPr>
    </w:lvl>
    <w:lvl w:ilvl="3" w:tplc="1409000F" w:tentative="1">
      <w:start w:val="1"/>
      <w:numFmt w:val="decimal"/>
      <w:lvlText w:val="%4."/>
      <w:lvlJc w:val="left"/>
      <w:pPr>
        <w:ind w:left="3938" w:hanging="360"/>
      </w:pPr>
    </w:lvl>
    <w:lvl w:ilvl="4" w:tplc="14090019" w:tentative="1">
      <w:start w:val="1"/>
      <w:numFmt w:val="lowerLetter"/>
      <w:lvlText w:val="%5."/>
      <w:lvlJc w:val="left"/>
      <w:pPr>
        <w:ind w:left="4658" w:hanging="360"/>
      </w:pPr>
    </w:lvl>
    <w:lvl w:ilvl="5" w:tplc="1409001B" w:tentative="1">
      <w:start w:val="1"/>
      <w:numFmt w:val="lowerRoman"/>
      <w:lvlText w:val="%6."/>
      <w:lvlJc w:val="right"/>
      <w:pPr>
        <w:ind w:left="5378" w:hanging="180"/>
      </w:pPr>
    </w:lvl>
    <w:lvl w:ilvl="6" w:tplc="1409000F" w:tentative="1">
      <w:start w:val="1"/>
      <w:numFmt w:val="decimal"/>
      <w:lvlText w:val="%7."/>
      <w:lvlJc w:val="left"/>
      <w:pPr>
        <w:ind w:left="6098" w:hanging="360"/>
      </w:pPr>
    </w:lvl>
    <w:lvl w:ilvl="7" w:tplc="14090019" w:tentative="1">
      <w:start w:val="1"/>
      <w:numFmt w:val="lowerLetter"/>
      <w:lvlText w:val="%8."/>
      <w:lvlJc w:val="left"/>
      <w:pPr>
        <w:ind w:left="6818" w:hanging="360"/>
      </w:pPr>
    </w:lvl>
    <w:lvl w:ilvl="8" w:tplc="1409001B" w:tentative="1">
      <w:start w:val="1"/>
      <w:numFmt w:val="lowerRoman"/>
      <w:lvlText w:val="%9."/>
      <w:lvlJc w:val="right"/>
      <w:pPr>
        <w:ind w:left="7538" w:hanging="180"/>
      </w:pPr>
    </w:lvl>
  </w:abstractNum>
  <w:abstractNum w:abstractNumId="37" w15:restartNumberingAfterBreak="0">
    <w:nsid w:val="1B072182"/>
    <w:multiLevelType w:val="hybridMultilevel"/>
    <w:tmpl w:val="102EFD3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1BEA0990"/>
    <w:multiLevelType w:val="hybridMultilevel"/>
    <w:tmpl w:val="021682CE"/>
    <w:lvl w:ilvl="0" w:tplc="7A627CE4">
      <w:start w:val="1"/>
      <w:numFmt w:val="lowerRoman"/>
      <w:lvlText w:val="(%1)"/>
      <w:lvlJc w:val="left"/>
      <w:pPr>
        <w:ind w:left="22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3E03EB4">
      <w:start w:val="1"/>
      <w:numFmt w:val="lowerLetter"/>
      <w:lvlText w:val="%2"/>
      <w:lvlJc w:val="left"/>
      <w:pPr>
        <w:ind w:left="27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4D80D26">
      <w:start w:val="1"/>
      <w:numFmt w:val="lowerRoman"/>
      <w:lvlText w:val="%3"/>
      <w:lvlJc w:val="left"/>
      <w:pPr>
        <w:ind w:left="35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C024C1B8">
      <w:start w:val="1"/>
      <w:numFmt w:val="decimal"/>
      <w:lvlText w:val="%4"/>
      <w:lvlJc w:val="left"/>
      <w:pPr>
        <w:ind w:left="42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7E6B98A">
      <w:start w:val="1"/>
      <w:numFmt w:val="lowerLetter"/>
      <w:lvlText w:val="%5"/>
      <w:lvlJc w:val="left"/>
      <w:pPr>
        <w:ind w:left="494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C489966">
      <w:start w:val="1"/>
      <w:numFmt w:val="lowerRoman"/>
      <w:lvlText w:val="%6"/>
      <w:lvlJc w:val="left"/>
      <w:pPr>
        <w:ind w:left="566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8F850C6">
      <w:start w:val="1"/>
      <w:numFmt w:val="decimal"/>
      <w:lvlText w:val="%7"/>
      <w:lvlJc w:val="left"/>
      <w:pPr>
        <w:ind w:left="63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2307D8A">
      <w:start w:val="1"/>
      <w:numFmt w:val="lowerLetter"/>
      <w:lvlText w:val="%8"/>
      <w:lvlJc w:val="left"/>
      <w:pPr>
        <w:ind w:left="71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8606F76">
      <w:start w:val="1"/>
      <w:numFmt w:val="lowerRoman"/>
      <w:lvlText w:val="%9"/>
      <w:lvlJc w:val="left"/>
      <w:pPr>
        <w:ind w:left="78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39" w15:restartNumberingAfterBreak="0">
    <w:nsid w:val="1C830C8B"/>
    <w:multiLevelType w:val="hybridMultilevel"/>
    <w:tmpl w:val="DEDAFA6A"/>
    <w:lvl w:ilvl="0" w:tplc="37CC2012">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D9C789C">
      <w:start w:val="1"/>
      <w:numFmt w:val="lowerLetter"/>
      <w:lvlText w:val="(%2)"/>
      <w:lvlJc w:val="left"/>
      <w:pPr>
        <w:ind w:left="19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8BACD458">
      <w:start w:val="1"/>
      <w:numFmt w:val="lowerRoman"/>
      <w:lvlText w:val="%3"/>
      <w:lvlJc w:val="left"/>
      <w:pPr>
        <w:ind w:left="306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B0262AC">
      <w:start w:val="1"/>
      <w:numFmt w:val="decimal"/>
      <w:lvlText w:val="%4"/>
      <w:lvlJc w:val="left"/>
      <w:pPr>
        <w:ind w:left="37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BDEA58B8">
      <w:start w:val="1"/>
      <w:numFmt w:val="lowerLetter"/>
      <w:lvlText w:val="%5"/>
      <w:lvlJc w:val="left"/>
      <w:pPr>
        <w:ind w:left="450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0216849A">
      <w:start w:val="1"/>
      <w:numFmt w:val="lowerRoman"/>
      <w:lvlText w:val="%6"/>
      <w:lvlJc w:val="left"/>
      <w:pPr>
        <w:ind w:left="522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E960160">
      <w:start w:val="1"/>
      <w:numFmt w:val="decimal"/>
      <w:lvlText w:val="%7"/>
      <w:lvlJc w:val="left"/>
      <w:pPr>
        <w:ind w:left="594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0046544">
      <w:start w:val="1"/>
      <w:numFmt w:val="lowerLetter"/>
      <w:lvlText w:val="%8"/>
      <w:lvlJc w:val="left"/>
      <w:pPr>
        <w:ind w:left="666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756AF38E">
      <w:start w:val="1"/>
      <w:numFmt w:val="lowerRoman"/>
      <w:lvlText w:val="%9"/>
      <w:lvlJc w:val="left"/>
      <w:pPr>
        <w:ind w:left="73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0" w15:restartNumberingAfterBreak="0">
    <w:nsid w:val="1D0A373C"/>
    <w:multiLevelType w:val="hybridMultilevel"/>
    <w:tmpl w:val="788E5400"/>
    <w:lvl w:ilvl="0" w:tplc="FFDEADF4">
      <w:start w:val="1"/>
      <w:numFmt w:val="decimal"/>
      <w:lvlText w:val="%1."/>
      <w:lvlJc w:val="left"/>
      <w:pPr>
        <w:ind w:left="51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7CC3436">
      <w:start w:val="1"/>
      <w:numFmt w:val="lowerLetter"/>
      <w:lvlText w:val="%2"/>
      <w:lvlJc w:val="left"/>
      <w:pPr>
        <w:ind w:left="120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D1E8A0C">
      <w:start w:val="1"/>
      <w:numFmt w:val="lowerRoman"/>
      <w:lvlText w:val="%3"/>
      <w:lvlJc w:val="left"/>
      <w:pPr>
        <w:ind w:left="192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2AEFE5A">
      <w:start w:val="1"/>
      <w:numFmt w:val="decimal"/>
      <w:lvlText w:val="%4"/>
      <w:lvlJc w:val="left"/>
      <w:pPr>
        <w:ind w:left="264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C9C084A">
      <w:start w:val="1"/>
      <w:numFmt w:val="lowerLetter"/>
      <w:lvlText w:val="%5"/>
      <w:lvlJc w:val="left"/>
      <w:pPr>
        <w:ind w:left="336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886A138">
      <w:start w:val="1"/>
      <w:numFmt w:val="lowerRoman"/>
      <w:lvlText w:val="%6"/>
      <w:lvlJc w:val="left"/>
      <w:pPr>
        <w:ind w:left="408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28AC000">
      <w:start w:val="1"/>
      <w:numFmt w:val="decimal"/>
      <w:lvlText w:val="%7"/>
      <w:lvlJc w:val="left"/>
      <w:pPr>
        <w:ind w:left="480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BB09F7E">
      <w:start w:val="1"/>
      <w:numFmt w:val="lowerLetter"/>
      <w:lvlText w:val="%8"/>
      <w:lvlJc w:val="left"/>
      <w:pPr>
        <w:ind w:left="552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46FA3654">
      <w:start w:val="1"/>
      <w:numFmt w:val="lowerRoman"/>
      <w:lvlText w:val="%9"/>
      <w:lvlJc w:val="left"/>
      <w:pPr>
        <w:ind w:left="624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1" w15:restartNumberingAfterBreak="0">
    <w:nsid w:val="1E20654E"/>
    <w:multiLevelType w:val="hybridMultilevel"/>
    <w:tmpl w:val="73644C34"/>
    <w:lvl w:ilvl="0" w:tplc="EA08D15E">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C10EEE0A">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AF4EED44">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14228B4">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E4728B20">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E59AF686">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319CA17C">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9786928">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29E88CC">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2" w15:restartNumberingAfterBreak="0">
    <w:nsid w:val="1F3C02A4"/>
    <w:multiLevelType w:val="hybridMultilevel"/>
    <w:tmpl w:val="FD80C82E"/>
    <w:lvl w:ilvl="0" w:tplc="3940BF80">
      <w:start w:val="1"/>
      <w:numFmt w:val="decimal"/>
      <w:lvlText w:val="%1."/>
      <w:lvlJc w:val="left"/>
      <w:pPr>
        <w:ind w:left="19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32DEDB2C">
      <w:start w:val="1"/>
      <w:numFmt w:val="lowerLetter"/>
      <w:lvlText w:val="%2"/>
      <w:lvlJc w:val="left"/>
      <w:pPr>
        <w:ind w:left="249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E122B06">
      <w:start w:val="1"/>
      <w:numFmt w:val="lowerRoman"/>
      <w:lvlText w:val="%3"/>
      <w:lvlJc w:val="left"/>
      <w:pPr>
        <w:ind w:left="321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7D43CA0">
      <w:start w:val="1"/>
      <w:numFmt w:val="decimal"/>
      <w:lvlText w:val="%4"/>
      <w:lvlJc w:val="left"/>
      <w:pPr>
        <w:ind w:left="393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288E4C6">
      <w:start w:val="1"/>
      <w:numFmt w:val="lowerLetter"/>
      <w:lvlText w:val="%5"/>
      <w:lvlJc w:val="left"/>
      <w:pPr>
        <w:ind w:left="465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035AE3E8">
      <w:start w:val="1"/>
      <w:numFmt w:val="lowerRoman"/>
      <w:lvlText w:val="%6"/>
      <w:lvlJc w:val="left"/>
      <w:pPr>
        <w:ind w:left="537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5C6CE2C">
      <w:start w:val="1"/>
      <w:numFmt w:val="decimal"/>
      <w:lvlText w:val="%7"/>
      <w:lvlJc w:val="left"/>
      <w:pPr>
        <w:ind w:left="609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3782D14">
      <w:start w:val="1"/>
      <w:numFmt w:val="lowerLetter"/>
      <w:lvlText w:val="%8"/>
      <w:lvlJc w:val="left"/>
      <w:pPr>
        <w:ind w:left="681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24CBA9A">
      <w:start w:val="1"/>
      <w:numFmt w:val="lowerRoman"/>
      <w:lvlText w:val="%9"/>
      <w:lvlJc w:val="left"/>
      <w:pPr>
        <w:ind w:left="753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3" w15:restartNumberingAfterBreak="0">
    <w:nsid w:val="20192715"/>
    <w:multiLevelType w:val="hybridMultilevel"/>
    <w:tmpl w:val="04D23A54"/>
    <w:lvl w:ilvl="0" w:tplc="2254315C">
      <w:start w:val="1"/>
      <w:numFmt w:val="decimal"/>
      <w:lvlText w:val="%1."/>
      <w:lvlJc w:val="left"/>
      <w:pPr>
        <w:ind w:left="1310"/>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1" w:tplc="EA069788">
      <w:start w:val="1"/>
      <w:numFmt w:val="lowerLetter"/>
      <w:lvlText w:val="(%2)"/>
      <w:lvlJc w:val="left"/>
      <w:pPr>
        <w:ind w:left="12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7A40D60">
      <w:start w:val="1"/>
      <w:numFmt w:val="lowerRoman"/>
      <w:lvlText w:val="%3"/>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6AC5AFC">
      <w:start w:val="1"/>
      <w:numFmt w:val="decimal"/>
      <w:lvlText w:val="%4"/>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CF2ABE8">
      <w:start w:val="1"/>
      <w:numFmt w:val="lowerLetter"/>
      <w:lvlText w:val="%5"/>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3B2507E">
      <w:start w:val="1"/>
      <w:numFmt w:val="lowerRoman"/>
      <w:lvlText w:val="%6"/>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D04ED74">
      <w:start w:val="1"/>
      <w:numFmt w:val="decimal"/>
      <w:lvlText w:val="%7"/>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62CC0F6">
      <w:start w:val="1"/>
      <w:numFmt w:val="lowerLetter"/>
      <w:lvlText w:val="%8"/>
      <w:lvlJc w:val="left"/>
      <w:pPr>
        <w:ind w:left="68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804A2FE">
      <w:start w:val="1"/>
      <w:numFmt w:val="lowerRoman"/>
      <w:lvlText w:val="%9"/>
      <w:lvlJc w:val="left"/>
      <w:pPr>
        <w:ind w:left="75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4" w15:restartNumberingAfterBreak="0">
    <w:nsid w:val="20982FDD"/>
    <w:multiLevelType w:val="hybridMultilevel"/>
    <w:tmpl w:val="F6F23BBA"/>
    <w:lvl w:ilvl="0" w:tplc="ADA8973C">
      <w:start w:val="1"/>
      <w:numFmt w:val="lowerRoman"/>
      <w:lvlText w:val="(%1)"/>
      <w:lvlJc w:val="left"/>
      <w:pPr>
        <w:ind w:left="28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15AF5F4">
      <w:start w:val="1"/>
      <w:numFmt w:val="lowerLetter"/>
      <w:lvlText w:val="%2"/>
      <w:lvlJc w:val="left"/>
      <w:pPr>
        <w:ind w:left="33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CB8823A">
      <w:start w:val="1"/>
      <w:numFmt w:val="lowerRoman"/>
      <w:lvlText w:val="%3"/>
      <w:lvlJc w:val="left"/>
      <w:pPr>
        <w:ind w:left="40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DA27D5C">
      <w:start w:val="1"/>
      <w:numFmt w:val="decimal"/>
      <w:lvlText w:val="%4"/>
      <w:lvlJc w:val="left"/>
      <w:pPr>
        <w:ind w:left="47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B6488630">
      <w:start w:val="1"/>
      <w:numFmt w:val="lowerLetter"/>
      <w:lvlText w:val="%5"/>
      <w:lvlJc w:val="left"/>
      <w:pPr>
        <w:ind w:left="55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AAE0866">
      <w:start w:val="1"/>
      <w:numFmt w:val="lowerRoman"/>
      <w:lvlText w:val="%6"/>
      <w:lvlJc w:val="left"/>
      <w:pPr>
        <w:ind w:left="62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AE0A608">
      <w:start w:val="1"/>
      <w:numFmt w:val="decimal"/>
      <w:lvlText w:val="%7"/>
      <w:lvlJc w:val="left"/>
      <w:pPr>
        <w:ind w:left="69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D30393E">
      <w:start w:val="1"/>
      <w:numFmt w:val="lowerLetter"/>
      <w:lvlText w:val="%8"/>
      <w:lvlJc w:val="left"/>
      <w:pPr>
        <w:ind w:left="76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73BA447E">
      <w:start w:val="1"/>
      <w:numFmt w:val="lowerRoman"/>
      <w:lvlText w:val="%9"/>
      <w:lvlJc w:val="left"/>
      <w:pPr>
        <w:ind w:left="83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5" w15:restartNumberingAfterBreak="0">
    <w:nsid w:val="210A4372"/>
    <w:multiLevelType w:val="hybridMultilevel"/>
    <w:tmpl w:val="718206CE"/>
    <w:lvl w:ilvl="0" w:tplc="5F98A954">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3E27E72">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BE8B4A2">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277C4BA2">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AF22E6C">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3A788E62">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E29AA9B0">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802BDE4">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443AE68C">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6" w15:restartNumberingAfterBreak="0">
    <w:nsid w:val="216C5F57"/>
    <w:multiLevelType w:val="hybridMultilevel"/>
    <w:tmpl w:val="3656F268"/>
    <w:lvl w:ilvl="0" w:tplc="4936F3B6">
      <w:start w:val="1"/>
      <w:numFmt w:val="decimal"/>
      <w:lvlText w:val="%1."/>
      <w:lvlJc w:val="left"/>
      <w:pPr>
        <w:ind w:left="347" w:hanging="360"/>
      </w:pPr>
      <w:rPr>
        <w:rFonts w:hint="default"/>
      </w:rPr>
    </w:lvl>
    <w:lvl w:ilvl="1" w:tplc="14090019" w:tentative="1">
      <w:start w:val="1"/>
      <w:numFmt w:val="lowerLetter"/>
      <w:lvlText w:val="%2."/>
      <w:lvlJc w:val="left"/>
      <w:pPr>
        <w:ind w:left="1067" w:hanging="360"/>
      </w:pPr>
    </w:lvl>
    <w:lvl w:ilvl="2" w:tplc="1409001B" w:tentative="1">
      <w:start w:val="1"/>
      <w:numFmt w:val="lowerRoman"/>
      <w:lvlText w:val="%3."/>
      <w:lvlJc w:val="right"/>
      <w:pPr>
        <w:ind w:left="1787" w:hanging="180"/>
      </w:pPr>
    </w:lvl>
    <w:lvl w:ilvl="3" w:tplc="1409000F" w:tentative="1">
      <w:start w:val="1"/>
      <w:numFmt w:val="decimal"/>
      <w:lvlText w:val="%4."/>
      <w:lvlJc w:val="left"/>
      <w:pPr>
        <w:ind w:left="2507" w:hanging="360"/>
      </w:pPr>
    </w:lvl>
    <w:lvl w:ilvl="4" w:tplc="14090019" w:tentative="1">
      <w:start w:val="1"/>
      <w:numFmt w:val="lowerLetter"/>
      <w:lvlText w:val="%5."/>
      <w:lvlJc w:val="left"/>
      <w:pPr>
        <w:ind w:left="3227" w:hanging="360"/>
      </w:pPr>
    </w:lvl>
    <w:lvl w:ilvl="5" w:tplc="1409001B" w:tentative="1">
      <w:start w:val="1"/>
      <w:numFmt w:val="lowerRoman"/>
      <w:lvlText w:val="%6."/>
      <w:lvlJc w:val="right"/>
      <w:pPr>
        <w:ind w:left="3947" w:hanging="180"/>
      </w:pPr>
    </w:lvl>
    <w:lvl w:ilvl="6" w:tplc="1409000F" w:tentative="1">
      <w:start w:val="1"/>
      <w:numFmt w:val="decimal"/>
      <w:lvlText w:val="%7."/>
      <w:lvlJc w:val="left"/>
      <w:pPr>
        <w:ind w:left="4667" w:hanging="360"/>
      </w:pPr>
    </w:lvl>
    <w:lvl w:ilvl="7" w:tplc="14090019" w:tentative="1">
      <w:start w:val="1"/>
      <w:numFmt w:val="lowerLetter"/>
      <w:lvlText w:val="%8."/>
      <w:lvlJc w:val="left"/>
      <w:pPr>
        <w:ind w:left="5387" w:hanging="360"/>
      </w:pPr>
    </w:lvl>
    <w:lvl w:ilvl="8" w:tplc="1409001B" w:tentative="1">
      <w:start w:val="1"/>
      <w:numFmt w:val="lowerRoman"/>
      <w:lvlText w:val="%9."/>
      <w:lvlJc w:val="right"/>
      <w:pPr>
        <w:ind w:left="6107" w:hanging="180"/>
      </w:pPr>
    </w:lvl>
  </w:abstractNum>
  <w:abstractNum w:abstractNumId="47" w15:restartNumberingAfterBreak="0">
    <w:nsid w:val="21783506"/>
    <w:multiLevelType w:val="hybridMultilevel"/>
    <w:tmpl w:val="CB622250"/>
    <w:lvl w:ilvl="0" w:tplc="DFC2A7C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B622864">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C7E9170">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9082936">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CAA4C02">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E2835A0">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96843E4">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89E8DC0">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E60BB36">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8" w15:restartNumberingAfterBreak="0">
    <w:nsid w:val="21AC0C44"/>
    <w:multiLevelType w:val="hybridMultilevel"/>
    <w:tmpl w:val="69F69B78"/>
    <w:lvl w:ilvl="0" w:tplc="E3B2E59E">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9CE2172">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7D0CD68C">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4DCE5B88">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9122844">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452A900">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DA02FC6C">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A80E710">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4BE01F2">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49" w15:restartNumberingAfterBreak="0">
    <w:nsid w:val="21E345D9"/>
    <w:multiLevelType w:val="hybridMultilevel"/>
    <w:tmpl w:val="9AAC4126"/>
    <w:lvl w:ilvl="0" w:tplc="BCF47534">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CD5CD474">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0EC644B4">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D601BF4">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04C204E">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212204A">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2E8D04A">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A5C4B9A">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6349E38">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0" w15:restartNumberingAfterBreak="0">
    <w:nsid w:val="21ED3730"/>
    <w:multiLevelType w:val="hybridMultilevel"/>
    <w:tmpl w:val="E66A1468"/>
    <w:lvl w:ilvl="0" w:tplc="60B09ED8">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3236CD12">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A7002858">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4448D68E">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0A059EE">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6B2E551A">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6F2E40C">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39A0DEE">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BDAE4950">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1" w15:restartNumberingAfterBreak="0">
    <w:nsid w:val="22072C25"/>
    <w:multiLevelType w:val="hybridMultilevel"/>
    <w:tmpl w:val="8784708E"/>
    <w:lvl w:ilvl="0" w:tplc="6DA0EADE">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7AED220">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916EA850">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8926108">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C3AE55C">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082238C">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2908F20">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667AD666">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6C41620">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2" w15:restartNumberingAfterBreak="0">
    <w:nsid w:val="22F1257A"/>
    <w:multiLevelType w:val="hybridMultilevel"/>
    <w:tmpl w:val="DB586578"/>
    <w:lvl w:ilvl="0" w:tplc="04465E3C">
      <w:start w:val="1"/>
      <w:numFmt w:val="bullet"/>
      <w:lvlText w:val="•"/>
      <w:lvlJc w:val="left"/>
      <w:pPr>
        <w:ind w:left="39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DF6FB30">
      <w:start w:val="1"/>
      <w:numFmt w:val="bullet"/>
      <w:lvlText w:val="o"/>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C508A5C">
      <w:start w:val="1"/>
      <w:numFmt w:val="bullet"/>
      <w:lvlText w:val="▪"/>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51E6D20">
      <w:start w:val="1"/>
      <w:numFmt w:val="bullet"/>
      <w:lvlText w:val="•"/>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E20A4C0C">
      <w:start w:val="1"/>
      <w:numFmt w:val="bullet"/>
      <w:lvlText w:val="o"/>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5F06500">
      <w:start w:val="1"/>
      <w:numFmt w:val="bullet"/>
      <w:lvlText w:val="▪"/>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4CDCEC88">
      <w:start w:val="1"/>
      <w:numFmt w:val="bullet"/>
      <w:lvlText w:val="•"/>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C66254C2">
      <w:start w:val="1"/>
      <w:numFmt w:val="bullet"/>
      <w:lvlText w:val="o"/>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6B44024">
      <w:start w:val="1"/>
      <w:numFmt w:val="bullet"/>
      <w:lvlText w:val="▪"/>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3" w15:restartNumberingAfterBreak="0">
    <w:nsid w:val="23C14E7D"/>
    <w:multiLevelType w:val="hybridMultilevel"/>
    <w:tmpl w:val="BA4214B4"/>
    <w:lvl w:ilvl="0" w:tplc="79E81AA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932AB10">
      <w:start w:val="1"/>
      <w:numFmt w:val="lowerLetter"/>
      <w:lvlText w:val="%2"/>
      <w:lvlJc w:val="left"/>
      <w:pPr>
        <w:ind w:left="24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B00581E">
      <w:start w:val="1"/>
      <w:numFmt w:val="lowerRoman"/>
      <w:lvlText w:val="%3"/>
      <w:lvlJc w:val="left"/>
      <w:pPr>
        <w:ind w:left="32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8185018">
      <w:start w:val="1"/>
      <w:numFmt w:val="decimal"/>
      <w:lvlText w:val="%4"/>
      <w:lvlJc w:val="left"/>
      <w:pPr>
        <w:ind w:left="39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9D2CE06">
      <w:start w:val="1"/>
      <w:numFmt w:val="lowerLetter"/>
      <w:lvlText w:val="%5"/>
      <w:lvlJc w:val="left"/>
      <w:pPr>
        <w:ind w:left="465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150ED46">
      <w:start w:val="1"/>
      <w:numFmt w:val="lowerRoman"/>
      <w:lvlText w:val="%6"/>
      <w:lvlJc w:val="left"/>
      <w:pPr>
        <w:ind w:left="537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228A895A">
      <w:start w:val="1"/>
      <w:numFmt w:val="decimal"/>
      <w:lvlText w:val="%7"/>
      <w:lvlJc w:val="left"/>
      <w:pPr>
        <w:ind w:left="60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654B53E">
      <w:start w:val="1"/>
      <w:numFmt w:val="lowerLetter"/>
      <w:lvlText w:val="%8"/>
      <w:lvlJc w:val="left"/>
      <w:pPr>
        <w:ind w:left="68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6B03420">
      <w:start w:val="1"/>
      <w:numFmt w:val="lowerRoman"/>
      <w:lvlText w:val="%9"/>
      <w:lvlJc w:val="left"/>
      <w:pPr>
        <w:ind w:left="75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4" w15:restartNumberingAfterBreak="0">
    <w:nsid w:val="23ED715F"/>
    <w:multiLevelType w:val="hybridMultilevel"/>
    <w:tmpl w:val="14BAA29C"/>
    <w:lvl w:ilvl="0" w:tplc="A1F02626">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070846E">
      <w:start w:val="1"/>
      <w:numFmt w:val="lowerLetter"/>
      <w:lvlText w:val="(%2)"/>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B70B936">
      <w:start w:val="1"/>
      <w:numFmt w:val="lowerRoman"/>
      <w:lvlText w:val="%3"/>
      <w:lvlJc w:val="left"/>
      <w:pPr>
        <w:ind w:left="22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680C684">
      <w:start w:val="1"/>
      <w:numFmt w:val="decimal"/>
      <w:lvlText w:val="%4"/>
      <w:lvlJc w:val="left"/>
      <w:pPr>
        <w:ind w:left="29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DB87054">
      <w:start w:val="1"/>
      <w:numFmt w:val="lowerLetter"/>
      <w:lvlText w:val="%5"/>
      <w:lvlJc w:val="left"/>
      <w:pPr>
        <w:ind w:left="36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89432CA">
      <w:start w:val="1"/>
      <w:numFmt w:val="lowerRoman"/>
      <w:lvlText w:val="%6"/>
      <w:lvlJc w:val="left"/>
      <w:pPr>
        <w:ind w:left="437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93886C6">
      <w:start w:val="1"/>
      <w:numFmt w:val="decimal"/>
      <w:lvlText w:val="%7"/>
      <w:lvlJc w:val="left"/>
      <w:pPr>
        <w:ind w:left="50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016B13E">
      <w:start w:val="1"/>
      <w:numFmt w:val="lowerLetter"/>
      <w:lvlText w:val="%8"/>
      <w:lvlJc w:val="left"/>
      <w:pPr>
        <w:ind w:left="58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21E31F0">
      <w:start w:val="1"/>
      <w:numFmt w:val="lowerRoman"/>
      <w:lvlText w:val="%9"/>
      <w:lvlJc w:val="left"/>
      <w:pPr>
        <w:ind w:left="65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5" w15:restartNumberingAfterBreak="0">
    <w:nsid w:val="2400471C"/>
    <w:multiLevelType w:val="hybridMultilevel"/>
    <w:tmpl w:val="60EEF5B2"/>
    <w:lvl w:ilvl="0" w:tplc="721AB4D0">
      <w:start w:val="12"/>
      <w:numFmt w:val="upperLetter"/>
      <w:lvlText w:val="%1."/>
      <w:lvlJc w:val="left"/>
      <w:pPr>
        <w:ind w:left="567"/>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1" w:tplc="22EAC6F6">
      <w:start w:val="1"/>
      <w:numFmt w:val="lowerLetter"/>
      <w:lvlText w:val="%2"/>
      <w:lvlJc w:val="left"/>
      <w:pPr>
        <w:ind w:left="108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2" w:tplc="5A2A8D22">
      <w:start w:val="1"/>
      <w:numFmt w:val="lowerRoman"/>
      <w:lvlText w:val="%3"/>
      <w:lvlJc w:val="left"/>
      <w:pPr>
        <w:ind w:left="180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3" w:tplc="D3AAB5B2">
      <w:start w:val="1"/>
      <w:numFmt w:val="decimal"/>
      <w:lvlText w:val="%4"/>
      <w:lvlJc w:val="left"/>
      <w:pPr>
        <w:ind w:left="252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4" w:tplc="DED881A8">
      <w:start w:val="1"/>
      <w:numFmt w:val="lowerLetter"/>
      <w:lvlText w:val="%5"/>
      <w:lvlJc w:val="left"/>
      <w:pPr>
        <w:ind w:left="324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5" w:tplc="9948E3FC">
      <w:start w:val="1"/>
      <w:numFmt w:val="lowerRoman"/>
      <w:lvlText w:val="%6"/>
      <w:lvlJc w:val="left"/>
      <w:pPr>
        <w:ind w:left="396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6" w:tplc="D14003FE">
      <w:start w:val="1"/>
      <w:numFmt w:val="decimal"/>
      <w:lvlText w:val="%7"/>
      <w:lvlJc w:val="left"/>
      <w:pPr>
        <w:ind w:left="468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7" w:tplc="859A0C48">
      <w:start w:val="1"/>
      <w:numFmt w:val="lowerLetter"/>
      <w:lvlText w:val="%8"/>
      <w:lvlJc w:val="left"/>
      <w:pPr>
        <w:ind w:left="540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8" w:tplc="85BCFBC6">
      <w:start w:val="1"/>
      <w:numFmt w:val="lowerRoman"/>
      <w:lvlText w:val="%9"/>
      <w:lvlJc w:val="left"/>
      <w:pPr>
        <w:ind w:left="6122"/>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abstractNum>
  <w:abstractNum w:abstractNumId="56" w15:restartNumberingAfterBreak="0">
    <w:nsid w:val="24772B60"/>
    <w:multiLevelType w:val="hybridMultilevel"/>
    <w:tmpl w:val="78B65290"/>
    <w:lvl w:ilvl="0" w:tplc="AF6C2D16">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20EECD00">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0CC8D6E0">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4A65B86">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7FA43F2A">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784B716">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47C232AE">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F7E2BEE">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F08E89E">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7" w15:restartNumberingAfterBreak="0">
    <w:nsid w:val="24976440"/>
    <w:multiLevelType w:val="hybridMultilevel"/>
    <w:tmpl w:val="9CF26D62"/>
    <w:lvl w:ilvl="0" w:tplc="EBA4A11E">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84AF674">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AFCB6C8">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EAA1522">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8FE56AE">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80CD1AA">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6E00382">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814D472">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F5C01A6">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8" w15:restartNumberingAfterBreak="0">
    <w:nsid w:val="24EB125A"/>
    <w:multiLevelType w:val="hybridMultilevel"/>
    <w:tmpl w:val="87FC36CC"/>
    <w:lvl w:ilvl="0" w:tplc="ADD8A43A">
      <w:start w:val="1"/>
      <w:numFmt w:val="lowerLetter"/>
      <w:lvlText w:val="(%1)"/>
      <w:lvlJc w:val="left"/>
      <w:pPr>
        <w:ind w:left="170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358B2F4">
      <w:start w:val="1"/>
      <w:numFmt w:val="lowerLetter"/>
      <w:lvlText w:val="%2"/>
      <w:lvlJc w:val="left"/>
      <w:pPr>
        <w:ind w:left="221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B4968290">
      <w:start w:val="1"/>
      <w:numFmt w:val="lowerRoman"/>
      <w:lvlText w:val="%3"/>
      <w:lvlJc w:val="left"/>
      <w:pPr>
        <w:ind w:left="293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878623A">
      <w:start w:val="1"/>
      <w:numFmt w:val="decimal"/>
      <w:lvlText w:val="%4"/>
      <w:lvlJc w:val="left"/>
      <w:pPr>
        <w:ind w:left="365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FC6CC48">
      <w:start w:val="1"/>
      <w:numFmt w:val="lowerLetter"/>
      <w:lvlText w:val="%5"/>
      <w:lvlJc w:val="left"/>
      <w:pPr>
        <w:ind w:left="437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6FBA8AC4">
      <w:start w:val="1"/>
      <w:numFmt w:val="lowerRoman"/>
      <w:lvlText w:val="%6"/>
      <w:lvlJc w:val="left"/>
      <w:pPr>
        <w:ind w:left="509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8C4C33E">
      <w:start w:val="1"/>
      <w:numFmt w:val="decimal"/>
      <w:lvlText w:val="%7"/>
      <w:lvlJc w:val="left"/>
      <w:pPr>
        <w:ind w:left="581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D152B12C">
      <w:start w:val="1"/>
      <w:numFmt w:val="lowerLetter"/>
      <w:lvlText w:val="%8"/>
      <w:lvlJc w:val="left"/>
      <w:pPr>
        <w:ind w:left="653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DFC68A8">
      <w:start w:val="1"/>
      <w:numFmt w:val="lowerRoman"/>
      <w:lvlText w:val="%9"/>
      <w:lvlJc w:val="left"/>
      <w:pPr>
        <w:ind w:left="725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59" w15:restartNumberingAfterBreak="0">
    <w:nsid w:val="25B539F9"/>
    <w:multiLevelType w:val="hybridMultilevel"/>
    <w:tmpl w:val="BA4214B4"/>
    <w:lvl w:ilvl="0" w:tplc="79E81AA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932AB10">
      <w:start w:val="1"/>
      <w:numFmt w:val="lowerLetter"/>
      <w:lvlText w:val="%2"/>
      <w:lvlJc w:val="left"/>
      <w:pPr>
        <w:ind w:left="24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B00581E">
      <w:start w:val="1"/>
      <w:numFmt w:val="lowerRoman"/>
      <w:lvlText w:val="%3"/>
      <w:lvlJc w:val="left"/>
      <w:pPr>
        <w:ind w:left="32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8185018">
      <w:start w:val="1"/>
      <w:numFmt w:val="decimal"/>
      <w:lvlText w:val="%4"/>
      <w:lvlJc w:val="left"/>
      <w:pPr>
        <w:ind w:left="39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9D2CE06">
      <w:start w:val="1"/>
      <w:numFmt w:val="lowerLetter"/>
      <w:lvlText w:val="%5"/>
      <w:lvlJc w:val="left"/>
      <w:pPr>
        <w:ind w:left="465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150ED46">
      <w:start w:val="1"/>
      <w:numFmt w:val="lowerRoman"/>
      <w:lvlText w:val="%6"/>
      <w:lvlJc w:val="left"/>
      <w:pPr>
        <w:ind w:left="537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228A895A">
      <w:start w:val="1"/>
      <w:numFmt w:val="decimal"/>
      <w:lvlText w:val="%7"/>
      <w:lvlJc w:val="left"/>
      <w:pPr>
        <w:ind w:left="60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654B53E">
      <w:start w:val="1"/>
      <w:numFmt w:val="lowerLetter"/>
      <w:lvlText w:val="%8"/>
      <w:lvlJc w:val="left"/>
      <w:pPr>
        <w:ind w:left="68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6B03420">
      <w:start w:val="1"/>
      <w:numFmt w:val="lowerRoman"/>
      <w:lvlText w:val="%9"/>
      <w:lvlJc w:val="left"/>
      <w:pPr>
        <w:ind w:left="75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0" w15:restartNumberingAfterBreak="0">
    <w:nsid w:val="26524BBB"/>
    <w:multiLevelType w:val="hybridMultilevel"/>
    <w:tmpl w:val="2746FB0C"/>
    <w:lvl w:ilvl="0" w:tplc="9BBAC1D4">
      <w:start w:val="1"/>
      <w:numFmt w:val="decimal"/>
      <w:lvlText w:val="%1."/>
      <w:lvlJc w:val="left"/>
      <w:pPr>
        <w:ind w:left="114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D6E2132">
      <w:start w:val="1"/>
      <w:numFmt w:val="lowerLetter"/>
      <w:lvlText w:val="(%2)"/>
      <w:lvlJc w:val="left"/>
      <w:pPr>
        <w:ind w:left="17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C0295D6">
      <w:start w:val="1"/>
      <w:numFmt w:val="lowerRoman"/>
      <w:lvlText w:val="%3"/>
      <w:lvlJc w:val="left"/>
      <w:pPr>
        <w:ind w:left="22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A529F1A">
      <w:start w:val="1"/>
      <w:numFmt w:val="decimal"/>
      <w:lvlText w:val="%4"/>
      <w:lvlJc w:val="left"/>
      <w:pPr>
        <w:ind w:left="29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DBA2C56">
      <w:start w:val="1"/>
      <w:numFmt w:val="lowerLetter"/>
      <w:lvlText w:val="%5"/>
      <w:lvlJc w:val="left"/>
      <w:pPr>
        <w:ind w:left="36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00209B4">
      <w:start w:val="1"/>
      <w:numFmt w:val="lowerRoman"/>
      <w:lvlText w:val="%6"/>
      <w:lvlJc w:val="left"/>
      <w:pPr>
        <w:ind w:left="437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8FF4246A">
      <w:start w:val="1"/>
      <w:numFmt w:val="decimal"/>
      <w:lvlText w:val="%7"/>
      <w:lvlJc w:val="left"/>
      <w:pPr>
        <w:ind w:left="50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0329D2A">
      <w:start w:val="1"/>
      <w:numFmt w:val="lowerLetter"/>
      <w:lvlText w:val="%8"/>
      <w:lvlJc w:val="left"/>
      <w:pPr>
        <w:ind w:left="58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052235A">
      <w:start w:val="1"/>
      <w:numFmt w:val="lowerRoman"/>
      <w:lvlText w:val="%9"/>
      <w:lvlJc w:val="left"/>
      <w:pPr>
        <w:ind w:left="65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1" w15:restartNumberingAfterBreak="0">
    <w:nsid w:val="26C93042"/>
    <w:multiLevelType w:val="hybridMultilevel"/>
    <w:tmpl w:val="3E70DD60"/>
    <w:lvl w:ilvl="0" w:tplc="4CACCA94">
      <w:start w:val="1"/>
      <w:numFmt w:val="decimal"/>
      <w:lvlText w:val="%1."/>
      <w:lvlJc w:val="left"/>
      <w:pPr>
        <w:ind w:left="169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7F4E1B6">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7D905CA2">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9C6DF66">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3AE647E">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C1987C4A">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F962AE8">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98A0B50">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9EABF9C">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2" w15:restartNumberingAfterBreak="0">
    <w:nsid w:val="27D96ED8"/>
    <w:multiLevelType w:val="hybridMultilevel"/>
    <w:tmpl w:val="644405D4"/>
    <w:lvl w:ilvl="0" w:tplc="F490DF2C">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54EFC36">
      <w:start w:val="1"/>
      <w:numFmt w:val="lowerLetter"/>
      <w:lvlText w:val="%2"/>
      <w:lvlJc w:val="left"/>
      <w:pPr>
        <w:ind w:left="16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45621DC">
      <w:start w:val="1"/>
      <w:numFmt w:val="lowerRoman"/>
      <w:lvlText w:val="%3"/>
      <w:lvlJc w:val="left"/>
      <w:pPr>
        <w:ind w:left="23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8D8C866">
      <w:start w:val="1"/>
      <w:numFmt w:val="decimal"/>
      <w:lvlText w:val="%4"/>
      <w:lvlJc w:val="left"/>
      <w:pPr>
        <w:ind w:left="30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4D05D32">
      <w:start w:val="1"/>
      <w:numFmt w:val="lowerLetter"/>
      <w:lvlText w:val="%5"/>
      <w:lvlJc w:val="left"/>
      <w:pPr>
        <w:ind w:left="380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6E47CAC">
      <w:start w:val="1"/>
      <w:numFmt w:val="lowerRoman"/>
      <w:lvlText w:val="%6"/>
      <w:lvlJc w:val="left"/>
      <w:pPr>
        <w:ind w:left="452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2FC60944">
      <w:start w:val="1"/>
      <w:numFmt w:val="decimal"/>
      <w:lvlText w:val="%7"/>
      <w:lvlJc w:val="left"/>
      <w:pPr>
        <w:ind w:left="52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A545522">
      <w:start w:val="1"/>
      <w:numFmt w:val="lowerLetter"/>
      <w:lvlText w:val="%8"/>
      <w:lvlJc w:val="left"/>
      <w:pPr>
        <w:ind w:left="59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51B0654E">
      <w:start w:val="1"/>
      <w:numFmt w:val="lowerRoman"/>
      <w:lvlText w:val="%9"/>
      <w:lvlJc w:val="left"/>
      <w:pPr>
        <w:ind w:left="66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3" w15:restartNumberingAfterBreak="0">
    <w:nsid w:val="28B567B5"/>
    <w:multiLevelType w:val="hybridMultilevel"/>
    <w:tmpl w:val="9CF26D62"/>
    <w:lvl w:ilvl="0" w:tplc="EBA4A11E">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84AF674">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AFCB6C8">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EAA1522">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8FE56AE">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80CD1AA">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6E00382">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814D472">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F5C01A6">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4" w15:restartNumberingAfterBreak="0">
    <w:nsid w:val="29943F0D"/>
    <w:multiLevelType w:val="hybridMultilevel"/>
    <w:tmpl w:val="20FCAA7A"/>
    <w:lvl w:ilvl="0" w:tplc="ABFEC71C">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E2896BA">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BB2CCDE">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260E90C">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4E48C20">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C82ED10">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3DE293AA">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B5C59D6">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47A1C04">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5" w15:restartNumberingAfterBreak="0">
    <w:nsid w:val="29F85532"/>
    <w:multiLevelType w:val="hybridMultilevel"/>
    <w:tmpl w:val="3D86CBEE"/>
    <w:lvl w:ilvl="0" w:tplc="2356EC98">
      <w:start w:val="1"/>
      <w:numFmt w:val="decimal"/>
      <w:lvlText w:val="%1."/>
      <w:lvlJc w:val="left"/>
      <w:pPr>
        <w:ind w:left="119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856938C">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D2C9344">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2F3C6C8C">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6C082BA">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8AD20CB8">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2E2A7266">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190DA62">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12E1FF8">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6" w15:restartNumberingAfterBreak="0">
    <w:nsid w:val="2AC2216E"/>
    <w:multiLevelType w:val="hybridMultilevel"/>
    <w:tmpl w:val="6AACD6AE"/>
    <w:lvl w:ilvl="0" w:tplc="4D82FD9A">
      <w:start w:val="1"/>
      <w:numFmt w:val="decimal"/>
      <w:lvlText w:val="%1."/>
      <w:lvlJc w:val="left"/>
      <w:pPr>
        <w:ind w:left="5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CF2B290">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AFA5D8E">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EDC1822">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7BC8026">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1824856">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8AA6F58">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BAC3AD2">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6120B6A">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7" w15:restartNumberingAfterBreak="0">
    <w:nsid w:val="2B675B43"/>
    <w:multiLevelType w:val="hybridMultilevel"/>
    <w:tmpl w:val="CB505C56"/>
    <w:lvl w:ilvl="0" w:tplc="C6483170">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F3C8AA4">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03208D6">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495E2704">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91A4A82">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DA8FE10">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3B2DF1E">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ED2DF66">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042D746">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8" w15:restartNumberingAfterBreak="0">
    <w:nsid w:val="2BDA01EA"/>
    <w:multiLevelType w:val="hybridMultilevel"/>
    <w:tmpl w:val="1F3EFC3A"/>
    <w:lvl w:ilvl="0" w:tplc="FCACD718">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762AA6A2">
      <w:start w:val="1"/>
      <w:numFmt w:val="lowerLetter"/>
      <w:lvlText w:val="%2"/>
      <w:lvlJc w:val="left"/>
      <w:pPr>
        <w:ind w:left="16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02F4883E">
      <w:start w:val="1"/>
      <w:numFmt w:val="lowerRoman"/>
      <w:lvlText w:val="%3"/>
      <w:lvlJc w:val="left"/>
      <w:pPr>
        <w:ind w:left="23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FAC020C">
      <w:start w:val="1"/>
      <w:numFmt w:val="decimal"/>
      <w:lvlText w:val="%4"/>
      <w:lvlJc w:val="left"/>
      <w:pPr>
        <w:ind w:left="30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D26C092">
      <w:start w:val="1"/>
      <w:numFmt w:val="lowerLetter"/>
      <w:lvlText w:val="%5"/>
      <w:lvlJc w:val="left"/>
      <w:pPr>
        <w:ind w:left="380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35DEFC1C">
      <w:start w:val="1"/>
      <w:numFmt w:val="lowerRoman"/>
      <w:lvlText w:val="%6"/>
      <w:lvlJc w:val="left"/>
      <w:pPr>
        <w:ind w:left="452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EC4F378">
      <w:start w:val="1"/>
      <w:numFmt w:val="decimal"/>
      <w:lvlText w:val="%7"/>
      <w:lvlJc w:val="left"/>
      <w:pPr>
        <w:ind w:left="52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D9A8BD50">
      <w:start w:val="1"/>
      <w:numFmt w:val="lowerLetter"/>
      <w:lvlText w:val="%8"/>
      <w:lvlJc w:val="left"/>
      <w:pPr>
        <w:ind w:left="59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2544C68">
      <w:start w:val="1"/>
      <w:numFmt w:val="lowerRoman"/>
      <w:lvlText w:val="%9"/>
      <w:lvlJc w:val="left"/>
      <w:pPr>
        <w:ind w:left="66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69" w15:restartNumberingAfterBreak="0">
    <w:nsid w:val="2C851D43"/>
    <w:multiLevelType w:val="hybridMultilevel"/>
    <w:tmpl w:val="AF10832E"/>
    <w:lvl w:ilvl="0" w:tplc="1DF230A6">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CE08E22">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1A8DA80">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64CF5CA">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DF49FF6">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EF0DB5C">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DC8162A">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A2669F26">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D50A78C">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0" w15:restartNumberingAfterBreak="0">
    <w:nsid w:val="2D5836E2"/>
    <w:multiLevelType w:val="hybridMultilevel"/>
    <w:tmpl w:val="9A204892"/>
    <w:lvl w:ilvl="0" w:tplc="6E8A12CE">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E04436E4">
      <w:start w:val="1"/>
      <w:numFmt w:val="lowerRoman"/>
      <w:lvlText w:val="(%2)"/>
      <w:lvlJc w:val="left"/>
      <w:pPr>
        <w:ind w:left="16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A7EFF76">
      <w:start w:val="1"/>
      <w:numFmt w:val="lowerRoman"/>
      <w:lvlText w:val="%3"/>
      <w:lvlJc w:val="left"/>
      <w:pPr>
        <w:ind w:left="27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7449DEA">
      <w:start w:val="1"/>
      <w:numFmt w:val="decimal"/>
      <w:lvlText w:val="%4"/>
      <w:lvlJc w:val="left"/>
      <w:pPr>
        <w:ind w:left="35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01ED0D4">
      <w:start w:val="1"/>
      <w:numFmt w:val="lowerLetter"/>
      <w:lvlText w:val="%5"/>
      <w:lvlJc w:val="left"/>
      <w:pPr>
        <w:ind w:left="42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E758A2B4">
      <w:start w:val="1"/>
      <w:numFmt w:val="lowerRoman"/>
      <w:lvlText w:val="%6"/>
      <w:lvlJc w:val="left"/>
      <w:pPr>
        <w:ind w:left="494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506E1E4">
      <w:start w:val="1"/>
      <w:numFmt w:val="decimal"/>
      <w:lvlText w:val="%7"/>
      <w:lvlJc w:val="left"/>
      <w:pPr>
        <w:ind w:left="566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6854FDF6">
      <w:start w:val="1"/>
      <w:numFmt w:val="lowerLetter"/>
      <w:lvlText w:val="%8"/>
      <w:lvlJc w:val="left"/>
      <w:pPr>
        <w:ind w:left="63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99EEAFE">
      <w:start w:val="1"/>
      <w:numFmt w:val="lowerRoman"/>
      <w:lvlText w:val="%9"/>
      <w:lvlJc w:val="left"/>
      <w:pPr>
        <w:ind w:left="71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1" w15:restartNumberingAfterBreak="0">
    <w:nsid w:val="2E6518BC"/>
    <w:multiLevelType w:val="hybridMultilevel"/>
    <w:tmpl w:val="2AF0ADF4"/>
    <w:lvl w:ilvl="0" w:tplc="0A825D1E">
      <w:start w:val="3"/>
      <w:numFmt w:val="decimal"/>
      <w:lvlText w:val="%1."/>
      <w:lvlJc w:val="left"/>
      <w:pPr>
        <w:ind w:left="17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95428BA">
      <w:start w:val="1"/>
      <w:numFmt w:val="lowerLetter"/>
      <w:lvlText w:val="(%2)"/>
      <w:lvlJc w:val="left"/>
      <w:pPr>
        <w:ind w:left="22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D276B072">
      <w:start w:val="1"/>
      <w:numFmt w:val="lowerRoman"/>
      <w:lvlText w:val="%3"/>
      <w:lvlJc w:val="left"/>
      <w:pPr>
        <w:ind w:left="27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A1411CE">
      <w:start w:val="1"/>
      <w:numFmt w:val="decimal"/>
      <w:lvlText w:val="%4"/>
      <w:lvlJc w:val="left"/>
      <w:pPr>
        <w:ind w:left="35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392E716">
      <w:start w:val="1"/>
      <w:numFmt w:val="lowerLetter"/>
      <w:lvlText w:val="%5"/>
      <w:lvlJc w:val="left"/>
      <w:pPr>
        <w:ind w:left="42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2E2DD00">
      <w:start w:val="1"/>
      <w:numFmt w:val="lowerRoman"/>
      <w:lvlText w:val="%6"/>
      <w:lvlJc w:val="left"/>
      <w:pPr>
        <w:ind w:left="49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3884548">
      <w:start w:val="1"/>
      <w:numFmt w:val="decimal"/>
      <w:lvlText w:val="%7"/>
      <w:lvlJc w:val="left"/>
      <w:pPr>
        <w:ind w:left="56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47A7E90">
      <w:start w:val="1"/>
      <w:numFmt w:val="lowerLetter"/>
      <w:lvlText w:val="%8"/>
      <w:lvlJc w:val="left"/>
      <w:pPr>
        <w:ind w:left="63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BD894D2">
      <w:start w:val="1"/>
      <w:numFmt w:val="lowerRoman"/>
      <w:lvlText w:val="%9"/>
      <w:lvlJc w:val="left"/>
      <w:pPr>
        <w:ind w:left="71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2" w15:restartNumberingAfterBreak="0">
    <w:nsid w:val="308E0686"/>
    <w:multiLevelType w:val="hybridMultilevel"/>
    <w:tmpl w:val="D902CEEA"/>
    <w:lvl w:ilvl="0" w:tplc="5DE8EE40">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5E824D4">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9AA38CC">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64C9ECA">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3F265E2">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2689476">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C44F52C">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B7A33E0">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A42C0B2">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3" w15:restartNumberingAfterBreak="0">
    <w:nsid w:val="32121DFC"/>
    <w:multiLevelType w:val="hybridMultilevel"/>
    <w:tmpl w:val="EE3C2098"/>
    <w:lvl w:ilvl="0" w:tplc="AB460C40">
      <w:start w:val="1"/>
      <w:numFmt w:val="decimal"/>
      <w:lvlText w:val="%1."/>
      <w:lvlJc w:val="left"/>
      <w:pPr>
        <w:ind w:left="218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E0AFA5A">
      <w:start w:val="1"/>
      <w:numFmt w:val="lowerLetter"/>
      <w:lvlText w:val="%2"/>
      <w:lvlJc w:val="left"/>
      <w:pPr>
        <w:ind w:left="26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C98DF06">
      <w:start w:val="1"/>
      <w:numFmt w:val="lowerRoman"/>
      <w:lvlText w:val="%3"/>
      <w:lvlJc w:val="left"/>
      <w:pPr>
        <w:ind w:left="34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74A623A">
      <w:start w:val="1"/>
      <w:numFmt w:val="decimal"/>
      <w:lvlText w:val="%4"/>
      <w:lvlJc w:val="left"/>
      <w:pPr>
        <w:ind w:left="41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3F64E34">
      <w:start w:val="1"/>
      <w:numFmt w:val="lowerLetter"/>
      <w:lvlText w:val="%5"/>
      <w:lvlJc w:val="left"/>
      <w:pPr>
        <w:ind w:left="485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A4E5FBC">
      <w:start w:val="1"/>
      <w:numFmt w:val="lowerRoman"/>
      <w:lvlText w:val="%6"/>
      <w:lvlJc w:val="left"/>
      <w:pPr>
        <w:ind w:left="557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3D0609E">
      <w:start w:val="1"/>
      <w:numFmt w:val="decimal"/>
      <w:lvlText w:val="%7"/>
      <w:lvlJc w:val="left"/>
      <w:pPr>
        <w:ind w:left="62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4E26236">
      <w:start w:val="1"/>
      <w:numFmt w:val="lowerLetter"/>
      <w:lvlText w:val="%8"/>
      <w:lvlJc w:val="left"/>
      <w:pPr>
        <w:ind w:left="701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368E336">
      <w:start w:val="1"/>
      <w:numFmt w:val="lowerRoman"/>
      <w:lvlText w:val="%9"/>
      <w:lvlJc w:val="left"/>
      <w:pPr>
        <w:ind w:left="773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4" w15:restartNumberingAfterBreak="0">
    <w:nsid w:val="32BA3574"/>
    <w:multiLevelType w:val="hybridMultilevel"/>
    <w:tmpl w:val="CFDA79BA"/>
    <w:lvl w:ilvl="0" w:tplc="BA74A1E6">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3B6E6A4">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3BCB0C0">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D4459A6">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9C46D56">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934C118">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26F4E484">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F846FA0">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8A21EFC">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5" w15:restartNumberingAfterBreak="0">
    <w:nsid w:val="33737CFA"/>
    <w:multiLevelType w:val="hybridMultilevel"/>
    <w:tmpl w:val="B81CA81A"/>
    <w:lvl w:ilvl="0" w:tplc="693464C0">
      <w:start w:val="1"/>
      <w:numFmt w:val="lowerLetter"/>
      <w:lvlText w:val="(%1)"/>
      <w:lvlJc w:val="left"/>
      <w:pPr>
        <w:ind w:left="17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46069A8">
      <w:start w:val="1"/>
      <w:numFmt w:val="lowerLetter"/>
      <w:lvlText w:val="%2"/>
      <w:lvlJc w:val="left"/>
      <w:pPr>
        <w:ind w:left="22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E1E8BE4">
      <w:start w:val="1"/>
      <w:numFmt w:val="lowerRoman"/>
      <w:lvlText w:val="%3"/>
      <w:lvlJc w:val="left"/>
      <w:pPr>
        <w:ind w:left="29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12FA4408">
      <w:start w:val="1"/>
      <w:numFmt w:val="decimal"/>
      <w:lvlText w:val="%4"/>
      <w:lvlJc w:val="left"/>
      <w:pPr>
        <w:ind w:left="36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FFCEF74">
      <w:start w:val="1"/>
      <w:numFmt w:val="lowerLetter"/>
      <w:lvlText w:val="%5"/>
      <w:lvlJc w:val="left"/>
      <w:pPr>
        <w:ind w:left="437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0C411E2">
      <w:start w:val="1"/>
      <w:numFmt w:val="lowerRoman"/>
      <w:lvlText w:val="%6"/>
      <w:lvlJc w:val="left"/>
      <w:pPr>
        <w:ind w:left="50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03C4A48">
      <w:start w:val="1"/>
      <w:numFmt w:val="decimal"/>
      <w:lvlText w:val="%7"/>
      <w:lvlJc w:val="left"/>
      <w:pPr>
        <w:ind w:left="58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1141B5A">
      <w:start w:val="1"/>
      <w:numFmt w:val="lowerLetter"/>
      <w:lvlText w:val="%8"/>
      <w:lvlJc w:val="left"/>
      <w:pPr>
        <w:ind w:left="65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062E580">
      <w:start w:val="1"/>
      <w:numFmt w:val="lowerRoman"/>
      <w:lvlText w:val="%9"/>
      <w:lvlJc w:val="left"/>
      <w:pPr>
        <w:ind w:left="72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6" w15:restartNumberingAfterBreak="0">
    <w:nsid w:val="376C5B0E"/>
    <w:multiLevelType w:val="hybridMultilevel"/>
    <w:tmpl w:val="CB2E53DA"/>
    <w:lvl w:ilvl="0" w:tplc="3F0E7406">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67128F4C">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2AA02E4">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88E2F1C">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B5EDB22">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4E6E540">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E5ACBFA">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4FC2C34">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A0C9B02">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7" w15:restartNumberingAfterBreak="0">
    <w:nsid w:val="38986AD1"/>
    <w:multiLevelType w:val="hybridMultilevel"/>
    <w:tmpl w:val="65AAB852"/>
    <w:lvl w:ilvl="0" w:tplc="B838B9A8">
      <w:start w:val="1"/>
      <w:numFmt w:val="decimal"/>
      <w:lvlText w:val="%1."/>
      <w:lvlJc w:val="left"/>
      <w:pPr>
        <w:ind w:left="12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ED902FA6">
      <w:start w:val="1"/>
      <w:numFmt w:val="lowerLetter"/>
      <w:lvlText w:val="%2."/>
      <w:lvlJc w:val="left"/>
      <w:pPr>
        <w:ind w:left="20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0D8EE7E">
      <w:start w:val="1"/>
      <w:numFmt w:val="lowerRoman"/>
      <w:lvlText w:val="%3"/>
      <w:lvlJc w:val="left"/>
      <w:pPr>
        <w:ind w:left="2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438B59E">
      <w:start w:val="1"/>
      <w:numFmt w:val="decimal"/>
      <w:lvlText w:val="%4"/>
      <w:lvlJc w:val="left"/>
      <w:pPr>
        <w:ind w:left="3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5F424D4">
      <w:start w:val="1"/>
      <w:numFmt w:val="lowerLetter"/>
      <w:lvlText w:val="%5"/>
      <w:lvlJc w:val="left"/>
      <w:pPr>
        <w:ind w:left="3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F06E8A0">
      <w:start w:val="1"/>
      <w:numFmt w:val="lowerRoman"/>
      <w:lvlText w:val="%6"/>
      <w:lvlJc w:val="left"/>
      <w:pPr>
        <w:ind w:left="4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39E25BC">
      <w:start w:val="1"/>
      <w:numFmt w:val="decimal"/>
      <w:lvlText w:val="%7"/>
      <w:lvlJc w:val="left"/>
      <w:pPr>
        <w:ind w:left="54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1207776">
      <w:start w:val="1"/>
      <w:numFmt w:val="lowerLetter"/>
      <w:lvlText w:val="%8"/>
      <w:lvlJc w:val="left"/>
      <w:pPr>
        <w:ind w:left="61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7A8EFBB4">
      <w:start w:val="1"/>
      <w:numFmt w:val="lowerRoman"/>
      <w:lvlText w:val="%9"/>
      <w:lvlJc w:val="left"/>
      <w:pPr>
        <w:ind w:left="68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8" w15:restartNumberingAfterBreak="0">
    <w:nsid w:val="38A14699"/>
    <w:multiLevelType w:val="hybridMultilevel"/>
    <w:tmpl w:val="AF10832E"/>
    <w:lvl w:ilvl="0" w:tplc="1DF230A6">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CE08E22">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1A8DA80">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64CF5CA">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DF49FF6">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EF0DB5C">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DC8162A">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A2669F26">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D50A78C">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79" w15:restartNumberingAfterBreak="0">
    <w:nsid w:val="3A342BA3"/>
    <w:multiLevelType w:val="hybridMultilevel"/>
    <w:tmpl w:val="AE126CA0"/>
    <w:lvl w:ilvl="0" w:tplc="C55A84D2">
      <w:start w:val="1"/>
      <w:numFmt w:val="decimal"/>
      <w:lvlText w:val="%1."/>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1F0CDC0">
      <w:start w:val="1"/>
      <w:numFmt w:val="lowerLetter"/>
      <w:lvlText w:val="%2"/>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ECCFDB4">
      <w:start w:val="1"/>
      <w:numFmt w:val="lowerRoman"/>
      <w:lvlText w:val="%3"/>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85C43CC">
      <w:start w:val="1"/>
      <w:numFmt w:val="decimal"/>
      <w:lvlText w:val="%4"/>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66A700A">
      <w:start w:val="1"/>
      <w:numFmt w:val="lowerLetter"/>
      <w:lvlText w:val="%5"/>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810031A">
      <w:start w:val="1"/>
      <w:numFmt w:val="lowerRoman"/>
      <w:lvlText w:val="%6"/>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3DC6249A">
      <w:start w:val="1"/>
      <w:numFmt w:val="decimal"/>
      <w:lvlText w:val="%7"/>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A3A6A658">
      <w:start w:val="1"/>
      <w:numFmt w:val="lowerLetter"/>
      <w:lvlText w:val="%8"/>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9ACDB60">
      <w:start w:val="1"/>
      <w:numFmt w:val="lowerRoman"/>
      <w:lvlText w:val="%9"/>
      <w:lvlJc w:val="left"/>
      <w:pPr>
        <w:ind w:left="72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0" w15:restartNumberingAfterBreak="0">
    <w:nsid w:val="3E5C0D2A"/>
    <w:multiLevelType w:val="hybridMultilevel"/>
    <w:tmpl w:val="7340CD12"/>
    <w:lvl w:ilvl="0" w:tplc="C5DC1F7C">
      <w:start w:val="1"/>
      <w:numFmt w:val="decimal"/>
      <w:lvlText w:val="%1."/>
      <w:lvlJc w:val="left"/>
      <w:pPr>
        <w:ind w:left="192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17BC030E">
      <w:start w:val="1"/>
      <w:numFmt w:val="lowerLetter"/>
      <w:lvlText w:val="%2"/>
      <w:lvlJc w:val="left"/>
      <w:pPr>
        <w:ind w:left="261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9FB0C9D0">
      <w:start w:val="1"/>
      <w:numFmt w:val="lowerRoman"/>
      <w:lvlText w:val="%3"/>
      <w:lvlJc w:val="left"/>
      <w:pPr>
        <w:ind w:left="333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3682480">
      <w:start w:val="1"/>
      <w:numFmt w:val="decimal"/>
      <w:lvlText w:val="%4"/>
      <w:lvlJc w:val="left"/>
      <w:pPr>
        <w:ind w:left="405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87EE288C">
      <w:start w:val="1"/>
      <w:numFmt w:val="lowerLetter"/>
      <w:lvlText w:val="%5"/>
      <w:lvlJc w:val="left"/>
      <w:pPr>
        <w:ind w:left="477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C7C25F2">
      <w:start w:val="1"/>
      <w:numFmt w:val="lowerRoman"/>
      <w:lvlText w:val="%6"/>
      <w:lvlJc w:val="left"/>
      <w:pPr>
        <w:ind w:left="549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94CFAD0">
      <w:start w:val="1"/>
      <w:numFmt w:val="decimal"/>
      <w:lvlText w:val="%7"/>
      <w:lvlJc w:val="left"/>
      <w:pPr>
        <w:ind w:left="621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2208DA0">
      <w:start w:val="1"/>
      <w:numFmt w:val="lowerLetter"/>
      <w:lvlText w:val="%8"/>
      <w:lvlJc w:val="left"/>
      <w:pPr>
        <w:ind w:left="693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0C6B8F4">
      <w:start w:val="1"/>
      <w:numFmt w:val="lowerRoman"/>
      <w:lvlText w:val="%9"/>
      <w:lvlJc w:val="left"/>
      <w:pPr>
        <w:ind w:left="765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1" w15:restartNumberingAfterBreak="0">
    <w:nsid w:val="3E91714F"/>
    <w:multiLevelType w:val="hybridMultilevel"/>
    <w:tmpl w:val="798A21FE"/>
    <w:lvl w:ilvl="0" w:tplc="5484D148">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69AC8122">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9404D3D4">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1A9C269A">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4BC04E6">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332BB3C">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C7C1C24">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648458E">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644CD34">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2" w15:restartNumberingAfterBreak="0">
    <w:nsid w:val="3EB3143C"/>
    <w:multiLevelType w:val="hybridMultilevel"/>
    <w:tmpl w:val="F56E42F2"/>
    <w:lvl w:ilvl="0" w:tplc="C3DE97A4">
      <w:start w:val="1"/>
      <w:numFmt w:val="lowerLetter"/>
      <w:lvlText w:val="(%1)"/>
      <w:lvlJc w:val="left"/>
      <w:pPr>
        <w:ind w:left="17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E9249BC0">
      <w:start w:val="1"/>
      <w:numFmt w:val="lowerLetter"/>
      <w:lvlText w:val="%2"/>
      <w:lvlJc w:val="left"/>
      <w:pPr>
        <w:ind w:left="22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7D2C6DF6">
      <w:start w:val="1"/>
      <w:numFmt w:val="lowerRoman"/>
      <w:lvlText w:val="%3"/>
      <w:lvlJc w:val="left"/>
      <w:pPr>
        <w:ind w:left="29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56E34CA">
      <w:start w:val="1"/>
      <w:numFmt w:val="decimal"/>
      <w:lvlText w:val="%4"/>
      <w:lvlJc w:val="left"/>
      <w:pPr>
        <w:ind w:left="36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C46D152">
      <w:start w:val="1"/>
      <w:numFmt w:val="lowerLetter"/>
      <w:lvlText w:val="%5"/>
      <w:lvlJc w:val="left"/>
      <w:pPr>
        <w:ind w:left="437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C002A26E">
      <w:start w:val="1"/>
      <w:numFmt w:val="lowerRoman"/>
      <w:lvlText w:val="%6"/>
      <w:lvlJc w:val="left"/>
      <w:pPr>
        <w:ind w:left="50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378F7CE">
      <w:start w:val="1"/>
      <w:numFmt w:val="decimal"/>
      <w:lvlText w:val="%7"/>
      <w:lvlJc w:val="left"/>
      <w:pPr>
        <w:ind w:left="58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B120C5E">
      <w:start w:val="1"/>
      <w:numFmt w:val="lowerLetter"/>
      <w:lvlText w:val="%8"/>
      <w:lvlJc w:val="left"/>
      <w:pPr>
        <w:ind w:left="65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666708A">
      <w:start w:val="1"/>
      <w:numFmt w:val="lowerRoman"/>
      <w:lvlText w:val="%9"/>
      <w:lvlJc w:val="left"/>
      <w:pPr>
        <w:ind w:left="72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3" w15:restartNumberingAfterBreak="0">
    <w:nsid w:val="3F167EB3"/>
    <w:multiLevelType w:val="hybridMultilevel"/>
    <w:tmpl w:val="F4529A40"/>
    <w:lvl w:ilvl="0" w:tplc="0B9A4E52">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3814B25C">
      <w:start w:val="1"/>
      <w:numFmt w:val="lowerLetter"/>
      <w:lvlText w:val="%2"/>
      <w:lvlJc w:val="left"/>
      <w:pPr>
        <w:ind w:left="16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0DE59B6">
      <w:start w:val="1"/>
      <w:numFmt w:val="lowerRoman"/>
      <w:lvlText w:val="%3"/>
      <w:lvlJc w:val="left"/>
      <w:pPr>
        <w:ind w:left="23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F0CAAFA">
      <w:start w:val="1"/>
      <w:numFmt w:val="decimal"/>
      <w:lvlText w:val="%4"/>
      <w:lvlJc w:val="left"/>
      <w:pPr>
        <w:ind w:left="30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8F007DE">
      <w:start w:val="1"/>
      <w:numFmt w:val="lowerLetter"/>
      <w:lvlText w:val="%5"/>
      <w:lvlJc w:val="left"/>
      <w:pPr>
        <w:ind w:left="380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9F0CCC0">
      <w:start w:val="1"/>
      <w:numFmt w:val="lowerRoman"/>
      <w:lvlText w:val="%6"/>
      <w:lvlJc w:val="left"/>
      <w:pPr>
        <w:ind w:left="452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8D4284FC">
      <w:start w:val="1"/>
      <w:numFmt w:val="decimal"/>
      <w:lvlText w:val="%7"/>
      <w:lvlJc w:val="left"/>
      <w:pPr>
        <w:ind w:left="52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90601EE">
      <w:start w:val="1"/>
      <w:numFmt w:val="lowerLetter"/>
      <w:lvlText w:val="%8"/>
      <w:lvlJc w:val="left"/>
      <w:pPr>
        <w:ind w:left="59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CCAFCB8">
      <w:start w:val="1"/>
      <w:numFmt w:val="lowerRoman"/>
      <w:lvlText w:val="%9"/>
      <w:lvlJc w:val="left"/>
      <w:pPr>
        <w:ind w:left="66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4" w15:restartNumberingAfterBreak="0">
    <w:nsid w:val="3FA97901"/>
    <w:multiLevelType w:val="hybridMultilevel"/>
    <w:tmpl w:val="EE3C2098"/>
    <w:lvl w:ilvl="0" w:tplc="AB460C40">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E0AFA5A">
      <w:start w:val="1"/>
      <w:numFmt w:val="lowerLetter"/>
      <w:lvlText w:val="%2"/>
      <w:lvlJc w:val="left"/>
      <w:pPr>
        <w:ind w:left="19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C98DF06">
      <w:start w:val="1"/>
      <w:numFmt w:val="lowerRoman"/>
      <w:lvlText w:val="%3"/>
      <w:lvlJc w:val="left"/>
      <w:pPr>
        <w:ind w:left="26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74A623A">
      <w:start w:val="1"/>
      <w:numFmt w:val="decimal"/>
      <w:lvlText w:val="%4"/>
      <w:lvlJc w:val="left"/>
      <w:pPr>
        <w:ind w:left="33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3F64E34">
      <w:start w:val="1"/>
      <w:numFmt w:val="lowerLetter"/>
      <w:lvlText w:val="%5"/>
      <w:lvlJc w:val="left"/>
      <w:pPr>
        <w:ind w:left="409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A4E5FBC">
      <w:start w:val="1"/>
      <w:numFmt w:val="lowerRoman"/>
      <w:lvlText w:val="%6"/>
      <w:lvlJc w:val="left"/>
      <w:pPr>
        <w:ind w:left="48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3D0609E">
      <w:start w:val="1"/>
      <w:numFmt w:val="decimal"/>
      <w:lvlText w:val="%7"/>
      <w:lvlJc w:val="left"/>
      <w:pPr>
        <w:ind w:left="55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4E26236">
      <w:start w:val="1"/>
      <w:numFmt w:val="lowerLetter"/>
      <w:lvlText w:val="%8"/>
      <w:lvlJc w:val="left"/>
      <w:pPr>
        <w:ind w:left="62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368E336">
      <w:start w:val="1"/>
      <w:numFmt w:val="lowerRoman"/>
      <w:lvlText w:val="%9"/>
      <w:lvlJc w:val="left"/>
      <w:pPr>
        <w:ind w:left="69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5" w15:restartNumberingAfterBreak="0">
    <w:nsid w:val="4042738F"/>
    <w:multiLevelType w:val="hybridMultilevel"/>
    <w:tmpl w:val="0FE879B0"/>
    <w:lvl w:ilvl="0" w:tplc="DBE6A450">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8B8CE4A">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8C8A220A">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552F348">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B7B4E6FA">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E22ED30">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D88FBD8">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AF40AE8">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6825F84">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6" w15:restartNumberingAfterBreak="0">
    <w:nsid w:val="406A6A25"/>
    <w:multiLevelType w:val="hybridMultilevel"/>
    <w:tmpl w:val="ADDE8E44"/>
    <w:lvl w:ilvl="0" w:tplc="618A78D4">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CF3CE58C">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B6B614AC">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4985788">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452FDBC">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C62ADC4E">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454CD2EE">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A7E88F6">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54800A2">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7" w15:restartNumberingAfterBreak="0">
    <w:nsid w:val="406D6995"/>
    <w:multiLevelType w:val="hybridMultilevel"/>
    <w:tmpl w:val="A61AB85C"/>
    <w:lvl w:ilvl="0" w:tplc="5992C9DA">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39AA8EF2">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EEC40FA">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4E6D428">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A3695AE">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D324C0E">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4741FF0">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75EC920">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A84E0BC">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8" w15:restartNumberingAfterBreak="0">
    <w:nsid w:val="4271377F"/>
    <w:multiLevelType w:val="hybridMultilevel"/>
    <w:tmpl w:val="81D8DB68"/>
    <w:lvl w:ilvl="0" w:tplc="D24C264C">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CEA0800">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6C6A4F0">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B46CD1E">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E50FAE8">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CA2311A">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2780F36">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DB49360">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51D84812">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89" w15:restartNumberingAfterBreak="0">
    <w:nsid w:val="429F07FA"/>
    <w:multiLevelType w:val="hybridMultilevel"/>
    <w:tmpl w:val="757EFAEA"/>
    <w:lvl w:ilvl="0" w:tplc="9566F0D4">
      <w:start w:val="1"/>
      <w:numFmt w:val="decimal"/>
      <w:lvlText w:val="%1."/>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FE264AC">
      <w:start w:val="1"/>
      <w:numFmt w:val="lowerLetter"/>
      <w:lvlText w:val="(%2)"/>
      <w:lvlJc w:val="left"/>
      <w:pPr>
        <w:ind w:left="22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89FAE60C">
      <w:start w:val="1"/>
      <w:numFmt w:val="lowerRoman"/>
      <w:lvlText w:val="%3"/>
      <w:lvlJc w:val="left"/>
      <w:pPr>
        <w:ind w:left="27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0C4C68E">
      <w:start w:val="1"/>
      <w:numFmt w:val="decimal"/>
      <w:lvlText w:val="%4"/>
      <w:lvlJc w:val="left"/>
      <w:pPr>
        <w:ind w:left="35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EDE2A100">
      <w:start w:val="1"/>
      <w:numFmt w:val="lowerLetter"/>
      <w:lvlText w:val="%5"/>
      <w:lvlJc w:val="left"/>
      <w:pPr>
        <w:ind w:left="42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46CA83C">
      <w:start w:val="1"/>
      <w:numFmt w:val="lowerRoman"/>
      <w:lvlText w:val="%6"/>
      <w:lvlJc w:val="left"/>
      <w:pPr>
        <w:ind w:left="49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51C138A">
      <w:start w:val="1"/>
      <w:numFmt w:val="decimal"/>
      <w:lvlText w:val="%7"/>
      <w:lvlJc w:val="left"/>
      <w:pPr>
        <w:ind w:left="56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0CE59D4">
      <w:start w:val="1"/>
      <w:numFmt w:val="lowerLetter"/>
      <w:lvlText w:val="%8"/>
      <w:lvlJc w:val="left"/>
      <w:pPr>
        <w:ind w:left="63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95849F2">
      <w:start w:val="1"/>
      <w:numFmt w:val="lowerRoman"/>
      <w:lvlText w:val="%9"/>
      <w:lvlJc w:val="left"/>
      <w:pPr>
        <w:ind w:left="71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0" w15:restartNumberingAfterBreak="0">
    <w:nsid w:val="43027401"/>
    <w:multiLevelType w:val="hybridMultilevel"/>
    <w:tmpl w:val="3B2EDA38"/>
    <w:lvl w:ilvl="0" w:tplc="53E6045E">
      <w:start w:val="1"/>
      <w:numFmt w:val="lowerLetter"/>
      <w:lvlText w:val="(%1)"/>
      <w:lvlJc w:val="left"/>
      <w:pPr>
        <w:ind w:left="169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218D3DC">
      <w:start w:val="1"/>
      <w:numFmt w:val="lowerLetter"/>
      <w:lvlText w:val="%2"/>
      <w:lvlJc w:val="left"/>
      <w:pPr>
        <w:ind w:left="22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D74E156">
      <w:start w:val="1"/>
      <w:numFmt w:val="lowerRoman"/>
      <w:lvlText w:val="%3"/>
      <w:lvlJc w:val="left"/>
      <w:pPr>
        <w:ind w:left="29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F6C3FD2">
      <w:start w:val="1"/>
      <w:numFmt w:val="decimal"/>
      <w:lvlText w:val="%4"/>
      <w:lvlJc w:val="left"/>
      <w:pPr>
        <w:ind w:left="36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AC44ED4">
      <w:start w:val="1"/>
      <w:numFmt w:val="lowerLetter"/>
      <w:lvlText w:val="%5"/>
      <w:lvlJc w:val="left"/>
      <w:pPr>
        <w:ind w:left="437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8A8BBEC">
      <w:start w:val="1"/>
      <w:numFmt w:val="lowerRoman"/>
      <w:lvlText w:val="%6"/>
      <w:lvlJc w:val="left"/>
      <w:pPr>
        <w:ind w:left="50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DBEAFF8">
      <w:start w:val="1"/>
      <w:numFmt w:val="decimal"/>
      <w:lvlText w:val="%7"/>
      <w:lvlJc w:val="left"/>
      <w:pPr>
        <w:ind w:left="58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A0ACCE2">
      <w:start w:val="1"/>
      <w:numFmt w:val="lowerLetter"/>
      <w:lvlText w:val="%8"/>
      <w:lvlJc w:val="left"/>
      <w:pPr>
        <w:ind w:left="65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A386CA76">
      <w:start w:val="1"/>
      <w:numFmt w:val="lowerRoman"/>
      <w:lvlText w:val="%9"/>
      <w:lvlJc w:val="left"/>
      <w:pPr>
        <w:ind w:left="72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1" w15:restartNumberingAfterBreak="0">
    <w:nsid w:val="432820B2"/>
    <w:multiLevelType w:val="hybridMultilevel"/>
    <w:tmpl w:val="08A05ABA"/>
    <w:lvl w:ilvl="0" w:tplc="094638F8">
      <w:start w:val="1"/>
      <w:numFmt w:val="decimal"/>
      <w:lvlText w:val="%1"/>
      <w:lvlJc w:val="left"/>
      <w:pPr>
        <w:ind w:left="3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D1029E4">
      <w:start w:val="1"/>
      <w:numFmt w:val="decimal"/>
      <w:lvlText w:val="%2."/>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FF49D56">
      <w:start w:val="1"/>
      <w:numFmt w:val="lowerRoman"/>
      <w:lvlText w:val="%3"/>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90F69176">
      <w:start w:val="1"/>
      <w:numFmt w:val="decimal"/>
      <w:lvlText w:val="%4"/>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BA6107E">
      <w:start w:val="1"/>
      <w:numFmt w:val="lowerLetter"/>
      <w:lvlText w:val="%5"/>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8780B98">
      <w:start w:val="1"/>
      <w:numFmt w:val="lowerRoman"/>
      <w:lvlText w:val="%6"/>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ED4216C">
      <w:start w:val="1"/>
      <w:numFmt w:val="decimal"/>
      <w:lvlText w:val="%7"/>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B7BAD6D6">
      <w:start w:val="1"/>
      <w:numFmt w:val="lowerLetter"/>
      <w:lvlText w:val="%8"/>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71AC61AC">
      <w:start w:val="1"/>
      <w:numFmt w:val="lowerRoman"/>
      <w:lvlText w:val="%9"/>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2" w15:restartNumberingAfterBreak="0">
    <w:nsid w:val="47985CF8"/>
    <w:multiLevelType w:val="hybridMultilevel"/>
    <w:tmpl w:val="CDD295DC"/>
    <w:lvl w:ilvl="0" w:tplc="9DE62144">
      <w:start w:val="1"/>
      <w:numFmt w:val="lowerRoman"/>
      <w:lvlText w:val="(%1)"/>
      <w:lvlJc w:val="left"/>
      <w:pPr>
        <w:ind w:left="22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264647C">
      <w:start w:val="1"/>
      <w:numFmt w:val="lowerLetter"/>
      <w:lvlText w:val="%2"/>
      <w:lvlJc w:val="left"/>
      <w:pPr>
        <w:ind w:left="27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396F396">
      <w:start w:val="1"/>
      <w:numFmt w:val="lowerRoman"/>
      <w:lvlText w:val="%3"/>
      <w:lvlJc w:val="left"/>
      <w:pPr>
        <w:ind w:left="35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5B6F760">
      <w:start w:val="1"/>
      <w:numFmt w:val="decimal"/>
      <w:lvlText w:val="%4"/>
      <w:lvlJc w:val="left"/>
      <w:pPr>
        <w:ind w:left="42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D7CB036">
      <w:start w:val="1"/>
      <w:numFmt w:val="lowerLetter"/>
      <w:lvlText w:val="%5"/>
      <w:lvlJc w:val="left"/>
      <w:pPr>
        <w:ind w:left="49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94C3660">
      <w:start w:val="1"/>
      <w:numFmt w:val="lowerRoman"/>
      <w:lvlText w:val="%6"/>
      <w:lvlJc w:val="left"/>
      <w:pPr>
        <w:ind w:left="56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FA4AB24">
      <w:start w:val="1"/>
      <w:numFmt w:val="decimal"/>
      <w:lvlText w:val="%7"/>
      <w:lvlJc w:val="left"/>
      <w:pPr>
        <w:ind w:left="63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1A4DCF4">
      <w:start w:val="1"/>
      <w:numFmt w:val="lowerLetter"/>
      <w:lvlText w:val="%8"/>
      <w:lvlJc w:val="left"/>
      <w:pPr>
        <w:ind w:left="71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2F2FB34">
      <w:start w:val="1"/>
      <w:numFmt w:val="lowerRoman"/>
      <w:lvlText w:val="%9"/>
      <w:lvlJc w:val="left"/>
      <w:pPr>
        <w:ind w:left="78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3" w15:restartNumberingAfterBreak="0">
    <w:nsid w:val="47D73492"/>
    <w:multiLevelType w:val="hybridMultilevel"/>
    <w:tmpl w:val="283C0974"/>
    <w:lvl w:ilvl="0" w:tplc="00A86B9E">
      <w:start w:val="1"/>
      <w:numFmt w:val="lowerLetter"/>
      <w:lvlText w:val="%1)"/>
      <w:lvlJc w:val="left"/>
      <w:pPr>
        <w:ind w:left="1020" w:hanging="360"/>
      </w:pPr>
    </w:lvl>
    <w:lvl w:ilvl="1" w:tplc="2AD8169A">
      <w:start w:val="1"/>
      <w:numFmt w:val="lowerLetter"/>
      <w:lvlText w:val="%2)"/>
      <w:lvlJc w:val="left"/>
      <w:pPr>
        <w:ind w:left="1020" w:hanging="360"/>
      </w:pPr>
    </w:lvl>
    <w:lvl w:ilvl="2" w:tplc="6B58A9A8">
      <w:start w:val="1"/>
      <w:numFmt w:val="lowerLetter"/>
      <w:lvlText w:val="%3)"/>
      <w:lvlJc w:val="left"/>
      <w:pPr>
        <w:ind w:left="1020" w:hanging="360"/>
      </w:pPr>
    </w:lvl>
    <w:lvl w:ilvl="3" w:tplc="FC28471A">
      <w:start w:val="1"/>
      <w:numFmt w:val="lowerLetter"/>
      <w:lvlText w:val="%4)"/>
      <w:lvlJc w:val="left"/>
      <w:pPr>
        <w:ind w:left="1020" w:hanging="360"/>
      </w:pPr>
    </w:lvl>
    <w:lvl w:ilvl="4" w:tplc="FE548570">
      <w:start w:val="1"/>
      <w:numFmt w:val="lowerLetter"/>
      <w:lvlText w:val="%5)"/>
      <w:lvlJc w:val="left"/>
      <w:pPr>
        <w:ind w:left="1020" w:hanging="360"/>
      </w:pPr>
    </w:lvl>
    <w:lvl w:ilvl="5" w:tplc="91025B5E">
      <w:start w:val="1"/>
      <w:numFmt w:val="lowerLetter"/>
      <w:lvlText w:val="%6)"/>
      <w:lvlJc w:val="left"/>
      <w:pPr>
        <w:ind w:left="1020" w:hanging="360"/>
      </w:pPr>
    </w:lvl>
    <w:lvl w:ilvl="6" w:tplc="837CA42E">
      <w:start w:val="1"/>
      <w:numFmt w:val="lowerLetter"/>
      <w:lvlText w:val="%7)"/>
      <w:lvlJc w:val="left"/>
      <w:pPr>
        <w:ind w:left="1020" w:hanging="360"/>
      </w:pPr>
    </w:lvl>
    <w:lvl w:ilvl="7" w:tplc="2200CC42">
      <w:start w:val="1"/>
      <w:numFmt w:val="lowerLetter"/>
      <w:lvlText w:val="%8)"/>
      <w:lvlJc w:val="left"/>
      <w:pPr>
        <w:ind w:left="1020" w:hanging="360"/>
      </w:pPr>
    </w:lvl>
    <w:lvl w:ilvl="8" w:tplc="90F465BA">
      <w:start w:val="1"/>
      <w:numFmt w:val="lowerLetter"/>
      <w:lvlText w:val="%9)"/>
      <w:lvlJc w:val="left"/>
      <w:pPr>
        <w:ind w:left="1020" w:hanging="360"/>
      </w:pPr>
    </w:lvl>
  </w:abstractNum>
  <w:abstractNum w:abstractNumId="94" w15:restartNumberingAfterBreak="0">
    <w:nsid w:val="480957EB"/>
    <w:multiLevelType w:val="hybridMultilevel"/>
    <w:tmpl w:val="5570FA36"/>
    <w:lvl w:ilvl="0" w:tplc="855C8AD6">
      <w:start w:val="1"/>
      <w:numFmt w:val="decimal"/>
      <w:lvlText w:val="%1"/>
      <w:lvlJc w:val="left"/>
      <w:pPr>
        <w:ind w:left="3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B24AF48">
      <w:start w:val="1"/>
      <w:numFmt w:val="lowerLetter"/>
      <w:lvlText w:val="(%2)"/>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B8CE50C">
      <w:start w:val="1"/>
      <w:numFmt w:val="lowerRoman"/>
      <w:lvlText w:val="%3"/>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496E478">
      <w:start w:val="1"/>
      <w:numFmt w:val="decimal"/>
      <w:lvlText w:val="%4"/>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DDED3C2">
      <w:start w:val="1"/>
      <w:numFmt w:val="lowerLetter"/>
      <w:lvlText w:val="%5"/>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5E82C46">
      <w:start w:val="1"/>
      <w:numFmt w:val="lowerRoman"/>
      <w:lvlText w:val="%6"/>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EF507720">
      <w:start w:val="1"/>
      <w:numFmt w:val="decimal"/>
      <w:lvlText w:val="%7"/>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36071C4">
      <w:start w:val="1"/>
      <w:numFmt w:val="lowerLetter"/>
      <w:lvlText w:val="%8"/>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56090F2">
      <w:start w:val="1"/>
      <w:numFmt w:val="lowerRoman"/>
      <w:lvlText w:val="%9"/>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5" w15:restartNumberingAfterBreak="0">
    <w:nsid w:val="48337D48"/>
    <w:multiLevelType w:val="hybridMultilevel"/>
    <w:tmpl w:val="0B703FCA"/>
    <w:lvl w:ilvl="0" w:tplc="858810DC">
      <w:start w:val="1"/>
      <w:numFmt w:val="decimal"/>
      <w:lvlText w:val="%1."/>
      <w:lvlJc w:val="left"/>
      <w:pPr>
        <w:ind w:left="1190"/>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1" w:tplc="3BD02D42">
      <w:start w:val="1"/>
      <w:numFmt w:val="lowerLetter"/>
      <w:lvlText w:val="%2"/>
      <w:lvlJc w:val="left"/>
      <w:pPr>
        <w:ind w:left="249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2" w:tplc="C066826E">
      <w:start w:val="1"/>
      <w:numFmt w:val="lowerRoman"/>
      <w:lvlText w:val="%3"/>
      <w:lvlJc w:val="left"/>
      <w:pPr>
        <w:ind w:left="321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3" w:tplc="3C863DB0">
      <w:start w:val="1"/>
      <w:numFmt w:val="decimal"/>
      <w:lvlText w:val="%4"/>
      <w:lvlJc w:val="left"/>
      <w:pPr>
        <w:ind w:left="393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4" w:tplc="EC0E62E8">
      <w:start w:val="1"/>
      <w:numFmt w:val="lowerLetter"/>
      <w:lvlText w:val="%5"/>
      <w:lvlJc w:val="left"/>
      <w:pPr>
        <w:ind w:left="465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5" w:tplc="E732EDE0">
      <w:start w:val="1"/>
      <w:numFmt w:val="lowerRoman"/>
      <w:lvlText w:val="%6"/>
      <w:lvlJc w:val="left"/>
      <w:pPr>
        <w:ind w:left="537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6" w:tplc="56EE6068">
      <w:start w:val="1"/>
      <w:numFmt w:val="decimal"/>
      <w:lvlText w:val="%7"/>
      <w:lvlJc w:val="left"/>
      <w:pPr>
        <w:ind w:left="609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7" w:tplc="D9368E78">
      <w:start w:val="1"/>
      <w:numFmt w:val="lowerLetter"/>
      <w:lvlText w:val="%8"/>
      <w:lvlJc w:val="left"/>
      <w:pPr>
        <w:ind w:left="681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lvl w:ilvl="8" w:tplc="1B3EA0A8">
      <w:start w:val="1"/>
      <w:numFmt w:val="lowerRoman"/>
      <w:lvlText w:val="%9"/>
      <w:lvlJc w:val="left"/>
      <w:pPr>
        <w:ind w:left="7537"/>
      </w:pPr>
      <w:rPr>
        <w:rFonts w:ascii="Times New Roman" w:eastAsia="Times New Roman" w:hAnsi="Times New Roman" w:cs="Times New Roman"/>
        <w:b w:val="0"/>
        <w:i/>
        <w:iCs/>
        <w:strike w:val="0"/>
        <w:dstrike w:val="0"/>
        <w:color w:val="181717"/>
        <w:sz w:val="26"/>
        <w:szCs w:val="26"/>
        <w:u w:val="none" w:color="000000"/>
        <w:bdr w:val="none" w:sz="0" w:space="0" w:color="auto"/>
        <w:shd w:val="clear" w:color="auto" w:fill="auto"/>
        <w:vertAlign w:val="baseline"/>
      </w:rPr>
    </w:lvl>
  </w:abstractNum>
  <w:abstractNum w:abstractNumId="96" w15:restartNumberingAfterBreak="0">
    <w:nsid w:val="48C97DE7"/>
    <w:multiLevelType w:val="hybridMultilevel"/>
    <w:tmpl w:val="A86EFDFE"/>
    <w:lvl w:ilvl="0" w:tplc="A10E4146">
      <w:start w:val="1"/>
      <w:numFmt w:val="lowerLetter"/>
      <w:lvlText w:val="(%1)"/>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222FBEA">
      <w:start w:val="1"/>
      <w:numFmt w:val="lowerLetter"/>
      <w:lvlText w:val="%2"/>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FE6B2BA">
      <w:start w:val="1"/>
      <w:numFmt w:val="lowerRoman"/>
      <w:lvlText w:val="%3"/>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4E405C8">
      <w:start w:val="1"/>
      <w:numFmt w:val="decimal"/>
      <w:lvlText w:val="%4"/>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51AA0C0">
      <w:start w:val="1"/>
      <w:numFmt w:val="lowerLetter"/>
      <w:lvlText w:val="%5"/>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814CAD54">
      <w:start w:val="1"/>
      <w:numFmt w:val="lowerRoman"/>
      <w:lvlText w:val="%6"/>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ECDA1FE0">
      <w:start w:val="1"/>
      <w:numFmt w:val="decimal"/>
      <w:lvlText w:val="%7"/>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1809616">
      <w:start w:val="1"/>
      <w:numFmt w:val="lowerLetter"/>
      <w:lvlText w:val="%8"/>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46FA3A20">
      <w:start w:val="1"/>
      <w:numFmt w:val="lowerRoman"/>
      <w:lvlText w:val="%9"/>
      <w:lvlJc w:val="left"/>
      <w:pPr>
        <w:ind w:left="72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7" w15:restartNumberingAfterBreak="0">
    <w:nsid w:val="492A0BA2"/>
    <w:multiLevelType w:val="hybridMultilevel"/>
    <w:tmpl w:val="0B7AAF52"/>
    <w:lvl w:ilvl="0" w:tplc="71368598">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47EB968">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06EDF8A">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3361F64">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C107C1E">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0EFE8350">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3D488270">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4203E4A">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C507F38">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8" w15:restartNumberingAfterBreak="0">
    <w:nsid w:val="4AE87D5E"/>
    <w:multiLevelType w:val="hybridMultilevel"/>
    <w:tmpl w:val="AA2C046C"/>
    <w:lvl w:ilvl="0" w:tplc="E248962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70ACBBE">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7BC0E60">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CD64394">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42E6A4C">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0A4FE86">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23BEAA3E">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65AB7F2">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71985D60">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99" w15:restartNumberingAfterBreak="0">
    <w:nsid w:val="4B2918EB"/>
    <w:multiLevelType w:val="hybridMultilevel"/>
    <w:tmpl w:val="560EAA2E"/>
    <w:lvl w:ilvl="0" w:tplc="55D8B682">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31B8D36C">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C7EB02C">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D0097D2">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966B122">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CE82EE4">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446A2CB6">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80A63D0">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B09020A4">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0" w15:restartNumberingAfterBreak="0">
    <w:nsid w:val="4C38484D"/>
    <w:multiLevelType w:val="hybridMultilevel"/>
    <w:tmpl w:val="DE1091BE"/>
    <w:lvl w:ilvl="0" w:tplc="A33847DE">
      <w:start w:val="1"/>
      <w:numFmt w:val="lowerRoman"/>
      <w:lvlText w:val="(%1)"/>
      <w:lvlJc w:val="left"/>
      <w:pPr>
        <w:ind w:left="22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76F62A88">
      <w:start w:val="1"/>
      <w:numFmt w:val="lowerLetter"/>
      <w:lvlText w:val="%2"/>
      <w:lvlJc w:val="left"/>
      <w:pPr>
        <w:ind w:left="27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F588BAC">
      <w:start w:val="1"/>
      <w:numFmt w:val="lowerRoman"/>
      <w:lvlText w:val="%3"/>
      <w:lvlJc w:val="left"/>
      <w:pPr>
        <w:ind w:left="35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2F8FDA8">
      <w:start w:val="1"/>
      <w:numFmt w:val="decimal"/>
      <w:lvlText w:val="%4"/>
      <w:lvlJc w:val="left"/>
      <w:pPr>
        <w:ind w:left="42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9D684EA0">
      <w:start w:val="1"/>
      <w:numFmt w:val="lowerLetter"/>
      <w:lvlText w:val="%5"/>
      <w:lvlJc w:val="left"/>
      <w:pPr>
        <w:ind w:left="49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0B4B5B0">
      <w:start w:val="1"/>
      <w:numFmt w:val="lowerRoman"/>
      <w:lvlText w:val="%6"/>
      <w:lvlJc w:val="left"/>
      <w:pPr>
        <w:ind w:left="56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A6E07AE6">
      <w:start w:val="1"/>
      <w:numFmt w:val="decimal"/>
      <w:lvlText w:val="%7"/>
      <w:lvlJc w:val="left"/>
      <w:pPr>
        <w:ind w:left="63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6054D81A">
      <w:start w:val="1"/>
      <w:numFmt w:val="lowerLetter"/>
      <w:lvlText w:val="%8"/>
      <w:lvlJc w:val="left"/>
      <w:pPr>
        <w:ind w:left="71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D244126">
      <w:start w:val="1"/>
      <w:numFmt w:val="lowerRoman"/>
      <w:lvlText w:val="%9"/>
      <w:lvlJc w:val="left"/>
      <w:pPr>
        <w:ind w:left="78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1" w15:restartNumberingAfterBreak="0">
    <w:nsid w:val="4C5C2EBC"/>
    <w:multiLevelType w:val="hybridMultilevel"/>
    <w:tmpl w:val="591E325E"/>
    <w:lvl w:ilvl="0" w:tplc="BF26BE5E">
      <w:start w:val="1"/>
      <w:numFmt w:val="decimal"/>
      <w:lvlText w:val="%1."/>
      <w:lvlJc w:val="left"/>
      <w:pPr>
        <w:ind w:left="19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8CC0476">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A4A246F6">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CED0906E">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7614693A">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3E1C0EF4">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E1C6EE84">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CE45718">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9CE1AA0">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2" w15:restartNumberingAfterBreak="0">
    <w:nsid w:val="4DDF2294"/>
    <w:multiLevelType w:val="hybridMultilevel"/>
    <w:tmpl w:val="EE3C2098"/>
    <w:lvl w:ilvl="0" w:tplc="AB460C40">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E0AFA5A">
      <w:start w:val="1"/>
      <w:numFmt w:val="lowerLetter"/>
      <w:lvlText w:val="%2"/>
      <w:lvlJc w:val="left"/>
      <w:pPr>
        <w:ind w:left="19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C98DF06">
      <w:start w:val="1"/>
      <w:numFmt w:val="lowerRoman"/>
      <w:lvlText w:val="%3"/>
      <w:lvlJc w:val="left"/>
      <w:pPr>
        <w:ind w:left="26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74A623A">
      <w:start w:val="1"/>
      <w:numFmt w:val="decimal"/>
      <w:lvlText w:val="%4"/>
      <w:lvlJc w:val="left"/>
      <w:pPr>
        <w:ind w:left="33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3F64E34">
      <w:start w:val="1"/>
      <w:numFmt w:val="lowerLetter"/>
      <w:lvlText w:val="%5"/>
      <w:lvlJc w:val="left"/>
      <w:pPr>
        <w:ind w:left="409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A4E5FBC">
      <w:start w:val="1"/>
      <w:numFmt w:val="lowerRoman"/>
      <w:lvlText w:val="%6"/>
      <w:lvlJc w:val="left"/>
      <w:pPr>
        <w:ind w:left="48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3D0609E">
      <w:start w:val="1"/>
      <w:numFmt w:val="decimal"/>
      <w:lvlText w:val="%7"/>
      <w:lvlJc w:val="left"/>
      <w:pPr>
        <w:ind w:left="55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4E26236">
      <w:start w:val="1"/>
      <w:numFmt w:val="lowerLetter"/>
      <w:lvlText w:val="%8"/>
      <w:lvlJc w:val="left"/>
      <w:pPr>
        <w:ind w:left="62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368E336">
      <w:start w:val="1"/>
      <w:numFmt w:val="lowerRoman"/>
      <w:lvlText w:val="%9"/>
      <w:lvlJc w:val="left"/>
      <w:pPr>
        <w:ind w:left="69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3" w15:restartNumberingAfterBreak="0">
    <w:nsid w:val="4E1F3342"/>
    <w:multiLevelType w:val="hybridMultilevel"/>
    <w:tmpl w:val="54188226"/>
    <w:lvl w:ilvl="0" w:tplc="702E0612">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22BE290C">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D64E75A">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2A1E0CE8">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4829EA8">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AF45F92">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DB22257A">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A941E18">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EE4AFBA">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4" w15:restartNumberingAfterBreak="0">
    <w:nsid w:val="4E3E669F"/>
    <w:multiLevelType w:val="hybridMultilevel"/>
    <w:tmpl w:val="3B92CC04"/>
    <w:lvl w:ilvl="0" w:tplc="74D47CEA">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60E4388">
      <w:start w:val="1"/>
      <w:numFmt w:val="lowerLetter"/>
      <w:lvlText w:val="%2"/>
      <w:lvlJc w:val="left"/>
      <w:pPr>
        <w:ind w:left="16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9CA5C5A">
      <w:start w:val="1"/>
      <w:numFmt w:val="lowerRoman"/>
      <w:lvlText w:val="%3"/>
      <w:lvlJc w:val="left"/>
      <w:pPr>
        <w:ind w:left="23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666A336">
      <w:start w:val="1"/>
      <w:numFmt w:val="decimal"/>
      <w:lvlText w:val="%4"/>
      <w:lvlJc w:val="left"/>
      <w:pPr>
        <w:ind w:left="30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EA789940">
      <w:start w:val="1"/>
      <w:numFmt w:val="lowerLetter"/>
      <w:lvlText w:val="%5"/>
      <w:lvlJc w:val="left"/>
      <w:pPr>
        <w:ind w:left="380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C58BDE8">
      <w:start w:val="1"/>
      <w:numFmt w:val="lowerRoman"/>
      <w:lvlText w:val="%6"/>
      <w:lvlJc w:val="left"/>
      <w:pPr>
        <w:ind w:left="452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1A29520">
      <w:start w:val="1"/>
      <w:numFmt w:val="decimal"/>
      <w:lvlText w:val="%7"/>
      <w:lvlJc w:val="left"/>
      <w:pPr>
        <w:ind w:left="52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68C49950">
      <w:start w:val="1"/>
      <w:numFmt w:val="lowerLetter"/>
      <w:lvlText w:val="%8"/>
      <w:lvlJc w:val="left"/>
      <w:pPr>
        <w:ind w:left="59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55ED20C">
      <w:start w:val="1"/>
      <w:numFmt w:val="lowerRoman"/>
      <w:lvlText w:val="%9"/>
      <w:lvlJc w:val="left"/>
      <w:pPr>
        <w:ind w:left="66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5" w15:restartNumberingAfterBreak="0">
    <w:nsid w:val="4ECA670D"/>
    <w:multiLevelType w:val="hybridMultilevel"/>
    <w:tmpl w:val="60BEC88E"/>
    <w:lvl w:ilvl="0" w:tplc="AA5E5804">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77E4AAC">
      <w:start w:val="1"/>
      <w:numFmt w:val="lowerLetter"/>
      <w:lvlText w:val="%2"/>
      <w:lvlJc w:val="left"/>
      <w:pPr>
        <w:ind w:left="193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B768C80">
      <w:start w:val="1"/>
      <w:numFmt w:val="lowerRoman"/>
      <w:lvlText w:val="%3"/>
      <w:lvlJc w:val="left"/>
      <w:pPr>
        <w:ind w:left="265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9D543D2A">
      <w:start w:val="1"/>
      <w:numFmt w:val="decimal"/>
      <w:lvlText w:val="%4"/>
      <w:lvlJc w:val="left"/>
      <w:pPr>
        <w:ind w:left="337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FAE94EA">
      <w:start w:val="1"/>
      <w:numFmt w:val="lowerLetter"/>
      <w:lvlText w:val="%5"/>
      <w:lvlJc w:val="left"/>
      <w:pPr>
        <w:ind w:left="409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C8CD51C">
      <w:start w:val="1"/>
      <w:numFmt w:val="lowerRoman"/>
      <w:lvlText w:val="%6"/>
      <w:lvlJc w:val="left"/>
      <w:pPr>
        <w:ind w:left="481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BB6571C">
      <w:start w:val="1"/>
      <w:numFmt w:val="decimal"/>
      <w:lvlText w:val="%7"/>
      <w:lvlJc w:val="left"/>
      <w:pPr>
        <w:ind w:left="553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7C25EF0">
      <w:start w:val="1"/>
      <w:numFmt w:val="lowerLetter"/>
      <w:lvlText w:val="%8"/>
      <w:lvlJc w:val="left"/>
      <w:pPr>
        <w:ind w:left="625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3EE8774">
      <w:start w:val="1"/>
      <w:numFmt w:val="lowerRoman"/>
      <w:lvlText w:val="%9"/>
      <w:lvlJc w:val="left"/>
      <w:pPr>
        <w:ind w:left="697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6" w15:restartNumberingAfterBreak="0">
    <w:nsid w:val="504D574A"/>
    <w:multiLevelType w:val="hybridMultilevel"/>
    <w:tmpl w:val="D902CEEA"/>
    <w:lvl w:ilvl="0" w:tplc="5DE8EE40">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5E824D4">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9AA38CC">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64C9ECA">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3F265E2">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2689476">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C44F52C">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B7A33E0">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A42C0B2">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7" w15:restartNumberingAfterBreak="0">
    <w:nsid w:val="51C82442"/>
    <w:multiLevelType w:val="hybridMultilevel"/>
    <w:tmpl w:val="7FA0A4E2"/>
    <w:lvl w:ilvl="0" w:tplc="24120DC6">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07838D4">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9FD2CC46">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8BCE032">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8205764">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E3857EC">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542F0DA">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5FC7F92">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89CCD348">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08" w15:restartNumberingAfterBreak="0">
    <w:nsid w:val="531D4304"/>
    <w:multiLevelType w:val="hybridMultilevel"/>
    <w:tmpl w:val="B720CAAA"/>
    <w:lvl w:ilvl="0" w:tplc="20B2A058">
      <w:start w:val="1"/>
      <w:numFmt w:val="lowerLetter"/>
      <w:lvlText w:val="(%1)"/>
      <w:lvlJc w:val="left"/>
      <w:pPr>
        <w:ind w:left="1553" w:hanging="420"/>
      </w:pPr>
      <w:rPr>
        <w:rFonts w:hint="default"/>
        <w:b w:val="0"/>
      </w:rPr>
    </w:lvl>
    <w:lvl w:ilvl="1" w:tplc="14090019" w:tentative="1">
      <w:start w:val="1"/>
      <w:numFmt w:val="lowerLetter"/>
      <w:lvlText w:val="%2."/>
      <w:lvlJc w:val="left"/>
      <w:pPr>
        <w:ind w:left="2213" w:hanging="360"/>
      </w:pPr>
    </w:lvl>
    <w:lvl w:ilvl="2" w:tplc="1409001B" w:tentative="1">
      <w:start w:val="1"/>
      <w:numFmt w:val="lowerRoman"/>
      <w:lvlText w:val="%3."/>
      <w:lvlJc w:val="right"/>
      <w:pPr>
        <w:ind w:left="2933" w:hanging="180"/>
      </w:pPr>
    </w:lvl>
    <w:lvl w:ilvl="3" w:tplc="1409000F" w:tentative="1">
      <w:start w:val="1"/>
      <w:numFmt w:val="decimal"/>
      <w:lvlText w:val="%4."/>
      <w:lvlJc w:val="left"/>
      <w:pPr>
        <w:ind w:left="3653" w:hanging="360"/>
      </w:pPr>
    </w:lvl>
    <w:lvl w:ilvl="4" w:tplc="14090019" w:tentative="1">
      <w:start w:val="1"/>
      <w:numFmt w:val="lowerLetter"/>
      <w:lvlText w:val="%5."/>
      <w:lvlJc w:val="left"/>
      <w:pPr>
        <w:ind w:left="4373" w:hanging="360"/>
      </w:pPr>
    </w:lvl>
    <w:lvl w:ilvl="5" w:tplc="1409001B" w:tentative="1">
      <w:start w:val="1"/>
      <w:numFmt w:val="lowerRoman"/>
      <w:lvlText w:val="%6."/>
      <w:lvlJc w:val="right"/>
      <w:pPr>
        <w:ind w:left="5093" w:hanging="180"/>
      </w:pPr>
    </w:lvl>
    <w:lvl w:ilvl="6" w:tplc="1409000F" w:tentative="1">
      <w:start w:val="1"/>
      <w:numFmt w:val="decimal"/>
      <w:lvlText w:val="%7."/>
      <w:lvlJc w:val="left"/>
      <w:pPr>
        <w:ind w:left="5813" w:hanging="360"/>
      </w:pPr>
    </w:lvl>
    <w:lvl w:ilvl="7" w:tplc="14090019" w:tentative="1">
      <w:start w:val="1"/>
      <w:numFmt w:val="lowerLetter"/>
      <w:lvlText w:val="%8."/>
      <w:lvlJc w:val="left"/>
      <w:pPr>
        <w:ind w:left="6533" w:hanging="360"/>
      </w:pPr>
    </w:lvl>
    <w:lvl w:ilvl="8" w:tplc="1409001B" w:tentative="1">
      <w:start w:val="1"/>
      <w:numFmt w:val="lowerRoman"/>
      <w:lvlText w:val="%9."/>
      <w:lvlJc w:val="right"/>
      <w:pPr>
        <w:ind w:left="7253" w:hanging="180"/>
      </w:pPr>
    </w:lvl>
  </w:abstractNum>
  <w:abstractNum w:abstractNumId="109" w15:restartNumberingAfterBreak="0">
    <w:nsid w:val="53453C08"/>
    <w:multiLevelType w:val="hybridMultilevel"/>
    <w:tmpl w:val="86804710"/>
    <w:lvl w:ilvl="0" w:tplc="AEBAC3A2">
      <w:start w:val="1"/>
      <w:numFmt w:val="lowerLetter"/>
      <w:lvlText w:val="%1)"/>
      <w:lvlJc w:val="left"/>
      <w:pPr>
        <w:ind w:left="1020" w:hanging="360"/>
      </w:pPr>
    </w:lvl>
    <w:lvl w:ilvl="1" w:tplc="B8DA0A9E">
      <w:start w:val="1"/>
      <w:numFmt w:val="lowerLetter"/>
      <w:lvlText w:val="%2)"/>
      <w:lvlJc w:val="left"/>
      <w:pPr>
        <w:ind w:left="1020" w:hanging="360"/>
      </w:pPr>
    </w:lvl>
    <w:lvl w:ilvl="2" w:tplc="89A4C8EE">
      <w:start w:val="1"/>
      <w:numFmt w:val="lowerLetter"/>
      <w:lvlText w:val="%3)"/>
      <w:lvlJc w:val="left"/>
      <w:pPr>
        <w:ind w:left="1020" w:hanging="360"/>
      </w:pPr>
    </w:lvl>
    <w:lvl w:ilvl="3" w:tplc="10BA04A4">
      <w:start w:val="1"/>
      <w:numFmt w:val="lowerLetter"/>
      <w:lvlText w:val="%4)"/>
      <w:lvlJc w:val="left"/>
      <w:pPr>
        <w:ind w:left="1020" w:hanging="360"/>
      </w:pPr>
    </w:lvl>
    <w:lvl w:ilvl="4" w:tplc="67660CFA">
      <w:start w:val="1"/>
      <w:numFmt w:val="lowerLetter"/>
      <w:lvlText w:val="%5)"/>
      <w:lvlJc w:val="left"/>
      <w:pPr>
        <w:ind w:left="1020" w:hanging="360"/>
      </w:pPr>
    </w:lvl>
    <w:lvl w:ilvl="5" w:tplc="4392BAA4">
      <w:start w:val="1"/>
      <w:numFmt w:val="lowerLetter"/>
      <w:lvlText w:val="%6)"/>
      <w:lvlJc w:val="left"/>
      <w:pPr>
        <w:ind w:left="1020" w:hanging="360"/>
      </w:pPr>
    </w:lvl>
    <w:lvl w:ilvl="6" w:tplc="A6187C26">
      <w:start w:val="1"/>
      <w:numFmt w:val="lowerLetter"/>
      <w:lvlText w:val="%7)"/>
      <w:lvlJc w:val="left"/>
      <w:pPr>
        <w:ind w:left="1020" w:hanging="360"/>
      </w:pPr>
    </w:lvl>
    <w:lvl w:ilvl="7" w:tplc="52E0D51A">
      <w:start w:val="1"/>
      <w:numFmt w:val="lowerLetter"/>
      <w:lvlText w:val="%8)"/>
      <w:lvlJc w:val="left"/>
      <w:pPr>
        <w:ind w:left="1020" w:hanging="360"/>
      </w:pPr>
    </w:lvl>
    <w:lvl w:ilvl="8" w:tplc="F0F46C04">
      <w:start w:val="1"/>
      <w:numFmt w:val="lowerLetter"/>
      <w:lvlText w:val="%9)"/>
      <w:lvlJc w:val="left"/>
      <w:pPr>
        <w:ind w:left="1020" w:hanging="360"/>
      </w:pPr>
    </w:lvl>
  </w:abstractNum>
  <w:abstractNum w:abstractNumId="110" w15:restartNumberingAfterBreak="0">
    <w:nsid w:val="54AB653C"/>
    <w:multiLevelType w:val="hybridMultilevel"/>
    <w:tmpl w:val="087CF734"/>
    <w:lvl w:ilvl="0" w:tplc="1409000F">
      <w:start w:val="1"/>
      <w:numFmt w:val="decimal"/>
      <w:lvlText w:val="%1."/>
      <w:lvlJc w:val="left"/>
      <w:pPr>
        <w:ind w:left="2138" w:hanging="360"/>
      </w:pPr>
    </w:lvl>
    <w:lvl w:ilvl="1" w:tplc="14090019" w:tentative="1">
      <w:start w:val="1"/>
      <w:numFmt w:val="lowerLetter"/>
      <w:lvlText w:val="%2."/>
      <w:lvlJc w:val="left"/>
      <w:pPr>
        <w:ind w:left="2858" w:hanging="360"/>
      </w:pPr>
    </w:lvl>
    <w:lvl w:ilvl="2" w:tplc="1409001B" w:tentative="1">
      <w:start w:val="1"/>
      <w:numFmt w:val="lowerRoman"/>
      <w:lvlText w:val="%3."/>
      <w:lvlJc w:val="right"/>
      <w:pPr>
        <w:ind w:left="3578" w:hanging="180"/>
      </w:pPr>
    </w:lvl>
    <w:lvl w:ilvl="3" w:tplc="1409000F" w:tentative="1">
      <w:start w:val="1"/>
      <w:numFmt w:val="decimal"/>
      <w:lvlText w:val="%4."/>
      <w:lvlJc w:val="left"/>
      <w:pPr>
        <w:ind w:left="4298" w:hanging="360"/>
      </w:pPr>
    </w:lvl>
    <w:lvl w:ilvl="4" w:tplc="14090019" w:tentative="1">
      <w:start w:val="1"/>
      <w:numFmt w:val="lowerLetter"/>
      <w:lvlText w:val="%5."/>
      <w:lvlJc w:val="left"/>
      <w:pPr>
        <w:ind w:left="5018" w:hanging="360"/>
      </w:pPr>
    </w:lvl>
    <w:lvl w:ilvl="5" w:tplc="1409001B" w:tentative="1">
      <w:start w:val="1"/>
      <w:numFmt w:val="lowerRoman"/>
      <w:lvlText w:val="%6."/>
      <w:lvlJc w:val="right"/>
      <w:pPr>
        <w:ind w:left="5738" w:hanging="180"/>
      </w:pPr>
    </w:lvl>
    <w:lvl w:ilvl="6" w:tplc="1409000F" w:tentative="1">
      <w:start w:val="1"/>
      <w:numFmt w:val="decimal"/>
      <w:lvlText w:val="%7."/>
      <w:lvlJc w:val="left"/>
      <w:pPr>
        <w:ind w:left="6458" w:hanging="360"/>
      </w:pPr>
    </w:lvl>
    <w:lvl w:ilvl="7" w:tplc="14090019" w:tentative="1">
      <w:start w:val="1"/>
      <w:numFmt w:val="lowerLetter"/>
      <w:lvlText w:val="%8."/>
      <w:lvlJc w:val="left"/>
      <w:pPr>
        <w:ind w:left="7178" w:hanging="360"/>
      </w:pPr>
    </w:lvl>
    <w:lvl w:ilvl="8" w:tplc="1409001B" w:tentative="1">
      <w:start w:val="1"/>
      <w:numFmt w:val="lowerRoman"/>
      <w:lvlText w:val="%9."/>
      <w:lvlJc w:val="right"/>
      <w:pPr>
        <w:ind w:left="7898" w:hanging="180"/>
      </w:pPr>
    </w:lvl>
  </w:abstractNum>
  <w:abstractNum w:abstractNumId="111" w15:restartNumberingAfterBreak="0">
    <w:nsid w:val="55E900E5"/>
    <w:multiLevelType w:val="hybridMultilevel"/>
    <w:tmpl w:val="09C66A6C"/>
    <w:lvl w:ilvl="0" w:tplc="10F27CBA">
      <w:start w:val="1"/>
      <w:numFmt w:val="decimal"/>
      <w:lvlText w:val="%1"/>
      <w:lvlJc w:val="left"/>
      <w:pPr>
        <w:ind w:left="3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91328FC0">
      <w:start w:val="1"/>
      <w:numFmt w:val="decimal"/>
      <w:lvlRestart w:val="0"/>
      <w:lvlText w:val="%2."/>
      <w:lvlJc w:val="left"/>
      <w:pPr>
        <w:ind w:left="15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2BF80DD6">
      <w:start w:val="1"/>
      <w:numFmt w:val="lowerRoman"/>
      <w:lvlText w:val="%3"/>
      <w:lvlJc w:val="left"/>
      <w:pPr>
        <w:ind w:left="27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2CBC83A0">
      <w:start w:val="1"/>
      <w:numFmt w:val="decimal"/>
      <w:lvlText w:val="%4"/>
      <w:lvlJc w:val="left"/>
      <w:pPr>
        <w:ind w:left="35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7D664C8">
      <w:start w:val="1"/>
      <w:numFmt w:val="lowerLetter"/>
      <w:lvlText w:val="%5"/>
      <w:lvlJc w:val="left"/>
      <w:pPr>
        <w:ind w:left="42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A66B5AA">
      <w:start w:val="1"/>
      <w:numFmt w:val="lowerRoman"/>
      <w:lvlText w:val="%6"/>
      <w:lvlJc w:val="left"/>
      <w:pPr>
        <w:ind w:left="49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D3F28030">
      <w:start w:val="1"/>
      <w:numFmt w:val="decimal"/>
      <w:lvlText w:val="%7"/>
      <w:lvlJc w:val="left"/>
      <w:pPr>
        <w:ind w:left="56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4BABCB4">
      <w:start w:val="1"/>
      <w:numFmt w:val="lowerLetter"/>
      <w:lvlText w:val="%8"/>
      <w:lvlJc w:val="left"/>
      <w:pPr>
        <w:ind w:left="63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B9F44622">
      <w:start w:val="1"/>
      <w:numFmt w:val="lowerRoman"/>
      <w:lvlText w:val="%9"/>
      <w:lvlJc w:val="left"/>
      <w:pPr>
        <w:ind w:left="71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2" w15:restartNumberingAfterBreak="0">
    <w:nsid w:val="56233F74"/>
    <w:multiLevelType w:val="hybridMultilevel"/>
    <w:tmpl w:val="EE3C2098"/>
    <w:lvl w:ilvl="0" w:tplc="FFFFFFFF">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FFFFFFF">
      <w:start w:val="1"/>
      <w:numFmt w:val="lowerLetter"/>
      <w:lvlText w:val="%2"/>
      <w:lvlJc w:val="left"/>
      <w:pPr>
        <w:ind w:left="19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FFFFFFF">
      <w:start w:val="1"/>
      <w:numFmt w:val="lowerRoman"/>
      <w:lvlText w:val="%3"/>
      <w:lvlJc w:val="left"/>
      <w:pPr>
        <w:ind w:left="26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FFFFFFF">
      <w:start w:val="1"/>
      <w:numFmt w:val="decimal"/>
      <w:lvlText w:val="%4"/>
      <w:lvlJc w:val="left"/>
      <w:pPr>
        <w:ind w:left="33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FFFFFFF">
      <w:start w:val="1"/>
      <w:numFmt w:val="lowerLetter"/>
      <w:lvlText w:val="%5"/>
      <w:lvlJc w:val="left"/>
      <w:pPr>
        <w:ind w:left="409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FFFFFFF">
      <w:start w:val="1"/>
      <w:numFmt w:val="lowerRoman"/>
      <w:lvlText w:val="%6"/>
      <w:lvlJc w:val="left"/>
      <w:pPr>
        <w:ind w:left="48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FFFFFFF">
      <w:start w:val="1"/>
      <w:numFmt w:val="decimal"/>
      <w:lvlText w:val="%7"/>
      <w:lvlJc w:val="left"/>
      <w:pPr>
        <w:ind w:left="55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FFFFFFF">
      <w:start w:val="1"/>
      <w:numFmt w:val="lowerLetter"/>
      <w:lvlText w:val="%8"/>
      <w:lvlJc w:val="left"/>
      <w:pPr>
        <w:ind w:left="62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FFFFFFF">
      <w:start w:val="1"/>
      <w:numFmt w:val="lowerRoman"/>
      <w:lvlText w:val="%9"/>
      <w:lvlJc w:val="left"/>
      <w:pPr>
        <w:ind w:left="69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3" w15:restartNumberingAfterBreak="0">
    <w:nsid w:val="564A24D8"/>
    <w:multiLevelType w:val="hybridMultilevel"/>
    <w:tmpl w:val="3932826A"/>
    <w:lvl w:ilvl="0" w:tplc="B8A641E8">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B3E67B8">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E4E3A92">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A7A0190">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AD2B28A">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850F9D6">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E20235A">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7766D62">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D18A5E2">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4" w15:restartNumberingAfterBreak="0">
    <w:nsid w:val="56D5036B"/>
    <w:multiLevelType w:val="hybridMultilevel"/>
    <w:tmpl w:val="F41CA110"/>
    <w:lvl w:ilvl="0" w:tplc="5454A2B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E92F636">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07CEADE8">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1F7E7382">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18CF0E0">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49E3932">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FC200CE">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DFC7298">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58ABE76">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5" w15:restartNumberingAfterBreak="0">
    <w:nsid w:val="56FA6A88"/>
    <w:multiLevelType w:val="hybridMultilevel"/>
    <w:tmpl w:val="80B07E06"/>
    <w:lvl w:ilvl="0" w:tplc="14F698AE">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6CA80FC">
      <w:start w:val="1"/>
      <w:numFmt w:val="lowerLetter"/>
      <w:lvlText w:val="(%2)"/>
      <w:lvlJc w:val="left"/>
      <w:pPr>
        <w:ind w:left="255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D11232A0">
      <w:start w:val="1"/>
      <w:numFmt w:val="lowerRoman"/>
      <w:lvlText w:val="%3"/>
      <w:lvlJc w:val="left"/>
      <w:pPr>
        <w:ind w:left="306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AD237D6">
      <w:start w:val="1"/>
      <w:numFmt w:val="decimal"/>
      <w:lvlText w:val="%4"/>
      <w:lvlJc w:val="left"/>
      <w:pPr>
        <w:ind w:left="37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D4ED4EA">
      <w:start w:val="1"/>
      <w:numFmt w:val="lowerLetter"/>
      <w:lvlText w:val="%5"/>
      <w:lvlJc w:val="left"/>
      <w:pPr>
        <w:ind w:left="450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0A647EE">
      <w:start w:val="1"/>
      <w:numFmt w:val="lowerRoman"/>
      <w:lvlText w:val="%6"/>
      <w:lvlJc w:val="left"/>
      <w:pPr>
        <w:ind w:left="522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DBB67CE8">
      <w:start w:val="1"/>
      <w:numFmt w:val="decimal"/>
      <w:lvlText w:val="%7"/>
      <w:lvlJc w:val="left"/>
      <w:pPr>
        <w:ind w:left="594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FA2746A">
      <w:start w:val="1"/>
      <w:numFmt w:val="lowerLetter"/>
      <w:lvlText w:val="%8"/>
      <w:lvlJc w:val="left"/>
      <w:pPr>
        <w:ind w:left="666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77A5430">
      <w:start w:val="1"/>
      <w:numFmt w:val="lowerRoman"/>
      <w:lvlText w:val="%9"/>
      <w:lvlJc w:val="left"/>
      <w:pPr>
        <w:ind w:left="73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6" w15:restartNumberingAfterBreak="0">
    <w:nsid w:val="585F7C73"/>
    <w:multiLevelType w:val="hybridMultilevel"/>
    <w:tmpl w:val="AF10832E"/>
    <w:lvl w:ilvl="0" w:tplc="1DF230A6">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CE08E22">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1A8DA80">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64CF5CA">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DF49FF6">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EF0DB5C">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DC8162A">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A2669F26">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D50A78C">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7" w15:restartNumberingAfterBreak="0">
    <w:nsid w:val="58B27460"/>
    <w:multiLevelType w:val="hybridMultilevel"/>
    <w:tmpl w:val="C96607C8"/>
    <w:lvl w:ilvl="0" w:tplc="D598CB10">
      <w:start w:val="1"/>
      <w:numFmt w:val="lowerLetter"/>
      <w:lvlText w:val="%1)"/>
      <w:lvlJc w:val="left"/>
      <w:pPr>
        <w:ind w:left="1020" w:hanging="360"/>
      </w:pPr>
    </w:lvl>
    <w:lvl w:ilvl="1" w:tplc="AD0412FC">
      <w:start w:val="1"/>
      <w:numFmt w:val="lowerLetter"/>
      <w:lvlText w:val="%2)"/>
      <w:lvlJc w:val="left"/>
      <w:pPr>
        <w:ind w:left="1020" w:hanging="360"/>
      </w:pPr>
    </w:lvl>
    <w:lvl w:ilvl="2" w:tplc="CF1E5F5C">
      <w:start w:val="1"/>
      <w:numFmt w:val="lowerLetter"/>
      <w:lvlText w:val="%3)"/>
      <w:lvlJc w:val="left"/>
      <w:pPr>
        <w:ind w:left="1020" w:hanging="360"/>
      </w:pPr>
    </w:lvl>
    <w:lvl w:ilvl="3" w:tplc="C0E473A8">
      <w:start w:val="1"/>
      <w:numFmt w:val="lowerLetter"/>
      <w:lvlText w:val="%4)"/>
      <w:lvlJc w:val="left"/>
      <w:pPr>
        <w:ind w:left="1020" w:hanging="360"/>
      </w:pPr>
    </w:lvl>
    <w:lvl w:ilvl="4" w:tplc="6DBC40A6">
      <w:start w:val="1"/>
      <w:numFmt w:val="lowerLetter"/>
      <w:lvlText w:val="%5)"/>
      <w:lvlJc w:val="left"/>
      <w:pPr>
        <w:ind w:left="1020" w:hanging="360"/>
      </w:pPr>
    </w:lvl>
    <w:lvl w:ilvl="5" w:tplc="7E1C5E00">
      <w:start w:val="1"/>
      <w:numFmt w:val="lowerLetter"/>
      <w:lvlText w:val="%6)"/>
      <w:lvlJc w:val="left"/>
      <w:pPr>
        <w:ind w:left="1020" w:hanging="360"/>
      </w:pPr>
    </w:lvl>
    <w:lvl w:ilvl="6" w:tplc="BE5EAC26">
      <w:start w:val="1"/>
      <w:numFmt w:val="lowerLetter"/>
      <w:lvlText w:val="%7)"/>
      <w:lvlJc w:val="left"/>
      <w:pPr>
        <w:ind w:left="1020" w:hanging="360"/>
      </w:pPr>
    </w:lvl>
    <w:lvl w:ilvl="7" w:tplc="B2423318">
      <w:start w:val="1"/>
      <w:numFmt w:val="lowerLetter"/>
      <w:lvlText w:val="%8)"/>
      <w:lvlJc w:val="left"/>
      <w:pPr>
        <w:ind w:left="1020" w:hanging="360"/>
      </w:pPr>
    </w:lvl>
    <w:lvl w:ilvl="8" w:tplc="97AC2CF8">
      <w:start w:val="1"/>
      <w:numFmt w:val="lowerLetter"/>
      <w:lvlText w:val="%9)"/>
      <w:lvlJc w:val="left"/>
      <w:pPr>
        <w:ind w:left="1020" w:hanging="360"/>
      </w:pPr>
    </w:lvl>
  </w:abstractNum>
  <w:abstractNum w:abstractNumId="118" w15:restartNumberingAfterBreak="0">
    <w:nsid w:val="59CE783C"/>
    <w:multiLevelType w:val="hybridMultilevel"/>
    <w:tmpl w:val="DA2452E2"/>
    <w:lvl w:ilvl="0" w:tplc="2F9617DE">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DEE3E5C">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A7643182">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71EB8E2">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474B300">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8054842E">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BFE2F26">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376C93C">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BB86B702">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19" w15:restartNumberingAfterBreak="0">
    <w:nsid w:val="5B3B375D"/>
    <w:multiLevelType w:val="hybridMultilevel"/>
    <w:tmpl w:val="EE3C2098"/>
    <w:lvl w:ilvl="0" w:tplc="AB460C40">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E0AFA5A">
      <w:start w:val="1"/>
      <w:numFmt w:val="lowerLetter"/>
      <w:lvlText w:val="%2"/>
      <w:lvlJc w:val="left"/>
      <w:pPr>
        <w:ind w:left="19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C98DF06">
      <w:start w:val="1"/>
      <w:numFmt w:val="lowerRoman"/>
      <w:lvlText w:val="%3"/>
      <w:lvlJc w:val="left"/>
      <w:pPr>
        <w:ind w:left="26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74A623A">
      <w:start w:val="1"/>
      <w:numFmt w:val="decimal"/>
      <w:lvlText w:val="%4"/>
      <w:lvlJc w:val="left"/>
      <w:pPr>
        <w:ind w:left="33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3F64E34">
      <w:start w:val="1"/>
      <w:numFmt w:val="lowerLetter"/>
      <w:lvlText w:val="%5"/>
      <w:lvlJc w:val="left"/>
      <w:pPr>
        <w:ind w:left="409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A4E5FBC">
      <w:start w:val="1"/>
      <w:numFmt w:val="lowerRoman"/>
      <w:lvlText w:val="%6"/>
      <w:lvlJc w:val="left"/>
      <w:pPr>
        <w:ind w:left="48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3D0609E">
      <w:start w:val="1"/>
      <w:numFmt w:val="decimal"/>
      <w:lvlText w:val="%7"/>
      <w:lvlJc w:val="left"/>
      <w:pPr>
        <w:ind w:left="55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4E26236">
      <w:start w:val="1"/>
      <w:numFmt w:val="lowerLetter"/>
      <w:lvlText w:val="%8"/>
      <w:lvlJc w:val="left"/>
      <w:pPr>
        <w:ind w:left="62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368E336">
      <w:start w:val="1"/>
      <w:numFmt w:val="lowerRoman"/>
      <w:lvlText w:val="%9"/>
      <w:lvlJc w:val="left"/>
      <w:pPr>
        <w:ind w:left="69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0" w15:restartNumberingAfterBreak="0">
    <w:nsid w:val="5C4638E8"/>
    <w:multiLevelType w:val="hybridMultilevel"/>
    <w:tmpl w:val="935CB950"/>
    <w:lvl w:ilvl="0" w:tplc="A1BA0B28">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B72974E">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3C4C296">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050908C">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EEEF5BA">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8A682484">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DF62AB8">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130308A">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73E208DE">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1" w15:restartNumberingAfterBreak="0">
    <w:nsid w:val="5E2E6616"/>
    <w:multiLevelType w:val="hybridMultilevel"/>
    <w:tmpl w:val="4E0ECD64"/>
    <w:lvl w:ilvl="0" w:tplc="018820EE">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0B60FB2">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FCC56E2">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F48A44C">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190A7DC">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3B800C04">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5947ECE">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F1A2EC0">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1E027A6">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2" w15:restartNumberingAfterBreak="0">
    <w:nsid w:val="5F5B7EDA"/>
    <w:multiLevelType w:val="hybridMultilevel"/>
    <w:tmpl w:val="78C0CCA8"/>
    <w:lvl w:ilvl="0" w:tplc="C01A49F8">
      <w:start w:val="1"/>
      <w:numFmt w:val="decimal"/>
      <w:lvlText w:val="%1."/>
      <w:lvlJc w:val="left"/>
      <w:pPr>
        <w:ind w:left="113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021AFB7E">
      <w:start w:val="1"/>
      <w:numFmt w:val="lowerLetter"/>
      <w:lvlText w:val="%2"/>
      <w:lvlJc w:val="left"/>
      <w:pPr>
        <w:ind w:left="164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DC94C986">
      <w:start w:val="1"/>
      <w:numFmt w:val="lowerRoman"/>
      <w:lvlText w:val="%3"/>
      <w:lvlJc w:val="left"/>
      <w:pPr>
        <w:ind w:left="23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C4B00632">
      <w:start w:val="1"/>
      <w:numFmt w:val="decimal"/>
      <w:lvlText w:val="%4"/>
      <w:lvlJc w:val="left"/>
      <w:pPr>
        <w:ind w:left="308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C58A7AE">
      <w:start w:val="1"/>
      <w:numFmt w:val="lowerLetter"/>
      <w:lvlText w:val="%5"/>
      <w:lvlJc w:val="left"/>
      <w:pPr>
        <w:ind w:left="380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606EBA82">
      <w:start w:val="1"/>
      <w:numFmt w:val="lowerRoman"/>
      <w:lvlText w:val="%6"/>
      <w:lvlJc w:val="left"/>
      <w:pPr>
        <w:ind w:left="452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A56ED716">
      <w:start w:val="1"/>
      <w:numFmt w:val="decimal"/>
      <w:lvlText w:val="%7"/>
      <w:lvlJc w:val="left"/>
      <w:pPr>
        <w:ind w:left="524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FBCDF74">
      <w:start w:val="1"/>
      <w:numFmt w:val="lowerLetter"/>
      <w:lvlText w:val="%8"/>
      <w:lvlJc w:val="left"/>
      <w:pPr>
        <w:ind w:left="59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BAA324E">
      <w:start w:val="1"/>
      <w:numFmt w:val="lowerRoman"/>
      <w:lvlText w:val="%9"/>
      <w:lvlJc w:val="left"/>
      <w:pPr>
        <w:ind w:left="668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3" w15:restartNumberingAfterBreak="0">
    <w:nsid w:val="5FEC2ECB"/>
    <w:multiLevelType w:val="hybridMultilevel"/>
    <w:tmpl w:val="B57CE9A2"/>
    <w:lvl w:ilvl="0" w:tplc="A0E4E09C">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5BCE3E4">
      <w:start w:val="1"/>
      <w:numFmt w:val="lowerLetter"/>
      <w:lvlText w:val="%2"/>
      <w:lvlJc w:val="left"/>
      <w:pPr>
        <w:ind w:left="16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57385B88">
      <w:start w:val="1"/>
      <w:numFmt w:val="lowerRoman"/>
      <w:lvlText w:val="%3"/>
      <w:lvlJc w:val="left"/>
      <w:pPr>
        <w:ind w:left="23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DF44E538">
      <w:start w:val="1"/>
      <w:numFmt w:val="decimal"/>
      <w:lvlText w:val="%4"/>
      <w:lvlJc w:val="left"/>
      <w:pPr>
        <w:ind w:left="30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69E7B40">
      <w:start w:val="1"/>
      <w:numFmt w:val="lowerLetter"/>
      <w:lvlText w:val="%5"/>
      <w:lvlJc w:val="left"/>
      <w:pPr>
        <w:ind w:left="380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E6587B0C">
      <w:start w:val="1"/>
      <w:numFmt w:val="lowerRoman"/>
      <w:lvlText w:val="%6"/>
      <w:lvlJc w:val="left"/>
      <w:pPr>
        <w:ind w:left="452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46EA956">
      <w:start w:val="1"/>
      <w:numFmt w:val="decimal"/>
      <w:lvlText w:val="%7"/>
      <w:lvlJc w:val="left"/>
      <w:pPr>
        <w:ind w:left="52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CBA4049C">
      <w:start w:val="1"/>
      <w:numFmt w:val="lowerLetter"/>
      <w:lvlText w:val="%8"/>
      <w:lvlJc w:val="left"/>
      <w:pPr>
        <w:ind w:left="59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4A3E7D32">
      <w:start w:val="1"/>
      <w:numFmt w:val="lowerRoman"/>
      <w:lvlText w:val="%9"/>
      <w:lvlJc w:val="left"/>
      <w:pPr>
        <w:ind w:left="66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4" w15:restartNumberingAfterBreak="0">
    <w:nsid w:val="61B70703"/>
    <w:multiLevelType w:val="hybridMultilevel"/>
    <w:tmpl w:val="4C9A2D80"/>
    <w:lvl w:ilvl="0" w:tplc="00E6D59A">
      <w:start w:val="1"/>
      <w:numFmt w:val="lowerLetter"/>
      <w:lvlText w:val="%1)"/>
      <w:lvlJc w:val="left"/>
      <w:pPr>
        <w:ind w:left="720" w:hanging="360"/>
      </w:pPr>
    </w:lvl>
    <w:lvl w:ilvl="1" w:tplc="1D6613C6">
      <w:start w:val="1"/>
      <w:numFmt w:val="lowerLetter"/>
      <w:lvlText w:val="%2)"/>
      <w:lvlJc w:val="left"/>
      <w:pPr>
        <w:ind w:left="720" w:hanging="360"/>
      </w:pPr>
    </w:lvl>
    <w:lvl w:ilvl="2" w:tplc="DC7873A8">
      <w:start w:val="1"/>
      <w:numFmt w:val="lowerLetter"/>
      <w:lvlText w:val="%3)"/>
      <w:lvlJc w:val="left"/>
      <w:pPr>
        <w:ind w:left="720" w:hanging="360"/>
      </w:pPr>
    </w:lvl>
    <w:lvl w:ilvl="3" w:tplc="529EECDA">
      <w:start w:val="1"/>
      <w:numFmt w:val="lowerLetter"/>
      <w:lvlText w:val="%4)"/>
      <w:lvlJc w:val="left"/>
      <w:pPr>
        <w:ind w:left="720" w:hanging="360"/>
      </w:pPr>
    </w:lvl>
    <w:lvl w:ilvl="4" w:tplc="29AE669C">
      <w:start w:val="1"/>
      <w:numFmt w:val="lowerLetter"/>
      <w:lvlText w:val="%5)"/>
      <w:lvlJc w:val="left"/>
      <w:pPr>
        <w:ind w:left="720" w:hanging="360"/>
      </w:pPr>
    </w:lvl>
    <w:lvl w:ilvl="5" w:tplc="C64854CE">
      <w:start w:val="1"/>
      <w:numFmt w:val="lowerLetter"/>
      <w:lvlText w:val="%6)"/>
      <w:lvlJc w:val="left"/>
      <w:pPr>
        <w:ind w:left="720" w:hanging="360"/>
      </w:pPr>
    </w:lvl>
    <w:lvl w:ilvl="6" w:tplc="F02AFD00">
      <w:start w:val="1"/>
      <w:numFmt w:val="lowerLetter"/>
      <w:lvlText w:val="%7)"/>
      <w:lvlJc w:val="left"/>
      <w:pPr>
        <w:ind w:left="720" w:hanging="360"/>
      </w:pPr>
    </w:lvl>
    <w:lvl w:ilvl="7" w:tplc="95E4E9D0">
      <w:start w:val="1"/>
      <w:numFmt w:val="lowerLetter"/>
      <w:lvlText w:val="%8)"/>
      <w:lvlJc w:val="left"/>
      <w:pPr>
        <w:ind w:left="720" w:hanging="360"/>
      </w:pPr>
    </w:lvl>
    <w:lvl w:ilvl="8" w:tplc="7B12DF52">
      <w:start w:val="1"/>
      <w:numFmt w:val="lowerLetter"/>
      <w:lvlText w:val="%9)"/>
      <w:lvlJc w:val="left"/>
      <w:pPr>
        <w:ind w:left="720" w:hanging="360"/>
      </w:pPr>
    </w:lvl>
  </w:abstractNum>
  <w:abstractNum w:abstractNumId="125" w15:restartNumberingAfterBreak="0">
    <w:nsid w:val="62616A5E"/>
    <w:multiLevelType w:val="hybridMultilevel"/>
    <w:tmpl w:val="D054A750"/>
    <w:lvl w:ilvl="0" w:tplc="374E2D7C">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745A3DFE">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A6E0542A">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0B0C540">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A09E6E94">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B50D1CC">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3ABA7FCE">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6786D962">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42D433A4">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6" w15:restartNumberingAfterBreak="0">
    <w:nsid w:val="667564F3"/>
    <w:multiLevelType w:val="hybridMultilevel"/>
    <w:tmpl w:val="19869994"/>
    <w:lvl w:ilvl="0" w:tplc="2960B63A">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9A48A9E">
      <w:start w:val="1"/>
      <w:numFmt w:val="lowerLetter"/>
      <w:lvlText w:val="%2"/>
      <w:lvlJc w:val="left"/>
      <w:pPr>
        <w:ind w:left="10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6B87D8A">
      <w:start w:val="1"/>
      <w:numFmt w:val="lowerRoman"/>
      <w:lvlText w:val="%3"/>
      <w:lvlJc w:val="left"/>
      <w:pPr>
        <w:ind w:left="18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064C878">
      <w:start w:val="1"/>
      <w:numFmt w:val="decimal"/>
      <w:lvlText w:val="%4"/>
      <w:lvlJc w:val="left"/>
      <w:pPr>
        <w:ind w:left="25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39801F8">
      <w:start w:val="1"/>
      <w:numFmt w:val="lowerLetter"/>
      <w:lvlText w:val="%5"/>
      <w:lvlJc w:val="left"/>
      <w:pPr>
        <w:ind w:left="324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0444EBCC">
      <w:start w:val="1"/>
      <w:numFmt w:val="lowerRoman"/>
      <w:lvlText w:val="%6"/>
      <w:lvlJc w:val="left"/>
      <w:pPr>
        <w:ind w:left="396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538ABDE">
      <w:start w:val="1"/>
      <w:numFmt w:val="decimal"/>
      <w:lvlText w:val="%7"/>
      <w:lvlJc w:val="left"/>
      <w:pPr>
        <w:ind w:left="468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20E1272">
      <w:start w:val="1"/>
      <w:numFmt w:val="lowerLetter"/>
      <w:lvlText w:val="%8"/>
      <w:lvlJc w:val="left"/>
      <w:pPr>
        <w:ind w:left="54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D1A7150">
      <w:start w:val="1"/>
      <w:numFmt w:val="lowerRoman"/>
      <w:lvlText w:val="%9"/>
      <w:lvlJc w:val="left"/>
      <w:pPr>
        <w:ind w:left="612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7" w15:restartNumberingAfterBreak="0">
    <w:nsid w:val="6A492FC0"/>
    <w:multiLevelType w:val="hybridMultilevel"/>
    <w:tmpl w:val="3B44EAA6"/>
    <w:lvl w:ilvl="0" w:tplc="6BA61E6E">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C4EE59C4">
      <w:start w:val="1"/>
      <w:numFmt w:val="lowerLetter"/>
      <w:lvlText w:val="(%2)"/>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26E8F8F0">
      <w:start w:val="1"/>
      <w:numFmt w:val="lowerRoman"/>
      <w:lvlText w:val="%3"/>
      <w:lvlJc w:val="left"/>
      <w:pPr>
        <w:ind w:left="22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D332C392">
      <w:start w:val="1"/>
      <w:numFmt w:val="decimal"/>
      <w:lvlText w:val="%4"/>
      <w:lvlJc w:val="left"/>
      <w:pPr>
        <w:ind w:left="29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43086E2">
      <w:start w:val="1"/>
      <w:numFmt w:val="lowerLetter"/>
      <w:lvlText w:val="%5"/>
      <w:lvlJc w:val="left"/>
      <w:pPr>
        <w:ind w:left="36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8CEE070">
      <w:start w:val="1"/>
      <w:numFmt w:val="lowerRoman"/>
      <w:lvlText w:val="%6"/>
      <w:lvlJc w:val="left"/>
      <w:pPr>
        <w:ind w:left="43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980C022">
      <w:start w:val="1"/>
      <w:numFmt w:val="decimal"/>
      <w:lvlText w:val="%7"/>
      <w:lvlJc w:val="left"/>
      <w:pPr>
        <w:ind w:left="509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52CCD9A">
      <w:start w:val="1"/>
      <w:numFmt w:val="lowerLetter"/>
      <w:lvlText w:val="%8"/>
      <w:lvlJc w:val="left"/>
      <w:pPr>
        <w:ind w:left="58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9FAD008">
      <w:start w:val="1"/>
      <w:numFmt w:val="lowerRoman"/>
      <w:lvlText w:val="%9"/>
      <w:lvlJc w:val="left"/>
      <w:pPr>
        <w:ind w:left="65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8" w15:restartNumberingAfterBreak="0">
    <w:nsid w:val="6A6C7E0D"/>
    <w:multiLevelType w:val="hybridMultilevel"/>
    <w:tmpl w:val="3EE8BC08"/>
    <w:lvl w:ilvl="0" w:tplc="120A8FF6">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260A7A2">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7BA62158">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FB46362">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30A8C74">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86693A6">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3D6070E">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746F8F4">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67CC6B96">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29" w15:restartNumberingAfterBreak="0">
    <w:nsid w:val="6B625CED"/>
    <w:multiLevelType w:val="hybridMultilevel"/>
    <w:tmpl w:val="6D70BD40"/>
    <w:lvl w:ilvl="0" w:tplc="B14A0E2A">
      <w:start w:val="1"/>
      <w:numFmt w:val="upperLetter"/>
      <w:lvlText w:val="%1"/>
      <w:lvlJc w:val="left"/>
      <w:pPr>
        <w:ind w:left="5859"/>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1" w:tplc="C4AA5282">
      <w:start w:val="1"/>
      <w:numFmt w:val="lowerLetter"/>
      <w:lvlText w:val="%2"/>
      <w:lvlJc w:val="left"/>
      <w:pPr>
        <w:ind w:left="108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2" w:tplc="9468C1E6">
      <w:start w:val="1"/>
      <w:numFmt w:val="lowerRoman"/>
      <w:lvlText w:val="%3"/>
      <w:lvlJc w:val="left"/>
      <w:pPr>
        <w:ind w:left="180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3" w:tplc="1AA6B7B0">
      <w:start w:val="1"/>
      <w:numFmt w:val="decimal"/>
      <w:lvlText w:val="%4"/>
      <w:lvlJc w:val="left"/>
      <w:pPr>
        <w:ind w:left="252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4" w:tplc="50F41624">
      <w:start w:val="1"/>
      <w:numFmt w:val="lowerLetter"/>
      <w:lvlText w:val="%5"/>
      <w:lvlJc w:val="left"/>
      <w:pPr>
        <w:ind w:left="324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5" w:tplc="B1A69BD2">
      <w:start w:val="1"/>
      <w:numFmt w:val="lowerRoman"/>
      <w:lvlText w:val="%6"/>
      <w:lvlJc w:val="left"/>
      <w:pPr>
        <w:ind w:left="396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6" w:tplc="38F45730">
      <w:start w:val="1"/>
      <w:numFmt w:val="decimal"/>
      <w:lvlText w:val="%7"/>
      <w:lvlJc w:val="left"/>
      <w:pPr>
        <w:ind w:left="468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7" w:tplc="1DC2E94E">
      <w:start w:val="1"/>
      <w:numFmt w:val="lowerLetter"/>
      <w:lvlText w:val="%8"/>
      <w:lvlJc w:val="left"/>
      <w:pPr>
        <w:ind w:left="540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8" w:tplc="FB8A8F60">
      <w:start w:val="1"/>
      <w:numFmt w:val="lowerRoman"/>
      <w:lvlText w:val="%9"/>
      <w:lvlJc w:val="left"/>
      <w:pPr>
        <w:ind w:left="612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abstractNum>
  <w:abstractNum w:abstractNumId="130" w15:restartNumberingAfterBreak="0">
    <w:nsid w:val="6BC53E92"/>
    <w:multiLevelType w:val="hybridMultilevel"/>
    <w:tmpl w:val="717CFF8E"/>
    <w:lvl w:ilvl="0" w:tplc="86667C20">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F364FAA">
      <w:start w:val="1"/>
      <w:numFmt w:val="lowerLetter"/>
      <w:lvlText w:val="(%2)"/>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83049CC6">
      <w:start w:val="1"/>
      <w:numFmt w:val="lowerRoman"/>
      <w:lvlText w:val="%3"/>
      <w:lvlJc w:val="left"/>
      <w:pPr>
        <w:ind w:left="164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CD0AA4B6">
      <w:start w:val="1"/>
      <w:numFmt w:val="decimal"/>
      <w:lvlText w:val="%4"/>
      <w:lvlJc w:val="left"/>
      <w:pPr>
        <w:ind w:left="23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ADE3B88">
      <w:start w:val="1"/>
      <w:numFmt w:val="lowerLetter"/>
      <w:lvlText w:val="%5"/>
      <w:lvlJc w:val="left"/>
      <w:pPr>
        <w:ind w:left="308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34AE64FE">
      <w:start w:val="1"/>
      <w:numFmt w:val="lowerRoman"/>
      <w:lvlText w:val="%6"/>
      <w:lvlJc w:val="left"/>
      <w:pPr>
        <w:ind w:left="380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8A043EA">
      <w:start w:val="1"/>
      <w:numFmt w:val="decimal"/>
      <w:lvlText w:val="%7"/>
      <w:lvlJc w:val="left"/>
      <w:pPr>
        <w:ind w:left="452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4EA99BA">
      <w:start w:val="1"/>
      <w:numFmt w:val="lowerLetter"/>
      <w:lvlText w:val="%8"/>
      <w:lvlJc w:val="left"/>
      <w:pPr>
        <w:ind w:left="524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972805C">
      <w:start w:val="1"/>
      <w:numFmt w:val="lowerRoman"/>
      <w:lvlText w:val="%9"/>
      <w:lvlJc w:val="left"/>
      <w:pPr>
        <w:ind w:left="59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1" w15:restartNumberingAfterBreak="0">
    <w:nsid w:val="6BC95660"/>
    <w:multiLevelType w:val="hybridMultilevel"/>
    <w:tmpl w:val="B9F446FE"/>
    <w:lvl w:ilvl="0" w:tplc="EFB817EA">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C1D6E5C0">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9BC8BCA2">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F3068AC">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25EA31A">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C248F1B0">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F14ADB6">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D49CE6AE">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03E4348">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2" w15:restartNumberingAfterBreak="0">
    <w:nsid w:val="6C361676"/>
    <w:multiLevelType w:val="hybridMultilevel"/>
    <w:tmpl w:val="E5F21B28"/>
    <w:lvl w:ilvl="0" w:tplc="10A88082">
      <w:start w:val="1"/>
      <w:numFmt w:val="decimal"/>
      <w:lvlText w:val="%1."/>
      <w:lvlJc w:val="left"/>
      <w:pPr>
        <w:ind w:left="20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8A00C8E">
      <w:start w:val="1"/>
      <w:numFmt w:val="lowerLetter"/>
      <w:lvlText w:val="%2"/>
      <w:lvlJc w:val="left"/>
      <w:pPr>
        <w:ind w:left="25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246EFE88">
      <w:start w:val="1"/>
      <w:numFmt w:val="lowerRoman"/>
      <w:lvlText w:val="%3"/>
      <w:lvlJc w:val="left"/>
      <w:pPr>
        <w:ind w:left="32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366AE4A">
      <w:start w:val="1"/>
      <w:numFmt w:val="decimal"/>
      <w:lvlText w:val="%4"/>
      <w:lvlJc w:val="left"/>
      <w:pPr>
        <w:ind w:left="39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F22C474">
      <w:start w:val="1"/>
      <w:numFmt w:val="lowerLetter"/>
      <w:lvlText w:val="%5"/>
      <w:lvlJc w:val="left"/>
      <w:pPr>
        <w:ind w:left="47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EFC78C2">
      <w:start w:val="1"/>
      <w:numFmt w:val="lowerRoman"/>
      <w:lvlText w:val="%6"/>
      <w:lvlJc w:val="left"/>
      <w:pPr>
        <w:ind w:left="54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C86B638">
      <w:start w:val="1"/>
      <w:numFmt w:val="decimal"/>
      <w:lvlText w:val="%7"/>
      <w:lvlJc w:val="left"/>
      <w:pPr>
        <w:ind w:left="61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510847C">
      <w:start w:val="1"/>
      <w:numFmt w:val="lowerLetter"/>
      <w:lvlText w:val="%8"/>
      <w:lvlJc w:val="left"/>
      <w:pPr>
        <w:ind w:left="68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85EE122">
      <w:start w:val="1"/>
      <w:numFmt w:val="lowerRoman"/>
      <w:lvlText w:val="%9"/>
      <w:lvlJc w:val="left"/>
      <w:pPr>
        <w:ind w:left="75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3" w15:restartNumberingAfterBreak="0">
    <w:nsid w:val="6CDE60AD"/>
    <w:multiLevelType w:val="hybridMultilevel"/>
    <w:tmpl w:val="2A2C62F2"/>
    <w:lvl w:ilvl="0" w:tplc="35649FFA">
      <w:start w:val="12"/>
      <w:numFmt w:val="upperLetter"/>
      <w:lvlText w:val="%1"/>
      <w:lvlJc w:val="left"/>
      <w:pPr>
        <w:ind w:left="5859"/>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1" w:tplc="B5A27AE4">
      <w:start w:val="1"/>
      <w:numFmt w:val="lowerLetter"/>
      <w:lvlText w:val="%2"/>
      <w:lvlJc w:val="left"/>
      <w:pPr>
        <w:ind w:left="108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2" w:tplc="E7880BE8">
      <w:start w:val="1"/>
      <w:numFmt w:val="lowerRoman"/>
      <w:lvlText w:val="%3"/>
      <w:lvlJc w:val="left"/>
      <w:pPr>
        <w:ind w:left="180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3" w:tplc="2AE852F2">
      <w:start w:val="1"/>
      <w:numFmt w:val="decimal"/>
      <w:lvlText w:val="%4"/>
      <w:lvlJc w:val="left"/>
      <w:pPr>
        <w:ind w:left="252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4" w:tplc="925660D4">
      <w:start w:val="1"/>
      <w:numFmt w:val="lowerLetter"/>
      <w:lvlText w:val="%5"/>
      <w:lvlJc w:val="left"/>
      <w:pPr>
        <w:ind w:left="324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5" w:tplc="1E5E76AA">
      <w:start w:val="1"/>
      <w:numFmt w:val="lowerRoman"/>
      <w:lvlText w:val="%6"/>
      <w:lvlJc w:val="left"/>
      <w:pPr>
        <w:ind w:left="396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6" w:tplc="EA623D46">
      <w:start w:val="1"/>
      <w:numFmt w:val="decimal"/>
      <w:lvlText w:val="%7"/>
      <w:lvlJc w:val="left"/>
      <w:pPr>
        <w:ind w:left="468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7" w:tplc="275A28D2">
      <w:start w:val="1"/>
      <w:numFmt w:val="lowerLetter"/>
      <w:lvlText w:val="%8"/>
      <w:lvlJc w:val="left"/>
      <w:pPr>
        <w:ind w:left="540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lvl w:ilvl="8" w:tplc="88521AA8">
      <w:start w:val="1"/>
      <w:numFmt w:val="lowerRoman"/>
      <w:lvlText w:val="%9"/>
      <w:lvlJc w:val="left"/>
      <w:pPr>
        <w:ind w:left="6120"/>
      </w:pPr>
      <w:rPr>
        <w:rFonts w:ascii="Times New Roman" w:eastAsia="Times New Roman" w:hAnsi="Times New Roman" w:cs="Times New Roman"/>
        <w:b/>
        <w:bCs/>
        <w:i w:val="0"/>
        <w:strike w:val="0"/>
        <w:dstrike w:val="0"/>
        <w:color w:val="181717"/>
        <w:sz w:val="26"/>
        <w:szCs w:val="26"/>
        <w:u w:val="none" w:color="000000"/>
        <w:bdr w:val="none" w:sz="0" w:space="0" w:color="auto"/>
        <w:shd w:val="clear" w:color="auto" w:fill="auto"/>
        <w:vertAlign w:val="baseline"/>
      </w:rPr>
    </w:lvl>
  </w:abstractNum>
  <w:abstractNum w:abstractNumId="134" w15:restartNumberingAfterBreak="0">
    <w:nsid w:val="6CE67D1D"/>
    <w:multiLevelType w:val="hybridMultilevel"/>
    <w:tmpl w:val="0460311E"/>
    <w:lvl w:ilvl="0" w:tplc="D7DA6D9E">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CE46C9B8">
      <w:start w:val="1"/>
      <w:numFmt w:val="lowerLetter"/>
      <w:lvlText w:val="(%2)"/>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E825946">
      <w:start w:val="1"/>
      <w:numFmt w:val="lowerRoman"/>
      <w:lvlText w:val="%3"/>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85AE296">
      <w:start w:val="1"/>
      <w:numFmt w:val="decimal"/>
      <w:lvlText w:val="%4"/>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9905448">
      <w:start w:val="1"/>
      <w:numFmt w:val="lowerLetter"/>
      <w:lvlText w:val="%5"/>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A782BCF2">
      <w:start w:val="1"/>
      <w:numFmt w:val="lowerRoman"/>
      <w:lvlText w:val="%6"/>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4290E52A">
      <w:start w:val="1"/>
      <w:numFmt w:val="decimal"/>
      <w:lvlText w:val="%7"/>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3862502">
      <w:start w:val="1"/>
      <w:numFmt w:val="lowerLetter"/>
      <w:lvlText w:val="%8"/>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05DC331E">
      <w:start w:val="1"/>
      <w:numFmt w:val="lowerRoman"/>
      <w:lvlText w:val="%9"/>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5" w15:restartNumberingAfterBreak="0">
    <w:nsid w:val="6D8259D6"/>
    <w:multiLevelType w:val="hybridMultilevel"/>
    <w:tmpl w:val="A3963BB2"/>
    <w:lvl w:ilvl="0" w:tplc="498E6434">
      <w:start w:val="1"/>
      <w:numFmt w:val="decimal"/>
      <w:lvlText w:val="%1."/>
      <w:lvlJc w:val="left"/>
      <w:pPr>
        <w:ind w:left="2153" w:hanging="735"/>
      </w:pPr>
      <w:rPr>
        <w:rFonts w:hint="default"/>
        <w:i w:val="0"/>
      </w:rPr>
    </w:lvl>
    <w:lvl w:ilvl="1" w:tplc="14090019" w:tentative="1">
      <w:start w:val="1"/>
      <w:numFmt w:val="lowerLetter"/>
      <w:lvlText w:val="%2."/>
      <w:lvlJc w:val="left"/>
      <w:pPr>
        <w:ind w:left="2498" w:hanging="360"/>
      </w:pPr>
    </w:lvl>
    <w:lvl w:ilvl="2" w:tplc="1409001B" w:tentative="1">
      <w:start w:val="1"/>
      <w:numFmt w:val="lowerRoman"/>
      <w:lvlText w:val="%3."/>
      <w:lvlJc w:val="right"/>
      <w:pPr>
        <w:ind w:left="3218" w:hanging="180"/>
      </w:pPr>
    </w:lvl>
    <w:lvl w:ilvl="3" w:tplc="1409000F" w:tentative="1">
      <w:start w:val="1"/>
      <w:numFmt w:val="decimal"/>
      <w:lvlText w:val="%4."/>
      <w:lvlJc w:val="left"/>
      <w:pPr>
        <w:ind w:left="3938" w:hanging="360"/>
      </w:pPr>
    </w:lvl>
    <w:lvl w:ilvl="4" w:tplc="14090019" w:tentative="1">
      <w:start w:val="1"/>
      <w:numFmt w:val="lowerLetter"/>
      <w:lvlText w:val="%5."/>
      <w:lvlJc w:val="left"/>
      <w:pPr>
        <w:ind w:left="4658" w:hanging="360"/>
      </w:pPr>
    </w:lvl>
    <w:lvl w:ilvl="5" w:tplc="1409001B" w:tentative="1">
      <w:start w:val="1"/>
      <w:numFmt w:val="lowerRoman"/>
      <w:lvlText w:val="%6."/>
      <w:lvlJc w:val="right"/>
      <w:pPr>
        <w:ind w:left="5378" w:hanging="180"/>
      </w:pPr>
    </w:lvl>
    <w:lvl w:ilvl="6" w:tplc="1409000F" w:tentative="1">
      <w:start w:val="1"/>
      <w:numFmt w:val="decimal"/>
      <w:lvlText w:val="%7."/>
      <w:lvlJc w:val="left"/>
      <w:pPr>
        <w:ind w:left="6098" w:hanging="360"/>
      </w:pPr>
    </w:lvl>
    <w:lvl w:ilvl="7" w:tplc="14090019" w:tentative="1">
      <w:start w:val="1"/>
      <w:numFmt w:val="lowerLetter"/>
      <w:lvlText w:val="%8."/>
      <w:lvlJc w:val="left"/>
      <w:pPr>
        <w:ind w:left="6818" w:hanging="360"/>
      </w:pPr>
    </w:lvl>
    <w:lvl w:ilvl="8" w:tplc="1409001B" w:tentative="1">
      <w:start w:val="1"/>
      <w:numFmt w:val="lowerRoman"/>
      <w:lvlText w:val="%9."/>
      <w:lvlJc w:val="right"/>
      <w:pPr>
        <w:ind w:left="7538" w:hanging="180"/>
      </w:pPr>
    </w:lvl>
  </w:abstractNum>
  <w:abstractNum w:abstractNumId="136" w15:restartNumberingAfterBreak="0">
    <w:nsid w:val="6DF21926"/>
    <w:multiLevelType w:val="hybridMultilevel"/>
    <w:tmpl w:val="DE5AB398"/>
    <w:lvl w:ilvl="0" w:tplc="4B602E16">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B2644BC">
      <w:start w:val="1"/>
      <w:numFmt w:val="lowerLetter"/>
      <w:lvlText w:val="%2"/>
      <w:lvlJc w:val="left"/>
      <w:pPr>
        <w:ind w:left="26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BEE8C6E">
      <w:start w:val="1"/>
      <w:numFmt w:val="lowerRoman"/>
      <w:lvlText w:val="%3"/>
      <w:lvlJc w:val="left"/>
      <w:pPr>
        <w:ind w:left="33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92E9F78">
      <w:start w:val="1"/>
      <w:numFmt w:val="decimal"/>
      <w:lvlText w:val="%4"/>
      <w:lvlJc w:val="left"/>
      <w:pPr>
        <w:ind w:left="40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248456E">
      <w:start w:val="1"/>
      <w:numFmt w:val="lowerLetter"/>
      <w:lvlText w:val="%5"/>
      <w:lvlJc w:val="left"/>
      <w:pPr>
        <w:ind w:left="477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E7EAC3A4">
      <w:start w:val="1"/>
      <w:numFmt w:val="lowerRoman"/>
      <w:lvlText w:val="%6"/>
      <w:lvlJc w:val="left"/>
      <w:pPr>
        <w:ind w:left="549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2B00A4C">
      <w:start w:val="1"/>
      <w:numFmt w:val="decimal"/>
      <w:lvlText w:val="%7"/>
      <w:lvlJc w:val="left"/>
      <w:pPr>
        <w:ind w:left="621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73B2F988">
      <w:start w:val="1"/>
      <w:numFmt w:val="lowerLetter"/>
      <w:lvlText w:val="%8"/>
      <w:lvlJc w:val="left"/>
      <w:pPr>
        <w:ind w:left="693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95AA092">
      <w:start w:val="1"/>
      <w:numFmt w:val="lowerRoman"/>
      <w:lvlText w:val="%9"/>
      <w:lvlJc w:val="left"/>
      <w:pPr>
        <w:ind w:left="765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7" w15:restartNumberingAfterBreak="0">
    <w:nsid w:val="6E1C7FC8"/>
    <w:multiLevelType w:val="hybridMultilevel"/>
    <w:tmpl w:val="DAE40974"/>
    <w:lvl w:ilvl="0" w:tplc="0952C876">
      <w:start w:val="1"/>
      <w:numFmt w:val="lowerLetter"/>
      <w:lvlText w:val="(%1)"/>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D7E94AC">
      <w:start w:val="1"/>
      <w:numFmt w:val="lowerLetter"/>
      <w:lvlText w:val="%2"/>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5C420E8">
      <w:start w:val="1"/>
      <w:numFmt w:val="lowerRoman"/>
      <w:lvlText w:val="%3"/>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C1888F8">
      <w:start w:val="1"/>
      <w:numFmt w:val="decimal"/>
      <w:lvlText w:val="%4"/>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8C89B4E">
      <w:start w:val="1"/>
      <w:numFmt w:val="lowerLetter"/>
      <w:lvlText w:val="%5"/>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6EAA0434">
      <w:start w:val="1"/>
      <w:numFmt w:val="lowerRoman"/>
      <w:lvlText w:val="%6"/>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ABCD9EC">
      <w:start w:val="1"/>
      <w:numFmt w:val="decimal"/>
      <w:lvlText w:val="%7"/>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D52A3D4A">
      <w:start w:val="1"/>
      <w:numFmt w:val="lowerLetter"/>
      <w:lvlText w:val="%8"/>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F8C5918">
      <w:start w:val="1"/>
      <w:numFmt w:val="lowerRoman"/>
      <w:lvlText w:val="%9"/>
      <w:lvlJc w:val="left"/>
      <w:pPr>
        <w:ind w:left="72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8" w15:restartNumberingAfterBreak="0">
    <w:nsid w:val="6F195E74"/>
    <w:multiLevelType w:val="hybridMultilevel"/>
    <w:tmpl w:val="9C7EFE1C"/>
    <w:lvl w:ilvl="0" w:tplc="18549A52">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E4122E20">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DF1CB1CA">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4A467FC">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8ACAF308">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0D889280">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B0E00EE6">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CF629BFE">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3EEC918">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39" w15:restartNumberingAfterBreak="0">
    <w:nsid w:val="6F6D75D8"/>
    <w:multiLevelType w:val="hybridMultilevel"/>
    <w:tmpl w:val="497A371E"/>
    <w:lvl w:ilvl="0" w:tplc="CE227300">
      <w:start w:val="1"/>
      <w:numFmt w:val="decimal"/>
      <w:lvlText w:val="%1."/>
      <w:lvlJc w:val="left"/>
      <w:pPr>
        <w:ind w:left="5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615C8572">
      <w:start w:val="1"/>
      <w:numFmt w:val="lowerLetter"/>
      <w:lvlText w:val="(%2)"/>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E566662">
      <w:start w:val="1"/>
      <w:numFmt w:val="lowerRoman"/>
      <w:lvlText w:val="%3"/>
      <w:lvlJc w:val="left"/>
      <w:pPr>
        <w:ind w:left="164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E2C18B0">
      <w:start w:val="1"/>
      <w:numFmt w:val="decimal"/>
      <w:lvlText w:val="%4"/>
      <w:lvlJc w:val="left"/>
      <w:pPr>
        <w:ind w:left="23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8B6E7976">
      <w:start w:val="1"/>
      <w:numFmt w:val="lowerLetter"/>
      <w:lvlText w:val="%5"/>
      <w:lvlJc w:val="left"/>
      <w:pPr>
        <w:ind w:left="308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29650E2">
      <w:start w:val="1"/>
      <w:numFmt w:val="lowerRoman"/>
      <w:lvlText w:val="%6"/>
      <w:lvlJc w:val="left"/>
      <w:pPr>
        <w:ind w:left="380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80220A4E">
      <w:start w:val="1"/>
      <w:numFmt w:val="decimal"/>
      <w:lvlText w:val="%7"/>
      <w:lvlJc w:val="left"/>
      <w:pPr>
        <w:ind w:left="452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B6D0CA08">
      <w:start w:val="1"/>
      <w:numFmt w:val="lowerLetter"/>
      <w:lvlText w:val="%8"/>
      <w:lvlJc w:val="left"/>
      <w:pPr>
        <w:ind w:left="524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F400F06">
      <w:start w:val="1"/>
      <w:numFmt w:val="lowerRoman"/>
      <w:lvlText w:val="%9"/>
      <w:lvlJc w:val="left"/>
      <w:pPr>
        <w:ind w:left="596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0" w15:restartNumberingAfterBreak="0">
    <w:nsid w:val="6FCE0690"/>
    <w:multiLevelType w:val="hybridMultilevel"/>
    <w:tmpl w:val="CB5E81A2"/>
    <w:lvl w:ilvl="0" w:tplc="ACC8ED4E">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680885EA">
      <w:start w:val="1"/>
      <w:numFmt w:val="lowerLetter"/>
      <w:lvlText w:val="%2"/>
      <w:lvlJc w:val="left"/>
      <w:pPr>
        <w:ind w:left="16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ACAD49C">
      <w:start w:val="1"/>
      <w:numFmt w:val="lowerRoman"/>
      <w:lvlText w:val="%3"/>
      <w:lvlJc w:val="left"/>
      <w:pPr>
        <w:ind w:left="23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132CF6AA">
      <w:start w:val="1"/>
      <w:numFmt w:val="decimal"/>
      <w:lvlText w:val="%4"/>
      <w:lvlJc w:val="left"/>
      <w:pPr>
        <w:ind w:left="30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8696BFD0">
      <w:start w:val="1"/>
      <w:numFmt w:val="lowerLetter"/>
      <w:lvlText w:val="%5"/>
      <w:lvlJc w:val="left"/>
      <w:pPr>
        <w:ind w:left="380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AA0C066">
      <w:start w:val="1"/>
      <w:numFmt w:val="lowerRoman"/>
      <w:lvlText w:val="%6"/>
      <w:lvlJc w:val="left"/>
      <w:pPr>
        <w:ind w:left="452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AD0E7C52">
      <w:start w:val="1"/>
      <w:numFmt w:val="decimal"/>
      <w:lvlText w:val="%7"/>
      <w:lvlJc w:val="left"/>
      <w:pPr>
        <w:ind w:left="524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B3B6CDE4">
      <w:start w:val="1"/>
      <w:numFmt w:val="lowerLetter"/>
      <w:lvlText w:val="%8"/>
      <w:lvlJc w:val="left"/>
      <w:pPr>
        <w:ind w:left="596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5944038A">
      <w:start w:val="1"/>
      <w:numFmt w:val="lowerRoman"/>
      <w:lvlText w:val="%9"/>
      <w:lvlJc w:val="left"/>
      <w:pPr>
        <w:ind w:left="6685"/>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1" w15:restartNumberingAfterBreak="0">
    <w:nsid w:val="70C21E31"/>
    <w:multiLevelType w:val="hybridMultilevel"/>
    <w:tmpl w:val="F6A6CF5C"/>
    <w:lvl w:ilvl="0" w:tplc="9E8ABEE0">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10D03A56">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370A97C">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A7CB3C4">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ECA630EA">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8628FD2">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D21AA6EC">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342DCB6">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422C754">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2" w15:restartNumberingAfterBreak="0">
    <w:nsid w:val="71115EA2"/>
    <w:multiLevelType w:val="hybridMultilevel"/>
    <w:tmpl w:val="706A0E60"/>
    <w:lvl w:ilvl="0" w:tplc="CC882194">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31E7F58">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4B0D82A">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770C8C82">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BBEC2B4">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1A25E52">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D5C68718">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23327BE2">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834A72E">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3" w15:restartNumberingAfterBreak="0">
    <w:nsid w:val="71FCFC40"/>
    <w:multiLevelType w:val="hybridMultilevel"/>
    <w:tmpl w:val="EE4A1796"/>
    <w:lvl w:ilvl="0" w:tplc="19EE1156">
      <w:start w:val="1"/>
      <w:numFmt w:val="decimal"/>
      <w:lvlText w:val="%1."/>
      <w:lvlJc w:val="left"/>
      <w:pPr>
        <w:ind w:left="720" w:hanging="360"/>
      </w:pPr>
    </w:lvl>
    <w:lvl w:ilvl="1" w:tplc="82B01A3A">
      <w:start w:val="1"/>
      <w:numFmt w:val="lowerLetter"/>
      <w:lvlText w:val="%2."/>
      <w:lvlJc w:val="left"/>
      <w:pPr>
        <w:ind w:left="1440" w:hanging="360"/>
      </w:pPr>
    </w:lvl>
    <w:lvl w:ilvl="2" w:tplc="6150A9F0">
      <w:start w:val="1"/>
      <w:numFmt w:val="lowerRoman"/>
      <w:lvlText w:val="%3."/>
      <w:lvlJc w:val="right"/>
      <w:pPr>
        <w:ind w:left="2160" w:hanging="180"/>
      </w:pPr>
    </w:lvl>
    <w:lvl w:ilvl="3" w:tplc="F8021E56">
      <w:start w:val="1"/>
      <w:numFmt w:val="decimal"/>
      <w:lvlText w:val="%4."/>
      <w:lvlJc w:val="left"/>
      <w:pPr>
        <w:ind w:left="2880" w:hanging="360"/>
      </w:pPr>
    </w:lvl>
    <w:lvl w:ilvl="4" w:tplc="21844AD6">
      <w:start w:val="1"/>
      <w:numFmt w:val="lowerLetter"/>
      <w:lvlText w:val="%5."/>
      <w:lvlJc w:val="left"/>
      <w:pPr>
        <w:ind w:left="3600" w:hanging="360"/>
      </w:pPr>
    </w:lvl>
    <w:lvl w:ilvl="5" w:tplc="41FA89A6">
      <w:start w:val="1"/>
      <w:numFmt w:val="lowerRoman"/>
      <w:lvlText w:val="%6."/>
      <w:lvlJc w:val="right"/>
      <w:pPr>
        <w:ind w:left="4320" w:hanging="180"/>
      </w:pPr>
    </w:lvl>
    <w:lvl w:ilvl="6" w:tplc="416AEF16">
      <w:start w:val="1"/>
      <w:numFmt w:val="decimal"/>
      <w:lvlText w:val="%7."/>
      <w:lvlJc w:val="left"/>
      <w:pPr>
        <w:ind w:left="5040" w:hanging="360"/>
      </w:pPr>
    </w:lvl>
    <w:lvl w:ilvl="7" w:tplc="C8167712">
      <w:start w:val="1"/>
      <w:numFmt w:val="lowerLetter"/>
      <w:lvlText w:val="%8."/>
      <w:lvlJc w:val="left"/>
      <w:pPr>
        <w:ind w:left="5760" w:hanging="360"/>
      </w:pPr>
    </w:lvl>
    <w:lvl w:ilvl="8" w:tplc="80303804">
      <w:start w:val="1"/>
      <w:numFmt w:val="lowerRoman"/>
      <w:lvlText w:val="%9."/>
      <w:lvlJc w:val="right"/>
      <w:pPr>
        <w:ind w:left="6480" w:hanging="180"/>
      </w:pPr>
    </w:lvl>
  </w:abstractNum>
  <w:abstractNum w:abstractNumId="144" w15:restartNumberingAfterBreak="0">
    <w:nsid w:val="724879E5"/>
    <w:multiLevelType w:val="hybridMultilevel"/>
    <w:tmpl w:val="55646A3C"/>
    <w:lvl w:ilvl="0" w:tplc="060685D8">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12D4C6D0">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BBC030CC">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9A0A504">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BC46CC2">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BED0BEC8">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87EA8EF8">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693C9DAA">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B6E98D0">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5" w15:restartNumberingAfterBreak="0">
    <w:nsid w:val="7288214D"/>
    <w:multiLevelType w:val="hybridMultilevel"/>
    <w:tmpl w:val="74985B14"/>
    <w:lvl w:ilvl="0" w:tplc="6916D74C">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2F7E448E">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82A0A10">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80F49248">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8B6D036">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61EE5A76">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4EE5D16">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DA0B354">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3962D3AE">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6" w15:restartNumberingAfterBreak="0">
    <w:nsid w:val="73F835B0"/>
    <w:multiLevelType w:val="hybridMultilevel"/>
    <w:tmpl w:val="ABB265A8"/>
    <w:lvl w:ilvl="0" w:tplc="4FB8BAF2">
      <w:start w:val="1"/>
      <w:numFmt w:val="lowerLetter"/>
      <w:lvlText w:val="(%1)"/>
      <w:lvlJc w:val="left"/>
      <w:pPr>
        <w:ind w:left="1701"/>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6E286C22">
      <w:start w:val="1"/>
      <w:numFmt w:val="lowerLetter"/>
      <w:lvlText w:val="%2"/>
      <w:lvlJc w:val="left"/>
      <w:pPr>
        <w:ind w:left="22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572EB74">
      <w:start w:val="1"/>
      <w:numFmt w:val="lowerRoman"/>
      <w:lvlText w:val="%3"/>
      <w:lvlJc w:val="left"/>
      <w:pPr>
        <w:ind w:left="29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3486364">
      <w:start w:val="1"/>
      <w:numFmt w:val="decimal"/>
      <w:lvlText w:val="%4"/>
      <w:lvlJc w:val="left"/>
      <w:pPr>
        <w:ind w:left="36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78860DA">
      <w:start w:val="1"/>
      <w:numFmt w:val="lowerLetter"/>
      <w:lvlText w:val="%5"/>
      <w:lvlJc w:val="left"/>
      <w:pPr>
        <w:ind w:left="437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BBAF4B6">
      <w:start w:val="1"/>
      <w:numFmt w:val="lowerRoman"/>
      <w:lvlText w:val="%6"/>
      <w:lvlJc w:val="left"/>
      <w:pPr>
        <w:ind w:left="509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EACEA72">
      <w:start w:val="1"/>
      <w:numFmt w:val="decimal"/>
      <w:lvlText w:val="%7"/>
      <w:lvlJc w:val="left"/>
      <w:pPr>
        <w:ind w:left="581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C510719C">
      <w:start w:val="1"/>
      <w:numFmt w:val="lowerLetter"/>
      <w:lvlText w:val="%8"/>
      <w:lvlJc w:val="left"/>
      <w:pPr>
        <w:ind w:left="65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CB1A518E">
      <w:start w:val="1"/>
      <w:numFmt w:val="lowerRoman"/>
      <w:lvlText w:val="%9"/>
      <w:lvlJc w:val="left"/>
      <w:pPr>
        <w:ind w:left="72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7" w15:restartNumberingAfterBreak="0">
    <w:nsid w:val="74E41F14"/>
    <w:multiLevelType w:val="hybridMultilevel"/>
    <w:tmpl w:val="E6FC06FC"/>
    <w:lvl w:ilvl="0" w:tplc="62F2333A">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9CAE35C6">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748C9F1E">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E4202E8E">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874274F2">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EC81C2A">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0F282E4">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0694A3A8">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4C8867E">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8" w15:restartNumberingAfterBreak="0">
    <w:nsid w:val="75AB6F2C"/>
    <w:multiLevelType w:val="hybridMultilevel"/>
    <w:tmpl w:val="9CF26D62"/>
    <w:lvl w:ilvl="0" w:tplc="EBA4A11E">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84AF674">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6AFCB6C8">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BEAA1522">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08FE56AE">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D80CD1AA">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6E00382">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814D472">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9F5C01A6">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49" w15:restartNumberingAfterBreak="0">
    <w:nsid w:val="760B534D"/>
    <w:multiLevelType w:val="hybridMultilevel"/>
    <w:tmpl w:val="E3BC4486"/>
    <w:lvl w:ilvl="0" w:tplc="391C7002">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7D4AF13C">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2E086D0">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96EA4AE">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37E4A0FC">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2C60C52">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09764C24">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5CA6BD32">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38ADEA6">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0" w15:restartNumberingAfterBreak="0">
    <w:nsid w:val="761273A4"/>
    <w:multiLevelType w:val="hybridMultilevel"/>
    <w:tmpl w:val="58FC1AC2"/>
    <w:lvl w:ilvl="0" w:tplc="E7623D72">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138DF94">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470A078">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96BAF84A">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DE2CC418">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344D1BA">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503C9F2A">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AE85CAA">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430EC124">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1" w15:restartNumberingAfterBreak="0">
    <w:nsid w:val="762C40C2"/>
    <w:multiLevelType w:val="hybridMultilevel"/>
    <w:tmpl w:val="071E5DB2"/>
    <w:lvl w:ilvl="0" w:tplc="FEB4F14C">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7FD0C8A6">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13587A66">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06A2CC52">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F8E9EDE">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2AEE5D8A">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D090C626">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481818DC">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BB0A7B4">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2" w15:restartNumberingAfterBreak="0">
    <w:nsid w:val="76A86C76"/>
    <w:multiLevelType w:val="hybridMultilevel"/>
    <w:tmpl w:val="7134607A"/>
    <w:lvl w:ilvl="0" w:tplc="825A2606">
      <w:start w:val="1"/>
      <w:numFmt w:val="decimal"/>
      <w:lvlText w:val="%1."/>
      <w:lvlJc w:val="left"/>
      <w:pPr>
        <w:ind w:left="209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3E84AE6A">
      <w:start w:val="1"/>
      <w:numFmt w:val="lowerLetter"/>
      <w:lvlText w:val="%2"/>
      <w:lvlJc w:val="left"/>
      <w:pPr>
        <w:ind w:left="260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B66E3DD2">
      <w:start w:val="1"/>
      <w:numFmt w:val="lowerRoman"/>
      <w:lvlText w:val="%3"/>
      <w:lvlJc w:val="left"/>
      <w:pPr>
        <w:ind w:left="332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F0C15A8">
      <w:start w:val="1"/>
      <w:numFmt w:val="decimal"/>
      <w:lvlText w:val="%4"/>
      <w:lvlJc w:val="left"/>
      <w:pPr>
        <w:ind w:left="404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4266D4BA">
      <w:start w:val="1"/>
      <w:numFmt w:val="lowerLetter"/>
      <w:lvlText w:val="%5"/>
      <w:lvlJc w:val="left"/>
      <w:pPr>
        <w:ind w:left="476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C6E5EE2">
      <w:start w:val="1"/>
      <w:numFmt w:val="lowerRoman"/>
      <w:lvlText w:val="%6"/>
      <w:lvlJc w:val="left"/>
      <w:pPr>
        <w:ind w:left="548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5A22982">
      <w:start w:val="1"/>
      <w:numFmt w:val="decimal"/>
      <w:lvlText w:val="%7"/>
      <w:lvlJc w:val="left"/>
      <w:pPr>
        <w:ind w:left="620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2043ECE">
      <w:start w:val="1"/>
      <w:numFmt w:val="lowerLetter"/>
      <w:lvlText w:val="%8"/>
      <w:lvlJc w:val="left"/>
      <w:pPr>
        <w:ind w:left="692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E7D68EAC">
      <w:start w:val="1"/>
      <w:numFmt w:val="lowerRoman"/>
      <w:lvlText w:val="%9"/>
      <w:lvlJc w:val="left"/>
      <w:pPr>
        <w:ind w:left="7649"/>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3" w15:restartNumberingAfterBreak="0">
    <w:nsid w:val="770D764E"/>
    <w:multiLevelType w:val="hybridMultilevel"/>
    <w:tmpl w:val="9B6AB670"/>
    <w:lvl w:ilvl="0" w:tplc="7F64BD24">
      <w:start w:val="1"/>
      <w:numFmt w:val="decimal"/>
      <w:lvlText w:val="%1."/>
      <w:lvlJc w:val="left"/>
      <w:pPr>
        <w:ind w:left="5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AD1CC0F6">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4840474E">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B8E334A">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2F74DBBC">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692785A">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7F160EA0">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81D8D386">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75466486">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4" w15:restartNumberingAfterBreak="0">
    <w:nsid w:val="773B5D1B"/>
    <w:multiLevelType w:val="hybridMultilevel"/>
    <w:tmpl w:val="327C399A"/>
    <w:lvl w:ilvl="0" w:tplc="55A02D8E">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CB0B5A2">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7B6EB58C">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59EC0E1C">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8DF80572">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4E9E70B4">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443895B4">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3C80C58">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012C42E6">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5" w15:restartNumberingAfterBreak="0">
    <w:nsid w:val="775F58CF"/>
    <w:multiLevelType w:val="hybridMultilevel"/>
    <w:tmpl w:val="EE3C2098"/>
    <w:lvl w:ilvl="0" w:tplc="AB460C40">
      <w:start w:val="1"/>
      <w:numFmt w:val="decimal"/>
      <w:lvlText w:val="%1."/>
      <w:lvlJc w:val="left"/>
      <w:pPr>
        <w:ind w:left="14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5E0AFA5A">
      <w:start w:val="1"/>
      <w:numFmt w:val="lowerLetter"/>
      <w:lvlText w:val="%2"/>
      <w:lvlJc w:val="left"/>
      <w:pPr>
        <w:ind w:left="19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C98DF06">
      <w:start w:val="1"/>
      <w:numFmt w:val="lowerRoman"/>
      <w:lvlText w:val="%3"/>
      <w:lvlJc w:val="left"/>
      <w:pPr>
        <w:ind w:left="26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A74A623A">
      <w:start w:val="1"/>
      <w:numFmt w:val="decimal"/>
      <w:lvlText w:val="%4"/>
      <w:lvlJc w:val="left"/>
      <w:pPr>
        <w:ind w:left="33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C3F64E34">
      <w:start w:val="1"/>
      <w:numFmt w:val="lowerLetter"/>
      <w:lvlText w:val="%5"/>
      <w:lvlJc w:val="left"/>
      <w:pPr>
        <w:ind w:left="409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7A4E5FBC">
      <w:start w:val="1"/>
      <w:numFmt w:val="lowerRoman"/>
      <w:lvlText w:val="%6"/>
      <w:lvlJc w:val="left"/>
      <w:pPr>
        <w:ind w:left="481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3D0609E">
      <w:start w:val="1"/>
      <w:numFmt w:val="decimal"/>
      <w:lvlText w:val="%7"/>
      <w:lvlJc w:val="left"/>
      <w:pPr>
        <w:ind w:left="553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14E26236">
      <w:start w:val="1"/>
      <w:numFmt w:val="lowerLetter"/>
      <w:lvlText w:val="%8"/>
      <w:lvlJc w:val="left"/>
      <w:pPr>
        <w:ind w:left="625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368E336">
      <w:start w:val="1"/>
      <w:numFmt w:val="lowerRoman"/>
      <w:lvlText w:val="%9"/>
      <w:lvlJc w:val="left"/>
      <w:pPr>
        <w:ind w:left="6972"/>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6" w15:restartNumberingAfterBreak="0">
    <w:nsid w:val="78714D4D"/>
    <w:multiLevelType w:val="hybridMultilevel"/>
    <w:tmpl w:val="72BCFA7A"/>
    <w:lvl w:ilvl="0" w:tplc="A5809AEA">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964EC33E">
      <w:start w:val="1"/>
      <w:numFmt w:val="lowerLetter"/>
      <w:lvlText w:val="(%2)"/>
      <w:lvlJc w:val="left"/>
      <w:pPr>
        <w:ind w:left="17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C764FBA6">
      <w:start w:val="1"/>
      <w:numFmt w:val="lowerRoman"/>
      <w:lvlText w:val="%3"/>
      <w:lvlJc w:val="left"/>
      <w:pPr>
        <w:ind w:left="22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D0365564">
      <w:start w:val="1"/>
      <w:numFmt w:val="decimal"/>
      <w:lvlText w:val="%4"/>
      <w:lvlJc w:val="left"/>
      <w:pPr>
        <w:ind w:left="29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62FA95B6">
      <w:start w:val="1"/>
      <w:numFmt w:val="lowerLetter"/>
      <w:lvlText w:val="%5"/>
      <w:lvlJc w:val="left"/>
      <w:pPr>
        <w:ind w:left="36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072C7160">
      <w:start w:val="1"/>
      <w:numFmt w:val="lowerRoman"/>
      <w:lvlText w:val="%6"/>
      <w:lvlJc w:val="left"/>
      <w:pPr>
        <w:ind w:left="437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CBCA9226">
      <w:start w:val="1"/>
      <w:numFmt w:val="decimal"/>
      <w:lvlText w:val="%7"/>
      <w:lvlJc w:val="left"/>
      <w:pPr>
        <w:ind w:left="50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3AAA01BC">
      <w:start w:val="1"/>
      <w:numFmt w:val="lowerLetter"/>
      <w:lvlText w:val="%8"/>
      <w:lvlJc w:val="left"/>
      <w:pPr>
        <w:ind w:left="58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011CE3B8">
      <w:start w:val="1"/>
      <w:numFmt w:val="lowerRoman"/>
      <w:lvlText w:val="%9"/>
      <w:lvlJc w:val="left"/>
      <w:pPr>
        <w:ind w:left="65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7" w15:restartNumberingAfterBreak="0">
    <w:nsid w:val="78813D38"/>
    <w:multiLevelType w:val="hybridMultilevel"/>
    <w:tmpl w:val="8BE07E36"/>
    <w:lvl w:ilvl="0" w:tplc="6C70607E">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26D06B64">
      <w:start w:val="1"/>
      <w:numFmt w:val="lowerLetter"/>
      <w:lvlText w:val="%2"/>
      <w:lvlJc w:val="left"/>
      <w:pPr>
        <w:ind w:left="16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36F8571E">
      <w:start w:val="1"/>
      <w:numFmt w:val="lowerRoman"/>
      <w:lvlText w:val="%3"/>
      <w:lvlJc w:val="left"/>
      <w:pPr>
        <w:ind w:left="23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9942007C">
      <w:start w:val="1"/>
      <w:numFmt w:val="decimal"/>
      <w:lvlText w:val="%4"/>
      <w:lvlJc w:val="left"/>
      <w:pPr>
        <w:ind w:left="30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AF8BB94">
      <w:start w:val="1"/>
      <w:numFmt w:val="lowerLetter"/>
      <w:lvlText w:val="%5"/>
      <w:lvlJc w:val="left"/>
      <w:pPr>
        <w:ind w:left="380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9C200F08">
      <w:start w:val="1"/>
      <w:numFmt w:val="lowerRoman"/>
      <w:lvlText w:val="%6"/>
      <w:lvlJc w:val="left"/>
      <w:pPr>
        <w:ind w:left="452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16C27806">
      <w:start w:val="1"/>
      <w:numFmt w:val="decimal"/>
      <w:lvlText w:val="%7"/>
      <w:lvlJc w:val="left"/>
      <w:pPr>
        <w:ind w:left="524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EF042FE0">
      <w:start w:val="1"/>
      <w:numFmt w:val="lowerLetter"/>
      <w:lvlText w:val="%8"/>
      <w:lvlJc w:val="left"/>
      <w:pPr>
        <w:ind w:left="596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1F987284">
      <w:start w:val="1"/>
      <w:numFmt w:val="lowerRoman"/>
      <w:lvlText w:val="%9"/>
      <w:lvlJc w:val="left"/>
      <w:pPr>
        <w:ind w:left="6686"/>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8" w15:restartNumberingAfterBreak="0">
    <w:nsid w:val="79864B32"/>
    <w:multiLevelType w:val="hybridMultilevel"/>
    <w:tmpl w:val="173CB914"/>
    <w:lvl w:ilvl="0" w:tplc="CD722CDE">
      <w:start w:val="1"/>
      <w:numFmt w:val="decimal"/>
      <w:lvlText w:val="%1."/>
      <w:lvlJc w:val="left"/>
      <w:pPr>
        <w:ind w:left="45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BF12AAE0">
      <w:start w:val="1"/>
      <w:numFmt w:val="lowerLetter"/>
      <w:lvlText w:val="%2"/>
      <w:lvlJc w:val="left"/>
      <w:pPr>
        <w:ind w:left="10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7505858">
      <w:start w:val="1"/>
      <w:numFmt w:val="lowerRoman"/>
      <w:lvlText w:val="%3"/>
      <w:lvlJc w:val="left"/>
      <w:pPr>
        <w:ind w:left="18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943C5918">
      <w:start w:val="1"/>
      <w:numFmt w:val="decimal"/>
      <w:lvlText w:val="%4"/>
      <w:lvlJc w:val="left"/>
      <w:pPr>
        <w:ind w:left="25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78445D32">
      <w:start w:val="1"/>
      <w:numFmt w:val="lowerLetter"/>
      <w:lvlText w:val="%5"/>
      <w:lvlJc w:val="left"/>
      <w:pPr>
        <w:ind w:left="32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C69CC6F0">
      <w:start w:val="1"/>
      <w:numFmt w:val="lowerRoman"/>
      <w:lvlText w:val="%6"/>
      <w:lvlJc w:val="left"/>
      <w:pPr>
        <w:ind w:left="39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6809FFC">
      <w:start w:val="1"/>
      <w:numFmt w:val="decimal"/>
      <w:lvlText w:val="%7"/>
      <w:lvlJc w:val="left"/>
      <w:pPr>
        <w:ind w:left="46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1328DE6">
      <w:start w:val="1"/>
      <w:numFmt w:val="lowerLetter"/>
      <w:lvlText w:val="%8"/>
      <w:lvlJc w:val="left"/>
      <w:pPr>
        <w:ind w:left="54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27704F9C">
      <w:start w:val="1"/>
      <w:numFmt w:val="lowerRoman"/>
      <w:lvlText w:val="%9"/>
      <w:lvlJc w:val="left"/>
      <w:pPr>
        <w:ind w:left="61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59" w15:restartNumberingAfterBreak="0">
    <w:nsid w:val="79B261CC"/>
    <w:multiLevelType w:val="hybridMultilevel"/>
    <w:tmpl w:val="123E3864"/>
    <w:lvl w:ilvl="0" w:tplc="1409000F">
      <w:start w:val="1"/>
      <w:numFmt w:val="decimal"/>
      <w:lvlText w:val="%1."/>
      <w:lvlJc w:val="left"/>
      <w:pPr>
        <w:ind w:left="1854" w:hanging="360"/>
      </w:pPr>
    </w:lvl>
    <w:lvl w:ilvl="1" w:tplc="14090019" w:tentative="1">
      <w:start w:val="1"/>
      <w:numFmt w:val="lowerLetter"/>
      <w:lvlText w:val="%2."/>
      <w:lvlJc w:val="left"/>
      <w:pPr>
        <w:ind w:left="2574" w:hanging="360"/>
      </w:pPr>
    </w:lvl>
    <w:lvl w:ilvl="2" w:tplc="1409001B" w:tentative="1">
      <w:start w:val="1"/>
      <w:numFmt w:val="lowerRoman"/>
      <w:lvlText w:val="%3."/>
      <w:lvlJc w:val="right"/>
      <w:pPr>
        <w:ind w:left="3294" w:hanging="180"/>
      </w:pPr>
    </w:lvl>
    <w:lvl w:ilvl="3" w:tplc="1409000F" w:tentative="1">
      <w:start w:val="1"/>
      <w:numFmt w:val="decimal"/>
      <w:lvlText w:val="%4."/>
      <w:lvlJc w:val="left"/>
      <w:pPr>
        <w:ind w:left="4014" w:hanging="360"/>
      </w:pPr>
    </w:lvl>
    <w:lvl w:ilvl="4" w:tplc="14090019" w:tentative="1">
      <w:start w:val="1"/>
      <w:numFmt w:val="lowerLetter"/>
      <w:lvlText w:val="%5."/>
      <w:lvlJc w:val="left"/>
      <w:pPr>
        <w:ind w:left="4734" w:hanging="360"/>
      </w:pPr>
    </w:lvl>
    <w:lvl w:ilvl="5" w:tplc="1409001B" w:tentative="1">
      <w:start w:val="1"/>
      <w:numFmt w:val="lowerRoman"/>
      <w:lvlText w:val="%6."/>
      <w:lvlJc w:val="right"/>
      <w:pPr>
        <w:ind w:left="5454" w:hanging="180"/>
      </w:pPr>
    </w:lvl>
    <w:lvl w:ilvl="6" w:tplc="1409000F" w:tentative="1">
      <w:start w:val="1"/>
      <w:numFmt w:val="decimal"/>
      <w:lvlText w:val="%7."/>
      <w:lvlJc w:val="left"/>
      <w:pPr>
        <w:ind w:left="6174" w:hanging="360"/>
      </w:pPr>
    </w:lvl>
    <w:lvl w:ilvl="7" w:tplc="14090019" w:tentative="1">
      <w:start w:val="1"/>
      <w:numFmt w:val="lowerLetter"/>
      <w:lvlText w:val="%8."/>
      <w:lvlJc w:val="left"/>
      <w:pPr>
        <w:ind w:left="6894" w:hanging="360"/>
      </w:pPr>
    </w:lvl>
    <w:lvl w:ilvl="8" w:tplc="1409001B" w:tentative="1">
      <w:start w:val="1"/>
      <w:numFmt w:val="lowerRoman"/>
      <w:lvlText w:val="%9."/>
      <w:lvlJc w:val="right"/>
      <w:pPr>
        <w:ind w:left="7614" w:hanging="180"/>
      </w:pPr>
    </w:lvl>
  </w:abstractNum>
  <w:abstractNum w:abstractNumId="160" w15:restartNumberingAfterBreak="0">
    <w:nsid w:val="79F212D5"/>
    <w:multiLevelType w:val="hybridMultilevel"/>
    <w:tmpl w:val="47004146"/>
    <w:lvl w:ilvl="0" w:tplc="7F566B18">
      <w:start w:val="1"/>
      <w:numFmt w:val="decimal"/>
      <w:lvlText w:val="%1."/>
      <w:lvlJc w:val="left"/>
      <w:pPr>
        <w:ind w:left="11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DDA0DD72">
      <w:start w:val="1"/>
      <w:numFmt w:val="lowerLetter"/>
      <w:lvlText w:val="(%2)"/>
      <w:lvlJc w:val="left"/>
      <w:pPr>
        <w:ind w:left="17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3DE238E">
      <w:start w:val="1"/>
      <w:numFmt w:val="lowerRoman"/>
      <w:lvlText w:val="%3"/>
      <w:lvlJc w:val="left"/>
      <w:pPr>
        <w:ind w:left="22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5CA8E26">
      <w:start w:val="1"/>
      <w:numFmt w:val="decimal"/>
      <w:lvlText w:val="%4"/>
      <w:lvlJc w:val="left"/>
      <w:pPr>
        <w:ind w:left="29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3ACD6F6">
      <w:start w:val="1"/>
      <w:numFmt w:val="lowerLetter"/>
      <w:lvlText w:val="%5"/>
      <w:lvlJc w:val="left"/>
      <w:pPr>
        <w:ind w:left="365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3C6C5080">
      <w:start w:val="1"/>
      <w:numFmt w:val="lowerRoman"/>
      <w:lvlText w:val="%6"/>
      <w:lvlJc w:val="left"/>
      <w:pPr>
        <w:ind w:left="437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9DBCA080">
      <w:start w:val="1"/>
      <w:numFmt w:val="decimal"/>
      <w:lvlText w:val="%7"/>
      <w:lvlJc w:val="left"/>
      <w:pPr>
        <w:ind w:left="509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B89A9D02">
      <w:start w:val="1"/>
      <w:numFmt w:val="lowerLetter"/>
      <w:lvlText w:val="%8"/>
      <w:lvlJc w:val="left"/>
      <w:pPr>
        <w:ind w:left="581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D84EA77A">
      <w:start w:val="1"/>
      <w:numFmt w:val="lowerRoman"/>
      <w:lvlText w:val="%9"/>
      <w:lvlJc w:val="left"/>
      <w:pPr>
        <w:ind w:left="6533"/>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61" w15:restartNumberingAfterBreak="0">
    <w:nsid w:val="7B1348CF"/>
    <w:multiLevelType w:val="hybridMultilevel"/>
    <w:tmpl w:val="CD582BAC"/>
    <w:lvl w:ilvl="0" w:tplc="B58646DE">
      <w:start w:val="1"/>
      <w:numFmt w:val="decimal"/>
      <w:lvlText w:val="%1."/>
      <w:lvlJc w:val="left"/>
      <w:pPr>
        <w:ind w:left="113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470C0066">
      <w:start w:val="1"/>
      <w:numFmt w:val="lowerLetter"/>
      <w:lvlText w:val="%2"/>
      <w:lvlJc w:val="left"/>
      <w:pPr>
        <w:ind w:left="16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B51EEBB6">
      <w:start w:val="1"/>
      <w:numFmt w:val="lowerRoman"/>
      <w:lvlText w:val="%3"/>
      <w:lvlJc w:val="left"/>
      <w:pPr>
        <w:ind w:left="23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3C48E26E">
      <w:start w:val="1"/>
      <w:numFmt w:val="decimal"/>
      <w:lvlText w:val="%4"/>
      <w:lvlJc w:val="left"/>
      <w:pPr>
        <w:ind w:left="30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59DE2028">
      <w:start w:val="1"/>
      <w:numFmt w:val="lowerLetter"/>
      <w:lvlText w:val="%5"/>
      <w:lvlJc w:val="left"/>
      <w:pPr>
        <w:ind w:left="380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18CEFDAE">
      <w:start w:val="1"/>
      <w:numFmt w:val="lowerRoman"/>
      <w:lvlText w:val="%6"/>
      <w:lvlJc w:val="left"/>
      <w:pPr>
        <w:ind w:left="452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AD869F02">
      <w:start w:val="1"/>
      <w:numFmt w:val="decimal"/>
      <w:lvlText w:val="%7"/>
      <w:lvlJc w:val="left"/>
      <w:pPr>
        <w:ind w:left="524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5E4B6AE">
      <w:start w:val="1"/>
      <w:numFmt w:val="lowerLetter"/>
      <w:lvlText w:val="%8"/>
      <w:lvlJc w:val="left"/>
      <w:pPr>
        <w:ind w:left="59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B7F271F2">
      <w:start w:val="1"/>
      <w:numFmt w:val="lowerRoman"/>
      <w:lvlText w:val="%9"/>
      <w:lvlJc w:val="left"/>
      <w:pPr>
        <w:ind w:left="668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62" w15:restartNumberingAfterBreak="0">
    <w:nsid w:val="7C0A4C92"/>
    <w:multiLevelType w:val="hybridMultilevel"/>
    <w:tmpl w:val="9CF26D62"/>
    <w:lvl w:ilvl="0" w:tplc="FFFFFFFF">
      <w:start w:val="1"/>
      <w:numFmt w:val="decimal"/>
      <w:lvlText w:val="%1."/>
      <w:lvlJc w:val="left"/>
      <w:pPr>
        <w:ind w:left="1984"/>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FFFFFFFF">
      <w:start w:val="1"/>
      <w:numFmt w:val="lowerLetter"/>
      <w:lvlText w:val="%2"/>
      <w:lvlJc w:val="left"/>
      <w:pPr>
        <w:ind w:left="24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FFFFFFFF">
      <w:start w:val="1"/>
      <w:numFmt w:val="lowerRoman"/>
      <w:lvlText w:val="%3"/>
      <w:lvlJc w:val="left"/>
      <w:pPr>
        <w:ind w:left="32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FFFFFFFF">
      <w:start w:val="1"/>
      <w:numFmt w:val="decimal"/>
      <w:lvlText w:val="%4"/>
      <w:lvlJc w:val="left"/>
      <w:pPr>
        <w:ind w:left="39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FFFFFFFF">
      <w:start w:val="1"/>
      <w:numFmt w:val="lowerLetter"/>
      <w:lvlText w:val="%5"/>
      <w:lvlJc w:val="left"/>
      <w:pPr>
        <w:ind w:left="465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FFFFFFFF">
      <w:start w:val="1"/>
      <w:numFmt w:val="lowerRoman"/>
      <w:lvlText w:val="%6"/>
      <w:lvlJc w:val="left"/>
      <w:pPr>
        <w:ind w:left="537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FFFFFFFF">
      <w:start w:val="1"/>
      <w:numFmt w:val="decimal"/>
      <w:lvlText w:val="%7"/>
      <w:lvlJc w:val="left"/>
      <w:pPr>
        <w:ind w:left="609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FFFFFFFF">
      <w:start w:val="1"/>
      <w:numFmt w:val="lowerLetter"/>
      <w:lvlText w:val="%8"/>
      <w:lvlJc w:val="left"/>
      <w:pPr>
        <w:ind w:left="681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FFFFFFFF">
      <w:start w:val="1"/>
      <w:numFmt w:val="lowerRoman"/>
      <w:lvlText w:val="%9"/>
      <w:lvlJc w:val="left"/>
      <w:pPr>
        <w:ind w:left="7538"/>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abstractNum w:abstractNumId="163" w15:restartNumberingAfterBreak="0">
    <w:nsid w:val="7E4330CD"/>
    <w:multiLevelType w:val="hybridMultilevel"/>
    <w:tmpl w:val="CD163DFA"/>
    <w:lvl w:ilvl="0" w:tplc="1414BA16">
      <w:start w:val="1"/>
      <w:numFmt w:val="lowerLetter"/>
      <w:lvlText w:val="%1)"/>
      <w:lvlJc w:val="left"/>
      <w:pPr>
        <w:ind w:left="720" w:hanging="360"/>
      </w:pPr>
    </w:lvl>
    <w:lvl w:ilvl="1" w:tplc="6B680174">
      <w:start w:val="1"/>
      <w:numFmt w:val="lowerLetter"/>
      <w:lvlText w:val="%2)"/>
      <w:lvlJc w:val="left"/>
      <w:pPr>
        <w:ind w:left="720" w:hanging="360"/>
      </w:pPr>
    </w:lvl>
    <w:lvl w:ilvl="2" w:tplc="2A4E7838">
      <w:start w:val="1"/>
      <w:numFmt w:val="lowerLetter"/>
      <w:lvlText w:val="%3)"/>
      <w:lvlJc w:val="left"/>
      <w:pPr>
        <w:ind w:left="720" w:hanging="360"/>
      </w:pPr>
    </w:lvl>
    <w:lvl w:ilvl="3" w:tplc="9A9C01A0">
      <w:start w:val="1"/>
      <w:numFmt w:val="lowerLetter"/>
      <w:lvlText w:val="%4)"/>
      <w:lvlJc w:val="left"/>
      <w:pPr>
        <w:ind w:left="720" w:hanging="360"/>
      </w:pPr>
    </w:lvl>
    <w:lvl w:ilvl="4" w:tplc="C7A0DB50">
      <w:start w:val="1"/>
      <w:numFmt w:val="lowerLetter"/>
      <w:lvlText w:val="%5)"/>
      <w:lvlJc w:val="left"/>
      <w:pPr>
        <w:ind w:left="720" w:hanging="360"/>
      </w:pPr>
    </w:lvl>
    <w:lvl w:ilvl="5" w:tplc="19566C1E">
      <w:start w:val="1"/>
      <w:numFmt w:val="lowerLetter"/>
      <w:lvlText w:val="%6)"/>
      <w:lvlJc w:val="left"/>
      <w:pPr>
        <w:ind w:left="720" w:hanging="360"/>
      </w:pPr>
    </w:lvl>
    <w:lvl w:ilvl="6" w:tplc="262A99EA">
      <w:start w:val="1"/>
      <w:numFmt w:val="lowerLetter"/>
      <w:lvlText w:val="%7)"/>
      <w:lvlJc w:val="left"/>
      <w:pPr>
        <w:ind w:left="720" w:hanging="360"/>
      </w:pPr>
    </w:lvl>
    <w:lvl w:ilvl="7" w:tplc="354AE8C2">
      <w:start w:val="1"/>
      <w:numFmt w:val="lowerLetter"/>
      <w:lvlText w:val="%8)"/>
      <w:lvlJc w:val="left"/>
      <w:pPr>
        <w:ind w:left="720" w:hanging="360"/>
      </w:pPr>
    </w:lvl>
    <w:lvl w:ilvl="8" w:tplc="13B455AA">
      <w:start w:val="1"/>
      <w:numFmt w:val="lowerLetter"/>
      <w:lvlText w:val="%9)"/>
      <w:lvlJc w:val="left"/>
      <w:pPr>
        <w:ind w:left="720" w:hanging="360"/>
      </w:pPr>
    </w:lvl>
  </w:abstractNum>
  <w:abstractNum w:abstractNumId="164" w15:restartNumberingAfterBreak="0">
    <w:nsid w:val="7F1759E7"/>
    <w:multiLevelType w:val="hybridMultilevel"/>
    <w:tmpl w:val="649A060A"/>
    <w:lvl w:ilvl="0" w:tplc="FA0E952E">
      <w:start w:val="1"/>
      <w:numFmt w:val="decimal"/>
      <w:lvlText w:val="%1"/>
      <w:lvlJc w:val="left"/>
      <w:pPr>
        <w:ind w:left="3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1" w:tplc="8F0AEA30">
      <w:start w:val="1"/>
      <w:numFmt w:val="lowerLetter"/>
      <w:lvlRestart w:val="0"/>
      <w:lvlText w:val="(%2)"/>
      <w:lvlJc w:val="left"/>
      <w:pPr>
        <w:ind w:left="2267"/>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2" w:tplc="E53843A4">
      <w:start w:val="1"/>
      <w:numFmt w:val="lowerRoman"/>
      <w:lvlText w:val="%3"/>
      <w:lvlJc w:val="left"/>
      <w:pPr>
        <w:ind w:left="27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3" w:tplc="67D27F06">
      <w:start w:val="1"/>
      <w:numFmt w:val="decimal"/>
      <w:lvlText w:val="%4"/>
      <w:lvlJc w:val="left"/>
      <w:pPr>
        <w:ind w:left="35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4" w:tplc="7228E164">
      <w:start w:val="1"/>
      <w:numFmt w:val="lowerLetter"/>
      <w:lvlText w:val="%5"/>
      <w:lvlJc w:val="left"/>
      <w:pPr>
        <w:ind w:left="422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5" w:tplc="5D18EF56">
      <w:start w:val="1"/>
      <w:numFmt w:val="lowerRoman"/>
      <w:lvlText w:val="%6"/>
      <w:lvlJc w:val="left"/>
      <w:pPr>
        <w:ind w:left="494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6" w:tplc="66F2AEC6">
      <w:start w:val="1"/>
      <w:numFmt w:val="decimal"/>
      <w:lvlText w:val="%7"/>
      <w:lvlJc w:val="left"/>
      <w:pPr>
        <w:ind w:left="566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7" w:tplc="909412DC">
      <w:start w:val="1"/>
      <w:numFmt w:val="lowerLetter"/>
      <w:lvlText w:val="%8"/>
      <w:lvlJc w:val="left"/>
      <w:pPr>
        <w:ind w:left="638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lvl w:ilvl="8" w:tplc="0438234A">
      <w:start w:val="1"/>
      <w:numFmt w:val="lowerRoman"/>
      <w:lvlText w:val="%9"/>
      <w:lvlJc w:val="left"/>
      <w:pPr>
        <w:ind w:left="7100"/>
      </w:pPr>
      <w:rPr>
        <w:rFonts w:ascii="Times New Roman" w:eastAsia="Times New Roman" w:hAnsi="Times New Roman" w:cs="Times New Roman"/>
        <w:b w:val="0"/>
        <w:i w:val="0"/>
        <w:strike w:val="0"/>
        <w:dstrike w:val="0"/>
        <w:color w:val="181717"/>
        <w:sz w:val="26"/>
        <w:szCs w:val="26"/>
        <w:u w:val="none" w:color="000000"/>
        <w:bdr w:val="none" w:sz="0" w:space="0" w:color="auto"/>
        <w:shd w:val="clear" w:color="auto" w:fill="auto"/>
        <w:vertAlign w:val="baseline"/>
      </w:rPr>
    </w:lvl>
  </w:abstractNum>
  <w:num w:numId="1" w16cid:durableId="132717825">
    <w:abstractNumId w:val="28"/>
  </w:num>
  <w:num w:numId="2" w16cid:durableId="414594514">
    <w:abstractNumId w:val="52"/>
  </w:num>
  <w:num w:numId="3" w16cid:durableId="85424736">
    <w:abstractNumId w:val="8"/>
  </w:num>
  <w:num w:numId="4" w16cid:durableId="659696715">
    <w:abstractNumId w:val="66"/>
  </w:num>
  <w:num w:numId="5" w16cid:durableId="133528587">
    <w:abstractNumId w:val="38"/>
  </w:num>
  <w:num w:numId="6" w16cid:durableId="1740715248">
    <w:abstractNumId w:val="74"/>
  </w:num>
  <w:num w:numId="7" w16cid:durableId="541791301">
    <w:abstractNumId w:val="161"/>
  </w:num>
  <w:num w:numId="8" w16cid:durableId="747769560">
    <w:abstractNumId w:val="141"/>
  </w:num>
  <w:num w:numId="9" w16cid:durableId="545877269">
    <w:abstractNumId w:val="103"/>
  </w:num>
  <w:num w:numId="10" w16cid:durableId="971446892">
    <w:abstractNumId w:val="142"/>
  </w:num>
  <w:num w:numId="11" w16cid:durableId="939798555">
    <w:abstractNumId w:val="11"/>
  </w:num>
  <w:num w:numId="12" w16cid:durableId="1344014387">
    <w:abstractNumId w:val="77"/>
  </w:num>
  <w:num w:numId="13" w16cid:durableId="1105927577">
    <w:abstractNumId w:val="154"/>
  </w:num>
  <w:num w:numId="14" w16cid:durableId="334966162">
    <w:abstractNumId w:val="146"/>
  </w:num>
  <w:num w:numId="15" w16cid:durableId="249121046">
    <w:abstractNumId w:val="5"/>
  </w:num>
  <w:num w:numId="16" w16cid:durableId="1853177499">
    <w:abstractNumId w:val="131"/>
  </w:num>
  <w:num w:numId="17" w16cid:durableId="1370688772">
    <w:abstractNumId w:val="86"/>
  </w:num>
  <w:num w:numId="18" w16cid:durableId="791705539">
    <w:abstractNumId w:val="97"/>
  </w:num>
  <w:num w:numId="19" w16cid:durableId="1366639609">
    <w:abstractNumId w:val="30"/>
  </w:num>
  <w:num w:numId="20" w16cid:durableId="1246912096">
    <w:abstractNumId w:val="31"/>
  </w:num>
  <w:num w:numId="21" w16cid:durableId="1687440446">
    <w:abstractNumId w:val="149"/>
  </w:num>
  <w:num w:numId="22" w16cid:durableId="95102267">
    <w:abstractNumId w:val="51"/>
  </w:num>
  <w:num w:numId="23" w16cid:durableId="1476025853">
    <w:abstractNumId w:val="24"/>
  </w:num>
  <w:num w:numId="24" w16cid:durableId="67388532">
    <w:abstractNumId w:val="9"/>
  </w:num>
  <w:num w:numId="25" w16cid:durableId="649947434">
    <w:abstractNumId w:val="21"/>
  </w:num>
  <w:num w:numId="26" w16cid:durableId="76022851">
    <w:abstractNumId w:val="70"/>
  </w:num>
  <w:num w:numId="27" w16cid:durableId="1783499295">
    <w:abstractNumId w:val="94"/>
  </w:num>
  <w:num w:numId="28" w16cid:durableId="544566200">
    <w:abstractNumId w:val="44"/>
  </w:num>
  <w:num w:numId="29" w16cid:durableId="1961649417">
    <w:abstractNumId w:val="29"/>
  </w:num>
  <w:num w:numId="30" w16cid:durableId="2109495773">
    <w:abstractNumId w:val="137"/>
  </w:num>
  <w:num w:numId="31" w16cid:durableId="1215510922">
    <w:abstractNumId w:val="82"/>
  </w:num>
  <w:num w:numId="32" w16cid:durableId="372774987">
    <w:abstractNumId w:val="157"/>
  </w:num>
  <w:num w:numId="33" w16cid:durableId="1101071497">
    <w:abstractNumId w:val="99"/>
  </w:num>
  <w:num w:numId="34" w16cid:durableId="1784304246">
    <w:abstractNumId w:val="79"/>
  </w:num>
  <w:num w:numId="35" w16cid:durableId="1273131740">
    <w:abstractNumId w:val="89"/>
  </w:num>
  <w:num w:numId="36" w16cid:durableId="1895388663">
    <w:abstractNumId w:val="71"/>
  </w:num>
  <w:num w:numId="37" w16cid:durableId="1741370932">
    <w:abstractNumId w:val="111"/>
  </w:num>
  <w:num w:numId="38" w16cid:durableId="233391655">
    <w:abstractNumId w:val="164"/>
  </w:num>
  <w:num w:numId="39" w16cid:durableId="190995704">
    <w:abstractNumId w:val="55"/>
  </w:num>
  <w:num w:numId="40" w16cid:durableId="2107800333">
    <w:abstractNumId w:val="96"/>
  </w:num>
  <w:num w:numId="41" w16cid:durableId="763572613">
    <w:abstractNumId w:val="58"/>
  </w:num>
  <w:num w:numId="42" w16cid:durableId="1918049816">
    <w:abstractNumId w:val="90"/>
  </w:num>
  <w:num w:numId="43" w16cid:durableId="648679799">
    <w:abstractNumId w:val="122"/>
  </w:num>
  <w:num w:numId="44" w16cid:durableId="531769748">
    <w:abstractNumId w:val="75"/>
  </w:num>
  <w:num w:numId="45" w16cid:durableId="1238633435">
    <w:abstractNumId w:val="160"/>
  </w:num>
  <w:num w:numId="46" w16cid:durableId="1244685402">
    <w:abstractNumId w:val="92"/>
  </w:num>
  <w:num w:numId="47" w16cid:durableId="2022274546">
    <w:abstractNumId w:val="100"/>
  </w:num>
  <w:num w:numId="48" w16cid:durableId="606893562">
    <w:abstractNumId w:val="134"/>
  </w:num>
  <w:num w:numId="49" w16cid:durableId="881787679">
    <w:abstractNumId w:val="91"/>
  </w:num>
  <w:num w:numId="50" w16cid:durableId="2137790053">
    <w:abstractNumId w:val="76"/>
  </w:num>
  <w:num w:numId="51" w16cid:durableId="1705323867">
    <w:abstractNumId w:val="60"/>
  </w:num>
  <w:num w:numId="52" w16cid:durableId="369841557">
    <w:abstractNumId w:val="87"/>
  </w:num>
  <w:num w:numId="53" w16cid:durableId="87165775">
    <w:abstractNumId w:val="4"/>
  </w:num>
  <w:num w:numId="54" w16cid:durableId="1605575668">
    <w:abstractNumId w:val="45"/>
  </w:num>
  <w:num w:numId="55" w16cid:durableId="312686379">
    <w:abstractNumId w:val="22"/>
  </w:num>
  <w:num w:numId="56" w16cid:durableId="1444612059">
    <w:abstractNumId w:val="144"/>
  </w:num>
  <w:num w:numId="57" w16cid:durableId="481891346">
    <w:abstractNumId w:val="3"/>
  </w:num>
  <w:num w:numId="58" w16cid:durableId="193664088">
    <w:abstractNumId w:val="128"/>
  </w:num>
  <w:num w:numId="59" w16cid:durableId="148135192">
    <w:abstractNumId w:val="151"/>
  </w:num>
  <w:num w:numId="60" w16cid:durableId="1102990501">
    <w:abstractNumId w:val="26"/>
  </w:num>
  <w:num w:numId="61" w16cid:durableId="1878159948">
    <w:abstractNumId w:val="0"/>
  </w:num>
  <w:num w:numId="62" w16cid:durableId="564412751">
    <w:abstractNumId w:val="53"/>
  </w:num>
  <w:num w:numId="63" w16cid:durableId="590238583">
    <w:abstractNumId w:val="39"/>
  </w:num>
  <w:num w:numId="64" w16cid:durableId="1381856595">
    <w:abstractNumId w:val="48"/>
  </w:num>
  <w:num w:numId="65" w16cid:durableId="1212499106">
    <w:abstractNumId w:val="6"/>
  </w:num>
  <w:num w:numId="66" w16cid:durableId="1146314803">
    <w:abstractNumId w:val="18"/>
  </w:num>
  <w:num w:numId="67" w16cid:durableId="1944413596">
    <w:abstractNumId w:val="63"/>
  </w:num>
  <w:num w:numId="68" w16cid:durableId="2079016573">
    <w:abstractNumId w:val="43"/>
  </w:num>
  <w:num w:numId="69" w16cid:durableId="1525513113">
    <w:abstractNumId w:val="84"/>
  </w:num>
  <w:num w:numId="70" w16cid:durableId="507599591">
    <w:abstractNumId w:val="33"/>
  </w:num>
  <w:num w:numId="71" w16cid:durableId="2142570164">
    <w:abstractNumId w:val="95"/>
  </w:num>
  <w:num w:numId="72" w16cid:durableId="1343970483">
    <w:abstractNumId w:val="121"/>
  </w:num>
  <w:num w:numId="73" w16cid:durableId="844370091">
    <w:abstractNumId w:val="83"/>
  </w:num>
  <w:num w:numId="74" w16cid:durableId="1995644145">
    <w:abstractNumId w:val="127"/>
  </w:num>
  <w:num w:numId="75" w16cid:durableId="1856727346">
    <w:abstractNumId w:val="61"/>
  </w:num>
  <w:num w:numId="76" w16cid:durableId="774982146">
    <w:abstractNumId w:val="56"/>
  </w:num>
  <w:num w:numId="77" w16cid:durableId="1006978701">
    <w:abstractNumId w:val="107"/>
  </w:num>
  <w:num w:numId="78" w16cid:durableId="988705438">
    <w:abstractNumId w:val="152"/>
  </w:num>
  <w:num w:numId="79" w16cid:durableId="2033024000">
    <w:abstractNumId w:val="145"/>
  </w:num>
  <w:num w:numId="80" w16cid:durableId="1829051540">
    <w:abstractNumId w:val="54"/>
  </w:num>
  <w:num w:numId="81" w16cid:durableId="358624412">
    <w:abstractNumId w:val="20"/>
  </w:num>
  <w:num w:numId="82" w16cid:durableId="1651137264">
    <w:abstractNumId w:val="140"/>
  </w:num>
  <w:num w:numId="83" w16cid:durableId="1374110893">
    <w:abstractNumId w:val="42"/>
  </w:num>
  <w:num w:numId="84" w16cid:durableId="1525633801">
    <w:abstractNumId w:val="41"/>
  </w:num>
  <w:num w:numId="85" w16cid:durableId="1524978996">
    <w:abstractNumId w:val="81"/>
  </w:num>
  <w:num w:numId="86" w16cid:durableId="1190871685">
    <w:abstractNumId w:val="153"/>
  </w:num>
  <w:num w:numId="87" w16cid:durableId="605387018">
    <w:abstractNumId w:val="123"/>
  </w:num>
  <w:num w:numId="88" w16cid:durableId="2097363312">
    <w:abstractNumId w:val="69"/>
  </w:num>
  <w:num w:numId="89" w16cid:durableId="1857574194">
    <w:abstractNumId w:val="64"/>
  </w:num>
  <w:num w:numId="90" w16cid:durableId="695082895">
    <w:abstractNumId w:val="1"/>
  </w:num>
  <w:num w:numId="91" w16cid:durableId="615406405">
    <w:abstractNumId w:val="10"/>
  </w:num>
  <w:num w:numId="92" w16cid:durableId="1796213499">
    <w:abstractNumId w:val="47"/>
  </w:num>
  <w:num w:numId="93" w16cid:durableId="1586301003">
    <w:abstractNumId w:val="120"/>
  </w:num>
  <w:num w:numId="94" w16cid:durableId="1133447214">
    <w:abstractNumId w:val="101"/>
  </w:num>
  <w:num w:numId="95" w16cid:durableId="1115950665">
    <w:abstractNumId w:val="147"/>
  </w:num>
  <w:num w:numId="96" w16cid:durableId="1801220675">
    <w:abstractNumId w:val="2"/>
  </w:num>
  <w:num w:numId="97" w16cid:durableId="783353473">
    <w:abstractNumId w:val="150"/>
  </w:num>
  <w:num w:numId="98" w16cid:durableId="1464344596">
    <w:abstractNumId w:val="25"/>
  </w:num>
  <w:num w:numId="99" w16cid:durableId="1886485351">
    <w:abstractNumId w:val="156"/>
  </w:num>
  <w:num w:numId="100" w16cid:durableId="130902671">
    <w:abstractNumId w:val="104"/>
  </w:num>
  <w:num w:numId="101" w16cid:durableId="1572079169">
    <w:abstractNumId w:val="115"/>
  </w:num>
  <w:num w:numId="102" w16cid:durableId="1295984921">
    <w:abstractNumId w:val="34"/>
  </w:num>
  <w:num w:numId="103" w16cid:durableId="456995331">
    <w:abstractNumId w:val="132"/>
  </w:num>
  <w:num w:numId="104" w16cid:durableId="587159389">
    <w:abstractNumId w:val="88"/>
  </w:num>
  <w:num w:numId="105" w16cid:durableId="915630158">
    <w:abstractNumId w:val="62"/>
  </w:num>
  <w:num w:numId="106" w16cid:durableId="1186022421">
    <w:abstractNumId w:val="125"/>
  </w:num>
  <w:num w:numId="107" w16cid:durableId="1504861229">
    <w:abstractNumId w:val="72"/>
  </w:num>
  <w:num w:numId="108" w16cid:durableId="1232814115">
    <w:abstractNumId w:val="138"/>
  </w:num>
  <w:num w:numId="109" w16cid:durableId="429014655">
    <w:abstractNumId w:val="68"/>
  </w:num>
  <w:num w:numId="110" w16cid:durableId="1854539069">
    <w:abstractNumId w:val="98"/>
  </w:num>
  <w:num w:numId="111" w16cid:durableId="1028411396">
    <w:abstractNumId w:val="85"/>
  </w:num>
  <w:num w:numId="112" w16cid:durableId="716976975">
    <w:abstractNumId w:val="136"/>
  </w:num>
  <w:num w:numId="113" w16cid:durableId="238366143">
    <w:abstractNumId w:val="118"/>
  </w:num>
  <w:num w:numId="114" w16cid:durableId="1876043454">
    <w:abstractNumId w:val="80"/>
  </w:num>
  <w:num w:numId="115" w16cid:durableId="486478730">
    <w:abstractNumId w:val="14"/>
  </w:num>
  <w:num w:numId="116" w16cid:durableId="286812510">
    <w:abstractNumId w:val="67"/>
  </w:num>
  <w:num w:numId="117" w16cid:durableId="970289233">
    <w:abstractNumId w:val="49"/>
  </w:num>
  <w:num w:numId="118" w16cid:durableId="1743287374">
    <w:abstractNumId w:val="35"/>
  </w:num>
  <w:num w:numId="119" w16cid:durableId="728966349">
    <w:abstractNumId w:val="65"/>
  </w:num>
  <w:num w:numId="120" w16cid:durableId="766659977">
    <w:abstractNumId w:val="129"/>
  </w:num>
  <w:num w:numId="121" w16cid:durableId="1447848253">
    <w:abstractNumId w:val="133"/>
  </w:num>
  <w:num w:numId="122" w16cid:durableId="1810980029">
    <w:abstractNumId w:val="16"/>
  </w:num>
  <w:num w:numId="123" w16cid:durableId="1383286216">
    <w:abstractNumId w:val="40"/>
  </w:num>
  <w:num w:numId="124" w16cid:durableId="1210537321">
    <w:abstractNumId w:val="113"/>
  </w:num>
  <w:num w:numId="125" w16cid:durableId="1466775446">
    <w:abstractNumId w:val="50"/>
  </w:num>
  <w:num w:numId="126" w16cid:durableId="1978610176">
    <w:abstractNumId w:val="139"/>
  </w:num>
  <w:num w:numId="127" w16cid:durableId="1350257133">
    <w:abstractNumId w:val="130"/>
  </w:num>
  <w:num w:numId="128" w16cid:durableId="368651888">
    <w:abstractNumId w:val="126"/>
  </w:num>
  <w:num w:numId="129" w16cid:durableId="271865932">
    <w:abstractNumId w:val="105"/>
  </w:num>
  <w:num w:numId="130" w16cid:durableId="1685552402">
    <w:abstractNumId w:val="158"/>
  </w:num>
  <w:num w:numId="131" w16cid:durableId="569652258">
    <w:abstractNumId w:val="108"/>
  </w:num>
  <w:num w:numId="132" w16cid:durableId="190270145">
    <w:abstractNumId w:val="15"/>
  </w:num>
  <w:num w:numId="133" w16cid:durableId="300697074">
    <w:abstractNumId w:val="17"/>
  </w:num>
  <w:num w:numId="134" w16cid:durableId="489058385">
    <w:abstractNumId w:val="36"/>
  </w:num>
  <w:num w:numId="135" w16cid:durableId="841505449">
    <w:abstractNumId w:val="59"/>
  </w:num>
  <w:num w:numId="136" w16cid:durableId="916328230">
    <w:abstractNumId w:val="148"/>
  </w:num>
  <w:num w:numId="137" w16cid:durableId="1850951749">
    <w:abstractNumId w:val="57"/>
  </w:num>
  <w:num w:numId="138" w16cid:durableId="386031880">
    <w:abstractNumId w:val="12"/>
  </w:num>
  <w:num w:numId="139" w16cid:durableId="1067457716">
    <w:abstractNumId w:val="102"/>
  </w:num>
  <w:num w:numId="140" w16cid:durableId="273296025">
    <w:abstractNumId w:val="119"/>
  </w:num>
  <w:num w:numId="141" w16cid:durableId="1770734352">
    <w:abstractNumId w:val="73"/>
  </w:num>
  <w:num w:numId="142" w16cid:durableId="467282643">
    <w:abstractNumId w:val="155"/>
  </w:num>
  <w:num w:numId="143" w16cid:durableId="1842767914">
    <w:abstractNumId w:val="13"/>
  </w:num>
  <w:num w:numId="144" w16cid:durableId="898829033">
    <w:abstractNumId w:val="135"/>
  </w:num>
  <w:num w:numId="145" w16cid:durableId="876237675">
    <w:abstractNumId w:val="110"/>
  </w:num>
  <w:num w:numId="146" w16cid:durableId="777482542">
    <w:abstractNumId w:val="78"/>
  </w:num>
  <w:num w:numId="147" w16cid:durableId="1873614129">
    <w:abstractNumId w:val="116"/>
  </w:num>
  <w:num w:numId="148" w16cid:durableId="1419207355">
    <w:abstractNumId w:val="106"/>
  </w:num>
  <w:num w:numId="149" w16cid:durableId="1476213732">
    <w:abstractNumId w:val="114"/>
  </w:num>
  <w:num w:numId="150" w16cid:durableId="2118216303">
    <w:abstractNumId w:val="27"/>
  </w:num>
  <w:num w:numId="151" w16cid:durableId="1793285028">
    <w:abstractNumId w:val="19"/>
  </w:num>
  <w:num w:numId="152" w16cid:durableId="2089839183">
    <w:abstractNumId w:val="112"/>
  </w:num>
  <w:num w:numId="153" w16cid:durableId="1273781729">
    <w:abstractNumId w:val="117"/>
  </w:num>
  <w:num w:numId="154" w16cid:durableId="1995060517">
    <w:abstractNumId w:val="163"/>
  </w:num>
  <w:num w:numId="155" w16cid:durableId="39405900">
    <w:abstractNumId w:val="93"/>
  </w:num>
  <w:num w:numId="156" w16cid:durableId="1825121872">
    <w:abstractNumId w:val="143"/>
  </w:num>
  <w:num w:numId="157" w16cid:durableId="1008097149">
    <w:abstractNumId w:val="23"/>
  </w:num>
  <w:num w:numId="158" w16cid:durableId="106122405">
    <w:abstractNumId w:val="124"/>
  </w:num>
  <w:num w:numId="159" w16cid:durableId="1356805349">
    <w:abstractNumId w:val="159"/>
  </w:num>
  <w:num w:numId="160" w16cid:durableId="850292667">
    <w:abstractNumId w:val="7"/>
  </w:num>
  <w:num w:numId="161" w16cid:durableId="753010164">
    <w:abstractNumId w:val="109"/>
  </w:num>
  <w:num w:numId="162" w16cid:durableId="847057070">
    <w:abstractNumId w:val="46"/>
  </w:num>
  <w:num w:numId="163" w16cid:durableId="1904750728">
    <w:abstractNumId w:val="32"/>
  </w:num>
  <w:num w:numId="164" w16cid:durableId="1870216609">
    <w:abstractNumId w:val="37"/>
  </w:num>
  <w:num w:numId="165" w16cid:durableId="1232615608">
    <w:abstractNumId w:val="162"/>
  </w:num>
  <w:numIdMacAtCleanup w:val="16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 Eger">
    <w15:presenceInfo w15:providerId="AD" w15:userId="S::egera@landcareresearch.co.nz::a4c8abf0-c00a-4a80-9639-3a82a2fb8229"/>
  </w15:person>
  <w15:person w15:author="Lauren OBrien">
    <w15:presenceInfo w15:providerId="AD" w15:userId="S::obrienl@landcareresearch.co.nz::41ba71fe-1d11-4412-83d2-e46ee5e84901"/>
  </w15:person>
  <w15:person w15:author="Balin Robertson">
    <w15:presenceInfo w15:providerId="AD" w15:userId="S::robertsonb@landcareresearch.co.nz::bddde00e-c4ec-4037-ac78-66b017191634"/>
  </w15:person>
  <w15:person w15:author="Kirstin Deuss">
    <w15:presenceInfo w15:providerId="AD" w15:userId="S::deussk@landcareresearch.co.nz::4c11e484-036c-452d-be6d-2161719cb9cc"/>
  </w15:person>
  <w15:person w15:author="Andre Eger [2]">
    <w15:presenceInfo w15:providerId="AD" w15:userId="S::EgerA@landcareresearch.co.nz::a4c8abf0-c00a-4a80-9639-3a82a2fb8229"/>
  </w15:person>
  <w15:person w15:author="Lauren OBrien [2]">
    <w15:presenceInfo w15:providerId="AD" w15:userId="S::OBrienL@landcareresearch.co.nz::41ba71fe-1d11-4412-83d2-e46ee5e84901"/>
  </w15:person>
  <w15:person w15:author="Balin Robertson [2]">
    <w15:presenceInfo w15:providerId="AD" w15:userId="S::RobertsonB@landcareresearch.co.nz::bddde00e-c4ec-4037-ac78-66b0171916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trackRevisio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4C4D"/>
    <w:rsid w:val="000015D1"/>
    <w:rsid w:val="00001B97"/>
    <w:rsid w:val="00001D95"/>
    <w:rsid w:val="0000276E"/>
    <w:rsid w:val="00002D9F"/>
    <w:rsid w:val="00003A23"/>
    <w:rsid w:val="00003B59"/>
    <w:rsid w:val="0000451E"/>
    <w:rsid w:val="00006091"/>
    <w:rsid w:val="000064BD"/>
    <w:rsid w:val="0000688E"/>
    <w:rsid w:val="0000728F"/>
    <w:rsid w:val="00007B73"/>
    <w:rsid w:val="000100E2"/>
    <w:rsid w:val="0001113B"/>
    <w:rsid w:val="000116C0"/>
    <w:rsid w:val="00013DB8"/>
    <w:rsid w:val="00014177"/>
    <w:rsid w:val="000146A4"/>
    <w:rsid w:val="00014EFB"/>
    <w:rsid w:val="00017087"/>
    <w:rsid w:val="000178CC"/>
    <w:rsid w:val="00020968"/>
    <w:rsid w:val="00020CF8"/>
    <w:rsid w:val="00021227"/>
    <w:rsid w:val="00021439"/>
    <w:rsid w:val="00022E6A"/>
    <w:rsid w:val="0002388F"/>
    <w:rsid w:val="00023FC3"/>
    <w:rsid w:val="000247BF"/>
    <w:rsid w:val="00024DA5"/>
    <w:rsid w:val="00024F31"/>
    <w:rsid w:val="000250C3"/>
    <w:rsid w:val="0002596B"/>
    <w:rsid w:val="00026913"/>
    <w:rsid w:val="0002737D"/>
    <w:rsid w:val="00027D8E"/>
    <w:rsid w:val="000300F9"/>
    <w:rsid w:val="0003077E"/>
    <w:rsid w:val="0003078E"/>
    <w:rsid w:val="0003158C"/>
    <w:rsid w:val="000341B4"/>
    <w:rsid w:val="00037A44"/>
    <w:rsid w:val="00040FCB"/>
    <w:rsid w:val="00041D0A"/>
    <w:rsid w:val="00042AC9"/>
    <w:rsid w:val="00043F05"/>
    <w:rsid w:val="00045342"/>
    <w:rsid w:val="00045917"/>
    <w:rsid w:val="000463E3"/>
    <w:rsid w:val="000464F3"/>
    <w:rsid w:val="00046B58"/>
    <w:rsid w:val="00047830"/>
    <w:rsid w:val="0005001F"/>
    <w:rsid w:val="000506EB"/>
    <w:rsid w:val="000507E0"/>
    <w:rsid w:val="00051350"/>
    <w:rsid w:val="0005381F"/>
    <w:rsid w:val="0005393B"/>
    <w:rsid w:val="00054EB4"/>
    <w:rsid w:val="00055A8A"/>
    <w:rsid w:val="00056828"/>
    <w:rsid w:val="00056B72"/>
    <w:rsid w:val="00057B7C"/>
    <w:rsid w:val="000602CE"/>
    <w:rsid w:val="000609CA"/>
    <w:rsid w:val="00061109"/>
    <w:rsid w:val="00061A33"/>
    <w:rsid w:val="000621BF"/>
    <w:rsid w:val="0006264F"/>
    <w:rsid w:val="0006267C"/>
    <w:rsid w:val="00062D17"/>
    <w:rsid w:val="00062FB1"/>
    <w:rsid w:val="000634CC"/>
    <w:rsid w:val="00064D93"/>
    <w:rsid w:val="00064DC4"/>
    <w:rsid w:val="0006519E"/>
    <w:rsid w:val="00065311"/>
    <w:rsid w:val="00065FD6"/>
    <w:rsid w:val="000663A6"/>
    <w:rsid w:val="0007147E"/>
    <w:rsid w:val="0007155D"/>
    <w:rsid w:val="00071EDF"/>
    <w:rsid w:val="00072302"/>
    <w:rsid w:val="0007289E"/>
    <w:rsid w:val="000731E3"/>
    <w:rsid w:val="000733CE"/>
    <w:rsid w:val="0007349F"/>
    <w:rsid w:val="00073A03"/>
    <w:rsid w:val="00075EFE"/>
    <w:rsid w:val="000765FA"/>
    <w:rsid w:val="000766FC"/>
    <w:rsid w:val="0007714D"/>
    <w:rsid w:val="000771D9"/>
    <w:rsid w:val="00077B2E"/>
    <w:rsid w:val="00077C75"/>
    <w:rsid w:val="0008017B"/>
    <w:rsid w:val="000809DE"/>
    <w:rsid w:val="00081A01"/>
    <w:rsid w:val="000832C5"/>
    <w:rsid w:val="00083600"/>
    <w:rsid w:val="00083ADF"/>
    <w:rsid w:val="00083E57"/>
    <w:rsid w:val="00087E36"/>
    <w:rsid w:val="00090DC5"/>
    <w:rsid w:val="000917A2"/>
    <w:rsid w:val="00091862"/>
    <w:rsid w:val="00094870"/>
    <w:rsid w:val="0009489D"/>
    <w:rsid w:val="0009495F"/>
    <w:rsid w:val="0009697C"/>
    <w:rsid w:val="000A1106"/>
    <w:rsid w:val="000A2574"/>
    <w:rsid w:val="000A305E"/>
    <w:rsid w:val="000A3EF6"/>
    <w:rsid w:val="000A5034"/>
    <w:rsid w:val="000A523F"/>
    <w:rsid w:val="000A655A"/>
    <w:rsid w:val="000A6737"/>
    <w:rsid w:val="000A70C6"/>
    <w:rsid w:val="000B1DE5"/>
    <w:rsid w:val="000B4832"/>
    <w:rsid w:val="000B4C29"/>
    <w:rsid w:val="000C0BB6"/>
    <w:rsid w:val="000C0D9B"/>
    <w:rsid w:val="000C2040"/>
    <w:rsid w:val="000C30B4"/>
    <w:rsid w:val="000C3F81"/>
    <w:rsid w:val="000C5BDD"/>
    <w:rsid w:val="000C5EBB"/>
    <w:rsid w:val="000C6475"/>
    <w:rsid w:val="000C693A"/>
    <w:rsid w:val="000C6C20"/>
    <w:rsid w:val="000C7630"/>
    <w:rsid w:val="000D026D"/>
    <w:rsid w:val="000D046E"/>
    <w:rsid w:val="000D1247"/>
    <w:rsid w:val="000D20ED"/>
    <w:rsid w:val="000D2423"/>
    <w:rsid w:val="000D25D8"/>
    <w:rsid w:val="000D642B"/>
    <w:rsid w:val="000D67D9"/>
    <w:rsid w:val="000D6AD4"/>
    <w:rsid w:val="000E0222"/>
    <w:rsid w:val="000E22D8"/>
    <w:rsid w:val="000E3577"/>
    <w:rsid w:val="000E3E9B"/>
    <w:rsid w:val="000E40B9"/>
    <w:rsid w:val="000E568F"/>
    <w:rsid w:val="000E6324"/>
    <w:rsid w:val="000E6E0C"/>
    <w:rsid w:val="000E71C3"/>
    <w:rsid w:val="000F0740"/>
    <w:rsid w:val="000F246B"/>
    <w:rsid w:val="000F2ED9"/>
    <w:rsid w:val="000F3635"/>
    <w:rsid w:val="000F5429"/>
    <w:rsid w:val="000F59C4"/>
    <w:rsid w:val="000F6987"/>
    <w:rsid w:val="00101953"/>
    <w:rsid w:val="001019D5"/>
    <w:rsid w:val="00101A4E"/>
    <w:rsid w:val="00101F58"/>
    <w:rsid w:val="0010270D"/>
    <w:rsid w:val="00103CD1"/>
    <w:rsid w:val="00107369"/>
    <w:rsid w:val="00112843"/>
    <w:rsid w:val="00113E92"/>
    <w:rsid w:val="00115A07"/>
    <w:rsid w:val="00117961"/>
    <w:rsid w:val="00117AD7"/>
    <w:rsid w:val="0012012B"/>
    <w:rsid w:val="001209CB"/>
    <w:rsid w:val="001210C7"/>
    <w:rsid w:val="001211CC"/>
    <w:rsid w:val="001217FD"/>
    <w:rsid w:val="001223FA"/>
    <w:rsid w:val="00122A38"/>
    <w:rsid w:val="001233C4"/>
    <w:rsid w:val="00125BC6"/>
    <w:rsid w:val="0012704F"/>
    <w:rsid w:val="001274A4"/>
    <w:rsid w:val="00130940"/>
    <w:rsid w:val="001311E4"/>
    <w:rsid w:val="00131AC4"/>
    <w:rsid w:val="00133066"/>
    <w:rsid w:val="001362E1"/>
    <w:rsid w:val="001363D9"/>
    <w:rsid w:val="00140A8D"/>
    <w:rsid w:val="00141BAC"/>
    <w:rsid w:val="00142CA4"/>
    <w:rsid w:val="00144971"/>
    <w:rsid w:val="00145BB4"/>
    <w:rsid w:val="00146AAA"/>
    <w:rsid w:val="0014749E"/>
    <w:rsid w:val="00147812"/>
    <w:rsid w:val="0014789F"/>
    <w:rsid w:val="00147CB8"/>
    <w:rsid w:val="00147CEF"/>
    <w:rsid w:val="00147EA1"/>
    <w:rsid w:val="00147F20"/>
    <w:rsid w:val="00150917"/>
    <w:rsid w:val="001516B3"/>
    <w:rsid w:val="001519EA"/>
    <w:rsid w:val="00152359"/>
    <w:rsid w:val="00153B4B"/>
    <w:rsid w:val="00154658"/>
    <w:rsid w:val="00154752"/>
    <w:rsid w:val="001551E6"/>
    <w:rsid w:val="00155E8F"/>
    <w:rsid w:val="0015628C"/>
    <w:rsid w:val="001572B5"/>
    <w:rsid w:val="00160277"/>
    <w:rsid w:val="00160E2A"/>
    <w:rsid w:val="00162BF8"/>
    <w:rsid w:val="001634BD"/>
    <w:rsid w:val="00163C6C"/>
    <w:rsid w:val="00163E7B"/>
    <w:rsid w:val="00164344"/>
    <w:rsid w:val="00164B23"/>
    <w:rsid w:val="001652FB"/>
    <w:rsid w:val="001668C5"/>
    <w:rsid w:val="00166900"/>
    <w:rsid w:val="001714A8"/>
    <w:rsid w:val="00172716"/>
    <w:rsid w:val="00173FD8"/>
    <w:rsid w:val="001740F1"/>
    <w:rsid w:val="0017421D"/>
    <w:rsid w:val="001745AD"/>
    <w:rsid w:val="00174C4D"/>
    <w:rsid w:val="001769E3"/>
    <w:rsid w:val="00177010"/>
    <w:rsid w:val="00177E15"/>
    <w:rsid w:val="00177EC0"/>
    <w:rsid w:val="00180BC7"/>
    <w:rsid w:val="0018190E"/>
    <w:rsid w:val="00182009"/>
    <w:rsid w:val="00182F5A"/>
    <w:rsid w:val="001862C3"/>
    <w:rsid w:val="001869A5"/>
    <w:rsid w:val="001914B8"/>
    <w:rsid w:val="001915EF"/>
    <w:rsid w:val="001931D6"/>
    <w:rsid w:val="001932D9"/>
    <w:rsid w:val="0019402D"/>
    <w:rsid w:val="001943EA"/>
    <w:rsid w:val="00194C69"/>
    <w:rsid w:val="001958D8"/>
    <w:rsid w:val="00196EFD"/>
    <w:rsid w:val="001A06E7"/>
    <w:rsid w:val="001A0FC4"/>
    <w:rsid w:val="001A218C"/>
    <w:rsid w:val="001A300F"/>
    <w:rsid w:val="001A3AFB"/>
    <w:rsid w:val="001A6205"/>
    <w:rsid w:val="001A7706"/>
    <w:rsid w:val="001B0D9A"/>
    <w:rsid w:val="001B18B1"/>
    <w:rsid w:val="001B43DA"/>
    <w:rsid w:val="001B7A68"/>
    <w:rsid w:val="001C0FC8"/>
    <w:rsid w:val="001C1745"/>
    <w:rsid w:val="001C2182"/>
    <w:rsid w:val="001C3E3E"/>
    <w:rsid w:val="001C3EC6"/>
    <w:rsid w:val="001C564B"/>
    <w:rsid w:val="001C6C26"/>
    <w:rsid w:val="001C798C"/>
    <w:rsid w:val="001C7BAE"/>
    <w:rsid w:val="001D0650"/>
    <w:rsid w:val="001D207F"/>
    <w:rsid w:val="001D3E34"/>
    <w:rsid w:val="001D519B"/>
    <w:rsid w:val="001D6B73"/>
    <w:rsid w:val="001D7D64"/>
    <w:rsid w:val="001E2C7A"/>
    <w:rsid w:val="001E3166"/>
    <w:rsid w:val="001E3622"/>
    <w:rsid w:val="001E4188"/>
    <w:rsid w:val="001E45B8"/>
    <w:rsid w:val="001E51C5"/>
    <w:rsid w:val="001E5633"/>
    <w:rsid w:val="001E59E6"/>
    <w:rsid w:val="001E6683"/>
    <w:rsid w:val="001E6772"/>
    <w:rsid w:val="001E6889"/>
    <w:rsid w:val="001E7074"/>
    <w:rsid w:val="001E7C05"/>
    <w:rsid w:val="001F0960"/>
    <w:rsid w:val="001F33C0"/>
    <w:rsid w:val="001F42C3"/>
    <w:rsid w:val="001F51B5"/>
    <w:rsid w:val="001F6A11"/>
    <w:rsid w:val="001F6C26"/>
    <w:rsid w:val="001F7F26"/>
    <w:rsid w:val="001FFDA9"/>
    <w:rsid w:val="00201718"/>
    <w:rsid w:val="00201723"/>
    <w:rsid w:val="0020231A"/>
    <w:rsid w:val="0020240D"/>
    <w:rsid w:val="00202ED9"/>
    <w:rsid w:val="002038D8"/>
    <w:rsid w:val="0020486F"/>
    <w:rsid w:val="002049CC"/>
    <w:rsid w:val="002059C9"/>
    <w:rsid w:val="00205CDE"/>
    <w:rsid w:val="00206052"/>
    <w:rsid w:val="0020609D"/>
    <w:rsid w:val="00206270"/>
    <w:rsid w:val="00206EFC"/>
    <w:rsid w:val="00207E82"/>
    <w:rsid w:val="00210D40"/>
    <w:rsid w:val="00213741"/>
    <w:rsid w:val="002142AE"/>
    <w:rsid w:val="00214F4D"/>
    <w:rsid w:val="002168F5"/>
    <w:rsid w:val="002169BF"/>
    <w:rsid w:val="00216ADB"/>
    <w:rsid w:val="00216DFA"/>
    <w:rsid w:val="00216FFC"/>
    <w:rsid w:val="0021711F"/>
    <w:rsid w:val="002202F4"/>
    <w:rsid w:val="00220317"/>
    <w:rsid w:val="0022101E"/>
    <w:rsid w:val="00222138"/>
    <w:rsid w:val="00222ECA"/>
    <w:rsid w:val="00223612"/>
    <w:rsid w:val="00224E42"/>
    <w:rsid w:val="002251B1"/>
    <w:rsid w:val="00226D39"/>
    <w:rsid w:val="002274EB"/>
    <w:rsid w:val="0023294D"/>
    <w:rsid w:val="00232A45"/>
    <w:rsid w:val="002330E7"/>
    <w:rsid w:val="002331A9"/>
    <w:rsid w:val="00233693"/>
    <w:rsid w:val="00234245"/>
    <w:rsid w:val="00234E41"/>
    <w:rsid w:val="00235B7B"/>
    <w:rsid w:val="00235DF2"/>
    <w:rsid w:val="00236E0A"/>
    <w:rsid w:val="00237100"/>
    <w:rsid w:val="00237CEF"/>
    <w:rsid w:val="00240AF7"/>
    <w:rsid w:val="002420AA"/>
    <w:rsid w:val="00242549"/>
    <w:rsid w:val="00242F46"/>
    <w:rsid w:val="002442DD"/>
    <w:rsid w:val="00244D0E"/>
    <w:rsid w:val="00245CB2"/>
    <w:rsid w:val="00247B85"/>
    <w:rsid w:val="002504B2"/>
    <w:rsid w:val="0025061C"/>
    <w:rsid w:val="00250DE1"/>
    <w:rsid w:val="00250F1A"/>
    <w:rsid w:val="002514E8"/>
    <w:rsid w:val="00251943"/>
    <w:rsid w:val="00251952"/>
    <w:rsid w:val="00252046"/>
    <w:rsid w:val="00252925"/>
    <w:rsid w:val="00252F21"/>
    <w:rsid w:val="00254B12"/>
    <w:rsid w:val="002554F6"/>
    <w:rsid w:val="00255A1C"/>
    <w:rsid w:val="0025725B"/>
    <w:rsid w:val="00260894"/>
    <w:rsid w:val="002640C6"/>
    <w:rsid w:val="002649C2"/>
    <w:rsid w:val="0026510C"/>
    <w:rsid w:val="00265879"/>
    <w:rsid w:val="00265982"/>
    <w:rsid w:val="0026725D"/>
    <w:rsid w:val="002704A6"/>
    <w:rsid w:val="00276702"/>
    <w:rsid w:val="00280912"/>
    <w:rsid w:val="002816B7"/>
    <w:rsid w:val="00281D46"/>
    <w:rsid w:val="00281DDC"/>
    <w:rsid w:val="0028416C"/>
    <w:rsid w:val="00284570"/>
    <w:rsid w:val="00286329"/>
    <w:rsid w:val="002867DA"/>
    <w:rsid w:val="002963F8"/>
    <w:rsid w:val="002A1A4E"/>
    <w:rsid w:val="002A55A9"/>
    <w:rsid w:val="002A63CE"/>
    <w:rsid w:val="002A69EE"/>
    <w:rsid w:val="002A78E8"/>
    <w:rsid w:val="002A7976"/>
    <w:rsid w:val="002B0020"/>
    <w:rsid w:val="002B1AF9"/>
    <w:rsid w:val="002B2017"/>
    <w:rsid w:val="002B3205"/>
    <w:rsid w:val="002B35A3"/>
    <w:rsid w:val="002B3784"/>
    <w:rsid w:val="002B405A"/>
    <w:rsid w:val="002B500A"/>
    <w:rsid w:val="002B6A01"/>
    <w:rsid w:val="002B6C8B"/>
    <w:rsid w:val="002C0296"/>
    <w:rsid w:val="002C153D"/>
    <w:rsid w:val="002C28C3"/>
    <w:rsid w:val="002C2BE1"/>
    <w:rsid w:val="002C2CE0"/>
    <w:rsid w:val="002C3256"/>
    <w:rsid w:val="002C3DE3"/>
    <w:rsid w:val="002C4708"/>
    <w:rsid w:val="002C56D3"/>
    <w:rsid w:val="002C7E2F"/>
    <w:rsid w:val="002C7EAB"/>
    <w:rsid w:val="002D0D13"/>
    <w:rsid w:val="002D18EE"/>
    <w:rsid w:val="002D4A4C"/>
    <w:rsid w:val="002D4B35"/>
    <w:rsid w:val="002D5A6E"/>
    <w:rsid w:val="002D686E"/>
    <w:rsid w:val="002D72A6"/>
    <w:rsid w:val="002E07F1"/>
    <w:rsid w:val="002E1DCE"/>
    <w:rsid w:val="002E28E1"/>
    <w:rsid w:val="002E2DF2"/>
    <w:rsid w:val="002E3B06"/>
    <w:rsid w:val="002E5C5E"/>
    <w:rsid w:val="002F0645"/>
    <w:rsid w:val="002F0BCA"/>
    <w:rsid w:val="002F1423"/>
    <w:rsid w:val="002F1808"/>
    <w:rsid w:val="002F1867"/>
    <w:rsid w:val="002F1B20"/>
    <w:rsid w:val="002F30D0"/>
    <w:rsid w:val="002F43F2"/>
    <w:rsid w:val="002F5209"/>
    <w:rsid w:val="002F78E5"/>
    <w:rsid w:val="00300387"/>
    <w:rsid w:val="00300649"/>
    <w:rsid w:val="003008F4"/>
    <w:rsid w:val="00300C1D"/>
    <w:rsid w:val="00305AE9"/>
    <w:rsid w:val="00306AD0"/>
    <w:rsid w:val="00306B17"/>
    <w:rsid w:val="00306F1E"/>
    <w:rsid w:val="00310203"/>
    <w:rsid w:val="00310BA2"/>
    <w:rsid w:val="00312BF8"/>
    <w:rsid w:val="0031374D"/>
    <w:rsid w:val="003161D6"/>
    <w:rsid w:val="003162FD"/>
    <w:rsid w:val="00317C18"/>
    <w:rsid w:val="003220B1"/>
    <w:rsid w:val="00322272"/>
    <w:rsid w:val="00322933"/>
    <w:rsid w:val="00324B14"/>
    <w:rsid w:val="00325C3B"/>
    <w:rsid w:val="003262FE"/>
    <w:rsid w:val="003342D6"/>
    <w:rsid w:val="00334DAF"/>
    <w:rsid w:val="00335016"/>
    <w:rsid w:val="00335E08"/>
    <w:rsid w:val="00335EDA"/>
    <w:rsid w:val="00336265"/>
    <w:rsid w:val="00336D00"/>
    <w:rsid w:val="0033746B"/>
    <w:rsid w:val="003374ED"/>
    <w:rsid w:val="003400BC"/>
    <w:rsid w:val="00340BC5"/>
    <w:rsid w:val="003416F0"/>
    <w:rsid w:val="00341B3B"/>
    <w:rsid w:val="00342CDD"/>
    <w:rsid w:val="00342D33"/>
    <w:rsid w:val="003435AF"/>
    <w:rsid w:val="00346B6A"/>
    <w:rsid w:val="003502A7"/>
    <w:rsid w:val="00350A8C"/>
    <w:rsid w:val="00350F07"/>
    <w:rsid w:val="00351339"/>
    <w:rsid w:val="00351833"/>
    <w:rsid w:val="00352B38"/>
    <w:rsid w:val="0035384E"/>
    <w:rsid w:val="0035594D"/>
    <w:rsid w:val="00357D52"/>
    <w:rsid w:val="00357D53"/>
    <w:rsid w:val="00363F15"/>
    <w:rsid w:val="0036601F"/>
    <w:rsid w:val="00370384"/>
    <w:rsid w:val="00370A40"/>
    <w:rsid w:val="00370D2B"/>
    <w:rsid w:val="00373B4A"/>
    <w:rsid w:val="003751D1"/>
    <w:rsid w:val="00375229"/>
    <w:rsid w:val="003758F8"/>
    <w:rsid w:val="00376BFC"/>
    <w:rsid w:val="0038055B"/>
    <w:rsid w:val="00380DC9"/>
    <w:rsid w:val="00380DD8"/>
    <w:rsid w:val="0038296D"/>
    <w:rsid w:val="003833E2"/>
    <w:rsid w:val="00383504"/>
    <w:rsid w:val="00384AA1"/>
    <w:rsid w:val="00384F8E"/>
    <w:rsid w:val="003879A1"/>
    <w:rsid w:val="00390CFB"/>
    <w:rsid w:val="0039257A"/>
    <w:rsid w:val="0039362A"/>
    <w:rsid w:val="003938BD"/>
    <w:rsid w:val="00393B25"/>
    <w:rsid w:val="00393C61"/>
    <w:rsid w:val="003953C6"/>
    <w:rsid w:val="003979EC"/>
    <w:rsid w:val="003A01D6"/>
    <w:rsid w:val="003A0305"/>
    <w:rsid w:val="003A1605"/>
    <w:rsid w:val="003A1CAD"/>
    <w:rsid w:val="003A22FF"/>
    <w:rsid w:val="003A2A47"/>
    <w:rsid w:val="003A2AD0"/>
    <w:rsid w:val="003A3890"/>
    <w:rsid w:val="003A50FF"/>
    <w:rsid w:val="003A5905"/>
    <w:rsid w:val="003A6A04"/>
    <w:rsid w:val="003B0644"/>
    <w:rsid w:val="003B0D63"/>
    <w:rsid w:val="003B1775"/>
    <w:rsid w:val="003B1EF1"/>
    <w:rsid w:val="003B344E"/>
    <w:rsid w:val="003B3FFA"/>
    <w:rsid w:val="003B43D0"/>
    <w:rsid w:val="003B4B14"/>
    <w:rsid w:val="003B4DA6"/>
    <w:rsid w:val="003B56A4"/>
    <w:rsid w:val="003B62A5"/>
    <w:rsid w:val="003B6C15"/>
    <w:rsid w:val="003B7518"/>
    <w:rsid w:val="003B7771"/>
    <w:rsid w:val="003B7825"/>
    <w:rsid w:val="003C25A6"/>
    <w:rsid w:val="003C2E45"/>
    <w:rsid w:val="003C2F4B"/>
    <w:rsid w:val="003C58F3"/>
    <w:rsid w:val="003C5BA5"/>
    <w:rsid w:val="003C5FE2"/>
    <w:rsid w:val="003C72AA"/>
    <w:rsid w:val="003C7BF2"/>
    <w:rsid w:val="003D0697"/>
    <w:rsid w:val="003D3698"/>
    <w:rsid w:val="003D419D"/>
    <w:rsid w:val="003D527A"/>
    <w:rsid w:val="003D7990"/>
    <w:rsid w:val="003E0BCF"/>
    <w:rsid w:val="003E277A"/>
    <w:rsid w:val="003E2D2E"/>
    <w:rsid w:val="003E33FA"/>
    <w:rsid w:val="003E35B3"/>
    <w:rsid w:val="003E366C"/>
    <w:rsid w:val="003E3AAD"/>
    <w:rsid w:val="003E471C"/>
    <w:rsid w:val="003E4BAC"/>
    <w:rsid w:val="003E4F8F"/>
    <w:rsid w:val="003E5298"/>
    <w:rsid w:val="003E661F"/>
    <w:rsid w:val="003E7B15"/>
    <w:rsid w:val="003E7D49"/>
    <w:rsid w:val="003F0368"/>
    <w:rsid w:val="003F053F"/>
    <w:rsid w:val="003F05FE"/>
    <w:rsid w:val="003F0867"/>
    <w:rsid w:val="003F19A6"/>
    <w:rsid w:val="003F19CB"/>
    <w:rsid w:val="003F2418"/>
    <w:rsid w:val="003F376F"/>
    <w:rsid w:val="003F3F5B"/>
    <w:rsid w:val="003F4B3A"/>
    <w:rsid w:val="003F4B77"/>
    <w:rsid w:val="003F5D80"/>
    <w:rsid w:val="003F6351"/>
    <w:rsid w:val="00400450"/>
    <w:rsid w:val="004006CC"/>
    <w:rsid w:val="00401540"/>
    <w:rsid w:val="00402310"/>
    <w:rsid w:val="004034E4"/>
    <w:rsid w:val="00403A2B"/>
    <w:rsid w:val="0040540B"/>
    <w:rsid w:val="00405600"/>
    <w:rsid w:val="0040786B"/>
    <w:rsid w:val="00407D03"/>
    <w:rsid w:val="00411426"/>
    <w:rsid w:val="004120EF"/>
    <w:rsid w:val="00413521"/>
    <w:rsid w:val="00415124"/>
    <w:rsid w:val="00415496"/>
    <w:rsid w:val="0041732E"/>
    <w:rsid w:val="00420209"/>
    <w:rsid w:val="004210C9"/>
    <w:rsid w:val="004215FF"/>
    <w:rsid w:val="00421F2E"/>
    <w:rsid w:val="004233B0"/>
    <w:rsid w:val="0042399D"/>
    <w:rsid w:val="00427126"/>
    <w:rsid w:val="004271A0"/>
    <w:rsid w:val="0043163D"/>
    <w:rsid w:val="00432226"/>
    <w:rsid w:val="00432325"/>
    <w:rsid w:val="00432330"/>
    <w:rsid w:val="004328BD"/>
    <w:rsid w:val="00433FA8"/>
    <w:rsid w:val="00436443"/>
    <w:rsid w:val="00436AAF"/>
    <w:rsid w:val="00437533"/>
    <w:rsid w:val="00437CBD"/>
    <w:rsid w:val="00440D73"/>
    <w:rsid w:val="0044129B"/>
    <w:rsid w:val="00441859"/>
    <w:rsid w:val="00442047"/>
    <w:rsid w:val="0044243F"/>
    <w:rsid w:val="0044286E"/>
    <w:rsid w:val="0044290A"/>
    <w:rsid w:val="00442F1E"/>
    <w:rsid w:val="00442F7B"/>
    <w:rsid w:val="004439B4"/>
    <w:rsid w:val="00444EC7"/>
    <w:rsid w:val="004459AE"/>
    <w:rsid w:val="00450758"/>
    <w:rsid w:val="00450DF8"/>
    <w:rsid w:val="00451000"/>
    <w:rsid w:val="0045174C"/>
    <w:rsid w:val="00451E4D"/>
    <w:rsid w:val="0045239C"/>
    <w:rsid w:val="00454401"/>
    <w:rsid w:val="00454800"/>
    <w:rsid w:val="00455737"/>
    <w:rsid w:val="00457022"/>
    <w:rsid w:val="00457378"/>
    <w:rsid w:val="004604FA"/>
    <w:rsid w:val="00462F08"/>
    <w:rsid w:val="00463397"/>
    <w:rsid w:val="0046409F"/>
    <w:rsid w:val="00464C3A"/>
    <w:rsid w:val="00465589"/>
    <w:rsid w:val="00467B8F"/>
    <w:rsid w:val="00467E20"/>
    <w:rsid w:val="00470CBA"/>
    <w:rsid w:val="00470F6D"/>
    <w:rsid w:val="00470FA4"/>
    <w:rsid w:val="004717D4"/>
    <w:rsid w:val="00471B82"/>
    <w:rsid w:val="00472900"/>
    <w:rsid w:val="00473A6F"/>
    <w:rsid w:val="00473B64"/>
    <w:rsid w:val="00474ECD"/>
    <w:rsid w:val="00475654"/>
    <w:rsid w:val="00475F5F"/>
    <w:rsid w:val="0047730A"/>
    <w:rsid w:val="00480C15"/>
    <w:rsid w:val="0048169D"/>
    <w:rsid w:val="004816CA"/>
    <w:rsid w:val="00482871"/>
    <w:rsid w:val="00482CF2"/>
    <w:rsid w:val="00483E85"/>
    <w:rsid w:val="00484FBC"/>
    <w:rsid w:val="00485AC4"/>
    <w:rsid w:val="004860C3"/>
    <w:rsid w:val="0048715B"/>
    <w:rsid w:val="004920CB"/>
    <w:rsid w:val="0049412F"/>
    <w:rsid w:val="00495C0A"/>
    <w:rsid w:val="004962BD"/>
    <w:rsid w:val="00496F0B"/>
    <w:rsid w:val="00497CED"/>
    <w:rsid w:val="004A038B"/>
    <w:rsid w:val="004A0C9C"/>
    <w:rsid w:val="004A137D"/>
    <w:rsid w:val="004A1FCC"/>
    <w:rsid w:val="004A27BC"/>
    <w:rsid w:val="004A30E9"/>
    <w:rsid w:val="004A3894"/>
    <w:rsid w:val="004A3937"/>
    <w:rsid w:val="004A3A80"/>
    <w:rsid w:val="004A4379"/>
    <w:rsid w:val="004A5240"/>
    <w:rsid w:val="004A53ED"/>
    <w:rsid w:val="004A5DD7"/>
    <w:rsid w:val="004A7F02"/>
    <w:rsid w:val="004B04CE"/>
    <w:rsid w:val="004B0BCE"/>
    <w:rsid w:val="004B133A"/>
    <w:rsid w:val="004B191A"/>
    <w:rsid w:val="004B1C90"/>
    <w:rsid w:val="004B2F0E"/>
    <w:rsid w:val="004B360F"/>
    <w:rsid w:val="004B3FDB"/>
    <w:rsid w:val="004B5102"/>
    <w:rsid w:val="004B54A2"/>
    <w:rsid w:val="004B5658"/>
    <w:rsid w:val="004B76F9"/>
    <w:rsid w:val="004C2EDE"/>
    <w:rsid w:val="004C36EF"/>
    <w:rsid w:val="004C38BE"/>
    <w:rsid w:val="004C38EE"/>
    <w:rsid w:val="004C3BC2"/>
    <w:rsid w:val="004C3F3C"/>
    <w:rsid w:val="004C4E1B"/>
    <w:rsid w:val="004C5627"/>
    <w:rsid w:val="004C6064"/>
    <w:rsid w:val="004C6152"/>
    <w:rsid w:val="004C6BAF"/>
    <w:rsid w:val="004C6D94"/>
    <w:rsid w:val="004C7FB6"/>
    <w:rsid w:val="004D18F9"/>
    <w:rsid w:val="004D36E9"/>
    <w:rsid w:val="004D6FCE"/>
    <w:rsid w:val="004D714B"/>
    <w:rsid w:val="004D7444"/>
    <w:rsid w:val="004D7636"/>
    <w:rsid w:val="004E0705"/>
    <w:rsid w:val="004E1806"/>
    <w:rsid w:val="004E2F7A"/>
    <w:rsid w:val="004E5450"/>
    <w:rsid w:val="004E5801"/>
    <w:rsid w:val="004E6349"/>
    <w:rsid w:val="004E7AB2"/>
    <w:rsid w:val="004F0C78"/>
    <w:rsid w:val="004F0D8A"/>
    <w:rsid w:val="004F2B60"/>
    <w:rsid w:val="004F3BC1"/>
    <w:rsid w:val="004F458B"/>
    <w:rsid w:val="004F5C15"/>
    <w:rsid w:val="004F69A8"/>
    <w:rsid w:val="00500905"/>
    <w:rsid w:val="00500C8C"/>
    <w:rsid w:val="00501F4B"/>
    <w:rsid w:val="00502220"/>
    <w:rsid w:val="005028E8"/>
    <w:rsid w:val="00502941"/>
    <w:rsid w:val="005030BF"/>
    <w:rsid w:val="0050348A"/>
    <w:rsid w:val="00503972"/>
    <w:rsid w:val="005045E0"/>
    <w:rsid w:val="00505226"/>
    <w:rsid w:val="0050662E"/>
    <w:rsid w:val="00506856"/>
    <w:rsid w:val="00506A0D"/>
    <w:rsid w:val="005076E3"/>
    <w:rsid w:val="0050E3BB"/>
    <w:rsid w:val="00510B7E"/>
    <w:rsid w:val="005111A5"/>
    <w:rsid w:val="00511981"/>
    <w:rsid w:val="00512BB9"/>
    <w:rsid w:val="00513148"/>
    <w:rsid w:val="005155FA"/>
    <w:rsid w:val="0051582C"/>
    <w:rsid w:val="00517221"/>
    <w:rsid w:val="00517734"/>
    <w:rsid w:val="00520B49"/>
    <w:rsid w:val="00520DEA"/>
    <w:rsid w:val="00521EE9"/>
    <w:rsid w:val="00521F74"/>
    <w:rsid w:val="00522717"/>
    <w:rsid w:val="0052338B"/>
    <w:rsid w:val="00524C68"/>
    <w:rsid w:val="005250E6"/>
    <w:rsid w:val="00527E30"/>
    <w:rsid w:val="00531AFC"/>
    <w:rsid w:val="0053244A"/>
    <w:rsid w:val="0053362B"/>
    <w:rsid w:val="00534251"/>
    <w:rsid w:val="0053691C"/>
    <w:rsid w:val="00541C7F"/>
    <w:rsid w:val="0054231E"/>
    <w:rsid w:val="005429DD"/>
    <w:rsid w:val="00542F8C"/>
    <w:rsid w:val="00543741"/>
    <w:rsid w:val="00543A03"/>
    <w:rsid w:val="005448C3"/>
    <w:rsid w:val="005460AC"/>
    <w:rsid w:val="00546815"/>
    <w:rsid w:val="00546EBE"/>
    <w:rsid w:val="00547B12"/>
    <w:rsid w:val="00547BE8"/>
    <w:rsid w:val="0055069E"/>
    <w:rsid w:val="0055165A"/>
    <w:rsid w:val="0055170B"/>
    <w:rsid w:val="00551A26"/>
    <w:rsid w:val="00552DB6"/>
    <w:rsid w:val="005540E8"/>
    <w:rsid w:val="00554E25"/>
    <w:rsid w:val="00557F05"/>
    <w:rsid w:val="00560D8D"/>
    <w:rsid w:val="0056199A"/>
    <w:rsid w:val="0056262B"/>
    <w:rsid w:val="0056357B"/>
    <w:rsid w:val="00563A6E"/>
    <w:rsid w:val="00563FA7"/>
    <w:rsid w:val="00564AF8"/>
    <w:rsid w:val="00564B2D"/>
    <w:rsid w:val="00564D92"/>
    <w:rsid w:val="005656A2"/>
    <w:rsid w:val="00565913"/>
    <w:rsid w:val="00567126"/>
    <w:rsid w:val="00567503"/>
    <w:rsid w:val="005704A4"/>
    <w:rsid w:val="00571805"/>
    <w:rsid w:val="00571DD2"/>
    <w:rsid w:val="00573550"/>
    <w:rsid w:val="00573779"/>
    <w:rsid w:val="005745A9"/>
    <w:rsid w:val="00574FE1"/>
    <w:rsid w:val="00575CED"/>
    <w:rsid w:val="00580C41"/>
    <w:rsid w:val="00580CB7"/>
    <w:rsid w:val="00580E49"/>
    <w:rsid w:val="00581544"/>
    <w:rsid w:val="0058195E"/>
    <w:rsid w:val="00581CCB"/>
    <w:rsid w:val="00581E5E"/>
    <w:rsid w:val="00581EB3"/>
    <w:rsid w:val="00581F5D"/>
    <w:rsid w:val="0058400C"/>
    <w:rsid w:val="00584685"/>
    <w:rsid w:val="00584DCC"/>
    <w:rsid w:val="005861F0"/>
    <w:rsid w:val="005867D9"/>
    <w:rsid w:val="005873B7"/>
    <w:rsid w:val="00590794"/>
    <w:rsid w:val="00591684"/>
    <w:rsid w:val="00591919"/>
    <w:rsid w:val="005937C6"/>
    <w:rsid w:val="0059450B"/>
    <w:rsid w:val="00595DEE"/>
    <w:rsid w:val="00596D34"/>
    <w:rsid w:val="005A0A53"/>
    <w:rsid w:val="005A2206"/>
    <w:rsid w:val="005A3433"/>
    <w:rsid w:val="005A3559"/>
    <w:rsid w:val="005A3CD1"/>
    <w:rsid w:val="005A504D"/>
    <w:rsid w:val="005A6DEB"/>
    <w:rsid w:val="005A6F91"/>
    <w:rsid w:val="005B0CE7"/>
    <w:rsid w:val="005B1E89"/>
    <w:rsid w:val="005B22EB"/>
    <w:rsid w:val="005B3BE2"/>
    <w:rsid w:val="005B3D1B"/>
    <w:rsid w:val="005B4D05"/>
    <w:rsid w:val="005B51FB"/>
    <w:rsid w:val="005B5C2D"/>
    <w:rsid w:val="005B6963"/>
    <w:rsid w:val="005B6F99"/>
    <w:rsid w:val="005B7877"/>
    <w:rsid w:val="005B7ADC"/>
    <w:rsid w:val="005B7AEB"/>
    <w:rsid w:val="005BF129"/>
    <w:rsid w:val="005C0482"/>
    <w:rsid w:val="005C0620"/>
    <w:rsid w:val="005C2D1A"/>
    <w:rsid w:val="005C3D9D"/>
    <w:rsid w:val="005C3EB3"/>
    <w:rsid w:val="005C42F4"/>
    <w:rsid w:val="005C5C17"/>
    <w:rsid w:val="005C70E6"/>
    <w:rsid w:val="005D032C"/>
    <w:rsid w:val="005D047E"/>
    <w:rsid w:val="005D1970"/>
    <w:rsid w:val="005D2422"/>
    <w:rsid w:val="005D3035"/>
    <w:rsid w:val="005D3C32"/>
    <w:rsid w:val="005D42C2"/>
    <w:rsid w:val="005D4993"/>
    <w:rsid w:val="005D4ECE"/>
    <w:rsid w:val="005D5505"/>
    <w:rsid w:val="005D552F"/>
    <w:rsid w:val="005D5B03"/>
    <w:rsid w:val="005D7DFE"/>
    <w:rsid w:val="005E09B9"/>
    <w:rsid w:val="005E1BDA"/>
    <w:rsid w:val="005E347B"/>
    <w:rsid w:val="005E5546"/>
    <w:rsid w:val="005E5932"/>
    <w:rsid w:val="005E5D00"/>
    <w:rsid w:val="005E6704"/>
    <w:rsid w:val="005E6CD4"/>
    <w:rsid w:val="005E6D0C"/>
    <w:rsid w:val="005E77A2"/>
    <w:rsid w:val="005E7836"/>
    <w:rsid w:val="005E7EBD"/>
    <w:rsid w:val="005F21B1"/>
    <w:rsid w:val="005F2725"/>
    <w:rsid w:val="005F28F8"/>
    <w:rsid w:val="005F2AE2"/>
    <w:rsid w:val="005F2D04"/>
    <w:rsid w:val="005F3420"/>
    <w:rsid w:val="005F3F9A"/>
    <w:rsid w:val="005F4882"/>
    <w:rsid w:val="005F51F3"/>
    <w:rsid w:val="005F5A92"/>
    <w:rsid w:val="005F7870"/>
    <w:rsid w:val="005F7BE4"/>
    <w:rsid w:val="0060221B"/>
    <w:rsid w:val="00602B71"/>
    <w:rsid w:val="0060445E"/>
    <w:rsid w:val="00604DC5"/>
    <w:rsid w:val="006052D0"/>
    <w:rsid w:val="0060544A"/>
    <w:rsid w:val="00605469"/>
    <w:rsid w:val="00605C4F"/>
    <w:rsid w:val="00607D9F"/>
    <w:rsid w:val="00610823"/>
    <w:rsid w:val="006111C9"/>
    <w:rsid w:val="00611CB7"/>
    <w:rsid w:val="00611DE4"/>
    <w:rsid w:val="006120B1"/>
    <w:rsid w:val="00612BCA"/>
    <w:rsid w:val="00613A33"/>
    <w:rsid w:val="00613A34"/>
    <w:rsid w:val="006152F1"/>
    <w:rsid w:val="00615466"/>
    <w:rsid w:val="00615CD9"/>
    <w:rsid w:val="006164FF"/>
    <w:rsid w:val="0061708F"/>
    <w:rsid w:val="00620C4C"/>
    <w:rsid w:val="006228F6"/>
    <w:rsid w:val="00624B32"/>
    <w:rsid w:val="00624C61"/>
    <w:rsid w:val="00624CCA"/>
    <w:rsid w:val="00625C5C"/>
    <w:rsid w:val="00627FD1"/>
    <w:rsid w:val="0063001D"/>
    <w:rsid w:val="00630101"/>
    <w:rsid w:val="00630D12"/>
    <w:rsid w:val="00631E58"/>
    <w:rsid w:val="00631F49"/>
    <w:rsid w:val="00632AA1"/>
    <w:rsid w:val="00632C70"/>
    <w:rsid w:val="0063466E"/>
    <w:rsid w:val="00635FA9"/>
    <w:rsid w:val="00636DB1"/>
    <w:rsid w:val="006373F0"/>
    <w:rsid w:val="006376A4"/>
    <w:rsid w:val="00637D64"/>
    <w:rsid w:val="00641AF8"/>
    <w:rsid w:val="00641CAD"/>
    <w:rsid w:val="0064230C"/>
    <w:rsid w:val="0064244B"/>
    <w:rsid w:val="00642D43"/>
    <w:rsid w:val="00644145"/>
    <w:rsid w:val="00645D1C"/>
    <w:rsid w:val="006462D4"/>
    <w:rsid w:val="006475B3"/>
    <w:rsid w:val="00647B05"/>
    <w:rsid w:val="00647EB0"/>
    <w:rsid w:val="006504E7"/>
    <w:rsid w:val="00650733"/>
    <w:rsid w:val="00650DE1"/>
    <w:rsid w:val="006520FF"/>
    <w:rsid w:val="00652D09"/>
    <w:rsid w:val="00652EB5"/>
    <w:rsid w:val="0065312C"/>
    <w:rsid w:val="0065485B"/>
    <w:rsid w:val="006555EA"/>
    <w:rsid w:val="006558CB"/>
    <w:rsid w:val="0065619B"/>
    <w:rsid w:val="00657181"/>
    <w:rsid w:val="00657CF7"/>
    <w:rsid w:val="00657CFF"/>
    <w:rsid w:val="00657F76"/>
    <w:rsid w:val="00661CD8"/>
    <w:rsid w:val="00662520"/>
    <w:rsid w:val="006628CD"/>
    <w:rsid w:val="00662972"/>
    <w:rsid w:val="0066299F"/>
    <w:rsid w:val="00662BBC"/>
    <w:rsid w:val="006645E4"/>
    <w:rsid w:val="00665A8D"/>
    <w:rsid w:val="00665BF3"/>
    <w:rsid w:val="00665EA3"/>
    <w:rsid w:val="00665F9C"/>
    <w:rsid w:val="00667187"/>
    <w:rsid w:val="0066759D"/>
    <w:rsid w:val="006678C7"/>
    <w:rsid w:val="006709C9"/>
    <w:rsid w:val="006715F7"/>
    <w:rsid w:val="00672402"/>
    <w:rsid w:val="00672AA9"/>
    <w:rsid w:val="006730B2"/>
    <w:rsid w:val="00673847"/>
    <w:rsid w:val="006745F4"/>
    <w:rsid w:val="00674949"/>
    <w:rsid w:val="00674DBF"/>
    <w:rsid w:val="0068175F"/>
    <w:rsid w:val="006818AB"/>
    <w:rsid w:val="00683142"/>
    <w:rsid w:val="00683E07"/>
    <w:rsid w:val="00684758"/>
    <w:rsid w:val="00684D59"/>
    <w:rsid w:val="00684EA6"/>
    <w:rsid w:val="0068766A"/>
    <w:rsid w:val="00687BF7"/>
    <w:rsid w:val="006905B0"/>
    <w:rsid w:val="0069192F"/>
    <w:rsid w:val="00691F7E"/>
    <w:rsid w:val="0069200E"/>
    <w:rsid w:val="00692CFB"/>
    <w:rsid w:val="00694D24"/>
    <w:rsid w:val="00694F2B"/>
    <w:rsid w:val="00695B57"/>
    <w:rsid w:val="00696333"/>
    <w:rsid w:val="00697536"/>
    <w:rsid w:val="00697B0E"/>
    <w:rsid w:val="006A2EE4"/>
    <w:rsid w:val="006A4494"/>
    <w:rsid w:val="006A49DB"/>
    <w:rsid w:val="006A506F"/>
    <w:rsid w:val="006A5B76"/>
    <w:rsid w:val="006A643A"/>
    <w:rsid w:val="006A78C0"/>
    <w:rsid w:val="006A7A78"/>
    <w:rsid w:val="006B0A61"/>
    <w:rsid w:val="006B0EBB"/>
    <w:rsid w:val="006B2C0F"/>
    <w:rsid w:val="006B38A4"/>
    <w:rsid w:val="006B490A"/>
    <w:rsid w:val="006B62DC"/>
    <w:rsid w:val="006B758D"/>
    <w:rsid w:val="006C176D"/>
    <w:rsid w:val="006C2EE6"/>
    <w:rsid w:val="006C2FD9"/>
    <w:rsid w:val="006C372B"/>
    <w:rsid w:val="006C4096"/>
    <w:rsid w:val="006C42F1"/>
    <w:rsid w:val="006C4954"/>
    <w:rsid w:val="006C75F1"/>
    <w:rsid w:val="006C7A89"/>
    <w:rsid w:val="006D0F44"/>
    <w:rsid w:val="006D23FC"/>
    <w:rsid w:val="006D2ACE"/>
    <w:rsid w:val="006D2CA1"/>
    <w:rsid w:val="006D3CCD"/>
    <w:rsid w:val="006D3EAF"/>
    <w:rsid w:val="006D4915"/>
    <w:rsid w:val="006D5007"/>
    <w:rsid w:val="006D579E"/>
    <w:rsid w:val="006D58F0"/>
    <w:rsid w:val="006D72BE"/>
    <w:rsid w:val="006D7BC0"/>
    <w:rsid w:val="006E1857"/>
    <w:rsid w:val="006E2BE8"/>
    <w:rsid w:val="006E3699"/>
    <w:rsid w:val="006E40C1"/>
    <w:rsid w:val="006E5C56"/>
    <w:rsid w:val="006E5D10"/>
    <w:rsid w:val="006E5DE1"/>
    <w:rsid w:val="006E67C7"/>
    <w:rsid w:val="006E6D3C"/>
    <w:rsid w:val="006F0AB9"/>
    <w:rsid w:val="006F0BC4"/>
    <w:rsid w:val="006F0E7D"/>
    <w:rsid w:val="006F1C9B"/>
    <w:rsid w:val="006F27A8"/>
    <w:rsid w:val="006F2B9C"/>
    <w:rsid w:val="006F3F56"/>
    <w:rsid w:val="006F4B73"/>
    <w:rsid w:val="006F613E"/>
    <w:rsid w:val="0070103C"/>
    <w:rsid w:val="007010F1"/>
    <w:rsid w:val="00701181"/>
    <w:rsid w:val="007029B2"/>
    <w:rsid w:val="00702F5E"/>
    <w:rsid w:val="007041B5"/>
    <w:rsid w:val="00705653"/>
    <w:rsid w:val="00705833"/>
    <w:rsid w:val="0070699A"/>
    <w:rsid w:val="00707B52"/>
    <w:rsid w:val="007110AC"/>
    <w:rsid w:val="0071189C"/>
    <w:rsid w:val="00712EF5"/>
    <w:rsid w:val="00713CE0"/>
    <w:rsid w:val="00714C4E"/>
    <w:rsid w:val="00714E69"/>
    <w:rsid w:val="007161B4"/>
    <w:rsid w:val="00716D69"/>
    <w:rsid w:val="00720269"/>
    <w:rsid w:val="00721E39"/>
    <w:rsid w:val="007239BE"/>
    <w:rsid w:val="00723B84"/>
    <w:rsid w:val="00724799"/>
    <w:rsid w:val="00724B35"/>
    <w:rsid w:val="007251D0"/>
    <w:rsid w:val="007253EB"/>
    <w:rsid w:val="00726DEC"/>
    <w:rsid w:val="00727712"/>
    <w:rsid w:val="00727F3D"/>
    <w:rsid w:val="00732186"/>
    <w:rsid w:val="007330CD"/>
    <w:rsid w:val="00733611"/>
    <w:rsid w:val="00733F6D"/>
    <w:rsid w:val="007340FA"/>
    <w:rsid w:val="00734F29"/>
    <w:rsid w:val="00736D29"/>
    <w:rsid w:val="00737B0C"/>
    <w:rsid w:val="007404CB"/>
    <w:rsid w:val="0074056A"/>
    <w:rsid w:val="00740E27"/>
    <w:rsid w:val="007427D6"/>
    <w:rsid w:val="0074295B"/>
    <w:rsid w:val="00743787"/>
    <w:rsid w:val="00746B78"/>
    <w:rsid w:val="007473FF"/>
    <w:rsid w:val="00747B26"/>
    <w:rsid w:val="00753B7D"/>
    <w:rsid w:val="00754BDE"/>
    <w:rsid w:val="00755265"/>
    <w:rsid w:val="00755FC4"/>
    <w:rsid w:val="0075705B"/>
    <w:rsid w:val="00757F03"/>
    <w:rsid w:val="00757F7E"/>
    <w:rsid w:val="007636E3"/>
    <w:rsid w:val="00764D60"/>
    <w:rsid w:val="0076512B"/>
    <w:rsid w:val="0076560D"/>
    <w:rsid w:val="00765634"/>
    <w:rsid w:val="00765C96"/>
    <w:rsid w:val="00766962"/>
    <w:rsid w:val="0076780C"/>
    <w:rsid w:val="00767AB7"/>
    <w:rsid w:val="007709FA"/>
    <w:rsid w:val="007720D8"/>
    <w:rsid w:val="0077223F"/>
    <w:rsid w:val="007728CF"/>
    <w:rsid w:val="00772B69"/>
    <w:rsid w:val="00772BFE"/>
    <w:rsid w:val="00773214"/>
    <w:rsid w:val="007737B1"/>
    <w:rsid w:val="00774C1E"/>
    <w:rsid w:val="00775AD2"/>
    <w:rsid w:val="007778ED"/>
    <w:rsid w:val="00780BF9"/>
    <w:rsid w:val="0078179C"/>
    <w:rsid w:val="00781AE6"/>
    <w:rsid w:val="00781B70"/>
    <w:rsid w:val="00782F91"/>
    <w:rsid w:val="00783BA1"/>
    <w:rsid w:val="00784F12"/>
    <w:rsid w:val="007854BE"/>
    <w:rsid w:val="0078584F"/>
    <w:rsid w:val="007871EF"/>
    <w:rsid w:val="0078789C"/>
    <w:rsid w:val="007914BC"/>
    <w:rsid w:val="00791D6B"/>
    <w:rsid w:val="0079361F"/>
    <w:rsid w:val="00793F0E"/>
    <w:rsid w:val="0079463D"/>
    <w:rsid w:val="0079562C"/>
    <w:rsid w:val="00795B0D"/>
    <w:rsid w:val="0079760F"/>
    <w:rsid w:val="007A1D73"/>
    <w:rsid w:val="007A3537"/>
    <w:rsid w:val="007A4102"/>
    <w:rsid w:val="007A4CF1"/>
    <w:rsid w:val="007A5299"/>
    <w:rsid w:val="007B033C"/>
    <w:rsid w:val="007B1ED3"/>
    <w:rsid w:val="007B25B8"/>
    <w:rsid w:val="007B3766"/>
    <w:rsid w:val="007B46A8"/>
    <w:rsid w:val="007B5BF0"/>
    <w:rsid w:val="007B7AB6"/>
    <w:rsid w:val="007B7C42"/>
    <w:rsid w:val="007C11C0"/>
    <w:rsid w:val="007C11EE"/>
    <w:rsid w:val="007C1E16"/>
    <w:rsid w:val="007C3ADF"/>
    <w:rsid w:val="007C484C"/>
    <w:rsid w:val="007C5FC4"/>
    <w:rsid w:val="007C67CA"/>
    <w:rsid w:val="007D0600"/>
    <w:rsid w:val="007D183E"/>
    <w:rsid w:val="007D1EBE"/>
    <w:rsid w:val="007D2708"/>
    <w:rsid w:val="007D34FC"/>
    <w:rsid w:val="007D39A0"/>
    <w:rsid w:val="007D3C18"/>
    <w:rsid w:val="007D5A31"/>
    <w:rsid w:val="007D67DA"/>
    <w:rsid w:val="007D6A98"/>
    <w:rsid w:val="007D71FA"/>
    <w:rsid w:val="007D724E"/>
    <w:rsid w:val="007E0497"/>
    <w:rsid w:val="007E35D6"/>
    <w:rsid w:val="007E4535"/>
    <w:rsid w:val="007E5A93"/>
    <w:rsid w:val="007E5EB6"/>
    <w:rsid w:val="007E6EB7"/>
    <w:rsid w:val="007E70C7"/>
    <w:rsid w:val="007E7CFD"/>
    <w:rsid w:val="007F043E"/>
    <w:rsid w:val="007F07BD"/>
    <w:rsid w:val="007F08FA"/>
    <w:rsid w:val="007F0FBC"/>
    <w:rsid w:val="007F1318"/>
    <w:rsid w:val="007F158E"/>
    <w:rsid w:val="007F1A6C"/>
    <w:rsid w:val="007F1C32"/>
    <w:rsid w:val="007F2775"/>
    <w:rsid w:val="007F27F3"/>
    <w:rsid w:val="007F2ABA"/>
    <w:rsid w:val="007F2EBA"/>
    <w:rsid w:val="007F45F4"/>
    <w:rsid w:val="007F47F4"/>
    <w:rsid w:val="007F5104"/>
    <w:rsid w:val="007F5EBF"/>
    <w:rsid w:val="007F681D"/>
    <w:rsid w:val="007F6E78"/>
    <w:rsid w:val="007F7D84"/>
    <w:rsid w:val="007F7F3F"/>
    <w:rsid w:val="008032EE"/>
    <w:rsid w:val="0080360B"/>
    <w:rsid w:val="008050D5"/>
    <w:rsid w:val="00805403"/>
    <w:rsid w:val="00806EFB"/>
    <w:rsid w:val="008112F7"/>
    <w:rsid w:val="00812111"/>
    <w:rsid w:val="0081390E"/>
    <w:rsid w:val="00813D30"/>
    <w:rsid w:val="00813ECB"/>
    <w:rsid w:val="008151C9"/>
    <w:rsid w:val="00816AC6"/>
    <w:rsid w:val="00816D87"/>
    <w:rsid w:val="00817676"/>
    <w:rsid w:val="008221A2"/>
    <w:rsid w:val="00822548"/>
    <w:rsid w:val="008229D3"/>
    <w:rsid w:val="008232DE"/>
    <w:rsid w:val="00824D49"/>
    <w:rsid w:val="00825846"/>
    <w:rsid w:val="00825D9A"/>
    <w:rsid w:val="008270D3"/>
    <w:rsid w:val="0083078F"/>
    <w:rsid w:val="0083113E"/>
    <w:rsid w:val="0083119A"/>
    <w:rsid w:val="0083251F"/>
    <w:rsid w:val="008337BF"/>
    <w:rsid w:val="00833960"/>
    <w:rsid w:val="00833EC2"/>
    <w:rsid w:val="00837952"/>
    <w:rsid w:val="0084265C"/>
    <w:rsid w:val="00843379"/>
    <w:rsid w:val="008435D7"/>
    <w:rsid w:val="00844331"/>
    <w:rsid w:val="008447EC"/>
    <w:rsid w:val="008506BA"/>
    <w:rsid w:val="00850FD7"/>
    <w:rsid w:val="00850FFA"/>
    <w:rsid w:val="008512B0"/>
    <w:rsid w:val="008519B0"/>
    <w:rsid w:val="00853A17"/>
    <w:rsid w:val="00853BB5"/>
    <w:rsid w:val="00853EB4"/>
    <w:rsid w:val="0085425B"/>
    <w:rsid w:val="00855739"/>
    <w:rsid w:val="00856671"/>
    <w:rsid w:val="00856693"/>
    <w:rsid w:val="00857DEC"/>
    <w:rsid w:val="00861269"/>
    <w:rsid w:val="0086136B"/>
    <w:rsid w:val="00862143"/>
    <w:rsid w:val="00864584"/>
    <w:rsid w:val="00864623"/>
    <w:rsid w:val="00864A41"/>
    <w:rsid w:val="00864A78"/>
    <w:rsid w:val="00866276"/>
    <w:rsid w:val="00866ACA"/>
    <w:rsid w:val="00866EE9"/>
    <w:rsid w:val="00867503"/>
    <w:rsid w:val="008677AA"/>
    <w:rsid w:val="00867E8A"/>
    <w:rsid w:val="00870555"/>
    <w:rsid w:val="0087203B"/>
    <w:rsid w:val="008720A8"/>
    <w:rsid w:val="0087308A"/>
    <w:rsid w:val="00873B72"/>
    <w:rsid w:val="008742A2"/>
    <w:rsid w:val="00874B50"/>
    <w:rsid w:val="00875117"/>
    <w:rsid w:val="00875E80"/>
    <w:rsid w:val="00877637"/>
    <w:rsid w:val="0088122D"/>
    <w:rsid w:val="00882022"/>
    <w:rsid w:val="008823A2"/>
    <w:rsid w:val="00884E75"/>
    <w:rsid w:val="008851D0"/>
    <w:rsid w:val="00885F0B"/>
    <w:rsid w:val="00891C8D"/>
    <w:rsid w:val="00891E82"/>
    <w:rsid w:val="00891F41"/>
    <w:rsid w:val="00891FC8"/>
    <w:rsid w:val="00892755"/>
    <w:rsid w:val="008930B8"/>
    <w:rsid w:val="00893569"/>
    <w:rsid w:val="00895526"/>
    <w:rsid w:val="00895CE0"/>
    <w:rsid w:val="008960B9"/>
    <w:rsid w:val="00896758"/>
    <w:rsid w:val="00896DC5"/>
    <w:rsid w:val="008A14DB"/>
    <w:rsid w:val="008A1545"/>
    <w:rsid w:val="008A1824"/>
    <w:rsid w:val="008A1EEC"/>
    <w:rsid w:val="008A298A"/>
    <w:rsid w:val="008A3AB4"/>
    <w:rsid w:val="008A46C8"/>
    <w:rsid w:val="008A474F"/>
    <w:rsid w:val="008A47F4"/>
    <w:rsid w:val="008A66F0"/>
    <w:rsid w:val="008A67E3"/>
    <w:rsid w:val="008A6958"/>
    <w:rsid w:val="008B023D"/>
    <w:rsid w:val="008B111F"/>
    <w:rsid w:val="008B129C"/>
    <w:rsid w:val="008B2D32"/>
    <w:rsid w:val="008B34A7"/>
    <w:rsid w:val="008B3D34"/>
    <w:rsid w:val="008B4123"/>
    <w:rsid w:val="008B5012"/>
    <w:rsid w:val="008B58D2"/>
    <w:rsid w:val="008B5C1F"/>
    <w:rsid w:val="008B6915"/>
    <w:rsid w:val="008B7296"/>
    <w:rsid w:val="008B76F6"/>
    <w:rsid w:val="008C09F7"/>
    <w:rsid w:val="008C0A99"/>
    <w:rsid w:val="008C0E73"/>
    <w:rsid w:val="008C1038"/>
    <w:rsid w:val="008C1178"/>
    <w:rsid w:val="008C3899"/>
    <w:rsid w:val="008C4DCD"/>
    <w:rsid w:val="008C4EDB"/>
    <w:rsid w:val="008C5731"/>
    <w:rsid w:val="008C5A07"/>
    <w:rsid w:val="008C5D9C"/>
    <w:rsid w:val="008C65A9"/>
    <w:rsid w:val="008C7821"/>
    <w:rsid w:val="008C7CFD"/>
    <w:rsid w:val="008D1B13"/>
    <w:rsid w:val="008D2728"/>
    <w:rsid w:val="008D4658"/>
    <w:rsid w:val="008D5095"/>
    <w:rsid w:val="008D5144"/>
    <w:rsid w:val="008D7CEE"/>
    <w:rsid w:val="008D7F4D"/>
    <w:rsid w:val="008E200D"/>
    <w:rsid w:val="008E2194"/>
    <w:rsid w:val="008E2879"/>
    <w:rsid w:val="008E2B8F"/>
    <w:rsid w:val="008E30B2"/>
    <w:rsid w:val="008E375E"/>
    <w:rsid w:val="008E37C2"/>
    <w:rsid w:val="008E391F"/>
    <w:rsid w:val="008E5162"/>
    <w:rsid w:val="008E5221"/>
    <w:rsid w:val="008E61A2"/>
    <w:rsid w:val="008E6E4A"/>
    <w:rsid w:val="008F10A2"/>
    <w:rsid w:val="008F15B3"/>
    <w:rsid w:val="008F3545"/>
    <w:rsid w:val="008F46AB"/>
    <w:rsid w:val="008F760C"/>
    <w:rsid w:val="008F7C62"/>
    <w:rsid w:val="00900390"/>
    <w:rsid w:val="00900465"/>
    <w:rsid w:val="009029B4"/>
    <w:rsid w:val="009032E3"/>
    <w:rsid w:val="00904B95"/>
    <w:rsid w:val="00905BD4"/>
    <w:rsid w:val="00906DA7"/>
    <w:rsid w:val="0090779E"/>
    <w:rsid w:val="00907889"/>
    <w:rsid w:val="00910010"/>
    <w:rsid w:val="00910D3E"/>
    <w:rsid w:val="0091151C"/>
    <w:rsid w:val="00911AAE"/>
    <w:rsid w:val="009127DF"/>
    <w:rsid w:val="00912BF9"/>
    <w:rsid w:val="0091344E"/>
    <w:rsid w:val="00913D73"/>
    <w:rsid w:val="00913E92"/>
    <w:rsid w:val="00914683"/>
    <w:rsid w:val="00914E4D"/>
    <w:rsid w:val="00915331"/>
    <w:rsid w:val="00917E36"/>
    <w:rsid w:val="00920886"/>
    <w:rsid w:val="009218CD"/>
    <w:rsid w:val="00922841"/>
    <w:rsid w:val="009228F1"/>
    <w:rsid w:val="00927546"/>
    <w:rsid w:val="00930AE5"/>
    <w:rsid w:val="0093109B"/>
    <w:rsid w:val="009316DE"/>
    <w:rsid w:val="00932A7F"/>
    <w:rsid w:val="00932F98"/>
    <w:rsid w:val="009342CD"/>
    <w:rsid w:val="0093464E"/>
    <w:rsid w:val="009352C3"/>
    <w:rsid w:val="00936A65"/>
    <w:rsid w:val="00937926"/>
    <w:rsid w:val="009408F1"/>
    <w:rsid w:val="00940A19"/>
    <w:rsid w:val="00941F7E"/>
    <w:rsid w:val="00942EDB"/>
    <w:rsid w:val="0094374E"/>
    <w:rsid w:val="00943AA7"/>
    <w:rsid w:val="0094647B"/>
    <w:rsid w:val="0094661B"/>
    <w:rsid w:val="009469F3"/>
    <w:rsid w:val="009476D2"/>
    <w:rsid w:val="00947825"/>
    <w:rsid w:val="00951334"/>
    <w:rsid w:val="00951674"/>
    <w:rsid w:val="009534C9"/>
    <w:rsid w:val="009549D0"/>
    <w:rsid w:val="009553F5"/>
    <w:rsid w:val="00956711"/>
    <w:rsid w:val="00956C04"/>
    <w:rsid w:val="00960B51"/>
    <w:rsid w:val="00962599"/>
    <w:rsid w:val="00963D21"/>
    <w:rsid w:val="00966163"/>
    <w:rsid w:val="0096661A"/>
    <w:rsid w:val="00966952"/>
    <w:rsid w:val="009671BA"/>
    <w:rsid w:val="009673E7"/>
    <w:rsid w:val="009676CF"/>
    <w:rsid w:val="0096787A"/>
    <w:rsid w:val="00967EF5"/>
    <w:rsid w:val="009703EB"/>
    <w:rsid w:val="009709E1"/>
    <w:rsid w:val="00971360"/>
    <w:rsid w:val="0097253B"/>
    <w:rsid w:val="00972915"/>
    <w:rsid w:val="009738C0"/>
    <w:rsid w:val="009753F1"/>
    <w:rsid w:val="00975E80"/>
    <w:rsid w:val="00977E82"/>
    <w:rsid w:val="009807B0"/>
    <w:rsid w:val="009844FE"/>
    <w:rsid w:val="00984E0E"/>
    <w:rsid w:val="0098561B"/>
    <w:rsid w:val="00985951"/>
    <w:rsid w:val="00985AA8"/>
    <w:rsid w:val="00985BE8"/>
    <w:rsid w:val="00991C62"/>
    <w:rsid w:val="00995792"/>
    <w:rsid w:val="009958C8"/>
    <w:rsid w:val="00995AAA"/>
    <w:rsid w:val="00996688"/>
    <w:rsid w:val="009A1CF0"/>
    <w:rsid w:val="009A32B5"/>
    <w:rsid w:val="009A351D"/>
    <w:rsid w:val="009A3CF9"/>
    <w:rsid w:val="009A3CFC"/>
    <w:rsid w:val="009A50D7"/>
    <w:rsid w:val="009A5A1E"/>
    <w:rsid w:val="009A6022"/>
    <w:rsid w:val="009B0072"/>
    <w:rsid w:val="009B05AF"/>
    <w:rsid w:val="009B2A14"/>
    <w:rsid w:val="009B3A18"/>
    <w:rsid w:val="009B46B6"/>
    <w:rsid w:val="009B4E71"/>
    <w:rsid w:val="009B56EB"/>
    <w:rsid w:val="009B5E19"/>
    <w:rsid w:val="009B6646"/>
    <w:rsid w:val="009B6AFF"/>
    <w:rsid w:val="009C02CC"/>
    <w:rsid w:val="009C05A1"/>
    <w:rsid w:val="009C2E7B"/>
    <w:rsid w:val="009C33EE"/>
    <w:rsid w:val="009C621D"/>
    <w:rsid w:val="009C6577"/>
    <w:rsid w:val="009C7D9D"/>
    <w:rsid w:val="009D0390"/>
    <w:rsid w:val="009D1C43"/>
    <w:rsid w:val="009D432D"/>
    <w:rsid w:val="009D43E1"/>
    <w:rsid w:val="009D4BB2"/>
    <w:rsid w:val="009D4CBC"/>
    <w:rsid w:val="009D7BA3"/>
    <w:rsid w:val="009D7C22"/>
    <w:rsid w:val="009E0AC9"/>
    <w:rsid w:val="009E1075"/>
    <w:rsid w:val="009E3DE3"/>
    <w:rsid w:val="009E5557"/>
    <w:rsid w:val="009E6038"/>
    <w:rsid w:val="009E7A07"/>
    <w:rsid w:val="009E7D3D"/>
    <w:rsid w:val="009EF989"/>
    <w:rsid w:val="009F03B9"/>
    <w:rsid w:val="009F1CC1"/>
    <w:rsid w:val="009F1E9B"/>
    <w:rsid w:val="009F2195"/>
    <w:rsid w:val="009F2673"/>
    <w:rsid w:val="009F2EF1"/>
    <w:rsid w:val="009F3142"/>
    <w:rsid w:val="009F4B04"/>
    <w:rsid w:val="009F4F5D"/>
    <w:rsid w:val="009F66B2"/>
    <w:rsid w:val="009F7524"/>
    <w:rsid w:val="009F779B"/>
    <w:rsid w:val="00A0026D"/>
    <w:rsid w:val="00A0253E"/>
    <w:rsid w:val="00A04C09"/>
    <w:rsid w:val="00A07184"/>
    <w:rsid w:val="00A07646"/>
    <w:rsid w:val="00A07987"/>
    <w:rsid w:val="00A10571"/>
    <w:rsid w:val="00A10F8C"/>
    <w:rsid w:val="00A15613"/>
    <w:rsid w:val="00A16356"/>
    <w:rsid w:val="00A1706A"/>
    <w:rsid w:val="00A21558"/>
    <w:rsid w:val="00A217A5"/>
    <w:rsid w:val="00A22A42"/>
    <w:rsid w:val="00A234E1"/>
    <w:rsid w:val="00A23E92"/>
    <w:rsid w:val="00A23EA7"/>
    <w:rsid w:val="00A24FFF"/>
    <w:rsid w:val="00A256F4"/>
    <w:rsid w:val="00A26396"/>
    <w:rsid w:val="00A26C3B"/>
    <w:rsid w:val="00A30B5B"/>
    <w:rsid w:val="00A30D9A"/>
    <w:rsid w:val="00A30EC2"/>
    <w:rsid w:val="00A318E5"/>
    <w:rsid w:val="00A31D60"/>
    <w:rsid w:val="00A3271F"/>
    <w:rsid w:val="00A3495F"/>
    <w:rsid w:val="00A3605E"/>
    <w:rsid w:val="00A403EC"/>
    <w:rsid w:val="00A40922"/>
    <w:rsid w:val="00A4134B"/>
    <w:rsid w:val="00A41D01"/>
    <w:rsid w:val="00A42608"/>
    <w:rsid w:val="00A4282C"/>
    <w:rsid w:val="00A429EF"/>
    <w:rsid w:val="00A42B01"/>
    <w:rsid w:val="00A4316C"/>
    <w:rsid w:val="00A43225"/>
    <w:rsid w:val="00A438E2"/>
    <w:rsid w:val="00A4455B"/>
    <w:rsid w:val="00A44D86"/>
    <w:rsid w:val="00A4634B"/>
    <w:rsid w:val="00A46B1D"/>
    <w:rsid w:val="00A50611"/>
    <w:rsid w:val="00A50E8C"/>
    <w:rsid w:val="00A50F80"/>
    <w:rsid w:val="00A51DF4"/>
    <w:rsid w:val="00A52579"/>
    <w:rsid w:val="00A52AF1"/>
    <w:rsid w:val="00A531FF"/>
    <w:rsid w:val="00A551E3"/>
    <w:rsid w:val="00A55DE8"/>
    <w:rsid w:val="00A574ED"/>
    <w:rsid w:val="00A577F1"/>
    <w:rsid w:val="00A608BB"/>
    <w:rsid w:val="00A64144"/>
    <w:rsid w:val="00A653ED"/>
    <w:rsid w:val="00A66315"/>
    <w:rsid w:val="00A663B3"/>
    <w:rsid w:val="00A66E49"/>
    <w:rsid w:val="00A67834"/>
    <w:rsid w:val="00A67F64"/>
    <w:rsid w:val="00A71A29"/>
    <w:rsid w:val="00A72E78"/>
    <w:rsid w:val="00A72E80"/>
    <w:rsid w:val="00A73264"/>
    <w:rsid w:val="00A73ECA"/>
    <w:rsid w:val="00A7553C"/>
    <w:rsid w:val="00A768AC"/>
    <w:rsid w:val="00A80944"/>
    <w:rsid w:val="00A8179B"/>
    <w:rsid w:val="00A81881"/>
    <w:rsid w:val="00A81B09"/>
    <w:rsid w:val="00A821C4"/>
    <w:rsid w:val="00A833F2"/>
    <w:rsid w:val="00A84979"/>
    <w:rsid w:val="00A84F34"/>
    <w:rsid w:val="00A86E72"/>
    <w:rsid w:val="00A87E55"/>
    <w:rsid w:val="00A87F9C"/>
    <w:rsid w:val="00A90C6E"/>
    <w:rsid w:val="00A9323A"/>
    <w:rsid w:val="00A937AF"/>
    <w:rsid w:val="00A93BC2"/>
    <w:rsid w:val="00A94253"/>
    <w:rsid w:val="00A94785"/>
    <w:rsid w:val="00A94A74"/>
    <w:rsid w:val="00A95665"/>
    <w:rsid w:val="00A95CB3"/>
    <w:rsid w:val="00A9676B"/>
    <w:rsid w:val="00AA0B5D"/>
    <w:rsid w:val="00AA0BB2"/>
    <w:rsid w:val="00AA1674"/>
    <w:rsid w:val="00AA309F"/>
    <w:rsid w:val="00AA47DE"/>
    <w:rsid w:val="00AA5FEF"/>
    <w:rsid w:val="00AB03F3"/>
    <w:rsid w:val="00AB0AD0"/>
    <w:rsid w:val="00AB2B8A"/>
    <w:rsid w:val="00AB319A"/>
    <w:rsid w:val="00AB4730"/>
    <w:rsid w:val="00AB5EA3"/>
    <w:rsid w:val="00AB6515"/>
    <w:rsid w:val="00AB7335"/>
    <w:rsid w:val="00AC0264"/>
    <w:rsid w:val="00AC0A49"/>
    <w:rsid w:val="00AC0DEA"/>
    <w:rsid w:val="00AC2989"/>
    <w:rsid w:val="00AC2D86"/>
    <w:rsid w:val="00AC2D8A"/>
    <w:rsid w:val="00AC3157"/>
    <w:rsid w:val="00AC3312"/>
    <w:rsid w:val="00AC3A6C"/>
    <w:rsid w:val="00AC4478"/>
    <w:rsid w:val="00AC47C5"/>
    <w:rsid w:val="00AC4B30"/>
    <w:rsid w:val="00AC4B86"/>
    <w:rsid w:val="00AC4F17"/>
    <w:rsid w:val="00AC4F4C"/>
    <w:rsid w:val="00AC5ADD"/>
    <w:rsid w:val="00AC7CD5"/>
    <w:rsid w:val="00AC7D19"/>
    <w:rsid w:val="00AD00E3"/>
    <w:rsid w:val="00AD14B1"/>
    <w:rsid w:val="00AD19E2"/>
    <w:rsid w:val="00AD1EAB"/>
    <w:rsid w:val="00AD32B9"/>
    <w:rsid w:val="00AD404A"/>
    <w:rsid w:val="00AD552D"/>
    <w:rsid w:val="00AD63FD"/>
    <w:rsid w:val="00AD6BC0"/>
    <w:rsid w:val="00AD724D"/>
    <w:rsid w:val="00AD7AC3"/>
    <w:rsid w:val="00AE0364"/>
    <w:rsid w:val="00AE129C"/>
    <w:rsid w:val="00AE19C0"/>
    <w:rsid w:val="00AE2DB7"/>
    <w:rsid w:val="00AE2E6F"/>
    <w:rsid w:val="00AE4B59"/>
    <w:rsid w:val="00AE5088"/>
    <w:rsid w:val="00AE5179"/>
    <w:rsid w:val="00AE620C"/>
    <w:rsid w:val="00AE7D1C"/>
    <w:rsid w:val="00AF0173"/>
    <w:rsid w:val="00AF0D4E"/>
    <w:rsid w:val="00AF12B5"/>
    <w:rsid w:val="00AF141E"/>
    <w:rsid w:val="00AF180B"/>
    <w:rsid w:val="00AF1DA2"/>
    <w:rsid w:val="00AF1E44"/>
    <w:rsid w:val="00AF24CE"/>
    <w:rsid w:val="00AF3D55"/>
    <w:rsid w:val="00AF5F38"/>
    <w:rsid w:val="00AF61AA"/>
    <w:rsid w:val="00AF62DF"/>
    <w:rsid w:val="00AF72CC"/>
    <w:rsid w:val="00AF7888"/>
    <w:rsid w:val="00B01F3E"/>
    <w:rsid w:val="00B02963"/>
    <w:rsid w:val="00B02C69"/>
    <w:rsid w:val="00B02F6E"/>
    <w:rsid w:val="00B034A5"/>
    <w:rsid w:val="00B05768"/>
    <w:rsid w:val="00B05BB0"/>
    <w:rsid w:val="00B07153"/>
    <w:rsid w:val="00B074BF"/>
    <w:rsid w:val="00B1119C"/>
    <w:rsid w:val="00B11673"/>
    <w:rsid w:val="00B13CB3"/>
    <w:rsid w:val="00B14B52"/>
    <w:rsid w:val="00B1560E"/>
    <w:rsid w:val="00B16FC6"/>
    <w:rsid w:val="00B227D0"/>
    <w:rsid w:val="00B22A2F"/>
    <w:rsid w:val="00B23C3D"/>
    <w:rsid w:val="00B2429E"/>
    <w:rsid w:val="00B254CF"/>
    <w:rsid w:val="00B257AC"/>
    <w:rsid w:val="00B25AEA"/>
    <w:rsid w:val="00B25E39"/>
    <w:rsid w:val="00B27805"/>
    <w:rsid w:val="00B279DF"/>
    <w:rsid w:val="00B3100E"/>
    <w:rsid w:val="00B3126E"/>
    <w:rsid w:val="00B31B83"/>
    <w:rsid w:val="00B31FC1"/>
    <w:rsid w:val="00B32237"/>
    <w:rsid w:val="00B325D0"/>
    <w:rsid w:val="00B32F51"/>
    <w:rsid w:val="00B35446"/>
    <w:rsid w:val="00B35B46"/>
    <w:rsid w:val="00B35C71"/>
    <w:rsid w:val="00B36DCE"/>
    <w:rsid w:val="00B36FEC"/>
    <w:rsid w:val="00B37D8C"/>
    <w:rsid w:val="00B37E43"/>
    <w:rsid w:val="00B4018B"/>
    <w:rsid w:val="00B41659"/>
    <w:rsid w:val="00B41893"/>
    <w:rsid w:val="00B41A2D"/>
    <w:rsid w:val="00B4255E"/>
    <w:rsid w:val="00B42A13"/>
    <w:rsid w:val="00B42B4E"/>
    <w:rsid w:val="00B45C25"/>
    <w:rsid w:val="00B4713F"/>
    <w:rsid w:val="00B5054A"/>
    <w:rsid w:val="00B5068B"/>
    <w:rsid w:val="00B50A2D"/>
    <w:rsid w:val="00B50BDB"/>
    <w:rsid w:val="00B5135D"/>
    <w:rsid w:val="00B54136"/>
    <w:rsid w:val="00B541EC"/>
    <w:rsid w:val="00B5621E"/>
    <w:rsid w:val="00B60931"/>
    <w:rsid w:val="00B60B1D"/>
    <w:rsid w:val="00B61B4E"/>
    <w:rsid w:val="00B62844"/>
    <w:rsid w:val="00B62993"/>
    <w:rsid w:val="00B63258"/>
    <w:rsid w:val="00B64D2A"/>
    <w:rsid w:val="00B64E56"/>
    <w:rsid w:val="00B659F8"/>
    <w:rsid w:val="00B66713"/>
    <w:rsid w:val="00B7054F"/>
    <w:rsid w:val="00B71DC7"/>
    <w:rsid w:val="00B71F88"/>
    <w:rsid w:val="00B71FD4"/>
    <w:rsid w:val="00B72BF5"/>
    <w:rsid w:val="00B72D94"/>
    <w:rsid w:val="00B730FB"/>
    <w:rsid w:val="00B74204"/>
    <w:rsid w:val="00B74721"/>
    <w:rsid w:val="00B76C3A"/>
    <w:rsid w:val="00B774D8"/>
    <w:rsid w:val="00B81207"/>
    <w:rsid w:val="00B82747"/>
    <w:rsid w:val="00B82A0E"/>
    <w:rsid w:val="00B84766"/>
    <w:rsid w:val="00B854D2"/>
    <w:rsid w:val="00B85F1F"/>
    <w:rsid w:val="00B86496"/>
    <w:rsid w:val="00B87347"/>
    <w:rsid w:val="00B87FAE"/>
    <w:rsid w:val="00B91EE3"/>
    <w:rsid w:val="00B94184"/>
    <w:rsid w:val="00B94B2F"/>
    <w:rsid w:val="00B95849"/>
    <w:rsid w:val="00B95AEC"/>
    <w:rsid w:val="00B95E19"/>
    <w:rsid w:val="00B9626A"/>
    <w:rsid w:val="00BA11C1"/>
    <w:rsid w:val="00BA259D"/>
    <w:rsid w:val="00BA5C3C"/>
    <w:rsid w:val="00BA674C"/>
    <w:rsid w:val="00BA76D0"/>
    <w:rsid w:val="00BA7D01"/>
    <w:rsid w:val="00BB0BEA"/>
    <w:rsid w:val="00BB0ED4"/>
    <w:rsid w:val="00BB1935"/>
    <w:rsid w:val="00BB1B53"/>
    <w:rsid w:val="00BB3370"/>
    <w:rsid w:val="00BB5BF6"/>
    <w:rsid w:val="00BB613E"/>
    <w:rsid w:val="00BB67FA"/>
    <w:rsid w:val="00BB6C2E"/>
    <w:rsid w:val="00BC126E"/>
    <w:rsid w:val="00BC1411"/>
    <w:rsid w:val="00BC2129"/>
    <w:rsid w:val="00BC668B"/>
    <w:rsid w:val="00BC6FA6"/>
    <w:rsid w:val="00BD0367"/>
    <w:rsid w:val="00BD0C4D"/>
    <w:rsid w:val="00BD13CB"/>
    <w:rsid w:val="00BD22E2"/>
    <w:rsid w:val="00BD4D17"/>
    <w:rsid w:val="00BD4F62"/>
    <w:rsid w:val="00BD50A1"/>
    <w:rsid w:val="00BD51AB"/>
    <w:rsid w:val="00BD552B"/>
    <w:rsid w:val="00BD5993"/>
    <w:rsid w:val="00BD6286"/>
    <w:rsid w:val="00BD65A7"/>
    <w:rsid w:val="00BD6C62"/>
    <w:rsid w:val="00BD799B"/>
    <w:rsid w:val="00BD7CFF"/>
    <w:rsid w:val="00BE1603"/>
    <w:rsid w:val="00BE2041"/>
    <w:rsid w:val="00BE2A5A"/>
    <w:rsid w:val="00BE3655"/>
    <w:rsid w:val="00BE43BC"/>
    <w:rsid w:val="00BE460D"/>
    <w:rsid w:val="00BE6C96"/>
    <w:rsid w:val="00BE7402"/>
    <w:rsid w:val="00BF26B5"/>
    <w:rsid w:val="00BF288A"/>
    <w:rsid w:val="00BF2CA2"/>
    <w:rsid w:val="00BF2EA4"/>
    <w:rsid w:val="00BF3784"/>
    <w:rsid w:val="00BF5D35"/>
    <w:rsid w:val="00BF6D01"/>
    <w:rsid w:val="00BF6F4E"/>
    <w:rsid w:val="00BF786C"/>
    <w:rsid w:val="00BF78DB"/>
    <w:rsid w:val="00BF7EE3"/>
    <w:rsid w:val="00C01CB0"/>
    <w:rsid w:val="00C02D60"/>
    <w:rsid w:val="00C02D72"/>
    <w:rsid w:val="00C03067"/>
    <w:rsid w:val="00C04B4E"/>
    <w:rsid w:val="00C065F5"/>
    <w:rsid w:val="00C06FEE"/>
    <w:rsid w:val="00C11291"/>
    <w:rsid w:val="00C120EB"/>
    <w:rsid w:val="00C13E47"/>
    <w:rsid w:val="00C14A86"/>
    <w:rsid w:val="00C151D4"/>
    <w:rsid w:val="00C15B45"/>
    <w:rsid w:val="00C16BFC"/>
    <w:rsid w:val="00C17A1A"/>
    <w:rsid w:val="00C17D6D"/>
    <w:rsid w:val="00C17F64"/>
    <w:rsid w:val="00C2164B"/>
    <w:rsid w:val="00C22BAE"/>
    <w:rsid w:val="00C22C03"/>
    <w:rsid w:val="00C243C3"/>
    <w:rsid w:val="00C24C94"/>
    <w:rsid w:val="00C25152"/>
    <w:rsid w:val="00C263E8"/>
    <w:rsid w:val="00C26404"/>
    <w:rsid w:val="00C26C3C"/>
    <w:rsid w:val="00C309C8"/>
    <w:rsid w:val="00C3228A"/>
    <w:rsid w:val="00C33711"/>
    <w:rsid w:val="00C33EAF"/>
    <w:rsid w:val="00C343A6"/>
    <w:rsid w:val="00C34C9C"/>
    <w:rsid w:val="00C35C58"/>
    <w:rsid w:val="00C36ACF"/>
    <w:rsid w:val="00C36CDA"/>
    <w:rsid w:val="00C37097"/>
    <w:rsid w:val="00C3D912"/>
    <w:rsid w:val="00C406C1"/>
    <w:rsid w:val="00C43F97"/>
    <w:rsid w:val="00C44D38"/>
    <w:rsid w:val="00C45B89"/>
    <w:rsid w:val="00C45FEF"/>
    <w:rsid w:val="00C47604"/>
    <w:rsid w:val="00C505BD"/>
    <w:rsid w:val="00C519D0"/>
    <w:rsid w:val="00C51F21"/>
    <w:rsid w:val="00C523AF"/>
    <w:rsid w:val="00C528AC"/>
    <w:rsid w:val="00C52D29"/>
    <w:rsid w:val="00C552FE"/>
    <w:rsid w:val="00C556DA"/>
    <w:rsid w:val="00C558F9"/>
    <w:rsid w:val="00C55F2A"/>
    <w:rsid w:val="00C57D66"/>
    <w:rsid w:val="00C60C3F"/>
    <w:rsid w:val="00C6171D"/>
    <w:rsid w:val="00C62952"/>
    <w:rsid w:val="00C62A37"/>
    <w:rsid w:val="00C62A9B"/>
    <w:rsid w:val="00C638C0"/>
    <w:rsid w:val="00C647ED"/>
    <w:rsid w:val="00C6498D"/>
    <w:rsid w:val="00C64B0C"/>
    <w:rsid w:val="00C65483"/>
    <w:rsid w:val="00C67C35"/>
    <w:rsid w:val="00C67F0B"/>
    <w:rsid w:val="00C702A3"/>
    <w:rsid w:val="00C7055D"/>
    <w:rsid w:val="00C72538"/>
    <w:rsid w:val="00C72906"/>
    <w:rsid w:val="00C7308B"/>
    <w:rsid w:val="00C7426A"/>
    <w:rsid w:val="00C7464E"/>
    <w:rsid w:val="00C74B5C"/>
    <w:rsid w:val="00C74C2E"/>
    <w:rsid w:val="00C750A3"/>
    <w:rsid w:val="00C808BB"/>
    <w:rsid w:val="00C80DE9"/>
    <w:rsid w:val="00C8170B"/>
    <w:rsid w:val="00C81C59"/>
    <w:rsid w:val="00C82214"/>
    <w:rsid w:val="00C82898"/>
    <w:rsid w:val="00C82C6B"/>
    <w:rsid w:val="00C82FD7"/>
    <w:rsid w:val="00C83CBE"/>
    <w:rsid w:val="00C8679A"/>
    <w:rsid w:val="00C86D79"/>
    <w:rsid w:val="00C86D85"/>
    <w:rsid w:val="00C90D35"/>
    <w:rsid w:val="00C92F79"/>
    <w:rsid w:val="00C94AD5"/>
    <w:rsid w:val="00C94F69"/>
    <w:rsid w:val="00C94F8A"/>
    <w:rsid w:val="00C971D4"/>
    <w:rsid w:val="00CA0236"/>
    <w:rsid w:val="00CA2FFE"/>
    <w:rsid w:val="00CA315F"/>
    <w:rsid w:val="00CA3953"/>
    <w:rsid w:val="00CA3CFB"/>
    <w:rsid w:val="00CA4B48"/>
    <w:rsid w:val="00CA4E28"/>
    <w:rsid w:val="00CA5177"/>
    <w:rsid w:val="00CB0012"/>
    <w:rsid w:val="00CB0316"/>
    <w:rsid w:val="00CB0C1A"/>
    <w:rsid w:val="00CB2E45"/>
    <w:rsid w:val="00CB63E9"/>
    <w:rsid w:val="00CB709F"/>
    <w:rsid w:val="00CB7649"/>
    <w:rsid w:val="00CC00D6"/>
    <w:rsid w:val="00CC105C"/>
    <w:rsid w:val="00CC152C"/>
    <w:rsid w:val="00CC2308"/>
    <w:rsid w:val="00CC2C0E"/>
    <w:rsid w:val="00CC2F8C"/>
    <w:rsid w:val="00CC334C"/>
    <w:rsid w:val="00CC345D"/>
    <w:rsid w:val="00CC58DA"/>
    <w:rsid w:val="00CC5BC9"/>
    <w:rsid w:val="00CC6EAE"/>
    <w:rsid w:val="00CD04B9"/>
    <w:rsid w:val="00CD0E49"/>
    <w:rsid w:val="00CD16C1"/>
    <w:rsid w:val="00CD4587"/>
    <w:rsid w:val="00CD48C9"/>
    <w:rsid w:val="00CD5DC6"/>
    <w:rsid w:val="00CD5F37"/>
    <w:rsid w:val="00CD65B1"/>
    <w:rsid w:val="00CD6786"/>
    <w:rsid w:val="00CD6E1E"/>
    <w:rsid w:val="00CE0596"/>
    <w:rsid w:val="00CE071C"/>
    <w:rsid w:val="00CE097C"/>
    <w:rsid w:val="00CE3843"/>
    <w:rsid w:val="00CE3B9E"/>
    <w:rsid w:val="00CE41A5"/>
    <w:rsid w:val="00CE4F23"/>
    <w:rsid w:val="00CE54D1"/>
    <w:rsid w:val="00CE554D"/>
    <w:rsid w:val="00CE594D"/>
    <w:rsid w:val="00CE5F81"/>
    <w:rsid w:val="00CE697C"/>
    <w:rsid w:val="00CF0CFE"/>
    <w:rsid w:val="00CF30D0"/>
    <w:rsid w:val="00CF48D5"/>
    <w:rsid w:val="00CF5691"/>
    <w:rsid w:val="00CF7B05"/>
    <w:rsid w:val="00CF7DA9"/>
    <w:rsid w:val="00D00C7B"/>
    <w:rsid w:val="00D00D7C"/>
    <w:rsid w:val="00D01B32"/>
    <w:rsid w:val="00D03600"/>
    <w:rsid w:val="00D03990"/>
    <w:rsid w:val="00D03F9A"/>
    <w:rsid w:val="00D05EBB"/>
    <w:rsid w:val="00D06B9F"/>
    <w:rsid w:val="00D07186"/>
    <w:rsid w:val="00D077E5"/>
    <w:rsid w:val="00D11A98"/>
    <w:rsid w:val="00D11D31"/>
    <w:rsid w:val="00D13FC0"/>
    <w:rsid w:val="00D154CB"/>
    <w:rsid w:val="00D179BD"/>
    <w:rsid w:val="00D17D18"/>
    <w:rsid w:val="00D2165C"/>
    <w:rsid w:val="00D21A0C"/>
    <w:rsid w:val="00D21E79"/>
    <w:rsid w:val="00D24E73"/>
    <w:rsid w:val="00D25049"/>
    <w:rsid w:val="00D31E86"/>
    <w:rsid w:val="00D31EF8"/>
    <w:rsid w:val="00D339A0"/>
    <w:rsid w:val="00D35201"/>
    <w:rsid w:val="00D361BE"/>
    <w:rsid w:val="00D3691B"/>
    <w:rsid w:val="00D3840E"/>
    <w:rsid w:val="00D38D3F"/>
    <w:rsid w:val="00D40F69"/>
    <w:rsid w:val="00D4142C"/>
    <w:rsid w:val="00D41DA0"/>
    <w:rsid w:val="00D42FD2"/>
    <w:rsid w:val="00D4392A"/>
    <w:rsid w:val="00D453AC"/>
    <w:rsid w:val="00D45426"/>
    <w:rsid w:val="00D463B1"/>
    <w:rsid w:val="00D46B35"/>
    <w:rsid w:val="00D46C9B"/>
    <w:rsid w:val="00D5013F"/>
    <w:rsid w:val="00D5065A"/>
    <w:rsid w:val="00D516AA"/>
    <w:rsid w:val="00D51E8B"/>
    <w:rsid w:val="00D535C5"/>
    <w:rsid w:val="00D54166"/>
    <w:rsid w:val="00D54744"/>
    <w:rsid w:val="00D54A07"/>
    <w:rsid w:val="00D54EE8"/>
    <w:rsid w:val="00D604CF"/>
    <w:rsid w:val="00D61704"/>
    <w:rsid w:val="00D61E43"/>
    <w:rsid w:val="00D62F61"/>
    <w:rsid w:val="00D63D0F"/>
    <w:rsid w:val="00D63D85"/>
    <w:rsid w:val="00D64D08"/>
    <w:rsid w:val="00D652EB"/>
    <w:rsid w:val="00D65DB8"/>
    <w:rsid w:val="00D66CEF"/>
    <w:rsid w:val="00D67A16"/>
    <w:rsid w:val="00D70BB7"/>
    <w:rsid w:val="00D70E14"/>
    <w:rsid w:val="00D71651"/>
    <w:rsid w:val="00D71AAF"/>
    <w:rsid w:val="00D71F47"/>
    <w:rsid w:val="00D7434B"/>
    <w:rsid w:val="00D74CE5"/>
    <w:rsid w:val="00D75333"/>
    <w:rsid w:val="00D7793E"/>
    <w:rsid w:val="00D80D90"/>
    <w:rsid w:val="00D81B0F"/>
    <w:rsid w:val="00D83498"/>
    <w:rsid w:val="00D83970"/>
    <w:rsid w:val="00D83D14"/>
    <w:rsid w:val="00D900E1"/>
    <w:rsid w:val="00D90705"/>
    <w:rsid w:val="00D9136A"/>
    <w:rsid w:val="00D920B6"/>
    <w:rsid w:val="00D92EB9"/>
    <w:rsid w:val="00D93906"/>
    <w:rsid w:val="00D93FA3"/>
    <w:rsid w:val="00D94A3C"/>
    <w:rsid w:val="00D95627"/>
    <w:rsid w:val="00D96BFC"/>
    <w:rsid w:val="00DA047C"/>
    <w:rsid w:val="00DA0553"/>
    <w:rsid w:val="00DA1156"/>
    <w:rsid w:val="00DA21EA"/>
    <w:rsid w:val="00DA2A4A"/>
    <w:rsid w:val="00DA33C4"/>
    <w:rsid w:val="00DA3C1F"/>
    <w:rsid w:val="00DA5115"/>
    <w:rsid w:val="00DA68DF"/>
    <w:rsid w:val="00DA7E2D"/>
    <w:rsid w:val="00DB01E5"/>
    <w:rsid w:val="00DB03C3"/>
    <w:rsid w:val="00DB1ADF"/>
    <w:rsid w:val="00DB271D"/>
    <w:rsid w:val="00DB3CB1"/>
    <w:rsid w:val="00DB4016"/>
    <w:rsid w:val="00DB45D0"/>
    <w:rsid w:val="00DB4887"/>
    <w:rsid w:val="00DB4EF6"/>
    <w:rsid w:val="00DB50E1"/>
    <w:rsid w:val="00DB537C"/>
    <w:rsid w:val="00DB6B6C"/>
    <w:rsid w:val="00DC0C79"/>
    <w:rsid w:val="00DC0F5A"/>
    <w:rsid w:val="00DC123C"/>
    <w:rsid w:val="00DC22DC"/>
    <w:rsid w:val="00DC2376"/>
    <w:rsid w:val="00DC23C2"/>
    <w:rsid w:val="00DC51C6"/>
    <w:rsid w:val="00DC6B5F"/>
    <w:rsid w:val="00DC6BF9"/>
    <w:rsid w:val="00DC6C14"/>
    <w:rsid w:val="00DC7F0A"/>
    <w:rsid w:val="00DD0013"/>
    <w:rsid w:val="00DD020C"/>
    <w:rsid w:val="00DD03EA"/>
    <w:rsid w:val="00DD03F5"/>
    <w:rsid w:val="00DD1BC8"/>
    <w:rsid w:val="00DD2DE8"/>
    <w:rsid w:val="00DD37A9"/>
    <w:rsid w:val="00DD4786"/>
    <w:rsid w:val="00DD5670"/>
    <w:rsid w:val="00DD5A5B"/>
    <w:rsid w:val="00DD65F1"/>
    <w:rsid w:val="00DD6956"/>
    <w:rsid w:val="00DD6A28"/>
    <w:rsid w:val="00DD7312"/>
    <w:rsid w:val="00DE11B1"/>
    <w:rsid w:val="00DE1DBE"/>
    <w:rsid w:val="00DE2E04"/>
    <w:rsid w:val="00DE4274"/>
    <w:rsid w:val="00DE48E8"/>
    <w:rsid w:val="00DE5C33"/>
    <w:rsid w:val="00DE5C67"/>
    <w:rsid w:val="00DE7AAF"/>
    <w:rsid w:val="00DF02FC"/>
    <w:rsid w:val="00DF19CA"/>
    <w:rsid w:val="00DF2B9C"/>
    <w:rsid w:val="00DF4041"/>
    <w:rsid w:val="00DF42B2"/>
    <w:rsid w:val="00DF438F"/>
    <w:rsid w:val="00DF4637"/>
    <w:rsid w:val="00DF5B3F"/>
    <w:rsid w:val="00DF6014"/>
    <w:rsid w:val="00DF7AE4"/>
    <w:rsid w:val="00E00032"/>
    <w:rsid w:val="00E00C09"/>
    <w:rsid w:val="00E00EA6"/>
    <w:rsid w:val="00E00F2B"/>
    <w:rsid w:val="00E0100A"/>
    <w:rsid w:val="00E0125F"/>
    <w:rsid w:val="00E024FE"/>
    <w:rsid w:val="00E02583"/>
    <w:rsid w:val="00E02952"/>
    <w:rsid w:val="00E0423D"/>
    <w:rsid w:val="00E04C42"/>
    <w:rsid w:val="00E070BA"/>
    <w:rsid w:val="00E11434"/>
    <w:rsid w:val="00E13108"/>
    <w:rsid w:val="00E1492D"/>
    <w:rsid w:val="00E14E61"/>
    <w:rsid w:val="00E161A4"/>
    <w:rsid w:val="00E16B5C"/>
    <w:rsid w:val="00E2228D"/>
    <w:rsid w:val="00E242AD"/>
    <w:rsid w:val="00E27040"/>
    <w:rsid w:val="00E30067"/>
    <w:rsid w:val="00E3039F"/>
    <w:rsid w:val="00E307E3"/>
    <w:rsid w:val="00E311E0"/>
    <w:rsid w:val="00E313BF"/>
    <w:rsid w:val="00E3310D"/>
    <w:rsid w:val="00E35EA9"/>
    <w:rsid w:val="00E36498"/>
    <w:rsid w:val="00E3668D"/>
    <w:rsid w:val="00E36723"/>
    <w:rsid w:val="00E36EEA"/>
    <w:rsid w:val="00E36F13"/>
    <w:rsid w:val="00E37177"/>
    <w:rsid w:val="00E37303"/>
    <w:rsid w:val="00E374B5"/>
    <w:rsid w:val="00E376D5"/>
    <w:rsid w:val="00E404CE"/>
    <w:rsid w:val="00E4066E"/>
    <w:rsid w:val="00E40B20"/>
    <w:rsid w:val="00E4159C"/>
    <w:rsid w:val="00E46C0E"/>
    <w:rsid w:val="00E50C95"/>
    <w:rsid w:val="00E50E87"/>
    <w:rsid w:val="00E5205E"/>
    <w:rsid w:val="00E522DE"/>
    <w:rsid w:val="00E523F0"/>
    <w:rsid w:val="00E528DD"/>
    <w:rsid w:val="00E5319D"/>
    <w:rsid w:val="00E5384E"/>
    <w:rsid w:val="00E53A74"/>
    <w:rsid w:val="00E55001"/>
    <w:rsid w:val="00E561E3"/>
    <w:rsid w:val="00E5626F"/>
    <w:rsid w:val="00E60AE4"/>
    <w:rsid w:val="00E61600"/>
    <w:rsid w:val="00E626EC"/>
    <w:rsid w:val="00E62C08"/>
    <w:rsid w:val="00E63FD2"/>
    <w:rsid w:val="00E6491E"/>
    <w:rsid w:val="00E64A58"/>
    <w:rsid w:val="00E660AA"/>
    <w:rsid w:val="00E660B7"/>
    <w:rsid w:val="00E714A6"/>
    <w:rsid w:val="00E72841"/>
    <w:rsid w:val="00E72CCE"/>
    <w:rsid w:val="00E74213"/>
    <w:rsid w:val="00E745AE"/>
    <w:rsid w:val="00E74E7C"/>
    <w:rsid w:val="00E756FC"/>
    <w:rsid w:val="00E75918"/>
    <w:rsid w:val="00E7639E"/>
    <w:rsid w:val="00E80480"/>
    <w:rsid w:val="00E8164B"/>
    <w:rsid w:val="00E81C9C"/>
    <w:rsid w:val="00E81E16"/>
    <w:rsid w:val="00E82314"/>
    <w:rsid w:val="00E82A1E"/>
    <w:rsid w:val="00E83BA7"/>
    <w:rsid w:val="00E84286"/>
    <w:rsid w:val="00E84650"/>
    <w:rsid w:val="00E854F4"/>
    <w:rsid w:val="00E86172"/>
    <w:rsid w:val="00E866CF"/>
    <w:rsid w:val="00E86996"/>
    <w:rsid w:val="00E902B5"/>
    <w:rsid w:val="00E90DCD"/>
    <w:rsid w:val="00E9101A"/>
    <w:rsid w:val="00E91901"/>
    <w:rsid w:val="00E945DE"/>
    <w:rsid w:val="00E95AE5"/>
    <w:rsid w:val="00E95EAE"/>
    <w:rsid w:val="00E9649B"/>
    <w:rsid w:val="00EA1362"/>
    <w:rsid w:val="00EA2950"/>
    <w:rsid w:val="00EA2A0B"/>
    <w:rsid w:val="00EA64D6"/>
    <w:rsid w:val="00EA7713"/>
    <w:rsid w:val="00EA7AC6"/>
    <w:rsid w:val="00EB17F5"/>
    <w:rsid w:val="00EB2246"/>
    <w:rsid w:val="00EB247F"/>
    <w:rsid w:val="00EB32FB"/>
    <w:rsid w:val="00EB39B0"/>
    <w:rsid w:val="00EB47EF"/>
    <w:rsid w:val="00EB6E0E"/>
    <w:rsid w:val="00EB78CE"/>
    <w:rsid w:val="00EC0DA7"/>
    <w:rsid w:val="00EC1A8D"/>
    <w:rsid w:val="00EC632E"/>
    <w:rsid w:val="00EC6500"/>
    <w:rsid w:val="00EC6ABA"/>
    <w:rsid w:val="00EC799A"/>
    <w:rsid w:val="00ED0546"/>
    <w:rsid w:val="00ED1F80"/>
    <w:rsid w:val="00ED24B7"/>
    <w:rsid w:val="00ED32D9"/>
    <w:rsid w:val="00ED3C56"/>
    <w:rsid w:val="00ED40B4"/>
    <w:rsid w:val="00ED5CF8"/>
    <w:rsid w:val="00ED62B3"/>
    <w:rsid w:val="00ED7665"/>
    <w:rsid w:val="00ED7996"/>
    <w:rsid w:val="00EE0C17"/>
    <w:rsid w:val="00EE2A88"/>
    <w:rsid w:val="00EE4401"/>
    <w:rsid w:val="00EE4575"/>
    <w:rsid w:val="00EE4852"/>
    <w:rsid w:val="00EE5779"/>
    <w:rsid w:val="00EE5D30"/>
    <w:rsid w:val="00EF0C0B"/>
    <w:rsid w:val="00EF1DE2"/>
    <w:rsid w:val="00EF4945"/>
    <w:rsid w:val="00EF4A7E"/>
    <w:rsid w:val="00EF4E6A"/>
    <w:rsid w:val="00EF5CCD"/>
    <w:rsid w:val="00F00F17"/>
    <w:rsid w:val="00F02D53"/>
    <w:rsid w:val="00F02DE2"/>
    <w:rsid w:val="00F0416A"/>
    <w:rsid w:val="00F04FB0"/>
    <w:rsid w:val="00F05147"/>
    <w:rsid w:val="00F067BA"/>
    <w:rsid w:val="00F06CE3"/>
    <w:rsid w:val="00F104D1"/>
    <w:rsid w:val="00F1070C"/>
    <w:rsid w:val="00F1153B"/>
    <w:rsid w:val="00F11E18"/>
    <w:rsid w:val="00F12CFF"/>
    <w:rsid w:val="00F136C1"/>
    <w:rsid w:val="00F1539B"/>
    <w:rsid w:val="00F17364"/>
    <w:rsid w:val="00F175E7"/>
    <w:rsid w:val="00F17C61"/>
    <w:rsid w:val="00F2045A"/>
    <w:rsid w:val="00F2052A"/>
    <w:rsid w:val="00F206DB"/>
    <w:rsid w:val="00F22DEE"/>
    <w:rsid w:val="00F236A5"/>
    <w:rsid w:val="00F24B1C"/>
    <w:rsid w:val="00F24C74"/>
    <w:rsid w:val="00F253CF"/>
    <w:rsid w:val="00F262EA"/>
    <w:rsid w:val="00F26995"/>
    <w:rsid w:val="00F275DD"/>
    <w:rsid w:val="00F30F56"/>
    <w:rsid w:val="00F31090"/>
    <w:rsid w:val="00F31FD7"/>
    <w:rsid w:val="00F327D5"/>
    <w:rsid w:val="00F32CEF"/>
    <w:rsid w:val="00F3448D"/>
    <w:rsid w:val="00F35F90"/>
    <w:rsid w:val="00F3690F"/>
    <w:rsid w:val="00F37B4A"/>
    <w:rsid w:val="00F41D92"/>
    <w:rsid w:val="00F435FB"/>
    <w:rsid w:val="00F441DA"/>
    <w:rsid w:val="00F46E2C"/>
    <w:rsid w:val="00F47F4E"/>
    <w:rsid w:val="00F47FF7"/>
    <w:rsid w:val="00F5112D"/>
    <w:rsid w:val="00F51272"/>
    <w:rsid w:val="00F51D70"/>
    <w:rsid w:val="00F51F3D"/>
    <w:rsid w:val="00F52267"/>
    <w:rsid w:val="00F542F3"/>
    <w:rsid w:val="00F544DB"/>
    <w:rsid w:val="00F54CC3"/>
    <w:rsid w:val="00F57AF5"/>
    <w:rsid w:val="00F60735"/>
    <w:rsid w:val="00F60FAA"/>
    <w:rsid w:val="00F6187F"/>
    <w:rsid w:val="00F620EF"/>
    <w:rsid w:val="00F62677"/>
    <w:rsid w:val="00F626D1"/>
    <w:rsid w:val="00F62967"/>
    <w:rsid w:val="00F64D58"/>
    <w:rsid w:val="00F65F06"/>
    <w:rsid w:val="00F71689"/>
    <w:rsid w:val="00F71B7F"/>
    <w:rsid w:val="00F720D1"/>
    <w:rsid w:val="00F72864"/>
    <w:rsid w:val="00F72980"/>
    <w:rsid w:val="00F72B03"/>
    <w:rsid w:val="00F75630"/>
    <w:rsid w:val="00F76209"/>
    <w:rsid w:val="00F764FD"/>
    <w:rsid w:val="00F77134"/>
    <w:rsid w:val="00F777AD"/>
    <w:rsid w:val="00F77A7C"/>
    <w:rsid w:val="00F77BA0"/>
    <w:rsid w:val="00F8011F"/>
    <w:rsid w:val="00F803CF"/>
    <w:rsid w:val="00F80EE4"/>
    <w:rsid w:val="00F81EB4"/>
    <w:rsid w:val="00F822D3"/>
    <w:rsid w:val="00F834AD"/>
    <w:rsid w:val="00F86549"/>
    <w:rsid w:val="00F86FD3"/>
    <w:rsid w:val="00F8787A"/>
    <w:rsid w:val="00F87BE7"/>
    <w:rsid w:val="00F9127E"/>
    <w:rsid w:val="00F919FC"/>
    <w:rsid w:val="00F9324C"/>
    <w:rsid w:val="00F9375B"/>
    <w:rsid w:val="00F94766"/>
    <w:rsid w:val="00F947C3"/>
    <w:rsid w:val="00F94B02"/>
    <w:rsid w:val="00F95201"/>
    <w:rsid w:val="00F95ABA"/>
    <w:rsid w:val="00F95D58"/>
    <w:rsid w:val="00F95ED7"/>
    <w:rsid w:val="00F96E14"/>
    <w:rsid w:val="00F975D8"/>
    <w:rsid w:val="00F979A2"/>
    <w:rsid w:val="00FA06F4"/>
    <w:rsid w:val="00FA0FA5"/>
    <w:rsid w:val="00FA1C98"/>
    <w:rsid w:val="00FA3427"/>
    <w:rsid w:val="00FA3A31"/>
    <w:rsid w:val="00FA4309"/>
    <w:rsid w:val="00FA4513"/>
    <w:rsid w:val="00FA57F6"/>
    <w:rsid w:val="00FA6216"/>
    <w:rsid w:val="00FB1939"/>
    <w:rsid w:val="00FB1EF3"/>
    <w:rsid w:val="00FB253F"/>
    <w:rsid w:val="00FB3B75"/>
    <w:rsid w:val="00FB3D6C"/>
    <w:rsid w:val="00FB518C"/>
    <w:rsid w:val="00FB5D09"/>
    <w:rsid w:val="00FB78EA"/>
    <w:rsid w:val="00FC021F"/>
    <w:rsid w:val="00FC151A"/>
    <w:rsid w:val="00FC1530"/>
    <w:rsid w:val="00FC2444"/>
    <w:rsid w:val="00FC2A30"/>
    <w:rsid w:val="00FC2BDF"/>
    <w:rsid w:val="00FC4613"/>
    <w:rsid w:val="00FC558C"/>
    <w:rsid w:val="00FC561D"/>
    <w:rsid w:val="00FC62D2"/>
    <w:rsid w:val="00FC7147"/>
    <w:rsid w:val="00FC7468"/>
    <w:rsid w:val="00FD0E57"/>
    <w:rsid w:val="00FD247E"/>
    <w:rsid w:val="00FD3192"/>
    <w:rsid w:val="00FD45F3"/>
    <w:rsid w:val="00FD6BA6"/>
    <w:rsid w:val="00FD71F9"/>
    <w:rsid w:val="00FD7DF0"/>
    <w:rsid w:val="00FE074D"/>
    <w:rsid w:val="00FE1014"/>
    <w:rsid w:val="00FE19FB"/>
    <w:rsid w:val="00FE5A23"/>
    <w:rsid w:val="00FE702B"/>
    <w:rsid w:val="00FE771D"/>
    <w:rsid w:val="00FE78ED"/>
    <w:rsid w:val="00FE7F03"/>
    <w:rsid w:val="00FF152A"/>
    <w:rsid w:val="00FF1C1A"/>
    <w:rsid w:val="00FF3C22"/>
    <w:rsid w:val="00FF48BF"/>
    <w:rsid w:val="00FF5757"/>
    <w:rsid w:val="010CF9C8"/>
    <w:rsid w:val="01397E0B"/>
    <w:rsid w:val="01469319"/>
    <w:rsid w:val="014A044A"/>
    <w:rsid w:val="015649BF"/>
    <w:rsid w:val="015D0815"/>
    <w:rsid w:val="01817F69"/>
    <w:rsid w:val="018A0F2B"/>
    <w:rsid w:val="019BC41E"/>
    <w:rsid w:val="01A11422"/>
    <w:rsid w:val="01B355E8"/>
    <w:rsid w:val="01CB3AEA"/>
    <w:rsid w:val="01DA9BC3"/>
    <w:rsid w:val="020F625D"/>
    <w:rsid w:val="0222E59F"/>
    <w:rsid w:val="02377D52"/>
    <w:rsid w:val="023BC135"/>
    <w:rsid w:val="024451AC"/>
    <w:rsid w:val="02540528"/>
    <w:rsid w:val="025421F2"/>
    <w:rsid w:val="0254D667"/>
    <w:rsid w:val="02625F1A"/>
    <w:rsid w:val="02C5AF2A"/>
    <w:rsid w:val="02D6C906"/>
    <w:rsid w:val="0307A397"/>
    <w:rsid w:val="031A9084"/>
    <w:rsid w:val="0344B003"/>
    <w:rsid w:val="038A0AC4"/>
    <w:rsid w:val="038D37C1"/>
    <w:rsid w:val="039207F2"/>
    <w:rsid w:val="03A8F339"/>
    <w:rsid w:val="04062A2F"/>
    <w:rsid w:val="04063B03"/>
    <w:rsid w:val="0459244B"/>
    <w:rsid w:val="046735BA"/>
    <w:rsid w:val="0471C01F"/>
    <w:rsid w:val="04801755"/>
    <w:rsid w:val="04C0ED88"/>
    <w:rsid w:val="04D3521D"/>
    <w:rsid w:val="04E19CFF"/>
    <w:rsid w:val="04EDF02D"/>
    <w:rsid w:val="05041D57"/>
    <w:rsid w:val="052C9B38"/>
    <w:rsid w:val="052F578A"/>
    <w:rsid w:val="056799C3"/>
    <w:rsid w:val="056B170E"/>
    <w:rsid w:val="0588DB09"/>
    <w:rsid w:val="058BA76C"/>
    <w:rsid w:val="05A24974"/>
    <w:rsid w:val="05A6FE62"/>
    <w:rsid w:val="05B54987"/>
    <w:rsid w:val="05BDE355"/>
    <w:rsid w:val="05C2F345"/>
    <w:rsid w:val="05C3937D"/>
    <w:rsid w:val="05D0D05A"/>
    <w:rsid w:val="05E3A86D"/>
    <w:rsid w:val="0612D690"/>
    <w:rsid w:val="061BE7B6"/>
    <w:rsid w:val="063870E1"/>
    <w:rsid w:val="06479B5B"/>
    <w:rsid w:val="065E41CD"/>
    <w:rsid w:val="068A9F38"/>
    <w:rsid w:val="068D720E"/>
    <w:rsid w:val="068FDC62"/>
    <w:rsid w:val="06CD2383"/>
    <w:rsid w:val="07204AB4"/>
    <w:rsid w:val="07587E1D"/>
    <w:rsid w:val="0767DCAE"/>
    <w:rsid w:val="078CE250"/>
    <w:rsid w:val="0793A6EF"/>
    <w:rsid w:val="07ACC1D1"/>
    <w:rsid w:val="07B9485A"/>
    <w:rsid w:val="07BCD936"/>
    <w:rsid w:val="07C026CD"/>
    <w:rsid w:val="07C8746C"/>
    <w:rsid w:val="07CCF94D"/>
    <w:rsid w:val="080BF397"/>
    <w:rsid w:val="08168F90"/>
    <w:rsid w:val="081F9F43"/>
    <w:rsid w:val="085B7F9C"/>
    <w:rsid w:val="08693D43"/>
    <w:rsid w:val="086B069B"/>
    <w:rsid w:val="08ED9B7B"/>
    <w:rsid w:val="09136D11"/>
    <w:rsid w:val="0927E8CF"/>
    <w:rsid w:val="09286017"/>
    <w:rsid w:val="0935696A"/>
    <w:rsid w:val="095C7319"/>
    <w:rsid w:val="09675F6C"/>
    <w:rsid w:val="097011A3"/>
    <w:rsid w:val="097201D3"/>
    <w:rsid w:val="09C6E36D"/>
    <w:rsid w:val="09C8AB5B"/>
    <w:rsid w:val="0A0ED16B"/>
    <w:rsid w:val="0A14DA06"/>
    <w:rsid w:val="0A3449E2"/>
    <w:rsid w:val="0A356F95"/>
    <w:rsid w:val="0A4210AD"/>
    <w:rsid w:val="0A597902"/>
    <w:rsid w:val="0A5C1FB5"/>
    <w:rsid w:val="0A757720"/>
    <w:rsid w:val="0A798CFF"/>
    <w:rsid w:val="0A896BDC"/>
    <w:rsid w:val="0AAA2D73"/>
    <w:rsid w:val="0AAF3D72"/>
    <w:rsid w:val="0AC00A2F"/>
    <w:rsid w:val="0AF9F102"/>
    <w:rsid w:val="0B0BE204"/>
    <w:rsid w:val="0B28B7DE"/>
    <w:rsid w:val="0B3430D7"/>
    <w:rsid w:val="0B830EF2"/>
    <w:rsid w:val="0B8C730E"/>
    <w:rsid w:val="0B99A58A"/>
    <w:rsid w:val="0BA1B1DF"/>
    <w:rsid w:val="0BABD457"/>
    <w:rsid w:val="0BB99491"/>
    <w:rsid w:val="0BCC26DA"/>
    <w:rsid w:val="0BDE8711"/>
    <w:rsid w:val="0BFAF915"/>
    <w:rsid w:val="0C127739"/>
    <w:rsid w:val="0C2A1E4E"/>
    <w:rsid w:val="0C3B171B"/>
    <w:rsid w:val="0C4AFF96"/>
    <w:rsid w:val="0C5AE480"/>
    <w:rsid w:val="0C65B289"/>
    <w:rsid w:val="0C6BF6F1"/>
    <w:rsid w:val="0C6D545B"/>
    <w:rsid w:val="0C7E8EE4"/>
    <w:rsid w:val="0CBD4034"/>
    <w:rsid w:val="0CC250D1"/>
    <w:rsid w:val="0CCB084A"/>
    <w:rsid w:val="0CDA2DF7"/>
    <w:rsid w:val="0CEE6742"/>
    <w:rsid w:val="0CFCB50D"/>
    <w:rsid w:val="0D04BDB5"/>
    <w:rsid w:val="0D2008EC"/>
    <w:rsid w:val="0D73A399"/>
    <w:rsid w:val="0D7D8F97"/>
    <w:rsid w:val="0D830A3C"/>
    <w:rsid w:val="0D97354F"/>
    <w:rsid w:val="0DB62C9F"/>
    <w:rsid w:val="0DCC84FE"/>
    <w:rsid w:val="0DFE5581"/>
    <w:rsid w:val="0E074800"/>
    <w:rsid w:val="0E0ACBC6"/>
    <w:rsid w:val="0E439AA9"/>
    <w:rsid w:val="0E4A5B23"/>
    <w:rsid w:val="0E4E0A48"/>
    <w:rsid w:val="0E53C61B"/>
    <w:rsid w:val="0E5E5A7E"/>
    <w:rsid w:val="0E7E7137"/>
    <w:rsid w:val="0E7E996E"/>
    <w:rsid w:val="0E85EB4B"/>
    <w:rsid w:val="0E9BD1F9"/>
    <w:rsid w:val="0E9E94D5"/>
    <w:rsid w:val="0EB9974C"/>
    <w:rsid w:val="0EBED1F2"/>
    <w:rsid w:val="0EC53572"/>
    <w:rsid w:val="0ECFA215"/>
    <w:rsid w:val="0EDC4684"/>
    <w:rsid w:val="0F0CF2BD"/>
    <w:rsid w:val="0F25158D"/>
    <w:rsid w:val="0F66F825"/>
    <w:rsid w:val="0F6EBC44"/>
    <w:rsid w:val="0F7DE54B"/>
    <w:rsid w:val="0F955A8B"/>
    <w:rsid w:val="0F9F0FCC"/>
    <w:rsid w:val="0FB2895E"/>
    <w:rsid w:val="0FFB59CF"/>
    <w:rsid w:val="0FFCA7E3"/>
    <w:rsid w:val="10075D49"/>
    <w:rsid w:val="100DD4F8"/>
    <w:rsid w:val="101F1F8C"/>
    <w:rsid w:val="1030D191"/>
    <w:rsid w:val="103AEDD5"/>
    <w:rsid w:val="1045161B"/>
    <w:rsid w:val="1045F413"/>
    <w:rsid w:val="10520185"/>
    <w:rsid w:val="1053076F"/>
    <w:rsid w:val="10678E70"/>
    <w:rsid w:val="10768C31"/>
    <w:rsid w:val="108C3D55"/>
    <w:rsid w:val="108F2370"/>
    <w:rsid w:val="10C0649F"/>
    <w:rsid w:val="10D77D88"/>
    <w:rsid w:val="10DF5732"/>
    <w:rsid w:val="10E7A648"/>
    <w:rsid w:val="10EA13C2"/>
    <w:rsid w:val="11097512"/>
    <w:rsid w:val="1112485A"/>
    <w:rsid w:val="111891AE"/>
    <w:rsid w:val="111E7EF6"/>
    <w:rsid w:val="112342E1"/>
    <w:rsid w:val="112B7269"/>
    <w:rsid w:val="11591874"/>
    <w:rsid w:val="11756DFF"/>
    <w:rsid w:val="11A4FC0D"/>
    <w:rsid w:val="11D86541"/>
    <w:rsid w:val="123C212C"/>
    <w:rsid w:val="124D74CF"/>
    <w:rsid w:val="126BE6D0"/>
    <w:rsid w:val="1287F8C9"/>
    <w:rsid w:val="129158A1"/>
    <w:rsid w:val="12AE2527"/>
    <w:rsid w:val="12C4906C"/>
    <w:rsid w:val="12CB3E71"/>
    <w:rsid w:val="12DA3CBD"/>
    <w:rsid w:val="12E189DB"/>
    <w:rsid w:val="12EA5657"/>
    <w:rsid w:val="12F952D5"/>
    <w:rsid w:val="1307A672"/>
    <w:rsid w:val="134CB09E"/>
    <w:rsid w:val="1361240B"/>
    <w:rsid w:val="137AC264"/>
    <w:rsid w:val="1382E92F"/>
    <w:rsid w:val="1393ED8B"/>
    <w:rsid w:val="13940797"/>
    <w:rsid w:val="13B3112E"/>
    <w:rsid w:val="13BAE82A"/>
    <w:rsid w:val="13C781A2"/>
    <w:rsid w:val="1481067E"/>
    <w:rsid w:val="14A3DBE7"/>
    <w:rsid w:val="14AA387D"/>
    <w:rsid w:val="14BFFED1"/>
    <w:rsid w:val="14DF3815"/>
    <w:rsid w:val="14E74FE0"/>
    <w:rsid w:val="14EDB641"/>
    <w:rsid w:val="153EC469"/>
    <w:rsid w:val="15470E28"/>
    <w:rsid w:val="1556D8A1"/>
    <w:rsid w:val="159335E6"/>
    <w:rsid w:val="15B1D7F7"/>
    <w:rsid w:val="15DD33B2"/>
    <w:rsid w:val="15E6E6EA"/>
    <w:rsid w:val="160BC335"/>
    <w:rsid w:val="16268ED1"/>
    <w:rsid w:val="1629A5A6"/>
    <w:rsid w:val="16499714"/>
    <w:rsid w:val="165F3C74"/>
    <w:rsid w:val="16653114"/>
    <w:rsid w:val="168D2FBA"/>
    <w:rsid w:val="16C58E0A"/>
    <w:rsid w:val="16EC6EBE"/>
    <w:rsid w:val="171BA00F"/>
    <w:rsid w:val="17767CD4"/>
    <w:rsid w:val="1791895D"/>
    <w:rsid w:val="179B7D3B"/>
    <w:rsid w:val="179D2CFD"/>
    <w:rsid w:val="18161FAD"/>
    <w:rsid w:val="1826ECF0"/>
    <w:rsid w:val="182F2722"/>
    <w:rsid w:val="1832EE5E"/>
    <w:rsid w:val="18396D3E"/>
    <w:rsid w:val="185662A1"/>
    <w:rsid w:val="1890A79D"/>
    <w:rsid w:val="189746DD"/>
    <w:rsid w:val="18BE4B1E"/>
    <w:rsid w:val="18BF68EA"/>
    <w:rsid w:val="18BFC618"/>
    <w:rsid w:val="18D73D8C"/>
    <w:rsid w:val="1931160A"/>
    <w:rsid w:val="19360893"/>
    <w:rsid w:val="1937E4DE"/>
    <w:rsid w:val="194DD82A"/>
    <w:rsid w:val="1988CBA1"/>
    <w:rsid w:val="19A4CF7F"/>
    <w:rsid w:val="19AD33EB"/>
    <w:rsid w:val="19D0148D"/>
    <w:rsid w:val="19D02070"/>
    <w:rsid w:val="19DB1BB6"/>
    <w:rsid w:val="19E0E435"/>
    <w:rsid w:val="1A07A956"/>
    <w:rsid w:val="1A0A4C88"/>
    <w:rsid w:val="1A218BE7"/>
    <w:rsid w:val="1A253A93"/>
    <w:rsid w:val="1A436517"/>
    <w:rsid w:val="1A45D5DA"/>
    <w:rsid w:val="1A8F1BA0"/>
    <w:rsid w:val="1AB0E9BC"/>
    <w:rsid w:val="1AC8A2EE"/>
    <w:rsid w:val="1AD933AC"/>
    <w:rsid w:val="1AE95901"/>
    <w:rsid w:val="1AEAD9A5"/>
    <w:rsid w:val="1AFF6982"/>
    <w:rsid w:val="1B007378"/>
    <w:rsid w:val="1B0EFAD2"/>
    <w:rsid w:val="1B2840C3"/>
    <w:rsid w:val="1B33B235"/>
    <w:rsid w:val="1B4E0BEB"/>
    <w:rsid w:val="1B50B086"/>
    <w:rsid w:val="1B5CB801"/>
    <w:rsid w:val="1B5FC551"/>
    <w:rsid w:val="1B717973"/>
    <w:rsid w:val="1B85075B"/>
    <w:rsid w:val="1B8BE633"/>
    <w:rsid w:val="1B9030DC"/>
    <w:rsid w:val="1BF77D8B"/>
    <w:rsid w:val="1BF938C6"/>
    <w:rsid w:val="1C260252"/>
    <w:rsid w:val="1C38199A"/>
    <w:rsid w:val="1C3B248B"/>
    <w:rsid w:val="1C3E3D17"/>
    <w:rsid w:val="1C4725E4"/>
    <w:rsid w:val="1C4DE7EC"/>
    <w:rsid w:val="1C7F7C5C"/>
    <w:rsid w:val="1C82DA63"/>
    <w:rsid w:val="1CC5C3B5"/>
    <w:rsid w:val="1CD61489"/>
    <w:rsid w:val="1CDE78A4"/>
    <w:rsid w:val="1CEDBBCA"/>
    <w:rsid w:val="1D04BE9F"/>
    <w:rsid w:val="1D06C8D9"/>
    <w:rsid w:val="1D119539"/>
    <w:rsid w:val="1D32742D"/>
    <w:rsid w:val="1D43738A"/>
    <w:rsid w:val="1D518382"/>
    <w:rsid w:val="1D55439E"/>
    <w:rsid w:val="1D5C311F"/>
    <w:rsid w:val="1D5E8688"/>
    <w:rsid w:val="1D6716C7"/>
    <w:rsid w:val="1D6E0C5B"/>
    <w:rsid w:val="1D86E266"/>
    <w:rsid w:val="1DB2E089"/>
    <w:rsid w:val="1DC123E8"/>
    <w:rsid w:val="1DD6825A"/>
    <w:rsid w:val="1DDA5F79"/>
    <w:rsid w:val="1DFE95BB"/>
    <w:rsid w:val="1DFFCFF9"/>
    <w:rsid w:val="1E090CCB"/>
    <w:rsid w:val="1E2A390A"/>
    <w:rsid w:val="1E375673"/>
    <w:rsid w:val="1E629AE6"/>
    <w:rsid w:val="1E640395"/>
    <w:rsid w:val="1E663124"/>
    <w:rsid w:val="1E797B5F"/>
    <w:rsid w:val="1E816BFB"/>
    <w:rsid w:val="1EBA2316"/>
    <w:rsid w:val="1ECF53A4"/>
    <w:rsid w:val="1EE7262D"/>
    <w:rsid w:val="1F078253"/>
    <w:rsid w:val="1F678EB2"/>
    <w:rsid w:val="1F684530"/>
    <w:rsid w:val="1F82EF53"/>
    <w:rsid w:val="1F8E85DA"/>
    <w:rsid w:val="1FAAEF47"/>
    <w:rsid w:val="1FCAEC4C"/>
    <w:rsid w:val="1FD03F8C"/>
    <w:rsid w:val="1FD84299"/>
    <w:rsid w:val="1FDCFD1E"/>
    <w:rsid w:val="1FFB89C8"/>
    <w:rsid w:val="20207BAF"/>
    <w:rsid w:val="2026E31B"/>
    <w:rsid w:val="20329B46"/>
    <w:rsid w:val="2045EE67"/>
    <w:rsid w:val="2048C278"/>
    <w:rsid w:val="204D9B5F"/>
    <w:rsid w:val="20516968"/>
    <w:rsid w:val="20628C44"/>
    <w:rsid w:val="206B2982"/>
    <w:rsid w:val="206F127A"/>
    <w:rsid w:val="206F91C3"/>
    <w:rsid w:val="20A1E5E7"/>
    <w:rsid w:val="20AB4206"/>
    <w:rsid w:val="20C96934"/>
    <w:rsid w:val="20D324A2"/>
    <w:rsid w:val="20FEC696"/>
    <w:rsid w:val="211C4466"/>
    <w:rsid w:val="2148C35F"/>
    <w:rsid w:val="215A819A"/>
    <w:rsid w:val="21600076"/>
    <w:rsid w:val="217B7381"/>
    <w:rsid w:val="219D3B43"/>
    <w:rsid w:val="21CDE56C"/>
    <w:rsid w:val="22258984"/>
    <w:rsid w:val="22568417"/>
    <w:rsid w:val="225D7E29"/>
    <w:rsid w:val="226E68A8"/>
    <w:rsid w:val="2271339F"/>
    <w:rsid w:val="22748B90"/>
    <w:rsid w:val="2277A6E9"/>
    <w:rsid w:val="227CB135"/>
    <w:rsid w:val="228690E1"/>
    <w:rsid w:val="22AE3371"/>
    <w:rsid w:val="22B73FE9"/>
    <w:rsid w:val="22D6F5FA"/>
    <w:rsid w:val="22F17872"/>
    <w:rsid w:val="22F6372E"/>
    <w:rsid w:val="2301928F"/>
    <w:rsid w:val="2323490B"/>
    <w:rsid w:val="232B3A7D"/>
    <w:rsid w:val="23431BB0"/>
    <w:rsid w:val="234CEC82"/>
    <w:rsid w:val="23614690"/>
    <w:rsid w:val="23AF2DB2"/>
    <w:rsid w:val="23F1695C"/>
    <w:rsid w:val="23F3BB08"/>
    <w:rsid w:val="23FF18EF"/>
    <w:rsid w:val="240489E5"/>
    <w:rsid w:val="24338C7F"/>
    <w:rsid w:val="2444A2BA"/>
    <w:rsid w:val="2472BB89"/>
    <w:rsid w:val="248994DB"/>
    <w:rsid w:val="248B8005"/>
    <w:rsid w:val="24DC8D72"/>
    <w:rsid w:val="24DD5645"/>
    <w:rsid w:val="24DD5C45"/>
    <w:rsid w:val="24EC93C4"/>
    <w:rsid w:val="2530C262"/>
    <w:rsid w:val="2533541B"/>
    <w:rsid w:val="2540351F"/>
    <w:rsid w:val="2543786F"/>
    <w:rsid w:val="2563173F"/>
    <w:rsid w:val="25A05A46"/>
    <w:rsid w:val="25BDAB35"/>
    <w:rsid w:val="2616F170"/>
    <w:rsid w:val="261E158B"/>
    <w:rsid w:val="263E0F67"/>
    <w:rsid w:val="26658C03"/>
    <w:rsid w:val="2667D7C3"/>
    <w:rsid w:val="26776622"/>
    <w:rsid w:val="2689B82A"/>
    <w:rsid w:val="269EA34C"/>
    <w:rsid w:val="26A579C5"/>
    <w:rsid w:val="26CBA67F"/>
    <w:rsid w:val="26DC82F8"/>
    <w:rsid w:val="26F146F7"/>
    <w:rsid w:val="272E61F8"/>
    <w:rsid w:val="273D66C1"/>
    <w:rsid w:val="2744A4C2"/>
    <w:rsid w:val="27492C3C"/>
    <w:rsid w:val="275304F5"/>
    <w:rsid w:val="27607B72"/>
    <w:rsid w:val="27834D55"/>
    <w:rsid w:val="27CD3C72"/>
    <w:rsid w:val="27DFE1BE"/>
    <w:rsid w:val="27E480D6"/>
    <w:rsid w:val="28168CD3"/>
    <w:rsid w:val="28184BA4"/>
    <w:rsid w:val="28480D6A"/>
    <w:rsid w:val="285BB93F"/>
    <w:rsid w:val="289C5172"/>
    <w:rsid w:val="28B2A3BB"/>
    <w:rsid w:val="28C4F08F"/>
    <w:rsid w:val="28E42901"/>
    <w:rsid w:val="28EC45CA"/>
    <w:rsid w:val="2904B13C"/>
    <w:rsid w:val="29142F32"/>
    <w:rsid w:val="291BF2F4"/>
    <w:rsid w:val="2924CEFC"/>
    <w:rsid w:val="2931AE92"/>
    <w:rsid w:val="297A3A23"/>
    <w:rsid w:val="29F298D1"/>
    <w:rsid w:val="2A302FE8"/>
    <w:rsid w:val="2A473FF0"/>
    <w:rsid w:val="2A59A043"/>
    <w:rsid w:val="2A6831B0"/>
    <w:rsid w:val="2A7597A6"/>
    <w:rsid w:val="2A83CAC2"/>
    <w:rsid w:val="2AC12987"/>
    <w:rsid w:val="2AD4DC44"/>
    <w:rsid w:val="2AF1E67E"/>
    <w:rsid w:val="2B01D9C6"/>
    <w:rsid w:val="2B080D9B"/>
    <w:rsid w:val="2B38108F"/>
    <w:rsid w:val="2B62635A"/>
    <w:rsid w:val="2B6A89F7"/>
    <w:rsid w:val="2B6F7636"/>
    <w:rsid w:val="2B96F088"/>
    <w:rsid w:val="2BB2E925"/>
    <w:rsid w:val="2BC78FD1"/>
    <w:rsid w:val="2BDE3BD8"/>
    <w:rsid w:val="2BF5BA5E"/>
    <w:rsid w:val="2BFBEE93"/>
    <w:rsid w:val="2C1FD0E2"/>
    <w:rsid w:val="2C68983E"/>
    <w:rsid w:val="2C6AE5A9"/>
    <w:rsid w:val="2C9417A9"/>
    <w:rsid w:val="2C980F28"/>
    <w:rsid w:val="2CB320A6"/>
    <w:rsid w:val="2CCD211D"/>
    <w:rsid w:val="2D0B4E31"/>
    <w:rsid w:val="2D2AE787"/>
    <w:rsid w:val="2D7B7683"/>
    <w:rsid w:val="2D7CFEBA"/>
    <w:rsid w:val="2D9C595C"/>
    <w:rsid w:val="2DAF7B3A"/>
    <w:rsid w:val="2DC12D26"/>
    <w:rsid w:val="2DEAE8D8"/>
    <w:rsid w:val="2DFBA46F"/>
    <w:rsid w:val="2E0322A1"/>
    <w:rsid w:val="2E42FC1F"/>
    <w:rsid w:val="2E4C78AA"/>
    <w:rsid w:val="2E664E35"/>
    <w:rsid w:val="2E6668C8"/>
    <w:rsid w:val="2E89835B"/>
    <w:rsid w:val="2E9507FD"/>
    <w:rsid w:val="2EDBD465"/>
    <w:rsid w:val="2EE94B50"/>
    <w:rsid w:val="2F14D651"/>
    <w:rsid w:val="2F205392"/>
    <w:rsid w:val="2F2A7954"/>
    <w:rsid w:val="2F2FCD54"/>
    <w:rsid w:val="2F4DE74D"/>
    <w:rsid w:val="2F5329E2"/>
    <w:rsid w:val="2F7219FB"/>
    <w:rsid w:val="2F7A77BD"/>
    <w:rsid w:val="2F83621C"/>
    <w:rsid w:val="2F84E965"/>
    <w:rsid w:val="2F86B6DE"/>
    <w:rsid w:val="2F9844F6"/>
    <w:rsid w:val="2FCC9BDD"/>
    <w:rsid w:val="3008C297"/>
    <w:rsid w:val="300C05BF"/>
    <w:rsid w:val="303AFF7F"/>
    <w:rsid w:val="303E7632"/>
    <w:rsid w:val="30656156"/>
    <w:rsid w:val="30782C1B"/>
    <w:rsid w:val="3086981B"/>
    <w:rsid w:val="309D1B14"/>
    <w:rsid w:val="30EE22D7"/>
    <w:rsid w:val="30EE6EA1"/>
    <w:rsid w:val="310F3A58"/>
    <w:rsid w:val="31185AC7"/>
    <w:rsid w:val="31302054"/>
    <w:rsid w:val="314263B5"/>
    <w:rsid w:val="3170632C"/>
    <w:rsid w:val="3195D8F2"/>
    <w:rsid w:val="31BEFF5C"/>
    <w:rsid w:val="31F1697A"/>
    <w:rsid w:val="31F3FC0A"/>
    <w:rsid w:val="31F52505"/>
    <w:rsid w:val="31F8AA6F"/>
    <w:rsid w:val="31FBF339"/>
    <w:rsid w:val="320AA832"/>
    <w:rsid w:val="32250B33"/>
    <w:rsid w:val="322D30BB"/>
    <w:rsid w:val="322E1C5D"/>
    <w:rsid w:val="3240A5B0"/>
    <w:rsid w:val="32733BF9"/>
    <w:rsid w:val="329AC1E9"/>
    <w:rsid w:val="32B557F8"/>
    <w:rsid w:val="32BB02DE"/>
    <w:rsid w:val="32D62EB3"/>
    <w:rsid w:val="32E1DD8E"/>
    <w:rsid w:val="32F6E531"/>
    <w:rsid w:val="331267F3"/>
    <w:rsid w:val="33165A14"/>
    <w:rsid w:val="3317C359"/>
    <w:rsid w:val="33320B6F"/>
    <w:rsid w:val="333C4106"/>
    <w:rsid w:val="33416E3C"/>
    <w:rsid w:val="338916CD"/>
    <w:rsid w:val="3394877D"/>
    <w:rsid w:val="33C3AAEE"/>
    <w:rsid w:val="33D7B36A"/>
    <w:rsid w:val="33F7B955"/>
    <w:rsid w:val="34076CA5"/>
    <w:rsid w:val="341634B9"/>
    <w:rsid w:val="342A7A86"/>
    <w:rsid w:val="342DDDC8"/>
    <w:rsid w:val="3438595E"/>
    <w:rsid w:val="343D0EAC"/>
    <w:rsid w:val="345BD090"/>
    <w:rsid w:val="3471219A"/>
    <w:rsid w:val="3499DE9F"/>
    <w:rsid w:val="34C7C4E7"/>
    <w:rsid w:val="34DF0181"/>
    <w:rsid w:val="34EF07A3"/>
    <w:rsid w:val="350D179D"/>
    <w:rsid w:val="3516AAE3"/>
    <w:rsid w:val="351B61F7"/>
    <w:rsid w:val="3520A4CA"/>
    <w:rsid w:val="35293435"/>
    <w:rsid w:val="3539C64D"/>
    <w:rsid w:val="354D3A63"/>
    <w:rsid w:val="354D7C49"/>
    <w:rsid w:val="35966953"/>
    <w:rsid w:val="359A060A"/>
    <w:rsid w:val="35CF122D"/>
    <w:rsid w:val="35FC10FB"/>
    <w:rsid w:val="35FE7617"/>
    <w:rsid w:val="36031A1D"/>
    <w:rsid w:val="3616E55B"/>
    <w:rsid w:val="365D6061"/>
    <w:rsid w:val="365DB848"/>
    <w:rsid w:val="366EBDEF"/>
    <w:rsid w:val="36A88BEB"/>
    <w:rsid w:val="36B2BB1E"/>
    <w:rsid w:val="36C8411F"/>
    <w:rsid w:val="36F07AEF"/>
    <w:rsid w:val="3721EA3C"/>
    <w:rsid w:val="3723737D"/>
    <w:rsid w:val="3724A156"/>
    <w:rsid w:val="3726114D"/>
    <w:rsid w:val="3737CA0A"/>
    <w:rsid w:val="3738E8AE"/>
    <w:rsid w:val="3766FAE5"/>
    <w:rsid w:val="379EA059"/>
    <w:rsid w:val="37A79A9E"/>
    <w:rsid w:val="37AD65ED"/>
    <w:rsid w:val="37BE61BB"/>
    <w:rsid w:val="37D62509"/>
    <w:rsid w:val="37E6640E"/>
    <w:rsid w:val="37F3C5FE"/>
    <w:rsid w:val="380225E8"/>
    <w:rsid w:val="385A926E"/>
    <w:rsid w:val="38777C65"/>
    <w:rsid w:val="3886A7E2"/>
    <w:rsid w:val="389D510D"/>
    <w:rsid w:val="38A3ADF1"/>
    <w:rsid w:val="38CEEF0F"/>
    <w:rsid w:val="38E57905"/>
    <w:rsid w:val="38FE8673"/>
    <w:rsid w:val="391EA69F"/>
    <w:rsid w:val="395C3752"/>
    <w:rsid w:val="398A47D6"/>
    <w:rsid w:val="39B6B42D"/>
    <w:rsid w:val="39CD8221"/>
    <w:rsid w:val="39D185F4"/>
    <w:rsid w:val="39E7A193"/>
    <w:rsid w:val="39E8B7A6"/>
    <w:rsid w:val="39F56027"/>
    <w:rsid w:val="3A1FA43B"/>
    <w:rsid w:val="3A201357"/>
    <w:rsid w:val="3A2CDAC8"/>
    <w:rsid w:val="3A44C7C0"/>
    <w:rsid w:val="3A460CE8"/>
    <w:rsid w:val="3A4B8B07"/>
    <w:rsid w:val="3A4E52DD"/>
    <w:rsid w:val="3A55D603"/>
    <w:rsid w:val="3A81CB41"/>
    <w:rsid w:val="3A99C71A"/>
    <w:rsid w:val="3AB14A63"/>
    <w:rsid w:val="3AB7914A"/>
    <w:rsid w:val="3AD10749"/>
    <w:rsid w:val="3AD706B4"/>
    <w:rsid w:val="3ADCA733"/>
    <w:rsid w:val="3AE00BB6"/>
    <w:rsid w:val="3AE85B7F"/>
    <w:rsid w:val="3B030EB6"/>
    <w:rsid w:val="3B0F718F"/>
    <w:rsid w:val="3B1CF236"/>
    <w:rsid w:val="3B706284"/>
    <w:rsid w:val="3B7A0A3F"/>
    <w:rsid w:val="3B81EDBE"/>
    <w:rsid w:val="3B8C0C15"/>
    <w:rsid w:val="3BAFB88F"/>
    <w:rsid w:val="3BB0A750"/>
    <w:rsid w:val="3BE6CA4A"/>
    <w:rsid w:val="3BE6DA9C"/>
    <w:rsid w:val="3C161328"/>
    <w:rsid w:val="3C345D0B"/>
    <w:rsid w:val="3C41DD89"/>
    <w:rsid w:val="3C61620A"/>
    <w:rsid w:val="3C9734B7"/>
    <w:rsid w:val="3CCDC31A"/>
    <w:rsid w:val="3D07D73B"/>
    <w:rsid w:val="3D1E85C4"/>
    <w:rsid w:val="3D220B03"/>
    <w:rsid w:val="3D2F69EF"/>
    <w:rsid w:val="3DA6355E"/>
    <w:rsid w:val="3DE2F764"/>
    <w:rsid w:val="3DE769EB"/>
    <w:rsid w:val="3DFF28D6"/>
    <w:rsid w:val="3E1F0DE1"/>
    <w:rsid w:val="3E28323A"/>
    <w:rsid w:val="3E5F6F43"/>
    <w:rsid w:val="3E63BDB2"/>
    <w:rsid w:val="3E7403C6"/>
    <w:rsid w:val="3E753313"/>
    <w:rsid w:val="3E864D35"/>
    <w:rsid w:val="3E8CCC92"/>
    <w:rsid w:val="3E91219E"/>
    <w:rsid w:val="3F5DA31E"/>
    <w:rsid w:val="3F94771D"/>
    <w:rsid w:val="3FB8CDB4"/>
    <w:rsid w:val="3FC20A4E"/>
    <w:rsid w:val="3FD79A1E"/>
    <w:rsid w:val="4001D730"/>
    <w:rsid w:val="400EE698"/>
    <w:rsid w:val="4034B70C"/>
    <w:rsid w:val="403D901C"/>
    <w:rsid w:val="403E5FA0"/>
    <w:rsid w:val="4048E2AD"/>
    <w:rsid w:val="40634E8B"/>
    <w:rsid w:val="406651FE"/>
    <w:rsid w:val="40A02480"/>
    <w:rsid w:val="40A80C6E"/>
    <w:rsid w:val="40B49582"/>
    <w:rsid w:val="40C2155A"/>
    <w:rsid w:val="40CC9D6B"/>
    <w:rsid w:val="40D47C3F"/>
    <w:rsid w:val="40F296F6"/>
    <w:rsid w:val="40F6E716"/>
    <w:rsid w:val="4109DF0A"/>
    <w:rsid w:val="411914C5"/>
    <w:rsid w:val="411B3FBD"/>
    <w:rsid w:val="414D6057"/>
    <w:rsid w:val="4170B4CE"/>
    <w:rsid w:val="41EAFC1C"/>
    <w:rsid w:val="41EB739E"/>
    <w:rsid w:val="41FAFA57"/>
    <w:rsid w:val="421EF255"/>
    <w:rsid w:val="42256336"/>
    <w:rsid w:val="42394425"/>
    <w:rsid w:val="4253CF01"/>
    <w:rsid w:val="429E897B"/>
    <w:rsid w:val="429EE76E"/>
    <w:rsid w:val="42A0C735"/>
    <w:rsid w:val="42A81ADB"/>
    <w:rsid w:val="42AD7289"/>
    <w:rsid w:val="42BA153F"/>
    <w:rsid w:val="42F4C4E8"/>
    <w:rsid w:val="43047689"/>
    <w:rsid w:val="432AEDD4"/>
    <w:rsid w:val="43422680"/>
    <w:rsid w:val="4350FFAA"/>
    <w:rsid w:val="43A91F69"/>
    <w:rsid w:val="43BF6A04"/>
    <w:rsid w:val="43C12508"/>
    <w:rsid w:val="43D411E3"/>
    <w:rsid w:val="43DAAA20"/>
    <w:rsid w:val="44691A6F"/>
    <w:rsid w:val="44AE7085"/>
    <w:rsid w:val="44D32276"/>
    <w:rsid w:val="44F93A24"/>
    <w:rsid w:val="4504264A"/>
    <w:rsid w:val="452B4BB7"/>
    <w:rsid w:val="453FE77A"/>
    <w:rsid w:val="455F11F7"/>
    <w:rsid w:val="45783A42"/>
    <w:rsid w:val="459C3D22"/>
    <w:rsid w:val="45B23DF3"/>
    <w:rsid w:val="45DAA2E7"/>
    <w:rsid w:val="461470E7"/>
    <w:rsid w:val="4645B2CD"/>
    <w:rsid w:val="464B0441"/>
    <w:rsid w:val="464C9A26"/>
    <w:rsid w:val="464F123B"/>
    <w:rsid w:val="46634694"/>
    <w:rsid w:val="46652D2A"/>
    <w:rsid w:val="46726DB7"/>
    <w:rsid w:val="4674513E"/>
    <w:rsid w:val="468646E0"/>
    <w:rsid w:val="469A25E7"/>
    <w:rsid w:val="46BB06F6"/>
    <w:rsid w:val="46EA52AA"/>
    <w:rsid w:val="470B0CB6"/>
    <w:rsid w:val="4720A838"/>
    <w:rsid w:val="4721230D"/>
    <w:rsid w:val="476B8A38"/>
    <w:rsid w:val="47703C44"/>
    <w:rsid w:val="47727571"/>
    <w:rsid w:val="4779AF43"/>
    <w:rsid w:val="47C022BC"/>
    <w:rsid w:val="47DF811C"/>
    <w:rsid w:val="47E93AB6"/>
    <w:rsid w:val="480AA686"/>
    <w:rsid w:val="4842A546"/>
    <w:rsid w:val="4862B877"/>
    <w:rsid w:val="48707763"/>
    <w:rsid w:val="4878F56D"/>
    <w:rsid w:val="48A2F621"/>
    <w:rsid w:val="48A7EB07"/>
    <w:rsid w:val="48B4BE5E"/>
    <w:rsid w:val="48BDFD49"/>
    <w:rsid w:val="48C13427"/>
    <w:rsid w:val="48E8661E"/>
    <w:rsid w:val="49003A22"/>
    <w:rsid w:val="4911EEBA"/>
    <w:rsid w:val="49A629BA"/>
    <w:rsid w:val="49B3EA2B"/>
    <w:rsid w:val="49F235FD"/>
    <w:rsid w:val="4A15D324"/>
    <w:rsid w:val="4A31793B"/>
    <w:rsid w:val="4A3F897F"/>
    <w:rsid w:val="4A47D6E8"/>
    <w:rsid w:val="4A4E4417"/>
    <w:rsid w:val="4A5ED9E1"/>
    <w:rsid w:val="4AADBF1B"/>
    <w:rsid w:val="4AD11941"/>
    <w:rsid w:val="4B0055F1"/>
    <w:rsid w:val="4B0698C4"/>
    <w:rsid w:val="4B0B46A4"/>
    <w:rsid w:val="4B5011F5"/>
    <w:rsid w:val="4B51C679"/>
    <w:rsid w:val="4B531D30"/>
    <w:rsid w:val="4B56134E"/>
    <w:rsid w:val="4B5B3732"/>
    <w:rsid w:val="4B61362D"/>
    <w:rsid w:val="4B6B6B66"/>
    <w:rsid w:val="4BDB725A"/>
    <w:rsid w:val="4BFFF4AD"/>
    <w:rsid w:val="4C000CE9"/>
    <w:rsid w:val="4C090909"/>
    <w:rsid w:val="4C133E18"/>
    <w:rsid w:val="4C26BBDA"/>
    <w:rsid w:val="4C7E79D1"/>
    <w:rsid w:val="4CA135BF"/>
    <w:rsid w:val="4CC09435"/>
    <w:rsid w:val="4CCBAAFE"/>
    <w:rsid w:val="4CCE8E90"/>
    <w:rsid w:val="4CD974F3"/>
    <w:rsid w:val="4CDC75CA"/>
    <w:rsid w:val="4CEDC419"/>
    <w:rsid w:val="4CF8F0F5"/>
    <w:rsid w:val="4D3C57F3"/>
    <w:rsid w:val="4D400DF2"/>
    <w:rsid w:val="4D41831B"/>
    <w:rsid w:val="4D801A96"/>
    <w:rsid w:val="4D8D3468"/>
    <w:rsid w:val="4D96E62E"/>
    <w:rsid w:val="4DE7D78B"/>
    <w:rsid w:val="4E022BF8"/>
    <w:rsid w:val="4E4E2CE0"/>
    <w:rsid w:val="4E598D00"/>
    <w:rsid w:val="4E6E91E3"/>
    <w:rsid w:val="4E780A37"/>
    <w:rsid w:val="4E91E764"/>
    <w:rsid w:val="4E97C9EE"/>
    <w:rsid w:val="4EB36326"/>
    <w:rsid w:val="4EC80BCB"/>
    <w:rsid w:val="4ED4E424"/>
    <w:rsid w:val="4EE7783C"/>
    <w:rsid w:val="4EEE3566"/>
    <w:rsid w:val="4F00B00E"/>
    <w:rsid w:val="4F1DD1E8"/>
    <w:rsid w:val="4F2264CF"/>
    <w:rsid w:val="4F2281BB"/>
    <w:rsid w:val="4F36DB0E"/>
    <w:rsid w:val="4F3F06C8"/>
    <w:rsid w:val="4F60A124"/>
    <w:rsid w:val="4F78302F"/>
    <w:rsid w:val="4F7D7029"/>
    <w:rsid w:val="4FC5EAFD"/>
    <w:rsid w:val="4FC65954"/>
    <w:rsid w:val="4FCD6530"/>
    <w:rsid w:val="4FD51023"/>
    <w:rsid w:val="4FDC86EF"/>
    <w:rsid w:val="4FE75039"/>
    <w:rsid w:val="4FF4D211"/>
    <w:rsid w:val="50159502"/>
    <w:rsid w:val="50189A4D"/>
    <w:rsid w:val="5022D777"/>
    <w:rsid w:val="5028038E"/>
    <w:rsid w:val="5082D356"/>
    <w:rsid w:val="5085CBA8"/>
    <w:rsid w:val="509536CC"/>
    <w:rsid w:val="5096AA11"/>
    <w:rsid w:val="509CE613"/>
    <w:rsid w:val="50B0CE3E"/>
    <w:rsid w:val="50E701E0"/>
    <w:rsid w:val="50FD9A00"/>
    <w:rsid w:val="51327465"/>
    <w:rsid w:val="515AE613"/>
    <w:rsid w:val="5183EC5B"/>
    <w:rsid w:val="519311D0"/>
    <w:rsid w:val="51C23004"/>
    <w:rsid w:val="51CA90A0"/>
    <w:rsid w:val="51D3C5D5"/>
    <w:rsid w:val="51E5AD38"/>
    <w:rsid w:val="51EC2714"/>
    <w:rsid w:val="522447C0"/>
    <w:rsid w:val="5299331F"/>
    <w:rsid w:val="52A08758"/>
    <w:rsid w:val="52AEAC57"/>
    <w:rsid w:val="52B46E9F"/>
    <w:rsid w:val="52CEB64B"/>
    <w:rsid w:val="52D4D5D4"/>
    <w:rsid w:val="52DBBEBA"/>
    <w:rsid w:val="52F75F25"/>
    <w:rsid w:val="52F80578"/>
    <w:rsid w:val="530C9450"/>
    <w:rsid w:val="532376EE"/>
    <w:rsid w:val="5325B21B"/>
    <w:rsid w:val="5328CF1E"/>
    <w:rsid w:val="537AF146"/>
    <w:rsid w:val="538ACFEC"/>
    <w:rsid w:val="539F5843"/>
    <w:rsid w:val="53CFE3DB"/>
    <w:rsid w:val="53DDE077"/>
    <w:rsid w:val="53F286E8"/>
    <w:rsid w:val="53F69856"/>
    <w:rsid w:val="53FF4CAB"/>
    <w:rsid w:val="54350380"/>
    <w:rsid w:val="543596EF"/>
    <w:rsid w:val="5466DBA5"/>
    <w:rsid w:val="54680F2A"/>
    <w:rsid w:val="54B5B044"/>
    <w:rsid w:val="54D00131"/>
    <w:rsid w:val="550189F9"/>
    <w:rsid w:val="550EA255"/>
    <w:rsid w:val="55137D5B"/>
    <w:rsid w:val="554B3EBB"/>
    <w:rsid w:val="55504671"/>
    <w:rsid w:val="5555C9A5"/>
    <w:rsid w:val="55A521FB"/>
    <w:rsid w:val="55AE00F4"/>
    <w:rsid w:val="55E64D19"/>
    <w:rsid w:val="56001338"/>
    <w:rsid w:val="56200885"/>
    <w:rsid w:val="56288B36"/>
    <w:rsid w:val="5637A828"/>
    <w:rsid w:val="566F1283"/>
    <w:rsid w:val="567212BE"/>
    <w:rsid w:val="5675A12A"/>
    <w:rsid w:val="569BF72E"/>
    <w:rsid w:val="56A6616A"/>
    <w:rsid w:val="56B878E6"/>
    <w:rsid w:val="56DFFC75"/>
    <w:rsid w:val="56EF45DA"/>
    <w:rsid w:val="56F953B7"/>
    <w:rsid w:val="571421FC"/>
    <w:rsid w:val="57181954"/>
    <w:rsid w:val="574FD1B3"/>
    <w:rsid w:val="57774EC2"/>
    <w:rsid w:val="578A524A"/>
    <w:rsid w:val="578A88EA"/>
    <w:rsid w:val="578B9D80"/>
    <w:rsid w:val="5798B526"/>
    <w:rsid w:val="579FAFEC"/>
    <w:rsid w:val="57CCCF96"/>
    <w:rsid w:val="57DAEE4F"/>
    <w:rsid w:val="57DEC951"/>
    <w:rsid w:val="57F20B88"/>
    <w:rsid w:val="581ADD83"/>
    <w:rsid w:val="5846BC6E"/>
    <w:rsid w:val="58470897"/>
    <w:rsid w:val="584A3430"/>
    <w:rsid w:val="58A59D7D"/>
    <w:rsid w:val="58A955C5"/>
    <w:rsid w:val="58B0E665"/>
    <w:rsid w:val="58C16D16"/>
    <w:rsid w:val="58C42E59"/>
    <w:rsid w:val="591AB45B"/>
    <w:rsid w:val="59469CD9"/>
    <w:rsid w:val="594B7F0B"/>
    <w:rsid w:val="596D5D04"/>
    <w:rsid w:val="597A540B"/>
    <w:rsid w:val="598496D9"/>
    <w:rsid w:val="59899CDF"/>
    <w:rsid w:val="59A1D075"/>
    <w:rsid w:val="59A8CEE6"/>
    <w:rsid w:val="59C8AC15"/>
    <w:rsid w:val="59DDBF29"/>
    <w:rsid w:val="59DE2214"/>
    <w:rsid w:val="59FB22A8"/>
    <w:rsid w:val="5A0046EF"/>
    <w:rsid w:val="5A058206"/>
    <w:rsid w:val="5A1D4D70"/>
    <w:rsid w:val="5A75E517"/>
    <w:rsid w:val="5A7A23F9"/>
    <w:rsid w:val="5AC4CE4D"/>
    <w:rsid w:val="5ADD2A52"/>
    <w:rsid w:val="5AE08B21"/>
    <w:rsid w:val="5AE2BD12"/>
    <w:rsid w:val="5AEE15A1"/>
    <w:rsid w:val="5B1993A2"/>
    <w:rsid w:val="5B3C88DD"/>
    <w:rsid w:val="5B5E31DD"/>
    <w:rsid w:val="5B64EAEB"/>
    <w:rsid w:val="5B7CFA22"/>
    <w:rsid w:val="5BB3E803"/>
    <w:rsid w:val="5BBC6009"/>
    <w:rsid w:val="5BBFAA67"/>
    <w:rsid w:val="5BECB557"/>
    <w:rsid w:val="5BF9A9A9"/>
    <w:rsid w:val="5BFC97AB"/>
    <w:rsid w:val="5C13CBD4"/>
    <w:rsid w:val="5C2A43F9"/>
    <w:rsid w:val="5C485CCD"/>
    <w:rsid w:val="5C57E226"/>
    <w:rsid w:val="5C669489"/>
    <w:rsid w:val="5C6AF8F3"/>
    <w:rsid w:val="5C7BA244"/>
    <w:rsid w:val="5CE09F9D"/>
    <w:rsid w:val="5D269848"/>
    <w:rsid w:val="5D3FA52E"/>
    <w:rsid w:val="5D5D6632"/>
    <w:rsid w:val="5D81A2AB"/>
    <w:rsid w:val="5D86A2F7"/>
    <w:rsid w:val="5D9780F6"/>
    <w:rsid w:val="5DB0531E"/>
    <w:rsid w:val="5DB46433"/>
    <w:rsid w:val="5DE1229A"/>
    <w:rsid w:val="5E15D5AA"/>
    <w:rsid w:val="5E301C79"/>
    <w:rsid w:val="5E44EC38"/>
    <w:rsid w:val="5E59D02E"/>
    <w:rsid w:val="5E74C39F"/>
    <w:rsid w:val="5E783F79"/>
    <w:rsid w:val="5E95EFBA"/>
    <w:rsid w:val="5EA8D933"/>
    <w:rsid w:val="5EF331A0"/>
    <w:rsid w:val="5EF366B7"/>
    <w:rsid w:val="5EF3ADC2"/>
    <w:rsid w:val="5F1881FD"/>
    <w:rsid w:val="5F4CEA42"/>
    <w:rsid w:val="5F53F948"/>
    <w:rsid w:val="5FB30A53"/>
    <w:rsid w:val="6004B469"/>
    <w:rsid w:val="6005EA49"/>
    <w:rsid w:val="601FC6E6"/>
    <w:rsid w:val="603BE753"/>
    <w:rsid w:val="6048E53D"/>
    <w:rsid w:val="604AD62F"/>
    <w:rsid w:val="6050D61C"/>
    <w:rsid w:val="6082A250"/>
    <w:rsid w:val="60C0540F"/>
    <w:rsid w:val="60D45FE5"/>
    <w:rsid w:val="60FCCA15"/>
    <w:rsid w:val="6123B7F0"/>
    <w:rsid w:val="612FBAE7"/>
    <w:rsid w:val="6130B0A1"/>
    <w:rsid w:val="61B120D7"/>
    <w:rsid w:val="61CE78C0"/>
    <w:rsid w:val="61D6600B"/>
    <w:rsid w:val="61F8F1D2"/>
    <w:rsid w:val="6213D7EA"/>
    <w:rsid w:val="621CC2B3"/>
    <w:rsid w:val="62212369"/>
    <w:rsid w:val="6224EBD6"/>
    <w:rsid w:val="62410289"/>
    <w:rsid w:val="624C54B3"/>
    <w:rsid w:val="624DA121"/>
    <w:rsid w:val="6277E114"/>
    <w:rsid w:val="6280DB5C"/>
    <w:rsid w:val="62A0FFEB"/>
    <w:rsid w:val="62A887BE"/>
    <w:rsid w:val="62B328E9"/>
    <w:rsid w:val="62B68CC2"/>
    <w:rsid w:val="62C3754E"/>
    <w:rsid w:val="62E31150"/>
    <w:rsid w:val="62FCADC0"/>
    <w:rsid w:val="63209BD5"/>
    <w:rsid w:val="6369037A"/>
    <w:rsid w:val="636BD654"/>
    <w:rsid w:val="63854881"/>
    <w:rsid w:val="638B402A"/>
    <w:rsid w:val="63978BF7"/>
    <w:rsid w:val="63B69DD3"/>
    <w:rsid w:val="63B7F410"/>
    <w:rsid w:val="63BCFD29"/>
    <w:rsid w:val="63C321A4"/>
    <w:rsid w:val="63E78CE1"/>
    <w:rsid w:val="6403BA16"/>
    <w:rsid w:val="6403F4E2"/>
    <w:rsid w:val="64317A4F"/>
    <w:rsid w:val="6442B42A"/>
    <w:rsid w:val="645CAD5D"/>
    <w:rsid w:val="64B93682"/>
    <w:rsid w:val="64BF558D"/>
    <w:rsid w:val="64D15910"/>
    <w:rsid w:val="64DB2173"/>
    <w:rsid w:val="64E76617"/>
    <w:rsid w:val="655263D7"/>
    <w:rsid w:val="655D6DB1"/>
    <w:rsid w:val="6569B07E"/>
    <w:rsid w:val="6575ED22"/>
    <w:rsid w:val="658AA098"/>
    <w:rsid w:val="6599462A"/>
    <w:rsid w:val="65A7F5D9"/>
    <w:rsid w:val="65C21070"/>
    <w:rsid w:val="65FF5E46"/>
    <w:rsid w:val="6619ABD5"/>
    <w:rsid w:val="661D8561"/>
    <w:rsid w:val="662C0564"/>
    <w:rsid w:val="66374B33"/>
    <w:rsid w:val="6640AB8C"/>
    <w:rsid w:val="665DAE23"/>
    <w:rsid w:val="66AE3C13"/>
    <w:rsid w:val="66AE9BF6"/>
    <w:rsid w:val="66D8B032"/>
    <w:rsid w:val="66E0BA18"/>
    <w:rsid w:val="67117D35"/>
    <w:rsid w:val="673A013D"/>
    <w:rsid w:val="67715BDA"/>
    <w:rsid w:val="677BDF2A"/>
    <w:rsid w:val="67C9578E"/>
    <w:rsid w:val="68289B01"/>
    <w:rsid w:val="6835D780"/>
    <w:rsid w:val="6851F36A"/>
    <w:rsid w:val="68554E78"/>
    <w:rsid w:val="6869BEEF"/>
    <w:rsid w:val="686E9D79"/>
    <w:rsid w:val="68A3B6A9"/>
    <w:rsid w:val="68B274A0"/>
    <w:rsid w:val="68B5D34B"/>
    <w:rsid w:val="68E5CADD"/>
    <w:rsid w:val="68EAF752"/>
    <w:rsid w:val="68FAD915"/>
    <w:rsid w:val="690020D9"/>
    <w:rsid w:val="690E87FC"/>
    <w:rsid w:val="6914A85A"/>
    <w:rsid w:val="6945AD1C"/>
    <w:rsid w:val="694CC0D6"/>
    <w:rsid w:val="695F371F"/>
    <w:rsid w:val="698122DB"/>
    <w:rsid w:val="69A3E9D6"/>
    <w:rsid w:val="69E107D7"/>
    <w:rsid w:val="6A20DD1A"/>
    <w:rsid w:val="6A23ACAC"/>
    <w:rsid w:val="6AD51919"/>
    <w:rsid w:val="6ADDA311"/>
    <w:rsid w:val="6B058914"/>
    <w:rsid w:val="6B0AA8B6"/>
    <w:rsid w:val="6B0B9C51"/>
    <w:rsid w:val="6B10B2BE"/>
    <w:rsid w:val="6B12C2A5"/>
    <w:rsid w:val="6B31D6B9"/>
    <w:rsid w:val="6B53F233"/>
    <w:rsid w:val="6B8226A9"/>
    <w:rsid w:val="6BC441CB"/>
    <w:rsid w:val="6BCF940F"/>
    <w:rsid w:val="6BDFAF53"/>
    <w:rsid w:val="6C045EAC"/>
    <w:rsid w:val="6C0A2F7F"/>
    <w:rsid w:val="6C12E816"/>
    <w:rsid w:val="6C279CA4"/>
    <w:rsid w:val="6C280928"/>
    <w:rsid w:val="6C321590"/>
    <w:rsid w:val="6C5A41A9"/>
    <w:rsid w:val="6C780A02"/>
    <w:rsid w:val="6C899693"/>
    <w:rsid w:val="6C918DCC"/>
    <w:rsid w:val="6CA86438"/>
    <w:rsid w:val="6D04B8D5"/>
    <w:rsid w:val="6D2AC17E"/>
    <w:rsid w:val="6D31CCD6"/>
    <w:rsid w:val="6D4AB712"/>
    <w:rsid w:val="6DB2471B"/>
    <w:rsid w:val="6DB4F052"/>
    <w:rsid w:val="6DB81896"/>
    <w:rsid w:val="6DBB85D6"/>
    <w:rsid w:val="6DF04328"/>
    <w:rsid w:val="6E25967B"/>
    <w:rsid w:val="6E82881C"/>
    <w:rsid w:val="6E9056AC"/>
    <w:rsid w:val="6EDD68A4"/>
    <w:rsid w:val="6EE67E14"/>
    <w:rsid w:val="6F135264"/>
    <w:rsid w:val="6F22E106"/>
    <w:rsid w:val="6F4656E1"/>
    <w:rsid w:val="6F4F54AB"/>
    <w:rsid w:val="6F59FB02"/>
    <w:rsid w:val="6F737F96"/>
    <w:rsid w:val="6F8CA5A3"/>
    <w:rsid w:val="6F9F9937"/>
    <w:rsid w:val="6FAE10AC"/>
    <w:rsid w:val="6FB1529A"/>
    <w:rsid w:val="6FD9A5F8"/>
    <w:rsid w:val="6FDC999F"/>
    <w:rsid w:val="701823B6"/>
    <w:rsid w:val="702C9B22"/>
    <w:rsid w:val="704811F7"/>
    <w:rsid w:val="70594875"/>
    <w:rsid w:val="705BCFA8"/>
    <w:rsid w:val="7064D299"/>
    <w:rsid w:val="70662F69"/>
    <w:rsid w:val="7098E13B"/>
    <w:rsid w:val="70AEC2BE"/>
    <w:rsid w:val="70B5C3EC"/>
    <w:rsid w:val="70CDDA1E"/>
    <w:rsid w:val="70E8F8BE"/>
    <w:rsid w:val="713DE4A2"/>
    <w:rsid w:val="714970EE"/>
    <w:rsid w:val="71894BCB"/>
    <w:rsid w:val="71E3F40A"/>
    <w:rsid w:val="71EA2011"/>
    <w:rsid w:val="71FF7590"/>
    <w:rsid w:val="720018FC"/>
    <w:rsid w:val="7216CFE8"/>
    <w:rsid w:val="721F3305"/>
    <w:rsid w:val="72368F3E"/>
    <w:rsid w:val="724F76D6"/>
    <w:rsid w:val="72607B34"/>
    <w:rsid w:val="727881DA"/>
    <w:rsid w:val="72C01A0E"/>
    <w:rsid w:val="72DAA9E8"/>
    <w:rsid w:val="72DD1462"/>
    <w:rsid w:val="72E3520A"/>
    <w:rsid w:val="72E74B86"/>
    <w:rsid w:val="72FDB6FE"/>
    <w:rsid w:val="73079D69"/>
    <w:rsid w:val="7329AD00"/>
    <w:rsid w:val="735A5937"/>
    <w:rsid w:val="73674070"/>
    <w:rsid w:val="736F75B5"/>
    <w:rsid w:val="73913CC6"/>
    <w:rsid w:val="73B9F896"/>
    <w:rsid w:val="73CA98A1"/>
    <w:rsid w:val="73FCAB15"/>
    <w:rsid w:val="74027C55"/>
    <w:rsid w:val="740C0F0D"/>
    <w:rsid w:val="742BBEDB"/>
    <w:rsid w:val="742D0A06"/>
    <w:rsid w:val="743F17B8"/>
    <w:rsid w:val="7469F72B"/>
    <w:rsid w:val="74744B18"/>
    <w:rsid w:val="747B265E"/>
    <w:rsid w:val="749FCC9A"/>
    <w:rsid w:val="74AF2484"/>
    <w:rsid w:val="74B011B2"/>
    <w:rsid w:val="74C2E21B"/>
    <w:rsid w:val="74DE1E89"/>
    <w:rsid w:val="7531CECC"/>
    <w:rsid w:val="754C78C2"/>
    <w:rsid w:val="7552D735"/>
    <w:rsid w:val="7563AD0B"/>
    <w:rsid w:val="75681EAD"/>
    <w:rsid w:val="756AA1D2"/>
    <w:rsid w:val="756EF154"/>
    <w:rsid w:val="757D6469"/>
    <w:rsid w:val="75E4F02A"/>
    <w:rsid w:val="75EC0431"/>
    <w:rsid w:val="76209AA5"/>
    <w:rsid w:val="76B602A8"/>
    <w:rsid w:val="76C1E49F"/>
    <w:rsid w:val="76D96399"/>
    <w:rsid w:val="76E0B5C7"/>
    <w:rsid w:val="771A36D7"/>
    <w:rsid w:val="772DAF52"/>
    <w:rsid w:val="7748A1F9"/>
    <w:rsid w:val="7767EC1F"/>
    <w:rsid w:val="778205B5"/>
    <w:rsid w:val="7804E635"/>
    <w:rsid w:val="780CAEB0"/>
    <w:rsid w:val="78115E1E"/>
    <w:rsid w:val="7830768A"/>
    <w:rsid w:val="78340875"/>
    <w:rsid w:val="783D0DFC"/>
    <w:rsid w:val="7841FDAC"/>
    <w:rsid w:val="784E3DC4"/>
    <w:rsid w:val="785F34A7"/>
    <w:rsid w:val="788D4E7F"/>
    <w:rsid w:val="789A7280"/>
    <w:rsid w:val="78B742E3"/>
    <w:rsid w:val="78E573E5"/>
    <w:rsid w:val="78EB4888"/>
    <w:rsid w:val="78ED1446"/>
    <w:rsid w:val="78EFFBD3"/>
    <w:rsid w:val="78F67CBA"/>
    <w:rsid w:val="7959E195"/>
    <w:rsid w:val="796C716A"/>
    <w:rsid w:val="79731635"/>
    <w:rsid w:val="7983D012"/>
    <w:rsid w:val="799672FE"/>
    <w:rsid w:val="79D748D1"/>
    <w:rsid w:val="79E0B629"/>
    <w:rsid w:val="79E52612"/>
    <w:rsid w:val="79FA3EDD"/>
    <w:rsid w:val="7A1BAF0B"/>
    <w:rsid w:val="7A357938"/>
    <w:rsid w:val="7A63D247"/>
    <w:rsid w:val="7A7A0B47"/>
    <w:rsid w:val="7A8D0371"/>
    <w:rsid w:val="7AB008AD"/>
    <w:rsid w:val="7AB8AB09"/>
    <w:rsid w:val="7AC26C35"/>
    <w:rsid w:val="7ACCCA6D"/>
    <w:rsid w:val="7AEAE9D7"/>
    <w:rsid w:val="7AF8C7E6"/>
    <w:rsid w:val="7B24D57B"/>
    <w:rsid w:val="7B3E3A89"/>
    <w:rsid w:val="7B6742E5"/>
    <w:rsid w:val="7B68B98A"/>
    <w:rsid w:val="7BA158DA"/>
    <w:rsid w:val="7BAAD7B5"/>
    <w:rsid w:val="7BCC62CE"/>
    <w:rsid w:val="7BF7939F"/>
    <w:rsid w:val="7BF7B76B"/>
    <w:rsid w:val="7C1D9326"/>
    <w:rsid w:val="7C3B73D5"/>
    <w:rsid w:val="7C5C6D89"/>
    <w:rsid w:val="7C82F9C8"/>
    <w:rsid w:val="7C833E64"/>
    <w:rsid w:val="7C8D72C0"/>
    <w:rsid w:val="7CB92DDC"/>
    <w:rsid w:val="7CC0A3A4"/>
    <w:rsid w:val="7CC45616"/>
    <w:rsid w:val="7CC96D79"/>
    <w:rsid w:val="7CCBFF81"/>
    <w:rsid w:val="7CDD093A"/>
    <w:rsid w:val="7D109C88"/>
    <w:rsid w:val="7D289BF8"/>
    <w:rsid w:val="7D7178D9"/>
    <w:rsid w:val="7D9ADE92"/>
    <w:rsid w:val="7D9F5EFC"/>
    <w:rsid w:val="7DA112DE"/>
    <w:rsid w:val="7DAEE7F4"/>
    <w:rsid w:val="7DEB0694"/>
    <w:rsid w:val="7DF69D08"/>
    <w:rsid w:val="7E34DFE4"/>
    <w:rsid w:val="7E56AECC"/>
    <w:rsid w:val="7E6E3D87"/>
    <w:rsid w:val="7E733A8D"/>
    <w:rsid w:val="7E7BC7C3"/>
    <w:rsid w:val="7E903618"/>
    <w:rsid w:val="7E9FD320"/>
    <w:rsid w:val="7EA3A460"/>
    <w:rsid w:val="7EAC4A4C"/>
    <w:rsid w:val="7EB6DCB8"/>
    <w:rsid w:val="7EC28E25"/>
    <w:rsid w:val="7F0D5D37"/>
    <w:rsid w:val="7F1A5884"/>
    <w:rsid w:val="7F2A64D4"/>
    <w:rsid w:val="7F2E6270"/>
    <w:rsid w:val="7F302761"/>
    <w:rsid w:val="7F843DFA"/>
    <w:rsid w:val="7F89F1ED"/>
    <w:rsid w:val="7F93C4B1"/>
    <w:rsid w:val="7F9F41DC"/>
    <w:rsid w:val="7FC0D729"/>
    <w:rsid w:val="7FC17399"/>
    <w:rsid w:val="7FF3DB8B"/>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E91270"/>
  <w15:docId w15:val="{5110BE96-19C7-441C-A262-90899EA5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4" w:line="251" w:lineRule="auto"/>
      <w:ind w:left="11" w:hanging="9"/>
      <w:jc w:val="both"/>
    </w:pPr>
    <w:rPr>
      <w:rFonts w:ascii="Times New Roman" w:eastAsia="Times New Roman" w:hAnsi="Times New Roman" w:cs="Times New Roman"/>
      <w:color w:val="181717"/>
      <w:sz w:val="26"/>
    </w:rPr>
  </w:style>
  <w:style w:type="paragraph" w:styleId="Heading1">
    <w:name w:val="heading 1"/>
    <w:next w:val="Normal"/>
    <w:link w:val="Heading1Char"/>
    <w:uiPriority w:val="9"/>
    <w:unhideWhenUsed/>
    <w:qFormat/>
    <w:pPr>
      <w:keepNext/>
      <w:keepLines/>
      <w:spacing w:after="0" w:line="265" w:lineRule="auto"/>
      <w:ind w:left="12" w:hanging="10"/>
      <w:outlineLvl w:val="0"/>
    </w:pPr>
    <w:rPr>
      <w:rFonts w:ascii="Times New Roman" w:eastAsia="Times New Roman" w:hAnsi="Times New Roman" w:cs="Times New Roman"/>
      <w:b/>
      <w:color w:val="181717"/>
      <w:sz w:val="30"/>
    </w:rPr>
  </w:style>
  <w:style w:type="paragraph" w:styleId="Heading2">
    <w:name w:val="heading 2"/>
    <w:next w:val="Normal"/>
    <w:link w:val="Heading2Char"/>
    <w:uiPriority w:val="9"/>
    <w:unhideWhenUsed/>
    <w:qFormat/>
    <w:pPr>
      <w:keepNext/>
      <w:keepLines/>
      <w:spacing w:after="0" w:line="265" w:lineRule="auto"/>
      <w:ind w:left="12" w:hanging="10"/>
      <w:outlineLvl w:val="1"/>
    </w:pPr>
    <w:rPr>
      <w:rFonts w:ascii="Times New Roman" w:eastAsia="Times New Roman" w:hAnsi="Times New Roman" w:cs="Times New Roman"/>
      <w:b/>
      <w:color w:val="181717"/>
      <w:sz w:val="30"/>
    </w:rPr>
  </w:style>
  <w:style w:type="paragraph" w:styleId="Heading3">
    <w:name w:val="heading 3"/>
    <w:next w:val="Normal"/>
    <w:link w:val="Heading3Char"/>
    <w:uiPriority w:val="9"/>
    <w:unhideWhenUsed/>
    <w:qFormat/>
    <w:pPr>
      <w:keepNext/>
      <w:keepLines/>
      <w:spacing w:after="285" w:line="265" w:lineRule="auto"/>
      <w:ind w:left="13" w:hanging="10"/>
      <w:jc w:val="both"/>
      <w:outlineLvl w:val="2"/>
    </w:pPr>
    <w:rPr>
      <w:rFonts w:ascii="Times New Roman" w:eastAsia="Times New Roman" w:hAnsi="Times New Roman" w:cs="Times New Roman"/>
      <w:b/>
      <w:color w:val="181717"/>
      <w:sz w:val="26"/>
    </w:rPr>
  </w:style>
  <w:style w:type="paragraph" w:styleId="Heading4">
    <w:name w:val="heading 4"/>
    <w:next w:val="Normal"/>
    <w:link w:val="Heading4Char"/>
    <w:uiPriority w:val="9"/>
    <w:unhideWhenUsed/>
    <w:qFormat/>
    <w:pPr>
      <w:keepNext/>
      <w:keepLines/>
      <w:spacing w:after="316"/>
      <w:ind w:left="10" w:hanging="10"/>
      <w:outlineLvl w:val="3"/>
    </w:pPr>
    <w:rPr>
      <w:rFonts w:ascii="Times New Roman" w:eastAsia="Times New Roman" w:hAnsi="Times New Roman" w:cs="Times New Roman"/>
      <w:b/>
      <w:color w:val="181717"/>
      <w:sz w:val="24"/>
    </w:rPr>
  </w:style>
  <w:style w:type="paragraph" w:styleId="Heading5">
    <w:name w:val="heading 5"/>
    <w:next w:val="Normal"/>
    <w:link w:val="Heading5Char"/>
    <w:uiPriority w:val="9"/>
    <w:unhideWhenUsed/>
    <w:qFormat/>
    <w:pPr>
      <w:keepNext/>
      <w:keepLines/>
      <w:spacing w:after="316"/>
      <w:ind w:left="10" w:hanging="10"/>
      <w:outlineLvl w:val="4"/>
    </w:pPr>
    <w:rPr>
      <w:rFonts w:ascii="Times New Roman" w:eastAsia="Times New Roman" w:hAnsi="Times New Roman" w:cs="Times New Roman"/>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181717"/>
      <w:sz w:val="26"/>
    </w:rPr>
  </w:style>
  <w:style w:type="character" w:customStyle="1" w:styleId="Heading2Char">
    <w:name w:val="Heading 2 Char"/>
    <w:link w:val="Heading2"/>
    <w:rPr>
      <w:rFonts w:ascii="Times New Roman" w:eastAsia="Times New Roman" w:hAnsi="Times New Roman" w:cs="Times New Roman"/>
      <w:b/>
      <w:color w:val="181717"/>
      <w:sz w:val="30"/>
    </w:rPr>
  </w:style>
  <w:style w:type="paragraph" w:customStyle="1" w:styleId="footnotedescription">
    <w:name w:val="footnote description"/>
    <w:next w:val="Normal"/>
    <w:link w:val="footnotedescriptionChar"/>
    <w:hidden/>
    <w:pPr>
      <w:spacing w:after="0" w:line="263" w:lineRule="auto"/>
      <w:ind w:left="284" w:right="32" w:hanging="284"/>
    </w:pPr>
    <w:rPr>
      <w:rFonts w:ascii="Times New Roman" w:eastAsia="Times New Roman" w:hAnsi="Times New Roman" w:cs="Times New Roman"/>
      <w:color w:val="181717"/>
    </w:rPr>
  </w:style>
  <w:style w:type="character" w:customStyle="1" w:styleId="footnotedescriptionChar">
    <w:name w:val="footnote description Char"/>
    <w:link w:val="footnotedescription"/>
    <w:rPr>
      <w:rFonts w:ascii="Times New Roman" w:eastAsia="Times New Roman" w:hAnsi="Times New Roman" w:cs="Times New Roman"/>
      <w:color w:val="181717"/>
      <w:sz w:val="22"/>
    </w:rPr>
  </w:style>
  <w:style w:type="character" w:customStyle="1" w:styleId="Heading4Char">
    <w:name w:val="Heading 4 Char"/>
    <w:link w:val="Heading4"/>
    <w:rPr>
      <w:rFonts w:ascii="Times New Roman" w:eastAsia="Times New Roman" w:hAnsi="Times New Roman" w:cs="Times New Roman"/>
      <w:b/>
      <w:color w:val="181717"/>
      <w:sz w:val="24"/>
    </w:rPr>
  </w:style>
  <w:style w:type="character" w:customStyle="1" w:styleId="Heading5Char">
    <w:name w:val="Heading 5 Char"/>
    <w:link w:val="Heading5"/>
    <w:rPr>
      <w:rFonts w:ascii="Times New Roman" w:eastAsia="Times New Roman" w:hAnsi="Times New Roman" w:cs="Times New Roman"/>
      <w:b/>
      <w:color w:val="181717"/>
      <w:sz w:val="24"/>
    </w:rPr>
  </w:style>
  <w:style w:type="character" w:customStyle="1" w:styleId="Heading1Char">
    <w:name w:val="Heading 1 Char"/>
    <w:link w:val="Heading1"/>
    <w:rPr>
      <w:rFonts w:ascii="Times New Roman" w:eastAsia="Times New Roman" w:hAnsi="Times New Roman" w:cs="Times New Roman"/>
      <w:b/>
      <w:color w:val="181717"/>
      <w:sz w:val="30"/>
    </w:rPr>
  </w:style>
  <w:style w:type="paragraph" w:styleId="TOC1">
    <w:name w:val="toc 1"/>
    <w:hidden/>
    <w:uiPriority w:val="39"/>
    <w:pPr>
      <w:ind w:left="15" w:right="15"/>
    </w:pPr>
    <w:rPr>
      <w:rFonts w:ascii="Calibri" w:eastAsia="Calibri" w:hAnsi="Calibri" w:cs="Calibri"/>
      <w:color w:val="000000"/>
    </w:rPr>
  </w:style>
  <w:style w:type="character" w:customStyle="1" w:styleId="footnotemark">
    <w:name w:val="footnote mark"/>
    <w:hidden/>
    <w:rPr>
      <w:rFonts w:ascii="Times New Roman" w:eastAsia="Times New Roman" w:hAnsi="Times New Roman" w:cs="Times New Roman"/>
      <w:color w:val="181717"/>
      <w:sz w:val="20"/>
      <w:vertAlign w:val="superscript"/>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74B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B5C"/>
    <w:rPr>
      <w:rFonts w:ascii="Tahoma" w:eastAsia="Times New Roman" w:hAnsi="Tahoma" w:cs="Tahoma"/>
      <w:color w:val="181717"/>
      <w:sz w:val="16"/>
      <w:szCs w:val="16"/>
    </w:rPr>
  </w:style>
  <w:style w:type="paragraph" w:styleId="Header">
    <w:name w:val="header"/>
    <w:basedOn w:val="Normal"/>
    <w:link w:val="HeaderChar"/>
    <w:uiPriority w:val="99"/>
    <w:semiHidden/>
    <w:unhideWhenUsed/>
    <w:rsid w:val="005E77A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E77A2"/>
    <w:rPr>
      <w:rFonts w:ascii="Times New Roman" w:eastAsia="Times New Roman" w:hAnsi="Times New Roman" w:cs="Times New Roman"/>
      <w:color w:val="181717"/>
      <w:sz w:val="26"/>
    </w:rPr>
  </w:style>
  <w:style w:type="paragraph" w:styleId="ListParagraph">
    <w:name w:val="List Paragraph"/>
    <w:basedOn w:val="Normal"/>
    <w:uiPriority w:val="34"/>
    <w:qFormat/>
    <w:rsid w:val="00500C8C"/>
    <w:pPr>
      <w:ind w:left="720"/>
      <w:contextualSpacing/>
    </w:pPr>
  </w:style>
  <w:style w:type="table" w:customStyle="1" w:styleId="TableGrid0">
    <w:name w:val="Table Grid0"/>
    <w:basedOn w:val="TableNormal"/>
    <w:uiPriority w:val="39"/>
    <w:rsid w:val="00795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3E92"/>
    <w:rPr>
      <w:sz w:val="16"/>
      <w:szCs w:val="16"/>
    </w:rPr>
  </w:style>
  <w:style w:type="paragraph" w:styleId="CommentText">
    <w:name w:val="annotation text"/>
    <w:basedOn w:val="Normal"/>
    <w:link w:val="CommentTextChar"/>
    <w:uiPriority w:val="99"/>
    <w:unhideWhenUsed/>
    <w:rsid w:val="00A23E92"/>
    <w:pPr>
      <w:spacing w:line="240" w:lineRule="auto"/>
    </w:pPr>
    <w:rPr>
      <w:sz w:val="20"/>
      <w:szCs w:val="20"/>
    </w:rPr>
  </w:style>
  <w:style w:type="character" w:customStyle="1" w:styleId="CommentTextChar">
    <w:name w:val="Comment Text Char"/>
    <w:basedOn w:val="DefaultParagraphFont"/>
    <w:link w:val="CommentText"/>
    <w:uiPriority w:val="99"/>
    <w:rsid w:val="00A23E92"/>
    <w:rPr>
      <w:rFonts w:ascii="Times New Roman" w:eastAsia="Times New Roman" w:hAnsi="Times New Roman" w:cs="Times New Roman"/>
      <w:color w:val="181717"/>
      <w:sz w:val="20"/>
      <w:szCs w:val="20"/>
    </w:rPr>
  </w:style>
  <w:style w:type="paragraph" w:styleId="CommentSubject">
    <w:name w:val="annotation subject"/>
    <w:basedOn w:val="CommentText"/>
    <w:next w:val="CommentText"/>
    <w:link w:val="CommentSubjectChar"/>
    <w:uiPriority w:val="99"/>
    <w:semiHidden/>
    <w:unhideWhenUsed/>
    <w:rsid w:val="00A23E92"/>
    <w:rPr>
      <w:b/>
      <w:bCs/>
    </w:rPr>
  </w:style>
  <w:style w:type="character" w:customStyle="1" w:styleId="CommentSubjectChar">
    <w:name w:val="Comment Subject Char"/>
    <w:basedOn w:val="CommentTextChar"/>
    <w:link w:val="CommentSubject"/>
    <w:uiPriority w:val="99"/>
    <w:semiHidden/>
    <w:rsid w:val="00A23E92"/>
    <w:rPr>
      <w:rFonts w:ascii="Times New Roman" w:eastAsia="Times New Roman" w:hAnsi="Times New Roman" w:cs="Times New Roman"/>
      <w:b/>
      <w:bCs/>
      <w:color w:val="181717"/>
      <w:sz w:val="20"/>
      <w:szCs w:val="20"/>
    </w:rPr>
  </w:style>
  <w:style w:type="paragraph" w:styleId="Footer">
    <w:name w:val="footer"/>
    <w:basedOn w:val="Normal"/>
    <w:link w:val="FooterChar"/>
    <w:uiPriority w:val="99"/>
    <w:unhideWhenUsed/>
    <w:rsid w:val="00216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ADB"/>
    <w:rPr>
      <w:rFonts w:ascii="Times New Roman" w:eastAsia="Times New Roman" w:hAnsi="Times New Roman" w:cs="Times New Roman"/>
      <w:color w:val="181717"/>
      <w:sz w:val="26"/>
    </w:rPr>
  </w:style>
  <w:style w:type="paragraph" w:styleId="Revision">
    <w:name w:val="Revision"/>
    <w:hidden/>
    <w:uiPriority w:val="99"/>
    <w:semiHidden/>
    <w:rsid w:val="00D46B35"/>
    <w:pPr>
      <w:spacing w:after="0" w:line="240" w:lineRule="auto"/>
    </w:pPr>
    <w:rPr>
      <w:rFonts w:ascii="Times New Roman" w:eastAsia="Times New Roman" w:hAnsi="Times New Roman" w:cs="Times New Roman"/>
      <w:color w:val="181717"/>
      <w:sz w:val="26"/>
    </w:rPr>
  </w:style>
  <w:style w:type="character" w:styleId="Hyperlink">
    <w:name w:val="Hyperlink"/>
    <w:basedOn w:val="DefaultParagraphFont"/>
    <w:uiPriority w:val="99"/>
    <w:unhideWhenUsed/>
    <w:rsid w:val="005E6D0C"/>
    <w:rPr>
      <w:color w:val="0563C1" w:themeColor="hyperlink"/>
      <w:u w:val="single"/>
    </w:rPr>
  </w:style>
  <w:style w:type="character" w:styleId="UnresolvedMention">
    <w:name w:val="Unresolved Mention"/>
    <w:basedOn w:val="DefaultParagraphFont"/>
    <w:uiPriority w:val="99"/>
    <w:semiHidden/>
    <w:unhideWhenUsed/>
    <w:rsid w:val="005E6D0C"/>
    <w:rPr>
      <w:color w:val="605E5C"/>
      <w:shd w:val="clear" w:color="auto" w:fill="E1DFDD"/>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71/SR15281" TargetMode="External"/><Relationship Id="rId2" Type="http://schemas.openxmlformats.org/officeDocument/2006/relationships/hyperlink" Target="https://old.iuss.org/meetings-events/world-soil-congress/index.html." TargetMode="External"/><Relationship Id="rId1" Type="http://schemas.openxmlformats.org/officeDocument/2006/relationships/hyperlink" Target="https://doi.org/10.2136/sssaspecpub31" TargetMode="External"/><Relationship Id="rId4" Type="http://schemas.openxmlformats.org/officeDocument/2006/relationships/hyperlink" Target="https://lauren-obrien.github.io/nzsc_v3/Diagnostics.html" TargetMode="External"/></Relationships>
</file>

<file path=word/_rels/document.xml.rels><?xml version="1.0" encoding="UTF-8" standalone="yes"?>
<Relationships xmlns="http://schemas.openxmlformats.org/package/2006/relationships"><Relationship Id="rId117" Type="http://schemas.openxmlformats.org/officeDocument/2006/relationships/footer" Target="footer51.xml"/><Relationship Id="rId21" Type="http://schemas.microsoft.com/office/2016/09/relationships/commentsIds" Target="commentsIds.xml"/><Relationship Id="rId42" Type="http://schemas.openxmlformats.org/officeDocument/2006/relationships/footer" Target="footer13.xml"/><Relationship Id="rId63" Type="http://schemas.openxmlformats.org/officeDocument/2006/relationships/footer" Target="footer24.xml"/><Relationship Id="rId84" Type="http://schemas.openxmlformats.org/officeDocument/2006/relationships/footer" Target="footer34.xml"/><Relationship Id="rId138" Type="http://schemas.openxmlformats.org/officeDocument/2006/relationships/header" Target="header61.xml"/><Relationship Id="rId107" Type="http://schemas.openxmlformats.org/officeDocument/2006/relationships/header" Target="header46.xml"/><Relationship Id="rId11" Type="http://schemas.openxmlformats.org/officeDocument/2006/relationships/footnotes" Target="footnotes.xml"/><Relationship Id="rId32" Type="http://schemas.openxmlformats.org/officeDocument/2006/relationships/header" Target="header8.xml"/><Relationship Id="rId53" Type="http://schemas.openxmlformats.org/officeDocument/2006/relationships/header" Target="header19.xml"/><Relationship Id="rId74" Type="http://schemas.openxmlformats.org/officeDocument/2006/relationships/header" Target="header29.xml"/><Relationship Id="rId128" Type="http://schemas.openxmlformats.org/officeDocument/2006/relationships/header" Target="header56.xml"/><Relationship Id="rId5" Type="http://schemas.openxmlformats.org/officeDocument/2006/relationships/customXml" Target="../customXml/item5.xml"/><Relationship Id="rId90" Type="http://schemas.openxmlformats.org/officeDocument/2006/relationships/footer" Target="footer37.xml"/><Relationship Id="rId95" Type="http://schemas.openxmlformats.org/officeDocument/2006/relationships/header" Target="header40.xml"/><Relationship Id="rId22" Type="http://schemas.microsoft.com/office/2018/08/relationships/commentsExtensible" Target="commentsExtensible.xml"/><Relationship Id="rId27" Type="http://schemas.openxmlformats.org/officeDocument/2006/relationships/footer" Target="footer6.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header" Target="header24.xml"/><Relationship Id="rId69" Type="http://schemas.openxmlformats.org/officeDocument/2006/relationships/footer" Target="footer27.xml"/><Relationship Id="rId113" Type="http://schemas.openxmlformats.org/officeDocument/2006/relationships/header" Target="header49.xml"/><Relationship Id="rId118" Type="http://schemas.openxmlformats.org/officeDocument/2006/relationships/header" Target="header51.xml"/><Relationship Id="rId134" Type="http://schemas.openxmlformats.org/officeDocument/2006/relationships/header" Target="header59.xml"/><Relationship Id="rId139" Type="http://schemas.openxmlformats.org/officeDocument/2006/relationships/footer" Target="footer62.xml"/><Relationship Id="rId80" Type="http://schemas.openxmlformats.org/officeDocument/2006/relationships/header" Target="header32.xml"/><Relationship Id="rId85" Type="http://schemas.openxmlformats.org/officeDocument/2006/relationships/footer" Target="footer35.xml"/><Relationship Id="rId12" Type="http://schemas.openxmlformats.org/officeDocument/2006/relationships/endnotes" Target="endnotes.xml"/><Relationship Id="rId17" Type="http://schemas.openxmlformats.org/officeDocument/2006/relationships/header" Target="header3.xml"/><Relationship Id="rId33" Type="http://schemas.openxmlformats.org/officeDocument/2006/relationships/footer" Target="footer9.xml"/><Relationship Id="rId38" Type="http://schemas.openxmlformats.org/officeDocument/2006/relationships/header" Target="header11.xml"/><Relationship Id="rId59" Type="http://schemas.openxmlformats.org/officeDocument/2006/relationships/header" Target="header22.xml"/><Relationship Id="rId103" Type="http://schemas.openxmlformats.org/officeDocument/2006/relationships/footer" Target="footer44.xml"/><Relationship Id="rId108" Type="http://schemas.openxmlformats.org/officeDocument/2006/relationships/footer" Target="footer46.xml"/><Relationship Id="rId124" Type="http://schemas.openxmlformats.org/officeDocument/2006/relationships/header" Target="header54.xml"/><Relationship Id="rId129" Type="http://schemas.openxmlformats.org/officeDocument/2006/relationships/footer" Target="footer57.xml"/><Relationship Id="rId54" Type="http://schemas.openxmlformats.org/officeDocument/2006/relationships/footer" Target="footer19.xml"/><Relationship Id="rId70" Type="http://schemas.openxmlformats.org/officeDocument/2006/relationships/header" Target="header27.xml"/><Relationship Id="rId75" Type="http://schemas.openxmlformats.org/officeDocument/2006/relationships/footer" Target="footer30.xml"/><Relationship Id="rId91" Type="http://schemas.openxmlformats.org/officeDocument/2006/relationships/footer" Target="footer38.xml"/><Relationship Id="rId96" Type="http://schemas.openxmlformats.org/officeDocument/2006/relationships/footer" Target="footer40.xml"/><Relationship Id="rId140" Type="http://schemas.openxmlformats.org/officeDocument/2006/relationships/footer" Target="footer63.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eader" Target="header4.xml"/><Relationship Id="rId28" Type="http://schemas.openxmlformats.org/officeDocument/2006/relationships/header" Target="header6.xml"/><Relationship Id="rId49" Type="http://schemas.openxmlformats.org/officeDocument/2006/relationships/footer" Target="footer17.xml"/><Relationship Id="rId114" Type="http://schemas.openxmlformats.org/officeDocument/2006/relationships/footer" Target="footer49.xml"/><Relationship Id="rId119" Type="http://schemas.openxmlformats.org/officeDocument/2006/relationships/header" Target="header52.xml"/><Relationship Id="rId44" Type="http://schemas.openxmlformats.org/officeDocument/2006/relationships/header" Target="header14.xml"/><Relationship Id="rId60" Type="http://schemas.openxmlformats.org/officeDocument/2006/relationships/footer" Target="footer22.xml"/><Relationship Id="rId65" Type="http://schemas.openxmlformats.org/officeDocument/2006/relationships/header" Target="header25.xml"/><Relationship Id="rId81" Type="http://schemas.openxmlformats.org/officeDocument/2006/relationships/footer" Target="footer33.xml"/><Relationship Id="rId86" Type="http://schemas.openxmlformats.org/officeDocument/2006/relationships/header" Target="header35.xml"/><Relationship Id="rId130" Type="http://schemas.openxmlformats.org/officeDocument/2006/relationships/header" Target="header57.xml"/><Relationship Id="rId135" Type="http://schemas.openxmlformats.org/officeDocument/2006/relationships/footer" Target="footer60.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47.xml"/><Relationship Id="rId34" Type="http://schemas.openxmlformats.org/officeDocument/2006/relationships/header" Target="header9.xml"/><Relationship Id="rId50" Type="http://schemas.openxmlformats.org/officeDocument/2006/relationships/header" Target="header17.xml"/><Relationship Id="rId55" Type="http://schemas.openxmlformats.org/officeDocument/2006/relationships/footer" Target="footer20.xml"/><Relationship Id="rId76" Type="http://schemas.openxmlformats.org/officeDocument/2006/relationships/header" Target="header30.xml"/><Relationship Id="rId97" Type="http://schemas.openxmlformats.org/officeDocument/2006/relationships/footer" Target="footer41.xml"/><Relationship Id="rId104" Type="http://schemas.openxmlformats.org/officeDocument/2006/relationships/header" Target="header44.xml"/><Relationship Id="rId120" Type="http://schemas.openxmlformats.org/officeDocument/2006/relationships/footer" Target="footer52.xml"/><Relationship Id="rId125" Type="http://schemas.openxmlformats.org/officeDocument/2006/relationships/header" Target="header55.xml"/><Relationship Id="rId141" Type="http://schemas.openxmlformats.org/officeDocument/2006/relationships/header" Target="header62.xml"/><Relationship Id="rId146" Type="http://schemas.microsoft.com/office/2011/relationships/people" Target="people.xml"/><Relationship Id="rId7" Type="http://schemas.openxmlformats.org/officeDocument/2006/relationships/numbering" Target="numbering.xml"/><Relationship Id="rId71" Type="http://schemas.openxmlformats.org/officeDocument/2006/relationships/header" Target="header28.xml"/><Relationship Id="rId92" Type="http://schemas.openxmlformats.org/officeDocument/2006/relationships/header" Target="header38.xml"/><Relationship Id="rId2" Type="http://schemas.openxmlformats.org/officeDocument/2006/relationships/customXml" Target="../customXml/item2.xml"/><Relationship Id="rId29" Type="http://schemas.openxmlformats.org/officeDocument/2006/relationships/header" Target="header7.xml"/><Relationship Id="rId24" Type="http://schemas.openxmlformats.org/officeDocument/2006/relationships/header" Target="header5.xml"/><Relationship Id="rId40" Type="http://schemas.openxmlformats.org/officeDocument/2006/relationships/header" Target="header12.xml"/><Relationship Id="rId45" Type="http://schemas.openxmlformats.org/officeDocument/2006/relationships/footer" Target="footer15.xml"/><Relationship Id="rId66" Type="http://schemas.openxmlformats.org/officeDocument/2006/relationships/footer" Target="footer25.xml"/><Relationship Id="rId87" Type="http://schemas.openxmlformats.org/officeDocument/2006/relationships/footer" Target="footer36.xml"/><Relationship Id="rId110" Type="http://schemas.openxmlformats.org/officeDocument/2006/relationships/header" Target="header47.xml"/><Relationship Id="rId115" Type="http://schemas.openxmlformats.org/officeDocument/2006/relationships/footer" Target="footer50.xml"/><Relationship Id="rId131" Type="http://schemas.openxmlformats.org/officeDocument/2006/relationships/header" Target="header58.xml"/><Relationship Id="rId136" Type="http://schemas.openxmlformats.org/officeDocument/2006/relationships/footer" Target="footer61.xml"/><Relationship Id="rId61" Type="http://schemas.openxmlformats.org/officeDocument/2006/relationships/footer" Target="footer23.xml"/><Relationship Id="rId82" Type="http://schemas.openxmlformats.org/officeDocument/2006/relationships/header" Target="header33.xml"/><Relationship Id="rId19" Type="http://schemas.openxmlformats.org/officeDocument/2006/relationships/comments" Target="comments.xml"/><Relationship Id="rId14" Type="http://schemas.openxmlformats.org/officeDocument/2006/relationships/header" Target="header2.xml"/><Relationship Id="rId30" Type="http://schemas.openxmlformats.org/officeDocument/2006/relationships/footer" Target="footer7.xml"/><Relationship Id="rId35" Type="http://schemas.openxmlformats.org/officeDocument/2006/relationships/header" Target="header10.xml"/><Relationship Id="rId56" Type="http://schemas.openxmlformats.org/officeDocument/2006/relationships/header" Target="header20.xml"/><Relationship Id="rId77" Type="http://schemas.openxmlformats.org/officeDocument/2006/relationships/header" Target="header31.xml"/><Relationship Id="rId100" Type="http://schemas.openxmlformats.org/officeDocument/2006/relationships/header" Target="header42.xml"/><Relationship Id="rId105" Type="http://schemas.openxmlformats.org/officeDocument/2006/relationships/footer" Target="footer45.xml"/><Relationship Id="rId126" Type="http://schemas.openxmlformats.org/officeDocument/2006/relationships/footer" Target="footer55.xml"/><Relationship Id="rId147" Type="http://schemas.openxmlformats.org/officeDocument/2006/relationships/theme" Target="theme/theme1.xml"/><Relationship Id="rId8" Type="http://schemas.openxmlformats.org/officeDocument/2006/relationships/styles" Target="styles.xml"/><Relationship Id="rId51" Type="http://schemas.openxmlformats.org/officeDocument/2006/relationships/footer" Target="footer18.xml"/><Relationship Id="rId72" Type="http://schemas.openxmlformats.org/officeDocument/2006/relationships/footer" Target="footer28.xml"/><Relationship Id="rId93" Type="http://schemas.openxmlformats.org/officeDocument/2006/relationships/footer" Target="footer39.xml"/><Relationship Id="rId98" Type="http://schemas.openxmlformats.org/officeDocument/2006/relationships/header" Target="header41.xml"/><Relationship Id="rId121" Type="http://schemas.openxmlformats.org/officeDocument/2006/relationships/footer" Target="footer53.xml"/><Relationship Id="rId142" Type="http://schemas.openxmlformats.org/officeDocument/2006/relationships/footer" Target="footer64.xml"/><Relationship Id="rId3" Type="http://schemas.openxmlformats.org/officeDocument/2006/relationships/customXml" Target="../customXml/item3.xml"/><Relationship Id="rId25" Type="http://schemas.openxmlformats.org/officeDocument/2006/relationships/footer" Target="footer4.xml"/><Relationship Id="rId46" Type="http://schemas.openxmlformats.org/officeDocument/2006/relationships/header" Target="header15.xml"/><Relationship Id="rId67" Type="http://schemas.openxmlformats.org/officeDocument/2006/relationships/footer" Target="footer26.xml"/><Relationship Id="rId116" Type="http://schemas.openxmlformats.org/officeDocument/2006/relationships/header" Target="header50.xml"/><Relationship Id="rId137" Type="http://schemas.openxmlformats.org/officeDocument/2006/relationships/header" Target="header60.xml"/><Relationship Id="rId20" Type="http://schemas.microsoft.com/office/2011/relationships/commentsExtended" Target="commentsExtended.xml"/><Relationship Id="rId41" Type="http://schemas.openxmlformats.org/officeDocument/2006/relationships/header" Target="header13.xml"/><Relationship Id="rId62" Type="http://schemas.openxmlformats.org/officeDocument/2006/relationships/header" Target="header23.xml"/><Relationship Id="rId83" Type="http://schemas.openxmlformats.org/officeDocument/2006/relationships/header" Target="header34.xml"/><Relationship Id="rId88" Type="http://schemas.openxmlformats.org/officeDocument/2006/relationships/header" Target="header36.xml"/><Relationship Id="rId111" Type="http://schemas.openxmlformats.org/officeDocument/2006/relationships/footer" Target="footer48.xml"/><Relationship Id="rId132" Type="http://schemas.openxmlformats.org/officeDocument/2006/relationships/footer" Target="footer58.xml"/><Relationship Id="rId15" Type="http://schemas.openxmlformats.org/officeDocument/2006/relationships/footer" Target="footer1.xml"/><Relationship Id="rId36" Type="http://schemas.openxmlformats.org/officeDocument/2006/relationships/footer" Target="footer10.xml"/><Relationship Id="rId57" Type="http://schemas.openxmlformats.org/officeDocument/2006/relationships/footer" Target="footer21.xml"/><Relationship Id="rId106" Type="http://schemas.openxmlformats.org/officeDocument/2006/relationships/header" Target="header45.xml"/><Relationship Id="rId127" Type="http://schemas.openxmlformats.org/officeDocument/2006/relationships/footer" Target="footer56.xml"/><Relationship Id="rId10" Type="http://schemas.openxmlformats.org/officeDocument/2006/relationships/webSettings" Target="webSettings.xml"/><Relationship Id="rId31" Type="http://schemas.openxmlformats.org/officeDocument/2006/relationships/footer" Target="footer8.xml"/><Relationship Id="rId52" Type="http://schemas.openxmlformats.org/officeDocument/2006/relationships/header" Target="header18.xml"/><Relationship Id="rId73" Type="http://schemas.openxmlformats.org/officeDocument/2006/relationships/footer" Target="footer29.xml"/><Relationship Id="rId78" Type="http://schemas.openxmlformats.org/officeDocument/2006/relationships/footer" Target="footer31.xml"/><Relationship Id="rId94" Type="http://schemas.openxmlformats.org/officeDocument/2006/relationships/header" Target="header39.xml"/><Relationship Id="rId99" Type="http://schemas.openxmlformats.org/officeDocument/2006/relationships/footer" Target="footer42.xml"/><Relationship Id="rId101" Type="http://schemas.openxmlformats.org/officeDocument/2006/relationships/header" Target="header43.xml"/><Relationship Id="rId122" Type="http://schemas.openxmlformats.org/officeDocument/2006/relationships/header" Target="header53.xml"/><Relationship Id="rId143" Type="http://schemas.openxmlformats.org/officeDocument/2006/relationships/footer" Target="footer65.xml"/><Relationship Id="rId148"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settings" Target="settings.xml"/><Relationship Id="rId26" Type="http://schemas.openxmlformats.org/officeDocument/2006/relationships/footer" Target="footer5.xml"/><Relationship Id="rId47" Type="http://schemas.openxmlformats.org/officeDocument/2006/relationships/header" Target="header16.xml"/><Relationship Id="rId68" Type="http://schemas.openxmlformats.org/officeDocument/2006/relationships/header" Target="header26.xml"/><Relationship Id="rId89" Type="http://schemas.openxmlformats.org/officeDocument/2006/relationships/header" Target="header37.xml"/><Relationship Id="rId112" Type="http://schemas.openxmlformats.org/officeDocument/2006/relationships/header" Target="header48.xml"/><Relationship Id="rId133" Type="http://schemas.openxmlformats.org/officeDocument/2006/relationships/footer" Target="footer59.xml"/><Relationship Id="rId16" Type="http://schemas.openxmlformats.org/officeDocument/2006/relationships/footer" Target="footer2.xml"/><Relationship Id="rId37" Type="http://schemas.openxmlformats.org/officeDocument/2006/relationships/footer" Target="footer11.xml"/><Relationship Id="rId58" Type="http://schemas.openxmlformats.org/officeDocument/2006/relationships/header" Target="header21.xml"/><Relationship Id="rId79" Type="http://schemas.openxmlformats.org/officeDocument/2006/relationships/footer" Target="footer32.xml"/><Relationship Id="rId102" Type="http://schemas.openxmlformats.org/officeDocument/2006/relationships/footer" Target="footer43.xml"/><Relationship Id="rId123" Type="http://schemas.openxmlformats.org/officeDocument/2006/relationships/footer" Target="footer54.xml"/><Relationship Id="rId144" Type="http://schemas.openxmlformats.org/officeDocument/2006/relationships/footer" Target="footer6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Science Project Data and Analysis Document" ma:contentTypeID="0x010100D81A8C96DB564441B1358F452B0D19E7030300B5109D26700FBD4F98D8E582D11E7642" ma:contentTypeVersion="33" ma:contentTypeDescription="Create a new document." ma:contentTypeScope="" ma:versionID="6f03101ee8e7fa1d49ac73681cd09bf8">
  <xsd:schema xmlns:xsd="http://www.w3.org/2001/XMLSchema" xmlns:xs="http://www.w3.org/2001/XMLSchema" xmlns:p="http://schemas.microsoft.com/office/2006/metadata/properties" xmlns:ns2="b8e91d04-5364-45fd-a96d-482c4d1c21dd" xmlns:ns3="94e39dc0-c5c5-46ef-b64b-4780d48abfe7" targetNamespace="http://schemas.microsoft.com/office/2006/metadata/properties" ma:root="true" ma:fieldsID="f48a855da96aebb386512e3f32e30532" ns2:_="" ns3:_="">
    <xsd:import namespace="b8e91d04-5364-45fd-a96d-482c4d1c21dd"/>
    <xsd:import namespace="94e39dc0-c5c5-46ef-b64b-4780d48abfe7"/>
    <xsd:element name="properties">
      <xsd:complexType>
        <xsd:sequence>
          <xsd:element name="documentManagement">
            <xsd:complexType>
              <xsd:all>
                <xsd:element ref="ns2:fy" minOccurs="0"/>
                <xsd:element ref="ns2:notes" minOccurs="0"/>
                <xsd:element ref="ns2:TaxKeywordTaxHTField" minOccurs="0"/>
                <xsd:element ref="ns2:TaxCatchAll" minOccurs="0"/>
                <xsd:element ref="ns2:TaxCatchAllLabel" minOccurs="0"/>
                <xsd:element ref="ns2:lc88a62946a44bd3941892dcd1d3c275" minOccurs="0"/>
                <xsd:element ref="ns2:archive"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e91d04-5364-45fd-a96d-482c4d1c21dd" elementFormDefault="qualified">
    <xsd:import namespace="http://schemas.microsoft.com/office/2006/documentManagement/types"/>
    <xsd:import namespace="http://schemas.microsoft.com/office/infopath/2007/PartnerControls"/>
    <xsd:element name="fy" ma:index="2" nillable="true" ma:displayName="Financial Year" ma:default="2223" ma:description="Financial Year of the document.&#10;" ma:format="Dropdown" ma:internalName="fy" ma:readOnly="false">
      <xsd:simpleType>
        <xsd:restriction base="dms:Choice">
          <xsd:enumeration value="2627"/>
          <xsd:enumeration value="2526"/>
          <xsd:enumeration value="2425"/>
          <xsd:enumeration value="2324"/>
          <xsd:enumeration value="2223"/>
          <xsd:enumeration value="2122"/>
          <xsd:enumeration value="2021"/>
          <xsd:enumeration value="1920"/>
          <xsd:enumeration value="1819"/>
          <xsd:enumeration value="1718"/>
          <xsd:enumeration value="1617"/>
          <xsd:enumeration value="1516"/>
          <xsd:enumeration value="1415"/>
          <xsd:enumeration value="1314"/>
          <xsd:enumeration value="1213"/>
          <xsd:enumeration value="1112"/>
          <xsd:enumeration value="1011"/>
          <xsd:enumeration value="0910"/>
          <xsd:enumeration value="0809"/>
          <xsd:enumeration value="0708"/>
          <xsd:enumeration value="0607"/>
          <xsd:enumeration value="0506"/>
          <xsd:enumeration value="0405"/>
          <xsd:enumeration value="0304"/>
          <xsd:enumeration value="0203"/>
          <xsd:enumeration value="0102"/>
          <xsd:enumeration value="0001"/>
          <xsd:enumeration value="9900"/>
          <xsd:enumeration value="9899"/>
          <xsd:enumeration value="9798"/>
          <xsd:enumeration value="9697"/>
          <xsd:enumeration value="9596"/>
          <xsd:enumeration value="9495"/>
          <xsd:enumeration value="9394"/>
          <xsd:enumeration value="9293"/>
        </xsd:restriction>
      </xsd:simpleType>
    </xsd:element>
    <xsd:element name="notes" ma:index="4" nillable="true" ma:displayName="Notes" ma:internalName="notes">
      <xsd:simpleType>
        <xsd:restriction base="dms:Note">
          <xsd:maxLength value="255"/>
        </xsd:restriction>
      </xsd:simpleType>
    </xsd:element>
    <xsd:element name="TaxKeywordTaxHTField" ma:index="8"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19f9147-30d9-4e4a-9438-ca0c40d7a9fc}" ma:internalName="TaxCatchAll" ma:showField="CatchAllData" ma:web="94e39dc0-c5c5-46ef-b64b-4780d48abfe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19f9147-30d9-4e4a-9438-ca0c40d7a9fc}" ma:internalName="TaxCatchAllLabel" ma:readOnly="true" ma:showField="CatchAllDataLabel" ma:web="94e39dc0-c5c5-46ef-b64b-4780d48abfe7">
      <xsd:complexType>
        <xsd:complexContent>
          <xsd:extension base="dms:MultiChoiceLookup">
            <xsd:sequence>
              <xsd:element name="Value" type="dms:Lookup" maxOccurs="unbounded" minOccurs="0" nillable="true"/>
            </xsd:sequence>
          </xsd:extension>
        </xsd:complexContent>
      </xsd:complexType>
    </xsd:element>
    <xsd:element name="lc88a62946a44bd3941892dcd1d3c275" ma:index="14" nillable="true" ma:taxonomy="true" ma:internalName="lc88a62946a44bd3941892dcd1d3c275" ma:taxonomyFieldName="sp_x002d_dataanalysisdoc" ma:displayName="Doc Type (Science Project - Data and Analysis)" ma:readOnly="false" ma:default="" ma:fieldId="{5c88a629-46a4-4bd3-9418-92dcd1d3c275}" ma:taxonomyMulti="true" ma:sspId="cff6fb5f-ff94-4e76-a97a-6e91cece4951" ma:termSetId="7ec9347b-675d-42f5-9c2d-f8721f92df58" ma:anchorId="00000000-0000-0000-0000-000000000000" ma:open="false" ma:isKeyword="false">
      <xsd:complexType>
        <xsd:sequence>
          <xsd:element ref="pc:Terms" minOccurs="0" maxOccurs="1"/>
        </xsd:sequence>
      </xsd:complexType>
    </xsd:element>
    <xsd:element name="archive" ma:index="16" nillable="true" ma:displayName="Archive" ma:default="0" ma:internalName="archi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4e39dc0-c5c5-46ef-b64b-4780d48abfe7" elementFormDefault="qualified">
    <xsd:import namespace="http://schemas.microsoft.com/office/2006/documentManagement/types"/>
    <xsd:import namespace="http://schemas.microsoft.com/office/infopath/2007/PartnerControls"/>
    <xsd:element name="_dlc_DocId" ma:index="17" nillable="true" ma:displayName="Document ID Value" ma:description="The value of the document ID assigned to this item." ma:indexed="true" ma:internalName="_dlc_DocId" ma:readOnly="true">
      <xsd:simpleType>
        <xsd:restriction base="dms:Text"/>
      </xsd:simpleType>
    </xsd:element>
    <xsd:element name="_dlc_DocIdUrl" ma:index="1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9"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8e91d04-5364-45fd-a96d-482c4d1c21dd">
      <Value>2</Value>
      <Value>1</Value>
    </TaxCatchAll>
    <fy xmlns="b8e91d04-5364-45fd-a96d-482c4d1c21dd">2324</fy>
    <notes xmlns="b8e91d04-5364-45fd-a96d-482c4d1c21dd" xsi:nil="true"/>
    <TaxKeywordTaxHTField xmlns="b8e91d04-5364-45fd-a96d-482c4d1c21dd">
      <Terms xmlns="http://schemas.microsoft.com/office/infopath/2007/PartnerControls">
        <TermInfo xmlns="http://schemas.microsoft.com/office/infopath/2007/PartnerControls">
          <TermName xmlns="http://schemas.microsoft.com/office/infopath/2007/PartnerControls">NZSC</TermName>
          <TermId xmlns="http://schemas.microsoft.com/office/infopath/2007/PartnerControls">f7e15084-80c0-406f-a02e-e916324ac6bc</TermId>
        </TermInfo>
      </Terms>
    </TaxKeywordTaxHTField>
    <lc88a62946a44bd3941892dcd1d3c275 xmlns="b8e91d04-5364-45fd-a96d-482c4d1c21dd">
      <Terms xmlns="http://schemas.microsoft.com/office/infopath/2007/PartnerControls">
        <TermInfo xmlns="http://schemas.microsoft.com/office/infopath/2007/PartnerControls">
          <TermName xmlns="http://schemas.microsoft.com/office/infopath/2007/PartnerControls">Working Document</TermName>
          <TermId xmlns="http://schemas.microsoft.com/office/infopath/2007/PartnerControls">d566fe8f-e2bb-4a79-a08c-95cc66479a94</TermId>
        </TermInfo>
      </Terms>
    </lc88a62946a44bd3941892dcd1d3c275>
    <archive xmlns="b8e91d04-5364-45fd-a96d-482c4d1c21dd">false</archive>
    <_dlc_DocId xmlns="94e39dc0-c5c5-46ef-b64b-4780d48abfe7">MWLR-238529046-4327</_dlc_DocId>
    <_dlc_DocIdUrl xmlns="94e39dc0-c5c5-46ef-b64b-4780d48abfe7">
      <Url>https://landcareresearch.sharepoint.com/sites/sp00887/_layouts/15/DocIdRedir.aspx?ID=MWLR-238529046-4327</Url>
      <Description>MWLR-238529046-4327</Description>
    </_dlc_DocIdUrl>
  </documentManagement>
</p:properties>
</file>

<file path=customXml/item3.xml><?xml version="1.0" encoding="utf-8"?>
<?mso-contentType ?>
<SharedContentType xmlns="Microsoft.SharePoint.Taxonomy.ContentTypeSync" SourceId="cff6fb5f-ff94-4e76-a97a-6e91cece4951" ContentTypeId="0x010100D81A8C96DB564441B1358F452B0D19E70303" PreviousValue="true"/>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089F78-942A-401F-AFB8-B51E57629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e91d04-5364-45fd-a96d-482c4d1c21dd"/>
    <ds:schemaRef ds:uri="94e39dc0-c5c5-46ef-b64b-4780d48ab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DFBBA7-9BB5-470A-A10E-5C5A38C0B0AE}">
  <ds:schemaRefs>
    <ds:schemaRef ds:uri="http://purl.org/dc/dcmitype/"/>
    <ds:schemaRef ds:uri="http://purl.org/dc/elements/1.1/"/>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94e39dc0-c5c5-46ef-b64b-4780d48abfe7"/>
    <ds:schemaRef ds:uri="b8e91d04-5364-45fd-a96d-482c4d1c21dd"/>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596C58BA-6715-4874-9FC2-CCF5CD4339DA}">
  <ds:schemaRefs>
    <ds:schemaRef ds:uri="Microsoft.SharePoint.Taxonomy.ContentTypeSync"/>
  </ds:schemaRefs>
</ds:datastoreItem>
</file>

<file path=customXml/itemProps4.xml><?xml version="1.0" encoding="utf-8"?>
<ds:datastoreItem xmlns:ds="http://schemas.openxmlformats.org/officeDocument/2006/customXml" ds:itemID="{E9D381DE-32AB-4336-9D7C-838AD45794BD}">
  <ds:schemaRefs>
    <ds:schemaRef ds:uri="http://schemas.openxmlformats.org/officeDocument/2006/bibliography"/>
  </ds:schemaRefs>
</ds:datastoreItem>
</file>

<file path=customXml/itemProps5.xml><?xml version="1.0" encoding="utf-8"?>
<ds:datastoreItem xmlns:ds="http://schemas.openxmlformats.org/officeDocument/2006/customXml" ds:itemID="{C42BD47D-6D9D-4A1C-9A93-198A68B0A90A}">
  <ds:schemaRefs>
    <ds:schemaRef ds:uri="http://schemas.microsoft.com/sharepoint/events"/>
  </ds:schemaRefs>
</ds:datastoreItem>
</file>

<file path=customXml/itemProps6.xml><?xml version="1.0" encoding="utf-8"?>
<ds:datastoreItem xmlns:ds="http://schemas.openxmlformats.org/officeDocument/2006/customXml" ds:itemID="{3C6D913F-EF78-435F-9D3B-90BE98DD50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153</Pages>
  <Words>31127</Words>
  <Characters>177424</Characters>
  <Application>Microsoft Office Word</Application>
  <DocSecurity>0</DocSecurity>
  <Lines>1478</Lines>
  <Paragraphs>416</Paragraphs>
  <ScaleCrop>false</ScaleCrop>
  <HeadingPairs>
    <vt:vector size="2" baseType="variant">
      <vt:variant>
        <vt:lpstr>Title</vt:lpstr>
      </vt:variant>
      <vt:variant>
        <vt:i4>1</vt:i4>
      </vt:variant>
    </vt:vector>
  </HeadingPairs>
  <TitlesOfParts>
    <vt:vector size="1" baseType="lpstr">
      <vt:lpstr>NZSC 4th Edition MASTER</vt:lpstr>
    </vt:vector>
  </TitlesOfParts>
  <Company>Landcare Research</Company>
  <LinksUpToDate>false</LinksUpToDate>
  <CharactersWithSpaces>208135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NZSC 4th Edition MASTER</dc:title>
  <dc:subject/>
  <dc:creator>Mike Cochrane</dc:creator>
  <cp:keywords>NZSC</cp:keywords>
  <dc:description>Version with the agreed updates for Edition 4. Will eventually be the version sent to the printers.
Base = Updated MS Word version (0.5) of the NZSC v3 pdf (structure improved and minor typos removed)
version 0.4: typos corrected and diagnostic horizons &amp; materials underlined (can become hyperlinks in online version</dc:description>
  <cp:lastModifiedBy>Andre Eger</cp:lastModifiedBy>
  <cp:revision>628</cp:revision>
  <dcterms:created xsi:type="dcterms:W3CDTF">2017-10-05T19:45:00Z</dcterms:created>
  <dcterms:modified xsi:type="dcterms:W3CDTF">2024-11-24T20:12:00Z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0x010100D81A8C96DB564441B1358F452B0D19E7030300B5109D26700FBD4F98D8E582D11E7642</vt:lpwstr>
  </property>
  <property fmtid="{D5CDD505-2E9C-101B-9397-08002B2CF9AE}" pid="3" name="Programme ID">
    <vt:lpwstr>n/a</vt:lpwstr>
  </property>
  <property fmtid="{D5CDD505-2E9C-101B-9397-08002B2CF9AE}" pid="4" name="Activity">
    <vt:lpwstr>Projects</vt:lpwstr>
  </property>
  <property fmtid="{D5CDD505-2E9C-101B-9397-08002B2CF9AE}" pid="5" name="SharedWithUsers">
    <vt:lpwstr>29;#InfoFile Global Editors;#23;#Linda Lilburne;#43;#Bavo De Pauw;#21;#Thomas Caspari</vt:lpwstr>
  </property>
  <property fmtid="{D5CDD505-2E9C-101B-9397-08002B2CF9AE}" pid="6" name="Function">
    <vt:lpwstr>Delivering Products and Services</vt:lpwstr>
  </property>
  <property fmtid="{D5CDD505-2E9C-101B-9397-08002B2CF9AE}" pid="7" name="Full Job ID">
    <vt:lpwstr>n/a</vt:lpwstr>
  </property>
  <property fmtid="{D5CDD505-2E9C-101B-9397-08002B2CF9AE}" pid="8" name="TaxKeyword">
    <vt:lpwstr>2;#NZSC|f7e15084-80c0-406f-a02e-e916324ac6bc</vt:lpwstr>
  </property>
  <property fmtid="{D5CDD505-2E9C-101B-9397-08002B2CF9AE}" pid="9" name="TaxKeywordTaxHTField">
    <vt:lpwstr/>
  </property>
  <property fmtid="{D5CDD505-2E9C-101B-9397-08002B2CF9AE}" pid="10" name="notes_df637b71-7892-4b15-af00-b762659590b9">
    <vt:lpwstr>Version with the agreed updates for Edition 4. Will eventually be the version sent to the printers.
Base = Updated MS Word version (0.5) of the NZSC v3 pdf (structure improved and minor typos removed)
version 0.4: typos corrected and diagnostic horizons &amp; materials underlined (can become hyperlinks in online version</vt:lpwstr>
  </property>
  <property fmtid="{D5CDD505-2E9C-101B-9397-08002B2CF9AE}" pid="11" name="_dlc_DocIdItemGuid">
    <vt:lpwstr>ff554294-1e7d-43df-814f-a10ff603c378</vt:lpwstr>
  </property>
  <property fmtid="{D5CDD505-2E9C-101B-9397-08002B2CF9AE}" pid="12" name="sp-dataanalysisdoc">
    <vt:lpwstr>1;#Working Document|d566fe8f-e2bb-4a79-a08c-95cc66479a94</vt:lpwstr>
  </property>
  <property fmtid="{D5CDD505-2E9C-101B-9397-08002B2CF9AE}" pid="13" name="MediaServiceImageTags">
    <vt:lpwstr/>
  </property>
  <property fmtid="{D5CDD505-2E9C-101B-9397-08002B2CF9AE}" pid="14" name="lcf76f155ced4ddcb4097134ff3c332f">
    <vt:lpwstr/>
  </property>
  <property fmtid="{D5CDD505-2E9C-101B-9397-08002B2CF9AE}" pid="15" name="sp_x002d_dataanalysisdoc">
    <vt:lpwstr>1;#Working Document|d566fe8f-e2bb-4a79-a08c-95cc66479a94</vt:lpwstr>
  </property>
</Properties>
</file>